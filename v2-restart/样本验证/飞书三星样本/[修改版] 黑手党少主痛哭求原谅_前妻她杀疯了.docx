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Normal (Web)"/>
        <w:widowControl w:val="1"/>
        <w:spacing w:line="288" w:lineRule="auto"/>
        <w:rPr>
          <w:sz w:val="52"/>
          <w:szCs w:val="52"/>
          <w:lang w:val="zh-TW" w:eastAsia="zh-TW"/>
        </w:rPr>
      </w:pPr>
      <w:r>
        <w:rPr>
          <w:sz w:val="52"/>
          <w:szCs w:val="52"/>
          <w:rtl w:val="0"/>
          <w:lang w:val="zh-TW" w:eastAsia="zh-TW"/>
        </w:rPr>
        <w:t>《黑手党少主痛哭求原谅，前妻她杀疯了》</w:t>
      </w:r>
    </w:p>
    <w:p>
      <w:pPr>
        <w:pStyle w:val="Normal (Web)"/>
        <w:widowControl w:val="1"/>
        <w:spacing w:line="288" w:lineRule="auto"/>
        <w:rPr>
          <w:outline w:val="0"/>
          <w:color w:val="ff2600"/>
          <w:sz w:val="34"/>
          <w:szCs w:val="34"/>
          <w:u w:color="ff2600"/>
          <w14:textFill>
            <w14:solidFill>
              <w14:srgbClr w14:val="FF2600"/>
            </w14:solidFill>
          </w14:textFill>
        </w:rPr>
      </w:pPr>
      <w:r>
        <w:rPr>
          <w:outline w:val="0"/>
          <w:color w:val="ff2600"/>
          <w:sz w:val="34"/>
          <w:szCs w:val="34"/>
          <w:u w:color="ff2600"/>
          <w:rtl w:val="0"/>
          <w:lang w:val="zh-TW" w:eastAsia="zh-TW"/>
          <w14:textFill>
            <w14:solidFill>
              <w14:srgbClr w14:val="FF2600"/>
            </w14:solidFill>
          </w14:textFill>
        </w:rPr>
        <w:t>英文名：</w:t>
      </w:r>
      <w:r>
        <w:rPr>
          <w:rFonts w:ascii="Calibri" w:hAnsi="Calibri"/>
          <w:outline w:val="0"/>
          <w:color w:val="ff2600"/>
          <w:sz w:val="34"/>
          <w:szCs w:val="34"/>
          <w:u w:color="ff2600"/>
          <w:rtl w:val="0"/>
          <w:lang w:val="en-US"/>
          <w14:textFill>
            <w14:solidFill>
              <w14:srgbClr w14:val="FF2600"/>
            </w14:solidFill>
          </w14:textFill>
        </w:rPr>
        <w:t>The Don</w:t>
      </w:r>
      <w:r>
        <w:rPr>
          <w:rFonts w:ascii="Calibri" w:hAnsi="Calibri" w:hint="default"/>
          <w:outline w:val="0"/>
          <w:color w:val="ff2600"/>
          <w:sz w:val="34"/>
          <w:szCs w:val="34"/>
          <w:u w:color="ff2600"/>
          <w:rtl w:val="0"/>
          <w:lang w:val="en-US"/>
          <w14:textFill>
            <w14:solidFill>
              <w14:srgbClr w14:val="FF2600"/>
            </w14:solidFill>
          </w14:textFill>
        </w:rPr>
        <w:t>’</w:t>
      </w:r>
      <w:r>
        <w:rPr>
          <w:rFonts w:ascii="Calibri" w:hAnsi="Calibri"/>
          <w:outline w:val="0"/>
          <w:color w:val="ff2600"/>
          <w:sz w:val="34"/>
          <w:szCs w:val="34"/>
          <w:u w:color="ff2600"/>
          <w:rtl w:val="0"/>
          <w:lang w:val="en-US"/>
          <w14:textFill>
            <w14:solidFill>
              <w14:srgbClr w14:val="FF2600"/>
            </w14:solidFill>
          </w14:textFill>
        </w:rPr>
        <w:t>s Ex-Wife Is Untouchable</w:t>
      </w:r>
    </w:p>
    <w:p>
      <w:pPr>
        <w:pStyle w:val="Normal (Web)"/>
        <w:widowControl w:val="1"/>
        <w:spacing w:line="288" w:lineRule="auto"/>
        <w:rPr>
          <w:outline w:val="0"/>
          <w:color w:val="ff2600"/>
          <w:sz w:val="52"/>
          <w:szCs w:val="52"/>
          <w:u w:color="ff2600"/>
          <w14:textFill>
            <w14:solidFill>
              <w14:srgbClr w14:val="FF2600"/>
            </w14:solidFill>
          </w14:textFill>
        </w:rPr>
      </w:pPr>
      <w:r>
        <w:rPr>
          <w:outline w:val="0"/>
          <w:color w:val="ff2600"/>
          <w:sz w:val="26"/>
          <w:szCs w:val="26"/>
          <w:u w:color="ff2600"/>
          <w:rtl w:val="0"/>
          <w:lang w:val="zh-TW" w:eastAsia="zh-TW"/>
          <w14:textFill>
            <w14:solidFill>
              <w14:srgbClr w14:val="FF2600"/>
            </w14:solidFill>
          </w14:textFill>
        </w:rPr>
        <w:t>备选：</w:t>
      </w:r>
      <w:r>
        <w:rPr>
          <w:rFonts w:ascii="Calibri" w:hAnsi="Calibri"/>
          <w:outline w:val="0"/>
          <w:color w:val="ff2600"/>
          <w:sz w:val="26"/>
          <w:szCs w:val="26"/>
          <w:u w:color="ff2600"/>
          <w:rtl w:val="0"/>
          <w:lang w:val="en-US"/>
          <w14:textFill>
            <w14:solidFill>
              <w14:srgbClr w14:val="FF2600"/>
            </w14:solidFill>
          </w14:textFill>
        </w:rPr>
        <w:t xml:space="preserve">The Don Kneels for His Ex-Wife </w:t>
      </w:r>
    </w:p>
    <w:p>
      <w:pPr>
        <w:pStyle w:val="Normal (Web)"/>
        <w:widowControl w:val="1"/>
        <w:spacing w:line="288" w:lineRule="auto"/>
        <w:rPr>
          <w:sz w:val="36"/>
          <w:szCs w:val="36"/>
          <w:lang w:val="zh-TW" w:eastAsia="zh-TW"/>
        </w:rPr>
      </w:pPr>
      <w:r>
        <w:rPr>
          <w:sz w:val="36"/>
          <w:szCs w:val="36"/>
          <w:rtl w:val="0"/>
          <w:lang w:val="zh-TW" w:eastAsia="zh-TW"/>
        </w:rPr>
        <w:t>人物小传：</w:t>
      </w:r>
    </w:p>
    <w:p>
      <w:pPr>
        <w:pStyle w:val="Normal (Web)"/>
        <w:widowControl w:val="1"/>
        <w:spacing w:line="288" w:lineRule="auto"/>
        <w:rPr>
          <w:sz w:val="21"/>
          <w:szCs w:val="21"/>
        </w:rPr>
      </w:pPr>
      <w:r>
        <w:rPr>
          <w:sz w:val="21"/>
          <w:szCs w:val="21"/>
          <w:rtl w:val="0"/>
          <w:lang w:val="zh-TW" w:eastAsia="zh-TW"/>
        </w:rPr>
        <w:t>女主：</w:t>
      </w:r>
      <w:r>
        <w:rPr>
          <w:rFonts w:ascii="Calibri" w:hAnsi="Calibri"/>
          <w:sz w:val="21"/>
          <w:szCs w:val="21"/>
          <w:rtl w:val="0"/>
          <w:lang w:val="en-US"/>
        </w:rPr>
        <w:t>Eve</w:t>
      </w:r>
      <w:r>
        <w:rPr>
          <w:sz w:val="21"/>
          <w:szCs w:val="21"/>
          <w:rtl w:val="0"/>
          <w:lang w:val="zh-TW" w:eastAsia="zh-TW"/>
        </w:rPr>
        <w:t>（伊芙）</w:t>
      </w:r>
    </w:p>
    <w:p>
      <w:pPr>
        <w:pStyle w:val="Normal (Web)"/>
        <w:widowControl w:val="1"/>
        <w:spacing w:line="288" w:lineRule="auto"/>
        <w:rPr>
          <w:sz w:val="21"/>
          <w:szCs w:val="21"/>
        </w:rPr>
      </w:pPr>
      <w:r>
        <w:rPr>
          <w:rFonts w:ascii="Calibri" w:hAnsi="Calibri"/>
          <w:sz w:val="21"/>
          <w:szCs w:val="21"/>
          <w:rtl w:val="0"/>
          <w:lang w:val="en-US"/>
        </w:rPr>
        <w:t>24</w:t>
      </w:r>
      <w:r>
        <w:rPr>
          <w:sz w:val="21"/>
          <w:szCs w:val="21"/>
          <w:rtl w:val="0"/>
          <w:lang w:val="zh-TW" w:eastAsia="zh-TW"/>
        </w:rPr>
        <w:t>岁，前纽约</w:t>
      </w:r>
      <w:r>
        <w:rPr>
          <w:rFonts w:ascii="Calibri" w:hAnsi="Calibri"/>
          <w:sz w:val="21"/>
          <w:szCs w:val="21"/>
          <w:rtl w:val="0"/>
          <w:lang w:val="en-US"/>
        </w:rPr>
        <w:t>Corleone</w:t>
      </w:r>
      <w:r>
        <w:rPr>
          <w:sz w:val="21"/>
          <w:szCs w:val="21"/>
          <w:rtl w:val="0"/>
          <w:lang w:val="zh-TW" w:eastAsia="zh-TW"/>
        </w:rPr>
        <w:t>（柯里昂）家族少主夫人，真实身份是地下世界顶尖武器设计师</w:t>
      </w:r>
      <w:r>
        <w:rPr>
          <w:rFonts w:ascii="Calibri" w:hAnsi="Calibri"/>
          <w:sz w:val="21"/>
          <w:szCs w:val="21"/>
          <w:rtl w:val="0"/>
          <w:lang w:val="en-US"/>
        </w:rPr>
        <w:t>/</w:t>
      </w:r>
      <w:r>
        <w:rPr>
          <w:sz w:val="21"/>
          <w:szCs w:val="21"/>
          <w:rtl w:val="0"/>
          <w:lang w:val="zh-TW" w:eastAsia="zh-TW"/>
        </w:rPr>
        <w:t>黑客</w:t>
      </w:r>
      <w:r>
        <w:rPr>
          <w:rFonts w:ascii="Calibri" w:hAnsi="Calibri" w:hint="default"/>
          <w:sz w:val="21"/>
          <w:szCs w:val="21"/>
          <w:rtl w:val="0"/>
          <w:lang w:val="en-US"/>
        </w:rPr>
        <w:t>“</w:t>
      </w:r>
      <w:r>
        <w:rPr>
          <w:sz w:val="21"/>
          <w:szCs w:val="21"/>
          <w:rtl w:val="0"/>
          <w:lang w:val="zh-TW" w:eastAsia="zh-TW"/>
        </w:rPr>
        <w:t>夜枭</w:t>
      </w:r>
      <w:r>
        <w:rPr>
          <w:rFonts w:ascii="Calibri" w:hAnsi="Calibri" w:hint="default"/>
          <w:sz w:val="21"/>
          <w:szCs w:val="21"/>
          <w:rtl w:val="0"/>
          <w:lang w:val="en-US"/>
        </w:rPr>
        <w:t>”</w:t>
      </w:r>
      <w:r>
        <w:rPr>
          <w:sz w:val="21"/>
          <w:szCs w:val="21"/>
          <w:rtl w:val="0"/>
          <w:lang w:val="zh-TW" w:eastAsia="zh-TW"/>
        </w:rPr>
        <w:t>。出身曾被认为平庸，为了爱隐忍三年，洗手作羹汤，默默替丈夫处理家族账目和暗网刺杀，却换来无情冷落。</w:t>
      </w:r>
    </w:p>
    <w:p>
      <w:pPr>
        <w:pStyle w:val="Normal (Web)"/>
        <w:widowControl w:val="1"/>
        <w:spacing w:line="288" w:lineRule="auto"/>
        <w:rPr>
          <w:sz w:val="21"/>
          <w:szCs w:val="21"/>
          <w:lang w:val="zh-TW" w:eastAsia="zh-TW"/>
        </w:rPr>
      </w:pPr>
      <w:r>
        <w:rPr>
          <w:sz w:val="21"/>
          <w:szCs w:val="21"/>
          <w:rtl w:val="0"/>
          <w:lang w:val="zh-TW" w:eastAsia="zh-TW"/>
        </w:rPr>
        <w:t>性格初期隐忍、卑微、深情；流产失去孩子后彻底黑化觉醒，性格变得冷艳、残忍、运筹帷幄。再次归来时，她是连黑手党教父都要敬畏三分的顶尖巨头。面对前夫的疯批追求与下跪，她全程冷漠拔枪，绝不轻易原谅，最终掌控整个黑帮帝国。</w:t>
      </w:r>
    </w:p>
    <w:p>
      <w:pPr>
        <w:pStyle w:val="Normal (Web)"/>
        <w:widowControl w:val="1"/>
        <w:spacing w:line="288" w:lineRule="auto"/>
        <w:rPr>
          <w:sz w:val="21"/>
          <w:szCs w:val="21"/>
          <w:lang w:val="zh-TW" w:eastAsia="zh-TW"/>
        </w:rPr>
      </w:pPr>
    </w:p>
    <w:p>
      <w:pPr>
        <w:pStyle w:val="Normal (Web)"/>
        <w:widowControl w:val="1"/>
        <w:spacing w:line="288" w:lineRule="auto"/>
        <w:rPr>
          <w:sz w:val="21"/>
          <w:szCs w:val="21"/>
        </w:rPr>
      </w:pPr>
      <w:r>
        <w:rPr>
          <w:sz w:val="21"/>
          <w:szCs w:val="21"/>
          <w:rtl w:val="0"/>
          <w:lang w:val="zh-TW" w:eastAsia="zh-TW"/>
        </w:rPr>
        <w:t>男主：</w:t>
      </w:r>
      <w:r>
        <w:rPr>
          <w:rFonts w:ascii="Calibri" w:hAnsi="Calibri"/>
          <w:sz w:val="21"/>
          <w:szCs w:val="21"/>
          <w:rtl w:val="0"/>
          <w:lang w:val="en-US"/>
        </w:rPr>
        <w:t>Dante</w:t>
      </w:r>
      <w:r>
        <w:rPr>
          <w:sz w:val="21"/>
          <w:szCs w:val="21"/>
          <w:rtl w:val="0"/>
          <w:lang w:val="zh-TW" w:eastAsia="zh-TW"/>
        </w:rPr>
        <w:t>（但丁）</w:t>
      </w:r>
    </w:p>
    <w:p>
      <w:pPr>
        <w:pStyle w:val="Normal (Web)"/>
        <w:widowControl w:val="1"/>
        <w:spacing w:line="288" w:lineRule="auto"/>
        <w:rPr>
          <w:sz w:val="21"/>
          <w:szCs w:val="21"/>
        </w:rPr>
      </w:pPr>
      <w:r>
        <w:rPr>
          <w:rFonts w:ascii="Calibri" w:hAnsi="Calibri"/>
          <w:sz w:val="21"/>
          <w:szCs w:val="21"/>
          <w:rtl w:val="0"/>
          <w:lang w:val="en-US"/>
        </w:rPr>
        <w:t>27</w:t>
      </w:r>
      <w:r>
        <w:rPr>
          <w:sz w:val="21"/>
          <w:szCs w:val="21"/>
          <w:rtl w:val="0"/>
          <w:lang w:val="zh-TW" w:eastAsia="zh-TW"/>
        </w:rPr>
        <w:t>岁，</w:t>
      </w:r>
      <w:r>
        <w:rPr>
          <w:rFonts w:ascii="Calibri" w:hAnsi="Calibri"/>
          <w:sz w:val="21"/>
          <w:szCs w:val="21"/>
          <w:rtl w:val="0"/>
          <w:lang w:val="en-US"/>
        </w:rPr>
        <w:t>Corleone</w:t>
      </w:r>
      <w:r>
        <w:rPr>
          <w:sz w:val="21"/>
          <w:szCs w:val="21"/>
          <w:rtl w:val="0"/>
          <w:lang w:val="zh-TW" w:eastAsia="zh-TW"/>
        </w:rPr>
        <w:t>家族少主（后成为教父），冷酷无情、权势滔天的纽约地下暴君。</w:t>
      </w:r>
    </w:p>
    <w:p>
      <w:pPr>
        <w:pStyle w:val="Normal (Web)"/>
        <w:widowControl w:val="1"/>
        <w:spacing w:line="288" w:lineRule="auto"/>
        <w:rPr>
          <w:sz w:val="21"/>
          <w:szCs w:val="21"/>
        </w:rPr>
      </w:pPr>
      <w:r>
        <w:rPr>
          <w:sz w:val="21"/>
          <w:szCs w:val="21"/>
          <w:rtl w:val="0"/>
          <w:lang w:val="zh-TW" w:eastAsia="zh-TW"/>
        </w:rPr>
        <w:t>前期是个瞎眼的渣男，被白月光</w:t>
      </w:r>
      <w:r>
        <w:rPr>
          <w:rFonts w:ascii="Calibri" w:hAnsi="Calibri"/>
          <w:sz w:val="21"/>
          <w:szCs w:val="21"/>
          <w:rtl w:val="0"/>
          <w:lang w:val="en-US"/>
        </w:rPr>
        <w:t>Lily</w:t>
      </w:r>
      <w:r>
        <w:rPr>
          <w:sz w:val="21"/>
          <w:szCs w:val="21"/>
          <w:rtl w:val="0"/>
          <w:lang w:val="zh-TW" w:eastAsia="zh-TW"/>
        </w:rPr>
        <w:t>蒙蔽，认为</w:t>
      </w:r>
      <w:r>
        <w:rPr>
          <w:rFonts w:ascii="Calibri" w:hAnsi="Calibri"/>
          <w:sz w:val="21"/>
          <w:szCs w:val="21"/>
          <w:rtl w:val="0"/>
          <w:lang w:val="en-US"/>
        </w:rPr>
        <w:t>Eve</w:t>
      </w:r>
      <w:r>
        <w:rPr>
          <w:sz w:val="21"/>
          <w:szCs w:val="21"/>
          <w:rtl w:val="0"/>
          <w:lang w:val="zh-TW" w:eastAsia="zh-TW"/>
        </w:rPr>
        <w:t>只是个贪慕虚荣且乏味的女人，甚至在危险中抛弃怀孕的妻子导致其流产。</w:t>
      </w:r>
    </w:p>
    <w:p>
      <w:pPr>
        <w:pStyle w:val="Normal (Web)"/>
        <w:widowControl w:val="1"/>
        <w:spacing w:line="288" w:lineRule="auto"/>
        <w:rPr>
          <w:sz w:val="21"/>
          <w:szCs w:val="21"/>
        </w:rPr>
      </w:pPr>
      <w:r>
        <w:rPr>
          <w:sz w:val="21"/>
          <w:szCs w:val="21"/>
          <w:rtl w:val="0"/>
          <w:lang w:val="zh-TW" w:eastAsia="zh-TW"/>
        </w:rPr>
        <w:t>后期查明真相，得知自己亲手害死了唯一的骨肉并逼走了最爱自己的人，陷入极度崩溃与癫狂（究极追妻火葬场）。为了求得</w:t>
      </w:r>
      <w:r>
        <w:rPr>
          <w:rFonts w:ascii="Calibri" w:hAnsi="Calibri"/>
          <w:sz w:val="21"/>
          <w:szCs w:val="21"/>
          <w:rtl w:val="0"/>
          <w:lang w:val="en-US"/>
        </w:rPr>
        <w:t>Eve</w:t>
      </w:r>
      <w:r>
        <w:rPr>
          <w:sz w:val="21"/>
          <w:szCs w:val="21"/>
          <w:rtl w:val="0"/>
          <w:lang w:val="zh-TW" w:eastAsia="zh-TW"/>
        </w:rPr>
        <w:t>的原谅，他甘愿放弃家族地盘、被仇家开枪打穿膝盖、每天像条疯狗一样跪在</w:t>
      </w:r>
      <w:r>
        <w:rPr>
          <w:rFonts w:ascii="Calibri" w:hAnsi="Calibri"/>
          <w:sz w:val="21"/>
          <w:szCs w:val="21"/>
          <w:rtl w:val="0"/>
          <w:lang w:val="en-US"/>
        </w:rPr>
        <w:t>Eve</w:t>
      </w:r>
      <w:r>
        <w:rPr>
          <w:sz w:val="21"/>
          <w:szCs w:val="21"/>
          <w:rtl w:val="0"/>
          <w:lang w:val="zh-TW" w:eastAsia="zh-TW"/>
        </w:rPr>
        <w:t>门前，从不可一世的暴君变成了女主的</w:t>
      </w:r>
      <w:r>
        <w:rPr>
          <w:rFonts w:ascii="Calibri" w:hAnsi="Calibri" w:hint="default"/>
          <w:sz w:val="21"/>
          <w:szCs w:val="21"/>
          <w:rtl w:val="0"/>
          <w:lang w:val="en-US"/>
        </w:rPr>
        <w:t>“</w:t>
      </w:r>
      <w:r>
        <w:rPr>
          <w:sz w:val="21"/>
          <w:szCs w:val="21"/>
          <w:rtl w:val="0"/>
          <w:lang w:val="zh-TW" w:eastAsia="zh-TW"/>
        </w:rPr>
        <w:t>卑微狂徒</w:t>
      </w:r>
      <w:r>
        <w:rPr>
          <w:rFonts w:ascii="Calibri" w:hAnsi="Calibri" w:hint="default"/>
          <w:sz w:val="21"/>
          <w:szCs w:val="21"/>
          <w:rtl w:val="0"/>
          <w:lang w:val="en-US"/>
        </w:rPr>
        <w:t>”</w:t>
      </w:r>
      <w:r>
        <w:rPr>
          <w:sz w:val="21"/>
          <w:szCs w:val="21"/>
          <w:rtl w:val="0"/>
          <w:lang w:val="zh-TW" w:eastAsia="zh-TW"/>
        </w:rPr>
        <w:t>。</w:t>
      </w:r>
    </w:p>
    <w:p>
      <w:pPr>
        <w:pStyle w:val="Normal (Web)"/>
        <w:widowControl w:val="1"/>
        <w:spacing w:line="288" w:lineRule="auto"/>
        <w:rPr>
          <w:sz w:val="21"/>
          <w:szCs w:val="21"/>
        </w:rPr>
      </w:pPr>
    </w:p>
    <w:p>
      <w:pPr>
        <w:pStyle w:val="Normal (Web)"/>
        <w:widowControl w:val="1"/>
        <w:spacing w:line="288" w:lineRule="auto"/>
        <w:rPr>
          <w:sz w:val="21"/>
          <w:szCs w:val="21"/>
        </w:rPr>
      </w:pPr>
      <w:r>
        <w:rPr>
          <w:sz w:val="21"/>
          <w:szCs w:val="21"/>
          <w:rtl w:val="0"/>
          <w:lang w:val="zh-TW" w:eastAsia="zh-TW"/>
        </w:rPr>
        <w:t>女配（反派）：</w:t>
      </w:r>
      <w:r>
        <w:rPr>
          <w:rFonts w:ascii="Calibri" w:hAnsi="Calibri"/>
          <w:sz w:val="21"/>
          <w:szCs w:val="21"/>
          <w:rtl w:val="0"/>
          <w:lang w:val="en-US"/>
        </w:rPr>
        <w:t>Lily</w:t>
      </w:r>
      <w:r>
        <w:rPr>
          <w:sz w:val="21"/>
          <w:szCs w:val="21"/>
          <w:rtl w:val="0"/>
          <w:lang w:val="zh-TW" w:eastAsia="zh-TW"/>
        </w:rPr>
        <w:t>（莉莉）</w:t>
      </w:r>
    </w:p>
    <w:p>
      <w:pPr>
        <w:pStyle w:val="Normal (Web)"/>
        <w:widowControl w:val="1"/>
        <w:spacing w:line="288" w:lineRule="auto"/>
        <w:rPr>
          <w:sz w:val="21"/>
          <w:szCs w:val="21"/>
        </w:rPr>
      </w:pPr>
      <w:r>
        <w:rPr>
          <w:rFonts w:ascii="Calibri" w:hAnsi="Calibri"/>
          <w:sz w:val="21"/>
          <w:szCs w:val="21"/>
          <w:rtl w:val="0"/>
          <w:lang w:val="en-US"/>
        </w:rPr>
        <w:t>25</w:t>
      </w:r>
      <w:r>
        <w:rPr>
          <w:sz w:val="21"/>
          <w:szCs w:val="21"/>
          <w:rtl w:val="0"/>
          <w:lang w:val="zh-TW" w:eastAsia="zh-TW"/>
        </w:rPr>
        <w:t>岁，伪</w:t>
      </w:r>
      <w:r>
        <w:rPr>
          <w:rFonts w:ascii="Calibri" w:hAnsi="Calibri" w:hint="default"/>
          <w:sz w:val="21"/>
          <w:szCs w:val="21"/>
          <w:rtl w:val="0"/>
          <w:lang w:val="en-US"/>
        </w:rPr>
        <w:t>“</w:t>
      </w:r>
      <w:r>
        <w:rPr>
          <w:sz w:val="21"/>
          <w:szCs w:val="21"/>
          <w:rtl w:val="0"/>
          <w:lang w:val="zh-TW" w:eastAsia="zh-TW"/>
        </w:rPr>
        <w:t>白月光</w:t>
      </w:r>
      <w:r>
        <w:rPr>
          <w:rFonts w:ascii="Calibri" w:hAnsi="Calibri" w:hint="default"/>
          <w:sz w:val="21"/>
          <w:szCs w:val="21"/>
          <w:rtl w:val="0"/>
          <w:lang w:val="en-US"/>
        </w:rPr>
        <w:t>”</w:t>
      </w:r>
      <w:r>
        <w:rPr>
          <w:sz w:val="21"/>
          <w:szCs w:val="21"/>
          <w:rtl w:val="0"/>
          <w:lang w:val="zh-TW" w:eastAsia="zh-TW"/>
        </w:rPr>
        <w:t>真绿茶，</w:t>
      </w:r>
      <w:r>
        <w:rPr>
          <w:rFonts w:ascii="Calibri" w:hAnsi="Calibri"/>
          <w:sz w:val="21"/>
          <w:szCs w:val="21"/>
          <w:rtl w:val="0"/>
          <w:lang w:val="en-US"/>
        </w:rPr>
        <w:t>Dante</w:t>
      </w:r>
      <w:r>
        <w:rPr>
          <w:sz w:val="21"/>
          <w:szCs w:val="21"/>
          <w:rtl w:val="0"/>
          <w:lang w:val="zh-TW" w:eastAsia="zh-TW"/>
        </w:rPr>
        <w:t>的初恋。</w:t>
      </w:r>
    </w:p>
    <w:p>
      <w:pPr>
        <w:pStyle w:val="Normal (Web)"/>
        <w:widowControl w:val="1"/>
        <w:spacing w:line="288" w:lineRule="auto"/>
        <w:rPr>
          <w:sz w:val="21"/>
          <w:szCs w:val="21"/>
        </w:rPr>
      </w:pPr>
      <w:r>
        <w:rPr>
          <w:sz w:val="21"/>
          <w:szCs w:val="21"/>
          <w:rtl w:val="0"/>
          <w:lang w:val="zh-TW" w:eastAsia="zh-TW"/>
        </w:rPr>
        <w:t>外表柔弱单纯，实则虚荣恶毒、满口谎言。假借怀孕（其实怀的是别的小混混的孩子）登堂入室，仗着</w:t>
      </w:r>
      <w:r>
        <w:rPr>
          <w:rFonts w:ascii="Calibri" w:hAnsi="Calibri"/>
          <w:sz w:val="21"/>
          <w:szCs w:val="21"/>
          <w:rtl w:val="0"/>
          <w:lang w:val="en-US"/>
        </w:rPr>
        <w:t>Dante</w:t>
      </w:r>
      <w:r>
        <w:rPr>
          <w:sz w:val="21"/>
          <w:szCs w:val="21"/>
          <w:rtl w:val="0"/>
          <w:lang w:val="zh-TW" w:eastAsia="zh-TW"/>
        </w:rPr>
        <w:t>的偏爱疯狂折磨、挑衅</w:t>
      </w:r>
      <w:r>
        <w:rPr>
          <w:rFonts w:ascii="Calibri" w:hAnsi="Calibri"/>
          <w:sz w:val="21"/>
          <w:szCs w:val="21"/>
          <w:rtl w:val="0"/>
          <w:lang w:val="en-US"/>
        </w:rPr>
        <w:t>Eve</w:t>
      </w:r>
      <w:r>
        <w:rPr>
          <w:sz w:val="21"/>
          <w:szCs w:val="21"/>
          <w:rtl w:val="0"/>
          <w:lang w:val="zh-TW" w:eastAsia="zh-TW"/>
        </w:rPr>
        <w:t>。甚至暗中制造车祸想要除掉</w:t>
      </w:r>
      <w:r>
        <w:rPr>
          <w:rFonts w:ascii="Calibri" w:hAnsi="Calibri"/>
          <w:sz w:val="21"/>
          <w:szCs w:val="21"/>
          <w:rtl w:val="0"/>
          <w:lang w:val="en-US"/>
        </w:rPr>
        <w:t>Eve</w:t>
      </w:r>
      <w:r>
        <w:rPr>
          <w:sz w:val="21"/>
          <w:szCs w:val="21"/>
          <w:rtl w:val="0"/>
          <w:lang w:val="zh-TW" w:eastAsia="zh-TW"/>
        </w:rPr>
        <w:t>。五年后</w:t>
      </w:r>
      <w:r>
        <w:rPr>
          <w:rFonts w:ascii="Calibri" w:hAnsi="Calibri"/>
          <w:sz w:val="21"/>
          <w:szCs w:val="21"/>
          <w:rtl w:val="0"/>
          <w:lang w:val="en-US"/>
        </w:rPr>
        <w:t>Eve</w:t>
      </w:r>
      <w:r>
        <w:rPr>
          <w:sz w:val="21"/>
          <w:szCs w:val="21"/>
          <w:rtl w:val="0"/>
          <w:lang w:val="zh-TW" w:eastAsia="zh-TW"/>
        </w:rPr>
        <w:t>回归，她极度恐慌，为了保住地位不断作死，最终谎言被彻底揭穿，下场极其凄惨。</w:t>
      </w:r>
    </w:p>
    <w:p>
      <w:pPr>
        <w:pStyle w:val="Normal (Web)"/>
        <w:widowControl w:val="1"/>
        <w:spacing w:line="288" w:lineRule="auto"/>
        <w:rPr>
          <w:sz w:val="21"/>
          <w:szCs w:val="21"/>
        </w:rPr>
      </w:pPr>
    </w:p>
    <w:p>
      <w:pPr>
        <w:pStyle w:val="Normal (Web)"/>
        <w:widowControl w:val="1"/>
        <w:spacing w:line="288" w:lineRule="auto"/>
        <w:rPr>
          <w:sz w:val="21"/>
          <w:szCs w:val="21"/>
        </w:rPr>
      </w:pPr>
      <w:r>
        <w:rPr>
          <w:sz w:val="21"/>
          <w:szCs w:val="21"/>
          <w:rtl w:val="0"/>
          <w:lang w:val="zh-TW" w:eastAsia="zh-TW"/>
        </w:rPr>
        <w:t>男配（助攻</w:t>
      </w:r>
      <w:r>
        <w:rPr>
          <w:rFonts w:ascii="Calibri" w:hAnsi="Calibri"/>
          <w:sz w:val="21"/>
          <w:szCs w:val="21"/>
          <w:rtl w:val="0"/>
          <w:lang w:val="en-US"/>
        </w:rPr>
        <w:t>/</w:t>
      </w:r>
      <w:r>
        <w:rPr>
          <w:sz w:val="21"/>
          <w:szCs w:val="21"/>
          <w:rtl w:val="0"/>
          <w:lang w:val="zh-TW" w:eastAsia="zh-TW"/>
        </w:rPr>
        <w:t>单恋）：</w:t>
      </w:r>
      <w:r>
        <w:rPr>
          <w:rFonts w:ascii="Calibri" w:hAnsi="Calibri"/>
          <w:sz w:val="21"/>
          <w:szCs w:val="21"/>
          <w:rtl w:val="0"/>
          <w:lang w:val="en-US"/>
        </w:rPr>
        <w:t>Victor</w:t>
      </w:r>
      <w:r>
        <w:rPr>
          <w:sz w:val="21"/>
          <w:szCs w:val="21"/>
          <w:rtl w:val="0"/>
          <w:lang w:val="zh-TW" w:eastAsia="zh-TW"/>
        </w:rPr>
        <w:t>（维克托）</w:t>
      </w:r>
    </w:p>
    <w:p>
      <w:pPr>
        <w:pStyle w:val="Normal (Web)"/>
        <w:widowControl w:val="1"/>
        <w:spacing w:line="288" w:lineRule="auto"/>
        <w:rPr>
          <w:sz w:val="21"/>
          <w:szCs w:val="21"/>
        </w:rPr>
      </w:pPr>
      <w:r>
        <w:rPr>
          <w:rFonts w:ascii="Calibri" w:hAnsi="Calibri"/>
          <w:sz w:val="21"/>
          <w:szCs w:val="21"/>
          <w:rtl w:val="0"/>
          <w:lang w:val="en-US"/>
        </w:rPr>
        <w:t>28</w:t>
      </w:r>
      <w:r>
        <w:rPr>
          <w:sz w:val="21"/>
          <w:szCs w:val="21"/>
          <w:rtl w:val="0"/>
          <w:lang w:val="zh-TW" w:eastAsia="zh-TW"/>
        </w:rPr>
        <w:t>岁，俄罗斯</w:t>
      </w:r>
      <w:r>
        <w:rPr>
          <w:rFonts w:ascii="Calibri" w:hAnsi="Calibri"/>
          <w:sz w:val="21"/>
          <w:szCs w:val="21"/>
          <w:rtl w:val="0"/>
          <w:lang w:val="en-US"/>
        </w:rPr>
        <w:t>Bratva</w:t>
      </w:r>
      <w:r>
        <w:rPr>
          <w:sz w:val="21"/>
          <w:szCs w:val="21"/>
          <w:rtl w:val="0"/>
          <w:lang w:val="zh-TW" w:eastAsia="zh-TW"/>
        </w:rPr>
        <w:t>（战斧帮）首领，</w:t>
      </w:r>
      <w:r>
        <w:rPr>
          <w:rFonts w:ascii="Calibri" w:hAnsi="Calibri"/>
          <w:sz w:val="21"/>
          <w:szCs w:val="21"/>
          <w:rtl w:val="0"/>
          <w:lang w:val="en-US"/>
        </w:rPr>
        <w:t>Dante</w:t>
      </w:r>
      <w:r>
        <w:rPr>
          <w:sz w:val="21"/>
          <w:szCs w:val="21"/>
          <w:rtl w:val="0"/>
          <w:lang w:val="zh-TW" w:eastAsia="zh-TW"/>
        </w:rPr>
        <w:t>的死对头。</w:t>
      </w:r>
    </w:p>
    <w:p>
      <w:pPr>
        <w:pStyle w:val="Normal (Web)"/>
        <w:widowControl w:val="1"/>
        <w:spacing w:line="288" w:lineRule="auto"/>
        <w:rPr>
          <w:sz w:val="21"/>
          <w:szCs w:val="21"/>
        </w:rPr>
      </w:pPr>
      <w:r>
        <w:rPr>
          <w:sz w:val="21"/>
          <w:szCs w:val="21"/>
          <w:rtl w:val="0"/>
          <w:lang w:val="zh-TW" w:eastAsia="zh-TW"/>
        </w:rPr>
        <w:t>欣赏</w:t>
      </w:r>
      <w:r>
        <w:rPr>
          <w:rFonts w:ascii="Calibri" w:hAnsi="Calibri"/>
          <w:sz w:val="21"/>
          <w:szCs w:val="21"/>
          <w:rtl w:val="0"/>
          <w:lang w:val="en-US"/>
        </w:rPr>
        <w:t>Eve</w:t>
      </w:r>
      <w:r>
        <w:rPr>
          <w:sz w:val="21"/>
          <w:szCs w:val="21"/>
          <w:rtl w:val="0"/>
          <w:lang w:val="zh-TW" w:eastAsia="zh-TW"/>
        </w:rPr>
        <w:t>的才华与狠辣。在</w:t>
      </w:r>
      <w:r>
        <w:rPr>
          <w:rFonts w:ascii="Calibri" w:hAnsi="Calibri"/>
          <w:sz w:val="21"/>
          <w:szCs w:val="21"/>
          <w:rtl w:val="0"/>
          <w:lang w:val="en-US"/>
        </w:rPr>
        <w:t>Eve</w:t>
      </w:r>
      <w:r>
        <w:rPr>
          <w:sz w:val="21"/>
          <w:szCs w:val="21"/>
          <w:rtl w:val="0"/>
          <w:lang w:val="zh-TW" w:eastAsia="zh-TW"/>
        </w:rPr>
        <w:t>最绝望时救下她，并扶持她建立自己的力。性格张狂霸道，深爱</w:t>
      </w:r>
      <w:r>
        <w:rPr>
          <w:rFonts w:ascii="Calibri" w:hAnsi="Calibri"/>
          <w:sz w:val="21"/>
          <w:szCs w:val="21"/>
          <w:rtl w:val="0"/>
          <w:lang w:val="en-US"/>
        </w:rPr>
        <w:t>Eve</w:t>
      </w:r>
      <w:r>
        <w:rPr>
          <w:sz w:val="21"/>
          <w:szCs w:val="21"/>
          <w:rtl w:val="0"/>
          <w:lang w:val="zh-TW" w:eastAsia="zh-TW"/>
        </w:rPr>
        <w:t>，也是激发</w:t>
      </w:r>
      <w:r>
        <w:rPr>
          <w:rFonts w:ascii="Calibri" w:hAnsi="Calibri"/>
          <w:sz w:val="21"/>
          <w:szCs w:val="21"/>
          <w:rtl w:val="0"/>
          <w:lang w:val="en-US"/>
        </w:rPr>
        <w:t>Dante</w:t>
      </w:r>
      <w:r>
        <w:rPr>
          <w:sz w:val="21"/>
          <w:szCs w:val="21"/>
          <w:rtl w:val="0"/>
          <w:lang w:val="zh-TW" w:eastAsia="zh-TW"/>
        </w:rPr>
        <w:t>嫉妒心和疯狂的催化剂。</w:t>
      </w:r>
    </w:p>
    <w:p>
      <w:pPr>
        <w:pStyle w:val="Normal (Web)"/>
        <w:widowControl w:val="1"/>
        <w:spacing w:line="288" w:lineRule="auto"/>
        <w:rPr>
          <w:sz w:val="21"/>
          <w:szCs w:val="21"/>
          <w:lang w:val="zh-TW" w:eastAsia="zh-TW"/>
        </w:rPr>
      </w:pPr>
    </w:p>
    <w:p>
      <w:pPr>
        <w:pStyle w:val="Normal (Web)"/>
        <w:widowControl w:val="1"/>
        <w:spacing w:line="288" w:lineRule="auto"/>
        <w:rPr>
          <w:sz w:val="21"/>
          <w:szCs w:val="21"/>
        </w:rPr>
      </w:pPr>
    </w:p>
    <w:p>
      <w:pPr>
        <w:pStyle w:val="Normal (Web)"/>
        <w:widowControl w:val="1"/>
        <w:spacing w:line="288" w:lineRule="auto"/>
        <w:rPr>
          <w:sz w:val="36"/>
          <w:szCs w:val="36"/>
          <w:lang w:val="zh-TW" w:eastAsia="zh-TW"/>
        </w:rPr>
      </w:pPr>
      <w:r>
        <w:rPr>
          <w:sz w:val="36"/>
          <w:szCs w:val="36"/>
          <w:rtl w:val="0"/>
          <w:lang w:val="zh-TW" w:eastAsia="zh-TW"/>
        </w:rPr>
        <w:t>梗概：</w:t>
      </w:r>
    </w:p>
    <w:p>
      <w:pPr>
        <w:pStyle w:val="Normal (Web)"/>
        <w:widowControl w:val="1"/>
        <w:spacing w:line="288" w:lineRule="auto"/>
        <w:rPr>
          <w:sz w:val="21"/>
          <w:szCs w:val="21"/>
        </w:rPr>
      </w:pPr>
      <w:r>
        <w:rPr>
          <w:sz w:val="21"/>
          <w:szCs w:val="21"/>
          <w:rtl w:val="0"/>
          <w:lang w:val="zh-TW" w:eastAsia="zh-TW"/>
        </w:rPr>
        <w:t>结婚三年，</w:t>
      </w:r>
      <w:r>
        <w:rPr>
          <w:rFonts w:ascii="Calibri" w:hAnsi="Calibri"/>
          <w:sz w:val="21"/>
          <w:szCs w:val="21"/>
          <w:rtl w:val="0"/>
          <w:lang w:val="en-US"/>
        </w:rPr>
        <w:t>Eve</w:t>
      </w:r>
      <w:r>
        <w:rPr>
          <w:sz w:val="21"/>
          <w:szCs w:val="21"/>
          <w:rtl w:val="0"/>
          <w:lang w:val="zh-TW" w:eastAsia="zh-TW"/>
        </w:rPr>
        <w:t>在</w:t>
      </w:r>
      <w:r>
        <w:rPr>
          <w:rFonts w:ascii="Calibri" w:hAnsi="Calibri"/>
          <w:sz w:val="21"/>
          <w:szCs w:val="21"/>
          <w:rtl w:val="0"/>
          <w:lang w:val="en-US"/>
        </w:rPr>
        <w:t>Corleone</w:t>
      </w:r>
      <w:r>
        <w:rPr>
          <w:sz w:val="21"/>
          <w:szCs w:val="21"/>
          <w:rtl w:val="0"/>
          <w:lang w:val="zh-TW" w:eastAsia="zh-TW"/>
        </w:rPr>
        <w:t>家族受尽冷眼，当丈夫</w:t>
      </w:r>
      <w:r>
        <w:rPr>
          <w:rFonts w:ascii="Calibri" w:hAnsi="Calibri"/>
          <w:sz w:val="21"/>
          <w:szCs w:val="21"/>
          <w:rtl w:val="0"/>
          <w:lang w:val="en-US"/>
        </w:rPr>
        <w:t>Dante</w:t>
      </w:r>
      <w:r>
        <w:rPr>
          <w:sz w:val="21"/>
          <w:szCs w:val="21"/>
          <w:rtl w:val="0"/>
          <w:lang w:val="zh-TW" w:eastAsia="zh-TW"/>
        </w:rPr>
        <w:t>带着怀孕的白月光</w:t>
      </w:r>
      <w:r>
        <w:rPr>
          <w:rFonts w:ascii="Calibri" w:hAnsi="Calibri"/>
          <w:sz w:val="21"/>
          <w:szCs w:val="21"/>
          <w:rtl w:val="0"/>
          <w:lang w:val="en-US"/>
        </w:rPr>
        <w:t>Lily</w:t>
      </w:r>
      <w:r>
        <w:rPr>
          <w:sz w:val="21"/>
          <w:szCs w:val="21"/>
          <w:rtl w:val="0"/>
          <w:lang w:val="zh-TW" w:eastAsia="zh-TW"/>
        </w:rPr>
        <w:t>登堂入室时，她藏起自己的孕检单，签下离婚协议净身出户。然而一场人为车祸，</w:t>
      </w:r>
      <w:r>
        <w:rPr>
          <w:rFonts w:ascii="Calibri" w:hAnsi="Calibri"/>
          <w:sz w:val="21"/>
          <w:szCs w:val="21"/>
          <w:rtl w:val="0"/>
          <w:lang w:val="en-US"/>
        </w:rPr>
        <w:t>Dante</w:t>
      </w:r>
      <w:r>
        <w:rPr>
          <w:sz w:val="21"/>
          <w:szCs w:val="21"/>
          <w:rtl w:val="0"/>
          <w:lang w:val="zh-TW" w:eastAsia="zh-TW"/>
        </w:rPr>
        <w:t>在火海中毫不犹豫地抱走了</w:t>
      </w:r>
      <w:r>
        <w:rPr>
          <w:rFonts w:ascii="Calibri" w:hAnsi="Calibri"/>
          <w:sz w:val="21"/>
          <w:szCs w:val="21"/>
          <w:rtl w:val="0"/>
          <w:lang w:val="en-US"/>
        </w:rPr>
        <w:t>Lily</w:t>
      </w:r>
      <w:r>
        <w:rPr>
          <w:sz w:val="21"/>
          <w:szCs w:val="21"/>
          <w:rtl w:val="0"/>
          <w:lang w:val="zh-TW" w:eastAsia="zh-TW"/>
        </w:rPr>
        <w:t>，却把</w:t>
      </w:r>
      <w:r>
        <w:rPr>
          <w:rFonts w:ascii="Calibri" w:hAnsi="Calibri"/>
          <w:sz w:val="21"/>
          <w:szCs w:val="21"/>
          <w:rtl w:val="0"/>
          <w:lang w:val="en-US"/>
        </w:rPr>
        <w:t>Eve</w:t>
      </w:r>
      <w:r>
        <w:rPr>
          <w:sz w:val="21"/>
          <w:szCs w:val="21"/>
          <w:rtl w:val="0"/>
          <w:lang w:val="zh-TW" w:eastAsia="zh-TW"/>
        </w:rPr>
        <w:t>留在车内，导致她腹中胎儿化为血水。五年后，纽约黑道洗牌，</w:t>
      </w:r>
      <w:r>
        <w:rPr>
          <w:rFonts w:ascii="Calibri" w:hAnsi="Calibri"/>
          <w:sz w:val="21"/>
          <w:szCs w:val="21"/>
          <w:rtl w:val="0"/>
          <w:lang w:val="en-US"/>
        </w:rPr>
        <w:t>Dante</w:t>
      </w:r>
      <w:r>
        <w:rPr>
          <w:sz w:val="21"/>
          <w:szCs w:val="21"/>
          <w:rtl w:val="0"/>
          <w:lang w:val="zh-TW" w:eastAsia="zh-TW"/>
        </w:rPr>
        <w:t>查出血洗帮派的神秘巨头竟是自己的前妻，更在保险箱发现了当年的孕检单与流产病历！得知真相的暴君彻底疯魔，抛下黑手党千亿帝国，冒着枪林弹雨跪在</w:t>
      </w:r>
      <w:r>
        <w:rPr>
          <w:rFonts w:ascii="Calibri" w:hAnsi="Calibri"/>
          <w:sz w:val="21"/>
          <w:szCs w:val="21"/>
          <w:rtl w:val="0"/>
          <w:lang w:val="en-US"/>
        </w:rPr>
        <w:t>Eve</w:t>
      </w:r>
      <w:r>
        <w:rPr>
          <w:sz w:val="21"/>
          <w:szCs w:val="21"/>
          <w:rtl w:val="0"/>
          <w:lang w:val="zh-TW" w:eastAsia="zh-TW"/>
        </w:rPr>
        <w:t>的高跟鞋下痛哭求婚。可此时涅槃重生的</w:t>
      </w:r>
      <w:r>
        <w:rPr>
          <w:rFonts w:ascii="Calibri" w:hAnsi="Calibri"/>
          <w:sz w:val="21"/>
          <w:szCs w:val="21"/>
          <w:rtl w:val="0"/>
          <w:lang w:val="en-US"/>
        </w:rPr>
        <w:t>Eve</w:t>
      </w:r>
      <w:r>
        <w:rPr>
          <w:sz w:val="21"/>
          <w:szCs w:val="21"/>
          <w:rtl w:val="0"/>
          <w:lang w:val="zh-TW" w:eastAsia="zh-TW"/>
        </w:rPr>
        <w:t>只是冷冷将枪口抵住他的额头：</w:t>
      </w:r>
      <w:r>
        <w:rPr>
          <w:rFonts w:ascii="Calibri" w:hAnsi="Calibri" w:hint="default"/>
          <w:sz w:val="21"/>
          <w:szCs w:val="21"/>
          <w:rtl w:val="0"/>
          <w:lang w:val="en-US"/>
        </w:rPr>
        <w:t>“</w:t>
      </w:r>
      <w:r>
        <w:rPr>
          <w:sz w:val="21"/>
          <w:szCs w:val="21"/>
          <w:rtl w:val="0"/>
          <w:lang w:val="zh-TW" w:eastAsia="zh-TW"/>
        </w:rPr>
        <w:t>柯里昂先生，迟来的深情比草贱，去地狱给我的孩子赔罪吧。</w:t>
      </w:r>
      <w:r>
        <w:rPr>
          <w:rFonts w:ascii="Calibri" w:hAnsi="Calibri" w:hint="default"/>
          <w:sz w:val="21"/>
          <w:szCs w:val="21"/>
          <w:rtl w:val="0"/>
          <w:lang w:val="en-US"/>
        </w:rPr>
        <w:t>”</w:t>
      </w:r>
    </w:p>
    <w:p>
      <w:pPr>
        <w:pStyle w:val="默认 A"/>
        <w:tabs>
          <w:tab w:val="left" w:pos="720"/>
          <w:tab w:val="left" w:pos="1440"/>
          <w:tab w:val="left" w:pos="2160"/>
          <w:tab w:val="left" w:pos="2880"/>
          <w:tab w:val="left" w:pos="3600"/>
          <w:tab w:val="left" w:pos="4320"/>
          <w:tab w:val="left" w:pos="5040"/>
          <w:tab w:val="left" w:pos="5760"/>
          <w:tab w:val="left" w:pos="6480"/>
          <w:tab w:val="left" w:pos="7200"/>
          <w:tab w:val="left" w:pos="7800"/>
        </w:tabs>
        <w:spacing w:before="0" w:after="240"/>
        <w:rPr>
          <w:rFonts w:ascii="Times Roman" w:cs="Times Roman" w:hAnsi="Times Roman" w:eastAsia="Times Roman"/>
          <w:outline w:val="0"/>
          <w:color w:val="ff2600"/>
          <w:sz w:val="21"/>
          <w:szCs w:val="21"/>
          <w:u w:color="ff2600"/>
          <w14:textFill>
            <w14:solidFill>
              <w14:srgbClr w14:val="FF2600"/>
            </w14:solidFill>
          </w14:textFill>
        </w:rPr>
      </w:pPr>
      <w:r>
        <w:rPr>
          <w:rFonts w:ascii="Times Roman" w:hAnsi="Times Roman"/>
          <w:outline w:val="0"/>
          <w:color w:val="ff2600"/>
          <w:sz w:val="19"/>
          <w:szCs w:val="19"/>
          <w:u w:color="ff2600"/>
          <w:rtl w:val="0"/>
          <w:lang w:val="en-US"/>
          <w14:textFill>
            <w14:solidFill>
              <w14:srgbClr w14:val="FF2600"/>
            </w14:solidFill>
          </w14:textFill>
        </w:rPr>
        <w:t>After three years of marriage, Eve is treated like an outsider in the Corleone family. When her husband Dante brings home his pregnant first love, Lily, Eve hides her own pregnancy test, signs the divorce papers, and leaves with nothing. But a staged car crash changes everything. In the flames, Dante saves Lily without hesitation and leaves Eve trapped in the car, causing her unborn child to die in her womb. Five years later, New York</w:t>
      </w:r>
      <w:r>
        <w:rPr>
          <w:rFonts w:ascii="Times Roman" w:hAnsi="Times Roman" w:hint="default"/>
          <w:outline w:val="0"/>
          <w:color w:val="ff2600"/>
          <w:sz w:val="19"/>
          <w:szCs w:val="19"/>
          <w:u w:color="ff2600"/>
          <w:rtl w:val="0"/>
          <w:lang w:val="en-US"/>
          <w14:textFill>
            <w14:solidFill>
              <w14:srgbClr w14:val="FF2600"/>
            </w14:solidFill>
          </w14:textFill>
        </w:rPr>
        <w:t>’</w:t>
      </w:r>
      <w:r>
        <w:rPr>
          <w:rFonts w:ascii="Times Roman" w:hAnsi="Times Roman"/>
          <w:outline w:val="0"/>
          <w:color w:val="ff2600"/>
          <w:sz w:val="19"/>
          <w:szCs w:val="19"/>
          <w:u w:color="ff2600"/>
          <w:rtl w:val="0"/>
          <w:lang w:val="en-US"/>
          <w14:textFill>
            <w14:solidFill>
              <w14:srgbClr w14:val="FF2600"/>
            </w14:solidFill>
          </w14:textFill>
        </w:rPr>
        <w:t>s underworld is reshuffled. Dante discovers the mysterious power wiping out gangs is none other than his ex-wife. He also finds her old pregnancy test and miscarriage records in a safe. When the truth hits, the once-untouchable tyrant loses his mind. He abandons his billion-dollar mafia empire and kneels at Eve</w:t>
      </w:r>
      <w:r>
        <w:rPr>
          <w:rFonts w:ascii="Times Roman" w:hAnsi="Times Roman" w:hint="default"/>
          <w:outline w:val="0"/>
          <w:color w:val="ff2600"/>
          <w:sz w:val="19"/>
          <w:szCs w:val="19"/>
          <w:u w:color="ff2600"/>
          <w:rtl w:val="0"/>
          <w:lang w:val="en-US"/>
          <w14:textFill>
            <w14:solidFill>
              <w14:srgbClr w14:val="FF2600"/>
            </w14:solidFill>
          </w14:textFill>
        </w:rPr>
        <w:t>’</w:t>
      </w:r>
      <w:r>
        <w:rPr>
          <w:rFonts w:ascii="Times Roman" w:hAnsi="Times Roman"/>
          <w:outline w:val="0"/>
          <w:color w:val="ff2600"/>
          <w:sz w:val="19"/>
          <w:szCs w:val="19"/>
          <w:u w:color="ff2600"/>
          <w:rtl w:val="0"/>
          <w:lang w:val="en-US"/>
          <w14:textFill>
            <w14:solidFill>
              <w14:srgbClr w14:val="FF2600"/>
            </w14:solidFill>
          </w14:textFill>
        </w:rPr>
        <w:t xml:space="preserve">s heels under a hail of bullets, begging her to marry him. But Eve has risen from the ashes. She only presses a gun to his forehead and says coldly, </w:t>
      </w:r>
      <w:r>
        <w:rPr>
          <w:rFonts w:ascii="Times Roman" w:hAnsi="Times Roman" w:hint="default"/>
          <w:outline w:val="0"/>
          <w:color w:val="ff2600"/>
          <w:sz w:val="19"/>
          <w:szCs w:val="19"/>
          <w:u w:color="ff2600"/>
          <w:rtl w:val="0"/>
          <w:lang w:val="en-US"/>
          <w14:textFill>
            <w14:solidFill>
              <w14:srgbClr w14:val="FF2600"/>
            </w14:solidFill>
          </w14:textFill>
        </w:rPr>
        <w:t>“</w:t>
      </w:r>
      <w:r>
        <w:rPr>
          <w:rFonts w:ascii="Times Roman" w:hAnsi="Times Roman"/>
          <w:outline w:val="0"/>
          <w:color w:val="ff2600"/>
          <w:sz w:val="19"/>
          <w:szCs w:val="19"/>
          <w:u w:color="ff2600"/>
          <w:rtl w:val="0"/>
          <w:lang w:val="en-US"/>
          <w14:textFill>
            <w14:solidFill>
              <w14:srgbClr w14:val="FF2600"/>
            </w14:solidFill>
          </w14:textFill>
        </w:rPr>
        <w:t>Mr. Corleone, love that comes too late is worthless. Go to hell and atone for my child.</w:t>
      </w:r>
      <w:r>
        <w:rPr>
          <w:rFonts w:ascii="Times Roman" w:hAnsi="Times Roman" w:hint="default"/>
          <w:outline w:val="0"/>
          <w:color w:val="ff2600"/>
          <w:sz w:val="19"/>
          <w:szCs w:val="19"/>
          <w:u w:color="ff2600"/>
          <w:rtl w:val="0"/>
          <w:lang w:val="en-US"/>
          <w14:textFill>
            <w14:solidFill>
              <w14:srgbClr w14:val="FF2600"/>
            </w14:solidFill>
          </w14:textFill>
        </w:rPr>
        <w:t>”</w:t>
      </w:r>
    </w:p>
    <w:p>
      <w:pPr>
        <w:pStyle w:val="默认 A"/>
        <w:tabs>
          <w:tab w:val="left" w:pos="720"/>
          <w:tab w:val="left" w:pos="1440"/>
          <w:tab w:val="left" w:pos="2160"/>
          <w:tab w:val="left" w:pos="2880"/>
          <w:tab w:val="left" w:pos="3600"/>
          <w:tab w:val="left" w:pos="4320"/>
          <w:tab w:val="left" w:pos="5040"/>
          <w:tab w:val="left" w:pos="5760"/>
          <w:tab w:val="left" w:pos="6480"/>
          <w:tab w:val="left" w:pos="7200"/>
          <w:tab w:val="left" w:pos="7800"/>
        </w:tabs>
        <w:spacing w:before="0" w:after="240"/>
        <w:rPr>
          <w:rFonts w:ascii="Times Roman" w:cs="Times Roman" w:hAnsi="Times Roman" w:eastAsia="Times Roman"/>
          <w:sz w:val="21"/>
          <w:szCs w:val="21"/>
        </w:rPr>
      </w:pPr>
    </w:p>
    <w:p>
      <w:pPr>
        <w:pStyle w:val="Normal (Web)"/>
        <w:widowControl w:val="1"/>
        <w:spacing w:line="288" w:lineRule="auto"/>
        <w:rPr>
          <w:sz w:val="36"/>
          <w:szCs w:val="36"/>
        </w:rPr>
      </w:pPr>
      <w:r>
        <w:rPr>
          <w:rFonts w:ascii="Calibri" w:hAnsi="Calibri" w:hint="default"/>
          <w:sz w:val="36"/>
          <w:szCs w:val="36"/>
          <w:rtl w:val="0"/>
          <w:lang w:val="en-US"/>
        </w:rPr>
        <w:t> </w:t>
      </w:r>
    </w:p>
    <w:p>
      <w:pPr>
        <w:pStyle w:val="Normal (Web)"/>
        <w:widowControl w:val="1"/>
        <w:spacing w:line="288" w:lineRule="auto"/>
        <w:rPr>
          <w:sz w:val="36"/>
          <w:szCs w:val="36"/>
          <w:lang w:val="zh-TW" w:eastAsia="zh-TW"/>
        </w:rPr>
      </w:pPr>
      <w:r>
        <w:rPr>
          <w:sz w:val="36"/>
          <w:szCs w:val="36"/>
          <w:rtl w:val="0"/>
          <w:lang w:val="zh-TW" w:eastAsia="zh-TW"/>
        </w:rPr>
        <w:t>故事大纲：</w:t>
      </w:r>
    </w:p>
    <w:p>
      <w:pPr>
        <w:pStyle w:val="Normal (Web)"/>
        <w:widowControl w:val="1"/>
        <w:spacing w:line="288" w:lineRule="auto"/>
        <w:rPr>
          <w:sz w:val="21"/>
          <w:szCs w:val="21"/>
        </w:rPr>
      </w:pPr>
      <w:r>
        <w:rPr>
          <w:rFonts w:ascii="Calibri" w:hAnsi="Calibri"/>
          <w:sz w:val="21"/>
          <w:szCs w:val="21"/>
          <w:rtl w:val="0"/>
          <w:lang w:val="en-US"/>
        </w:rPr>
        <w:t>Eve</w:t>
      </w:r>
      <w:r>
        <w:rPr>
          <w:sz w:val="21"/>
          <w:szCs w:val="21"/>
          <w:rtl w:val="0"/>
          <w:lang w:val="zh-TW" w:eastAsia="zh-TW"/>
        </w:rPr>
        <w:t>隐瞒自己顶尖武器设计师的身份，为了</w:t>
      </w:r>
      <w:r>
        <w:rPr>
          <w:rFonts w:ascii="Calibri" w:hAnsi="Calibri"/>
          <w:sz w:val="21"/>
          <w:szCs w:val="21"/>
          <w:rtl w:val="0"/>
          <w:lang w:val="en-US"/>
        </w:rPr>
        <w:t>Dante</w:t>
      </w:r>
      <w:r>
        <w:rPr>
          <w:sz w:val="21"/>
          <w:szCs w:val="21"/>
          <w:rtl w:val="0"/>
          <w:lang w:val="zh-TW" w:eastAsia="zh-TW"/>
        </w:rPr>
        <w:t>做了一个卑微的黑帮主妇。然而</w:t>
      </w:r>
      <w:r>
        <w:rPr>
          <w:rFonts w:ascii="Calibri" w:hAnsi="Calibri"/>
          <w:sz w:val="21"/>
          <w:szCs w:val="21"/>
          <w:rtl w:val="0"/>
          <w:lang w:val="en-US"/>
        </w:rPr>
        <w:t>Dante</w:t>
      </w:r>
      <w:r>
        <w:rPr>
          <w:sz w:val="21"/>
          <w:szCs w:val="21"/>
          <w:rtl w:val="0"/>
          <w:lang w:val="zh-TW" w:eastAsia="zh-TW"/>
        </w:rPr>
        <w:t>心中只有</w:t>
      </w:r>
      <w:r>
        <w:rPr>
          <w:rFonts w:ascii="Calibri" w:hAnsi="Calibri" w:hint="default"/>
          <w:sz w:val="21"/>
          <w:szCs w:val="21"/>
          <w:rtl w:val="0"/>
          <w:lang w:val="en-US"/>
        </w:rPr>
        <w:t>“</w:t>
      </w:r>
      <w:r>
        <w:rPr>
          <w:sz w:val="21"/>
          <w:szCs w:val="21"/>
          <w:rtl w:val="0"/>
          <w:lang w:val="zh-TW" w:eastAsia="zh-TW"/>
        </w:rPr>
        <w:t>柔弱</w:t>
      </w:r>
      <w:r>
        <w:rPr>
          <w:rFonts w:ascii="Calibri" w:hAnsi="Calibri" w:hint="default"/>
          <w:sz w:val="21"/>
          <w:szCs w:val="21"/>
          <w:rtl w:val="0"/>
          <w:lang w:val="en-US"/>
        </w:rPr>
        <w:t>”</w:t>
      </w:r>
      <w:r>
        <w:rPr>
          <w:sz w:val="21"/>
          <w:szCs w:val="21"/>
          <w:rtl w:val="0"/>
          <w:lang w:val="zh-TW" w:eastAsia="zh-TW"/>
        </w:rPr>
        <w:t>的初恋</w:t>
      </w:r>
      <w:r>
        <w:rPr>
          <w:rFonts w:ascii="Calibri" w:hAnsi="Calibri"/>
          <w:sz w:val="21"/>
          <w:szCs w:val="21"/>
          <w:rtl w:val="0"/>
          <w:lang w:val="en-US"/>
        </w:rPr>
        <w:t>Lily</w:t>
      </w:r>
      <w:r>
        <w:rPr>
          <w:sz w:val="21"/>
          <w:szCs w:val="21"/>
          <w:rtl w:val="0"/>
          <w:lang w:val="zh-TW" w:eastAsia="zh-TW"/>
        </w:rPr>
        <w:t>。当</w:t>
      </w:r>
      <w:r>
        <w:rPr>
          <w:rFonts w:ascii="Calibri" w:hAnsi="Calibri"/>
          <w:sz w:val="21"/>
          <w:szCs w:val="21"/>
          <w:rtl w:val="0"/>
          <w:lang w:val="en-US"/>
        </w:rPr>
        <w:t>Lily</w:t>
      </w:r>
      <w:r>
        <w:rPr>
          <w:sz w:val="21"/>
          <w:szCs w:val="21"/>
          <w:rtl w:val="0"/>
          <w:lang w:val="zh-TW" w:eastAsia="zh-TW"/>
        </w:rPr>
        <w:t>大着肚子声称怀了</w:t>
      </w:r>
      <w:r>
        <w:rPr>
          <w:rFonts w:ascii="Calibri" w:hAnsi="Calibri"/>
          <w:sz w:val="21"/>
          <w:szCs w:val="21"/>
          <w:rtl w:val="0"/>
          <w:lang w:val="en-US"/>
        </w:rPr>
        <w:t>Dante</w:t>
      </w:r>
      <w:r>
        <w:rPr>
          <w:sz w:val="21"/>
          <w:szCs w:val="21"/>
          <w:rtl w:val="0"/>
          <w:lang w:val="zh-TW" w:eastAsia="zh-TW"/>
        </w:rPr>
        <w:t>的骨肉被接回庄园时，</w:t>
      </w:r>
      <w:r>
        <w:rPr>
          <w:rFonts w:ascii="Calibri" w:hAnsi="Calibri"/>
          <w:sz w:val="21"/>
          <w:szCs w:val="21"/>
          <w:rtl w:val="0"/>
          <w:lang w:val="en-US"/>
        </w:rPr>
        <w:t>Eve</w:t>
      </w:r>
      <w:r>
        <w:rPr>
          <w:sz w:val="21"/>
          <w:szCs w:val="21"/>
          <w:rtl w:val="0"/>
          <w:lang w:val="zh-TW" w:eastAsia="zh-TW"/>
        </w:rPr>
        <w:t>彻底死心，藏起自己的孕检单提出离婚。</w:t>
      </w:r>
      <w:r>
        <w:rPr>
          <w:rFonts w:ascii="Calibri" w:hAnsi="Calibri"/>
          <w:sz w:val="21"/>
          <w:szCs w:val="21"/>
          <w:rtl w:val="0"/>
          <w:lang w:val="en-US"/>
        </w:rPr>
        <w:t>Lily</w:t>
      </w:r>
      <w:r>
        <w:rPr>
          <w:sz w:val="21"/>
          <w:szCs w:val="21"/>
          <w:rtl w:val="0"/>
          <w:lang w:val="zh-TW" w:eastAsia="zh-TW"/>
        </w:rPr>
        <w:t>却不肯放过她，暗中制造车祸，两人同时被困。</w:t>
      </w:r>
      <w:r>
        <w:rPr>
          <w:rFonts w:ascii="Calibri" w:hAnsi="Calibri"/>
          <w:sz w:val="21"/>
          <w:szCs w:val="21"/>
          <w:rtl w:val="0"/>
          <w:lang w:val="en-US"/>
        </w:rPr>
        <w:t>Dante</w:t>
      </w:r>
      <w:r>
        <w:rPr>
          <w:sz w:val="21"/>
          <w:szCs w:val="21"/>
          <w:rtl w:val="0"/>
          <w:lang w:val="zh-TW" w:eastAsia="zh-TW"/>
        </w:rPr>
        <w:t>赶到现场，怒斥</w:t>
      </w:r>
      <w:r>
        <w:rPr>
          <w:rFonts w:ascii="Calibri" w:hAnsi="Calibri"/>
          <w:sz w:val="21"/>
          <w:szCs w:val="21"/>
          <w:rtl w:val="0"/>
          <w:lang w:val="en-US"/>
        </w:rPr>
        <w:t>Eve</w:t>
      </w:r>
      <w:r>
        <w:rPr>
          <w:sz w:val="21"/>
          <w:szCs w:val="21"/>
          <w:rtl w:val="0"/>
          <w:lang w:val="zh-TW" w:eastAsia="zh-TW"/>
        </w:rPr>
        <w:t>恶毒，毫不犹豫地救走</w:t>
      </w:r>
      <w:r>
        <w:rPr>
          <w:rFonts w:ascii="Calibri" w:hAnsi="Calibri"/>
          <w:sz w:val="21"/>
          <w:szCs w:val="21"/>
          <w:rtl w:val="0"/>
          <w:lang w:val="en-US"/>
        </w:rPr>
        <w:t>Lily</w:t>
      </w:r>
      <w:r>
        <w:rPr>
          <w:sz w:val="21"/>
          <w:szCs w:val="21"/>
          <w:rtl w:val="0"/>
          <w:lang w:val="zh-TW" w:eastAsia="zh-TW"/>
        </w:rPr>
        <w:t>，导致</w:t>
      </w:r>
      <w:r>
        <w:rPr>
          <w:rFonts w:ascii="Calibri" w:hAnsi="Calibri"/>
          <w:sz w:val="21"/>
          <w:szCs w:val="21"/>
          <w:rtl w:val="0"/>
          <w:lang w:val="en-US"/>
        </w:rPr>
        <w:t>Eve</w:t>
      </w:r>
      <w:r>
        <w:rPr>
          <w:sz w:val="21"/>
          <w:szCs w:val="21"/>
          <w:rtl w:val="0"/>
          <w:lang w:val="zh-TW" w:eastAsia="zh-TW"/>
        </w:rPr>
        <w:t>在爆炸中重伤流产。</w:t>
      </w:r>
    </w:p>
    <w:p>
      <w:pPr>
        <w:pStyle w:val="Normal (Web)"/>
        <w:widowControl w:val="1"/>
        <w:spacing w:line="288" w:lineRule="auto"/>
        <w:rPr>
          <w:sz w:val="21"/>
          <w:szCs w:val="21"/>
        </w:rPr>
      </w:pPr>
      <w:r>
        <w:rPr>
          <w:sz w:val="21"/>
          <w:szCs w:val="21"/>
          <w:rtl w:val="0"/>
          <w:lang w:val="zh-TW" w:eastAsia="zh-TW"/>
        </w:rPr>
        <w:t>五年后，</w:t>
      </w:r>
      <w:r>
        <w:rPr>
          <w:rFonts w:ascii="Calibri" w:hAnsi="Calibri"/>
          <w:sz w:val="21"/>
          <w:szCs w:val="21"/>
          <w:rtl w:val="0"/>
          <w:lang w:val="en-US"/>
        </w:rPr>
        <w:t>Dante</w:t>
      </w:r>
      <w:r>
        <w:rPr>
          <w:sz w:val="21"/>
          <w:szCs w:val="21"/>
          <w:rtl w:val="0"/>
          <w:lang w:val="zh-TW" w:eastAsia="zh-TW"/>
        </w:rPr>
        <w:t>已是教父，</w:t>
      </w:r>
      <w:r>
        <w:rPr>
          <w:rFonts w:ascii="Calibri" w:hAnsi="Calibri"/>
          <w:sz w:val="21"/>
          <w:szCs w:val="21"/>
          <w:rtl w:val="0"/>
          <w:lang w:val="en-US"/>
        </w:rPr>
        <w:t>Lily</w:t>
      </w:r>
      <w:r>
        <w:rPr>
          <w:sz w:val="21"/>
          <w:szCs w:val="21"/>
          <w:rtl w:val="0"/>
          <w:lang w:val="zh-TW" w:eastAsia="zh-TW"/>
        </w:rPr>
        <w:t>借着</w:t>
      </w:r>
      <w:r>
        <w:rPr>
          <w:rFonts w:ascii="Calibri" w:hAnsi="Calibri" w:hint="default"/>
          <w:sz w:val="21"/>
          <w:szCs w:val="21"/>
          <w:rtl w:val="0"/>
          <w:lang w:val="en-US"/>
        </w:rPr>
        <w:t>“</w:t>
      </w:r>
      <w:r>
        <w:rPr>
          <w:sz w:val="21"/>
          <w:szCs w:val="21"/>
          <w:rtl w:val="0"/>
          <w:lang w:val="zh-TW" w:eastAsia="zh-TW"/>
        </w:rPr>
        <w:t>功臣</w:t>
      </w:r>
      <w:r>
        <w:rPr>
          <w:rFonts w:ascii="Calibri" w:hAnsi="Calibri" w:hint="default"/>
          <w:sz w:val="21"/>
          <w:szCs w:val="21"/>
          <w:rtl w:val="0"/>
          <w:lang w:val="en-US"/>
        </w:rPr>
        <w:t>”</w:t>
      </w:r>
      <w:r>
        <w:rPr>
          <w:sz w:val="21"/>
          <w:szCs w:val="21"/>
          <w:rtl w:val="0"/>
          <w:lang w:val="zh-TW" w:eastAsia="zh-TW"/>
        </w:rPr>
        <w:t>身份横行霸道，却迟迟未能与</w:t>
      </w:r>
      <w:r>
        <w:rPr>
          <w:rFonts w:ascii="Calibri" w:hAnsi="Calibri"/>
          <w:sz w:val="21"/>
          <w:szCs w:val="21"/>
          <w:rtl w:val="0"/>
          <w:lang w:val="en-US"/>
        </w:rPr>
        <w:t>Dante</w:t>
      </w:r>
      <w:r>
        <w:rPr>
          <w:sz w:val="21"/>
          <w:szCs w:val="21"/>
          <w:rtl w:val="0"/>
          <w:lang w:val="zh-TW" w:eastAsia="zh-TW"/>
        </w:rPr>
        <w:t>领证。此时，一个名为</w:t>
      </w:r>
      <w:r>
        <w:rPr>
          <w:rFonts w:ascii="Calibri" w:hAnsi="Calibri" w:hint="default"/>
          <w:sz w:val="21"/>
          <w:szCs w:val="21"/>
          <w:rtl w:val="0"/>
          <w:lang w:val="en-US"/>
        </w:rPr>
        <w:t>“</w:t>
      </w:r>
      <w:r>
        <w:rPr>
          <w:sz w:val="21"/>
          <w:szCs w:val="21"/>
          <w:rtl w:val="0"/>
          <w:lang w:val="zh-TW" w:eastAsia="zh-TW"/>
        </w:rPr>
        <w:t>夜枭</w:t>
      </w:r>
      <w:r>
        <w:rPr>
          <w:rFonts w:ascii="Calibri" w:hAnsi="Calibri" w:hint="default"/>
          <w:sz w:val="21"/>
          <w:szCs w:val="21"/>
          <w:rtl w:val="0"/>
          <w:lang w:val="en-US"/>
        </w:rPr>
        <w:t>”</w:t>
      </w:r>
      <w:r>
        <w:rPr>
          <w:sz w:val="21"/>
          <w:szCs w:val="21"/>
          <w:rtl w:val="0"/>
          <w:lang w:val="zh-TW" w:eastAsia="zh-TW"/>
        </w:rPr>
        <w:t>的神秘巨头垄断了纽约的军火市场。</w:t>
      </w:r>
      <w:r>
        <w:rPr>
          <w:rFonts w:ascii="Calibri" w:hAnsi="Calibri"/>
          <w:sz w:val="21"/>
          <w:szCs w:val="21"/>
          <w:rtl w:val="0"/>
          <w:lang w:val="en-US"/>
        </w:rPr>
        <w:t>Dante</w:t>
      </w:r>
      <w:r>
        <w:rPr>
          <w:sz w:val="21"/>
          <w:szCs w:val="21"/>
          <w:rtl w:val="0"/>
          <w:lang w:val="zh-TW" w:eastAsia="zh-TW"/>
        </w:rPr>
        <w:t>设宴讨好，却发现这个高不可攀的黑道女王竟是前妻</w:t>
      </w:r>
      <w:r>
        <w:rPr>
          <w:rFonts w:ascii="Calibri" w:hAnsi="Calibri"/>
          <w:sz w:val="21"/>
          <w:szCs w:val="21"/>
          <w:rtl w:val="0"/>
          <w:lang w:val="en-US"/>
        </w:rPr>
        <w:t>Eve</w:t>
      </w:r>
      <w:r>
        <w:rPr>
          <w:sz w:val="21"/>
          <w:szCs w:val="21"/>
          <w:rtl w:val="0"/>
          <w:lang w:val="zh-TW" w:eastAsia="zh-TW"/>
        </w:rPr>
        <w:t>。</w:t>
      </w:r>
      <w:r>
        <w:rPr>
          <w:rFonts w:ascii="Calibri" w:hAnsi="Calibri"/>
          <w:sz w:val="21"/>
          <w:szCs w:val="21"/>
          <w:rtl w:val="0"/>
          <w:lang w:val="en-US"/>
        </w:rPr>
        <w:t>Eve</w:t>
      </w:r>
      <w:r>
        <w:rPr>
          <w:sz w:val="21"/>
          <w:szCs w:val="21"/>
          <w:rtl w:val="0"/>
          <w:lang w:val="zh-TW" w:eastAsia="zh-TW"/>
        </w:rPr>
        <w:t>一归来便以雷霆手段夺走</w:t>
      </w:r>
      <w:r>
        <w:rPr>
          <w:rFonts w:ascii="Calibri" w:hAnsi="Calibri"/>
          <w:sz w:val="21"/>
          <w:szCs w:val="21"/>
          <w:rtl w:val="0"/>
          <w:lang w:val="en-US"/>
        </w:rPr>
        <w:t>Dante</w:t>
      </w:r>
      <w:r>
        <w:rPr>
          <w:sz w:val="21"/>
          <w:szCs w:val="21"/>
          <w:rtl w:val="0"/>
          <w:lang w:val="zh-TW" w:eastAsia="zh-TW"/>
        </w:rPr>
        <w:t>的生意，狠狠掌掴挑衅的</w:t>
      </w:r>
      <w:r>
        <w:rPr>
          <w:rFonts w:ascii="Calibri" w:hAnsi="Calibri"/>
          <w:sz w:val="21"/>
          <w:szCs w:val="21"/>
          <w:rtl w:val="0"/>
          <w:lang w:val="en-US"/>
        </w:rPr>
        <w:t>Lily</w:t>
      </w:r>
      <w:r>
        <w:rPr>
          <w:sz w:val="21"/>
          <w:szCs w:val="21"/>
          <w:rtl w:val="0"/>
          <w:lang w:val="zh-TW" w:eastAsia="zh-TW"/>
        </w:rPr>
        <w:t>。</w:t>
      </w:r>
    </w:p>
    <w:p>
      <w:pPr>
        <w:pStyle w:val="Normal (Web)"/>
        <w:widowControl w:val="1"/>
        <w:spacing w:line="288" w:lineRule="auto"/>
        <w:rPr>
          <w:sz w:val="21"/>
          <w:szCs w:val="21"/>
        </w:rPr>
      </w:pPr>
      <w:r>
        <w:rPr>
          <w:sz w:val="21"/>
          <w:szCs w:val="21"/>
          <w:rtl w:val="0"/>
          <w:lang w:val="zh-TW" w:eastAsia="zh-TW"/>
        </w:rPr>
        <w:t>随着调查深入，</w:t>
      </w:r>
      <w:r>
        <w:rPr>
          <w:rFonts w:ascii="Calibri" w:hAnsi="Calibri"/>
          <w:sz w:val="21"/>
          <w:szCs w:val="21"/>
          <w:rtl w:val="0"/>
          <w:lang w:val="en-US"/>
        </w:rPr>
        <w:t>Dante</w:t>
      </w:r>
      <w:r>
        <w:rPr>
          <w:sz w:val="21"/>
          <w:szCs w:val="21"/>
          <w:rtl w:val="0"/>
          <w:lang w:val="zh-TW" w:eastAsia="zh-TW"/>
        </w:rPr>
        <w:t>发现了五年前的车祸真相，并找到了那张沾着血的孕检单。得知自己为了一个野种，亲手害死了自己的孩子和爱人，</w:t>
      </w:r>
      <w:r>
        <w:rPr>
          <w:rFonts w:ascii="Calibri" w:hAnsi="Calibri"/>
          <w:sz w:val="21"/>
          <w:szCs w:val="21"/>
          <w:rtl w:val="0"/>
          <w:lang w:val="en-US"/>
        </w:rPr>
        <w:t>Dante</w:t>
      </w:r>
      <w:r>
        <w:rPr>
          <w:sz w:val="21"/>
          <w:szCs w:val="21"/>
          <w:rtl w:val="0"/>
          <w:lang w:val="zh-TW" w:eastAsia="zh-TW"/>
        </w:rPr>
        <w:t>彻底崩溃。他当众剥夺</w:t>
      </w:r>
      <w:r>
        <w:rPr>
          <w:rFonts w:ascii="Calibri" w:hAnsi="Calibri"/>
          <w:sz w:val="21"/>
          <w:szCs w:val="21"/>
          <w:rtl w:val="0"/>
          <w:lang w:val="en-US"/>
        </w:rPr>
        <w:t>Lily</w:t>
      </w:r>
      <w:r>
        <w:rPr>
          <w:sz w:val="21"/>
          <w:szCs w:val="21"/>
          <w:rtl w:val="0"/>
          <w:lang w:val="zh-TW" w:eastAsia="zh-TW"/>
        </w:rPr>
        <w:t>的一切，化身疯狗疯狂倒追</w:t>
      </w:r>
      <w:r>
        <w:rPr>
          <w:rFonts w:ascii="Calibri" w:hAnsi="Calibri"/>
          <w:sz w:val="21"/>
          <w:szCs w:val="21"/>
          <w:rtl w:val="0"/>
          <w:lang w:val="en-US"/>
        </w:rPr>
        <w:t>Eve</w:t>
      </w:r>
      <w:r>
        <w:rPr>
          <w:sz w:val="21"/>
          <w:szCs w:val="21"/>
          <w:rtl w:val="0"/>
          <w:lang w:val="zh-TW" w:eastAsia="zh-TW"/>
        </w:rPr>
        <w:t>，甚至为了保护她甘愿被宿敌打断双腿。但</w:t>
      </w:r>
      <w:r>
        <w:rPr>
          <w:rFonts w:ascii="Calibri" w:hAnsi="Calibri"/>
          <w:sz w:val="21"/>
          <w:szCs w:val="21"/>
          <w:rtl w:val="0"/>
          <w:lang w:val="en-US"/>
        </w:rPr>
        <w:t>Eve</w:t>
      </w:r>
      <w:r>
        <w:rPr>
          <w:sz w:val="21"/>
          <w:szCs w:val="21"/>
          <w:rtl w:val="0"/>
          <w:lang w:val="zh-TW" w:eastAsia="zh-TW"/>
        </w:rPr>
        <w:t>早已心如磐石，她步步为营，不仅摧毁了</w:t>
      </w:r>
      <w:r>
        <w:rPr>
          <w:rFonts w:ascii="Calibri" w:hAnsi="Calibri"/>
          <w:sz w:val="21"/>
          <w:szCs w:val="21"/>
          <w:rtl w:val="0"/>
          <w:lang w:val="en-US"/>
        </w:rPr>
        <w:t>Lily</w:t>
      </w:r>
      <w:r>
        <w:rPr>
          <w:sz w:val="21"/>
          <w:szCs w:val="21"/>
          <w:rtl w:val="0"/>
          <w:lang w:val="zh-TW" w:eastAsia="zh-TW"/>
        </w:rPr>
        <w:t>的虚伪面具，更将</w:t>
      </w:r>
      <w:r>
        <w:rPr>
          <w:rFonts w:ascii="Calibri" w:hAnsi="Calibri"/>
          <w:sz w:val="21"/>
          <w:szCs w:val="21"/>
          <w:rtl w:val="0"/>
          <w:lang w:val="en-US"/>
        </w:rPr>
        <w:t>Corleone</w:t>
      </w:r>
      <w:r>
        <w:rPr>
          <w:sz w:val="21"/>
          <w:szCs w:val="21"/>
          <w:rtl w:val="0"/>
          <w:lang w:val="zh-TW" w:eastAsia="zh-TW"/>
        </w:rPr>
        <w:t>家族踩在脚下。生死关头，</w:t>
      </w:r>
      <w:r>
        <w:rPr>
          <w:rFonts w:ascii="Calibri" w:hAnsi="Calibri"/>
          <w:sz w:val="21"/>
          <w:szCs w:val="21"/>
          <w:rtl w:val="0"/>
          <w:lang w:val="en-US"/>
        </w:rPr>
        <w:t>Dante</w:t>
      </w:r>
      <w:r>
        <w:rPr>
          <w:sz w:val="21"/>
          <w:szCs w:val="21"/>
          <w:rtl w:val="0"/>
          <w:lang w:val="zh-TW" w:eastAsia="zh-TW"/>
        </w:rPr>
        <w:t>用血肉之躯为</w:t>
      </w:r>
      <w:r>
        <w:rPr>
          <w:rFonts w:ascii="Calibri" w:hAnsi="Calibri"/>
          <w:sz w:val="21"/>
          <w:szCs w:val="21"/>
          <w:rtl w:val="0"/>
          <w:lang w:val="en-US"/>
        </w:rPr>
        <w:t>Eve</w:t>
      </w:r>
      <w:r>
        <w:rPr>
          <w:sz w:val="21"/>
          <w:szCs w:val="21"/>
          <w:rtl w:val="0"/>
          <w:lang w:val="zh-TW" w:eastAsia="zh-TW"/>
        </w:rPr>
        <w:t>挡下致命一枪，以命换得了留在她身边做一条</w:t>
      </w:r>
      <w:r>
        <w:rPr>
          <w:rFonts w:ascii="Calibri" w:hAnsi="Calibri" w:hint="default"/>
          <w:sz w:val="21"/>
          <w:szCs w:val="21"/>
          <w:rtl w:val="0"/>
          <w:lang w:val="en-US"/>
        </w:rPr>
        <w:t>“</w:t>
      </w:r>
      <w:r>
        <w:rPr>
          <w:sz w:val="21"/>
          <w:szCs w:val="21"/>
          <w:rtl w:val="0"/>
          <w:lang w:val="zh-TW" w:eastAsia="zh-TW"/>
        </w:rPr>
        <w:t>忠犬</w:t>
      </w:r>
      <w:r>
        <w:rPr>
          <w:rFonts w:ascii="Calibri" w:hAnsi="Calibri" w:hint="default"/>
          <w:sz w:val="21"/>
          <w:szCs w:val="21"/>
          <w:rtl w:val="0"/>
          <w:lang w:val="en-US"/>
        </w:rPr>
        <w:t>”</w:t>
      </w:r>
      <w:r>
        <w:rPr>
          <w:sz w:val="21"/>
          <w:szCs w:val="21"/>
          <w:rtl w:val="0"/>
          <w:lang w:val="zh-TW" w:eastAsia="zh-TW"/>
        </w:rPr>
        <w:t>的资格。</w:t>
      </w:r>
    </w:p>
    <w:p>
      <w:pPr>
        <w:pStyle w:val="Normal (Web)"/>
        <w:widowControl w:val="1"/>
        <w:spacing w:line="288" w:lineRule="auto"/>
        <w:rPr>
          <w:sz w:val="21"/>
          <w:szCs w:val="21"/>
          <w:lang w:val="zh-TW" w:eastAsia="zh-TW"/>
        </w:rPr>
      </w:pPr>
    </w:p>
    <w:p>
      <w:pPr>
        <w:pStyle w:val="默认 A"/>
        <w:tabs>
          <w:tab w:val="left" w:pos="720"/>
          <w:tab w:val="left" w:pos="1440"/>
          <w:tab w:val="left" w:pos="2160"/>
          <w:tab w:val="left" w:pos="2880"/>
          <w:tab w:val="left" w:pos="3600"/>
          <w:tab w:val="left" w:pos="4320"/>
          <w:tab w:val="left" w:pos="5040"/>
          <w:tab w:val="left" w:pos="5760"/>
          <w:tab w:val="left" w:pos="6480"/>
          <w:tab w:val="left" w:pos="7200"/>
          <w:tab w:val="left" w:pos="7800"/>
        </w:tabs>
        <w:spacing w:before="0" w:after="240"/>
        <w:rPr>
          <w:rFonts w:ascii="Times New Roman" w:cs="Times New Roman" w:hAnsi="Times New Roman" w:eastAsia="Times New Roman"/>
          <w:outline w:val="0"/>
          <w:color w:val="ff2600"/>
          <w:sz w:val="21"/>
          <w:szCs w:val="21"/>
          <w:u w:color="ff2600"/>
          <w:lang w:val="zh-TW" w:eastAsia="zh-TW"/>
          <w14:textFill>
            <w14:solidFill>
              <w14:srgbClr w14:val="FF2600"/>
            </w14:solidFill>
          </w14:textFill>
        </w:rPr>
      </w:pPr>
      <w:r>
        <w:rPr>
          <w:rFonts w:ascii="Times New Roman" w:hAnsi="Times New Roman"/>
          <w:outline w:val="0"/>
          <w:color w:val="ff2600"/>
          <w:sz w:val="21"/>
          <w:szCs w:val="21"/>
          <w:u w:color="ff2600"/>
          <w:rtl w:val="0"/>
          <w:lang w:val="zh-TW" w:eastAsia="zh-TW"/>
          <w14:textFill>
            <w14:solidFill>
              <w14:srgbClr w14:val="FF2600"/>
            </w14:solidFill>
          </w14:textFill>
        </w:rPr>
        <w:t xml:space="preserve">Eve hides her identity as a top weapons designer and becomes a humble mafia wife for Dante. But Dante only has eyes for Lily, his </w:t>
      </w:r>
      <w:r>
        <w:rPr>
          <w:rFonts w:ascii="Times New Roman" w:hAnsi="Times New Roman" w:hint="default"/>
          <w:outline w:val="0"/>
          <w:color w:val="ff2600"/>
          <w:sz w:val="21"/>
          <w:szCs w:val="21"/>
          <w:u w:color="ff2600"/>
          <w:rtl w:val="0"/>
          <w:lang w:val="zh-TW" w:eastAsia="zh-TW"/>
          <w14:textFill>
            <w14:solidFill>
              <w14:srgbClr w14:val="FF2600"/>
            </w14:solidFill>
          </w14:textFill>
        </w:rPr>
        <w:t>“</w:t>
      </w:r>
      <w:r>
        <w:rPr>
          <w:rFonts w:ascii="Times New Roman" w:hAnsi="Times New Roman"/>
          <w:outline w:val="0"/>
          <w:color w:val="ff2600"/>
          <w:sz w:val="21"/>
          <w:szCs w:val="21"/>
          <w:u w:color="ff2600"/>
          <w:rtl w:val="0"/>
          <w:lang w:val="zh-TW" w:eastAsia="zh-TW"/>
          <w14:textFill>
            <w14:solidFill>
              <w14:srgbClr w14:val="FF2600"/>
            </w14:solidFill>
          </w14:textFill>
        </w:rPr>
        <w:t>fragile</w:t>
      </w:r>
      <w:r>
        <w:rPr>
          <w:rFonts w:ascii="Times New Roman" w:hAnsi="Times New Roman" w:hint="default"/>
          <w:outline w:val="0"/>
          <w:color w:val="ff2600"/>
          <w:sz w:val="21"/>
          <w:szCs w:val="21"/>
          <w:u w:color="ff2600"/>
          <w:rtl w:val="0"/>
          <w:lang w:val="zh-TW" w:eastAsia="zh-TW"/>
          <w14:textFill>
            <w14:solidFill>
              <w14:srgbClr w14:val="FF2600"/>
            </w14:solidFill>
          </w14:textFill>
        </w:rPr>
        <w:t xml:space="preserve">” </w:t>
      </w:r>
      <w:r>
        <w:rPr>
          <w:rFonts w:ascii="Times New Roman" w:hAnsi="Times New Roman"/>
          <w:outline w:val="0"/>
          <w:color w:val="ff2600"/>
          <w:sz w:val="21"/>
          <w:szCs w:val="21"/>
          <w:u w:color="ff2600"/>
          <w:rtl w:val="0"/>
          <w:lang w:val="zh-TW" w:eastAsia="zh-TW"/>
          <w14:textFill>
            <w14:solidFill>
              <w14:srgbClr w14:val="FF2600"/>
            </w14:solidFill>
          </w14:textFill>
        </w:rPr>
        <w:t>first love. When Lily returns to the estate pregnant and claims the child is Dante</w:t>
      </w:r>
      <w:r>
        <w:rPr>
          <w:rFonts w:ascii="Times New Roman" w:hAnsi="Times New Roman" w:hint="default"/>
          <w:outline w:val="0"/>
          <w:color w:val="ff2600"/>
          <w:sz w:val="21"/>
          <w:szCs w:val="21"/>
          <w:u w:color="ff2600"/>
          <w:rtl w:val="0"/>
          <w:lang w:val="zh-TW" w:eastAsia="zh-TW"/>
          <w14:textFill>
            <w14:solidFill>
              <w14:srgbClr w14:val="FF2600"/>
            </w14:solidFill>
          </w14:textFill>
        </w:rPr>
        <w:t>’</w:t>
      </w:r>
      <w:r>
        <w:rPr>
          <w:rFonts w:ascii="Times New Roman" w:hAnsi="Times New Roman"/>
          <w:outline w:val="0"/>
          <w:color w:val="ff2600"/>
          <w:sz w:val="21"/>
          <w:szCs w:val="21"/>
          <w:u w:color="ff2600"/>
          <w:rtl w:val="0"/>
          <w:lang w:val="zh-TW" w:eastAsia="zh-TW"/>
          <w14:textFill>
            <w14:solidFill>
              <w14:srgbClr w14:val="FF2600"/>
            </w14:solidFill>
          </w14:textFill>
        </w:rPr>
        <w:t>s, Eve finally gives up. She hides her own pregnancy test and asks for a divorce. But Lily refuses to let her go, secretly staging a car crash that traps them both. Dante arrives, accuses Eve of being vicious, and saves Lily without hesitation, leaving Eve badly injured and miscarried in the explosion.</w:t>
      </w:r>
    </w:p>
    <w:p>
      <w:pPr>
        <w:pStyle w:val="默认 A"/>
        <w:tabs>
          <w:tab w:val="left" w:pos="720"/>
          <w:tab w:val="left" w:pos="1440"/>
          <w:tab w:val="left" w:pos="2160"/>
          <w:tab w:val="left" w:pos="2880"/>
          <w:tab w:val="left" w:pos="3600"/>
          <w:tab w:val="left" w:pos="4320"/>
          <w:tab w:val="left" w:pos="5040"/>
          <w:tab w:val="left" w:pos="5760"/>
          <w:tab w:val="left" w:pos="6480"/>
          <w:tab w:val="left" w:pos="7200"/>
          <w:tab w:val="left" w:pos="7800"/>
        </w:tabs>
        <w:spacing w:before="0" w:after="240"/>
        <w:rPr>
          <w:rFonts w:ascii="Times New Roman" w:cs="Times New Roman" w:hAnsi="Times New Roman" w:eastAsia="Times New Roman"/>
          <w:outline w:val="0"/>
          <w:color w:val="ff2600"/>
          <w:sz w:val="21"/>
          <w:szCs w:val="21"/>
          <w:u w:color="ff2600"/>
          <w:lang w:val="zh-TW" w:eastAsia="zh-TW"/>
          <w14:textFill>
            <w14:solidFill>
              <w14:srgbClr w14:val="FF2600"/>
            </w14:solidFill>
          </w14:textFill>
        </w:rPr>
      </w:pPr>
      <w:r>
        <w:rPr>
          <w:rFonts w:ascii="Times New Roman" w:hAnsi="Times New Roman"/>
          <w:outline w:val="0"/>
          <w:color w:val="ff2600"/>
          <w:sz w:val="21"/>
          <w:szCs w:val="21"/>
          <w:u w:color="ff2600"/>
          <w:rtl w:val="0"/>
          <w:lang w:val="zh-TW" w:eastAsia="zh-TW"/>
          <w14:textFill>
            <w14:solidFill>
              <w14:srgbClr w14:val="FF2600"/>
            </w14:solidFill>
          </w14:textFill>
        </w:rPr>
        <w:t xml:space="preserve">Five years later, Dante is now the Don. Lily uses her </w:t>
      </w:r>
      <w:r>
        <w:rPr>
          <w:rFonts w:ascii="Times New Roman" w:hAnsi="Times New Roman" w:hint="default"/>
          <w:outline w:val="0"/>
          <w:color w:val="ff2600"/>
          <w:sz w:val="21"/>
          <w:szCs w:val="21"/>
          <w:u w:color="ff2600"/>
          <w:rtl w:val="0"/>
          <w:lang w:val="zh-TW" w:eastAsia="zh-TW"/>
          <w14:textFill>
            <w14:solidFill>
              <w14:srgbClr w14:val="FF2600"/>
            </w14:solidFill>
          </w14:textFill>
        </w:rPr>
        <w:t>“</w:t>
      </w:r>
      <w:r>
        <w:rPr>
          <w:rFonts w:ascii="Times New Roman" w:hAnsi="Times New Roman"/>
          <w:outline w:val="0"/>
          <w:color w:val="ff2600"/>
          <w:sz w:val="21"/>
          <w:szCs w:val="21"/>
          <w:u w:color="ff2600"/>
          <w:rtl w:val="0"/>
          <w:lang w:val="zh-TW" w:eastAsia="zh-TW"/>
          <w14:textFill>
            <w14:solidFill>
              <w14:srgbClr w14:val="FF2600"/>
            </w14:solidFill>
          </w14:textFill>
        </w:rPr>
        <w:t>savior</w:t>
      </w:r>
      <w:r>
        <w:rPr>
          <w:rFonts w:ascii="Times New Roman" w:hAnsi="Times New Roman" w:hint="default"/>
          <w:outline w:val="0"/>
          <w:color w:val="ff2600"/>
          <w:sz w:val="21"/>
          <w:szCs w:val="21"/>
          <w:u w:color="ff2600"/>
          <w:rtl w:val="0"/>
          <w:lang w:val="zh-TW" w:eastAsia="zh-TW"/>
          <w14:textFill>
            <w14:solidFill>
              <w14:srgbClr w14:val="FF2600"/>
            </w14:solidFill>
          </w14:textFill>
        </w:rPr>
        <w:t xml:space="preserve">” </w:t>
      </w:r>
      <w:r>
        <w:rPr>
          <w:rFonts w:ascii="Times New Roman" w:hAnsi="Times New Roman"/>
          <w:outline w:val="0"/>
          <w:color w:val="ff2600"/>
          <w:sz w:val="21"/>
          <w:szCs w:val="21"/>
          <w:u w:color="ff2600"/>
          <w:rtl w:val="0"/>
          <w:lang w:val="zh-TW" w:eastAsia="zh-TW"/>
          <w14:textFill>
            <w14:solidFill>
              <w14:srgbClr w14:val="FF2600"/>
            </w14:solidFill>
          </w14:textFill>
        </w:rPr>
        <w:t>status to act above everyone, yet Dante still has not married her. Meanwhile, a mysterious power named Night Owl has taken over New York</w:t>
      </w:r>
      <w:r>
        <w:rPr>
          <w:rFonts w:ascii="Times New Roman" w:hAnsi="Times New Roman" w:hint="default"/>
          <w:outline w:val="0"/>
          <w:color w:val="ff2600"/>
          <w:sz w:val="21"/>
          <w:szCs w:val="21"/>
          <w:u w:color="ff2600"/>
          <w:rtl w:val="0"/>
          <w:lang w:val="zh-TW" w:eastAsia="zh-TW"/>
          <w14:textFill>
            <w14:solidFill>
              <w14:srgbClr w14:val="FF2600"/>
            </w14:solidFill>
          </w14:textFill>
        </w:rPr>
        <w:t>’</w:t>
      </w:r>
      <w:r>
        <w:rPr>
          <w:rFonts w:ascii="Times New Roman" w:hAnsi="Times New Roman"/>
          <w:outline w:val="0"/>
          <w:color w:val="ff2600"/>
          <w:sz w:val="21"/>
          <w:szCs w:val="21"/>
          <w:u w:color="ff2600"/>
          <w:rtl w:val="0"/>
          <w:lang w:val="zh-TW" w:eastAsia="zh-TW"/>
          <w14:textFill>
            <w14:solidFill>
              <w14:srgbClr w14:val="FF2600"/>
            </w14:solidFill>
          </w14:textFill>
        </w:rPr>
        <w:t>s arms market. Dante hosts a banquet to win Night Owl over, only to discover the untouchable underworld queen is his ex-wife, Eve. The moment Eve returns, she strikes fast, takes Dante</w:t>
      </w:r>
      <w:r>
        <w:rPr>
          <w:rFonts w:ascii="Times New Roman" w:hAnsi="Times New Roman" w:hint="default"/>
          <w:outline w:val="0"/>
          <w:color w:val="ff2600"/>
          <w:sz w:val="21"/>
          <w:szCs w:val="21"/>
          <w:u w:color="ff2600"/>
          <w:rtl w:val="0"/>
          <w:lang w:val="zh-TW" w:eastAsia="zh-TW"/>
          <w14:textFill>
            <w14:solidFill>
              <w14:srgbClr w14:val="FF2600"/>
            </w14:solidFill>
          </w14:textFill>
        </w:rPr>
        <w:t>’</w:t>
      </w:r>
      <w:r>
        <w:rPr>
          <w:rFonts w:ascii="Times New Roman" w:hAnsi="Times New Roman"/>
          <w:outline w:val="0"/>
          <w:color w:val="ff2600"/>
          <w:sz w:val="21"/>
          <w:szCs w:val="21"/>
          <w:u w:color="ff2600"/>
          <w:rtl w:val="0"/>
          <w:lang w:val="zh-TW" w:eastAsia="zh-TW"/>
          <w14:textFill>
            <w14:solidFill>
              <w14:srgbClr w14:val="FF2600"/>
            </w14:solidFill>
          </w14:textFill>
        </w:rPr>
        <w:t>s business, and slaps the arrogant Lily in public.</w:t>
      </w:r>
    </w:p>
    <w:p>
      <w:pPr>
        <w:pStyle w:val="默认 A"/>
        <w:tabs>
          <w:tab w:val="left" w:pos="720"/>
          <w:tab w:val="left" w:pos="1440"/>
          <w:tab w:val="left" w:pos="2160"/>
          <w:tab w:val="left" w:pos="2880"/>
          <w:tab w:val="left" w:pos="3600"/>
          <w:tab w:val="left" w:pos="4320"/>
          <w:tab w:val="left" w:pos="5040"/>
          <w:tab w:val="left" w:pos="5760"/>
          <w:tab w:val="left" w:pos="6480"/>
          <w:tab w:val="left" w:pos="7200"/>
          <w:tab w:val="left" w:pos="7800"/>
        </w:tabs>
        <w:spacing w:before="0" w:after="240"/>
        <w:rPr>
          <w:rFonts w:ascii="Times New Roman" w:cs="Times New Roman" w:hAnsi="Times New Roman" w:eastAsia="Times New Roman"/>
          <w:outline w:val="0"/>
          <w:color w:val="ff2600"/>
          <w:sz w:val="21"/>
          <w:szCs w:val="21"/>
          <w:u w:color="ff2600"/>
          <w:lang w:val="zh-TW" w:eastAsia="zh-TW"/>
          <w14:textFill>
            <w14:solidFill>
              <w14:srgbClr w14:val="FF2600"/>
            </w14:solidFill>
          </w14:textFill>
        </w:rPr>
      </w:pPr>
      <w:r>
        <w:rPr>
          <w:rFonts w:ascii="Times New Roman" w:hAnsi="Times New Roman"/>
          <w:outline w:val="0"/>
          <w:color w:val="ff2600"/>
          <w:sz w:val="21"/>
          <w:szCs w:val="21"/>
          <w:u w:color="ff2600"/>
          <w:rtl w:val="0"/>
          <w:lang w:val="zh-TW" w:eastAsia="zh-TW"/>
          <w14:textFill>
            <w14:solidFill>
              <w14:srgbClr w14:val="FF2600"/>
            </w14:solidFill>
          </w14:textFill>
        </w:rPr>
        <w:t>As Dante digs deeper, he uncovers the truth behind the crash and finds Eve</w:t>
      </w:r>
      <w:r>
        <w:rPr>
          <w:rFonts w:ascii="Times New Roman" w:hAnsi="Times New Roman" w:hint="default"/>
          <w:outline w:val="0"/>
          <w:color w:val="ff2600"/>
          <w:sz w:val="21"/>
          <w:szCs w:val="21"/>
          <w:u w:color="ff2600"/>
          <w:rtl w:val="0"/>
          <w:lang w:val="zh-TW" w:eastAsia="zh-TW"/>
          <w14:textFill>
            <w14:solidFill>
              <w14:srgbClr w14:val="FF2600"/>
            </w14:solidFill>
          </w14:textFill>
        </w:rPr>
        <w:t>’</w:t>
      </w:r>
      <w:r>
        <w:rPr>
          <w:rFonts w:ascii="Times New Roman" w:hAnsi="Times New Roman"/>
          <w:outline w:val="0"/>
          <w:color w:val="ff2600"/>
          <w:sz w:val="21"/>
          <w:szCs w:val="21"/>
          <w:u w:color="ff2600"/>
          <w:rtl w:val="0"/>
          <w:lang w:val="zh-TW" w:eastAsia="zh-TW"/>
          <w14:textFill>
            <w14:solidFill>
              <w14:srgbClr w14:val="FF2600"/>
            </w14:solidFill>
          </w14:textFill>
        </w:rPr>
        <w:t xml:space="preserve">s bloodstained pregnancy test. </w:t>
      </w:r>
      <w:commentRangeStart w:id="0"/>
      <w:r>
        <w:rPr>
          <w:rFonts w:ascii="Times New Roman" w:hAnsi="Times New Roman"/>
          <w:outline w:val="0"/>
          <w:color w:val="ff2600"/>
          <w:sz w:val="21"/>
          <w:szCs w:val="21"/>
          <w:u w:color="ff2600"/>
          <w:shd w:val="clear" w:color="auto" w:fill="ffff00"/>
          <w:rtl w:val="0"/>
          <w:lang w:val="zh-TW" w:eastAsia="zh-TW"/>
          <w14:textFill>
            <w14:solidFill>
              <w14:srgbClr w14:val="FF2600"/>
            </w14:solidFill>
          </w14:textFill>
        </w:rPr>
        <w:t>Realizing</w:t>
      </w:r>
      <w:ins w:id="1" w:date="2026-06-23T16:22:13Z" w:author="吴晓羽">
        <w:r>
          <w:rPr>
            <w:rFonts w:ascii="Times New Roman" w:hAnsi="Times New Roman"/>
            <w:outline w:val="0"/>
            <w:color w:val="ff2600"/>
            <w:sz w:val="21"/>
            <w:szCs w:val="21"/>
            <w:u w:color="ff2600"/>
            <w:shd w:val="clear" w:color="auto" w:fill="ffff00"/>
            <w:rtl w:val="0"/>
            <w:lang w:val="zh-TW" w:eastAsia="zh-TW"/>
            <w14:textFill>
              <w14:solidFill>
                <w14:srgbClr w14:val="FF2600"/>
              </w14:solidFill>
            </w14:textFill>
          </w:rPr>
          <w:t xml:space="preserve"> Lily cheated on him, and </w:t>
        </w:r>
      </w:ins>
      <w:r>
        <w:rPr>
          <w:rFonts w:ascii="Times New Roman" w:hAnsi="Times New Roman"/>
          <w:outline w:val="0"/>
          <w:color w:val="ff2600"/>
          <w:sz w:val="21"/>
          <w:szCs w:val="21"/>
          <w:u w:color="ff2600"/>
          <w:shd w:val="clear" w:color="auto" w:fill="ffff00"/>
          <w:rtl w:val="0"/>
          <w:lang w:val="zh-TW" w:eastAsia="zh-TW"/>
          <w14:textFill>
            <w14:solidFill>
              <w14:srgbClr w14:val="FF2600"/>
            </w14:solidFill>
          </w14:textFill>
        </w:rPr>
        <w:t xml:space="preserve"> he killed his own child and the woman who loved him for </w:t>
      </w:r>
      <w:del w:id="2" w:date="2026-06-23T16:22:47Z" w:author="吴晓羽">
        <w:r>
          <w:rPr>
            <w:rFonts w:ascii="Times New Roman" w:hAnsi="Times New Roman"/>
            <w:outline w:val="0"/>
            <w:color w:val="ff2600"/>
            <w:sz w:val="21"/>
            <w:szCs w:val="21"/>
            <w:u w:color="ff2600"/>
            <w:shd w:val="clear" w:color="auto" w:fill="ffff00"/>
            <w:rtl w:val="0"/>
            <w:lang w:val="zh-TW" w:eastAsia="zh-TW"/>
            <w14:textFill>
              <w14:solidFill>
                <w14:srgbClr w14:val="FF2600"/>
              </w14:solidFill>
            </w14:textFill>
          </w:rPr>
          <w:delText>another man</w:delText>
        </w:r>
      </w:del>
      <w:del w:id="3" w:date="2026-06-23T16:22:47Z" w:author="吴晓羽">
        <w:r>
          <w:rPr>
            <w:rFonts w:ascii="Times New Roman" w:hAnsi="Times New Roman" w:hint="default"/>
            <w:outline w:val="0"/>
            <w:color w:val="ff2600"/>
            <w:sz w:val="21"/>
            <w:szCs w:val="21"/>
            <w:u w:color="ff2600"/>
            <w:shd w:val="clear" w:color="auto" w:fill="ffff00"/>
            <w:rtl w:val="0"/>
            <w:lang w:val="zh-TW" w:eastAsia="zh-TW"/>
            <w14:textFill>
              <w14:solidFill>
                <w14:srgbClr w14:val="FF2600"/>
              </w14:solidFill>
            </w14:textFill>
          </w:rPr>
          <w:delText>’</w:delText>
        </w:r>
      </w:del>
      <w:del w:id="4" w:date="2026-06-23T16:22:47Z" w:author="吴晓羽">
        <w:r>
          <w:rPr>
            <w:rFonts w:ascii="Times New Roman" w:hAnsi="Times New Roman"/>
            <w:outline w:val="0"/>
            <w:color w:val="ff2600"/>
            <w:sz w:val="21"/>
            <w:szCs w:val="21"/>
            <w:u w:color="ff2600"/>
            <w:shd w:val="clear" w:color="auto" w:fill="ffff00"/>
            <w:rtl w:val="0"/>
            <w:lang w:val="zh-TW" w:eastAsia="zh-TW"/>
            <w14:textFill>
              <w14:solidFill>
                <w14:srgbClr w14:val="FF2600"/>
              </w14:solidFill>
            </w14:textFill>
          </w:rPr>
          <w:delText xml:space="preserve">s </w:delText>
        </w:r>
      </w:del>
      <w:ins w:id="5" w:date="2026-06-23T16:22:48Z" w:author="吴晓羽">
        <w:r>
          <w:rPr>
            <w:rFonts w:ascii="Times New Roman" w:hAnsi="Times New Roman"/>
            <w:outline w:val="0"/>
            <w:color w:val="ff2600"/>
            <w:sz w:val="21"/>
            <w:szCs w:val="21"/>
            <w:u w:color="ff2600"/>
            <w:shd w:val="clear" w:color="auto" w:fill="ffff00"/>
            <w:rtl w:val="0"/>
            <w:lang w:val="zh-TW" w:eastAsia="zh-TW"/>
            <w14:textFill>
              <w14:solidFill>
                <w14:srgbClr w14:val="FF2600"/>
              </w14:solidFill>
            </w14:textFill>
          </w:rPr>
          <w:t xml:space="preserve">a </w:t>
        </w:r>
      </w:ins>
      <w:r>
        <w:rPr>
          <w:rFonts w:ascii="Times New Roman" w:hAnsi="Times New Roman"/>
          <w:outline w:val="0"/>
          <w:color w:val="ff2600"/>
          <w:sz w:val="21"/>
          <w:szCs w:val="21"/>
          <w:u w:color="ff2600"/>
          <w:shd w:val="clear" w:color="auto" w:fill="ffff00"/>
          <w:rtl w:val="0"/>
          <w:lang w:val="zh-TW" w:eastAsia="zh-TW"/>
          <w14:textFill>
            <w14:solidFill>
              <w14:srgbClr w14:val="FF2600"/>
            </w14:solidFill>
          </w14:textFill>
        </w:rPr>
        <w:t>bastard</w:t>
      </w:r>
      <w:commentRangeEnd w:id="0"/>
      <w:r>
        <w:commentReference w:id="0"/>
      </w:r>
      <w:ins w:id="6" w:date="2026-06-23T16:22:31Z" w:author="吴晓羽">
        <w:r>
          <w:rPr>
            <w:rFonts w:ascii="Times New Roman" w:hAnsi="Times New Roman"/>
            <w:outline w:val="0"/>
            <w:color w:val="ff2600"/>
            <w:sz w:val="21"/>
            <w:szCs w:val="21"/>
            <w:u w:color="ff2600"/>
            <w:shd w:val="clear" w:color="auto" w:fill="ffff00"/>
            <w:rtl w:val="0"/>
            <w:lang w:val="zh-TW" w:eastAsia="zh-TW"/>
            <w14:textFill>
              <w14:solidFill>
                <w14:srgbClr w14:val="FF2600"/>
              </w14:solidFill>
            </w14:textFill>
          </w:rPr>
          <w:t xml:space="preserve"> child</w:t>
        </w:r>
      </w:ins>
      <w:r>
        <w:rPr>
          <w:rFonts w:ascii="Times New Roman" w:hAnsi="Times New Roman"/>
          <w:outline w:val="0"/>
          <w:color w:val="ff2600"/>
          <w:sz w:val="21"/>
          <w:szCs w:val="21"/>
          <w:u w:color="ff2600"/>
          <w:shd w:val="clear" w:color="auto" w:fill="ffff00"/>
          <w:rtl w:val="0"/>
          <w:lang w:val="zh-TW" w:eastAsia="zh-TW"/>
          <w14:textFill>
            <w14:solidFill>
              <w14:srgbClr w14:val="FF2600"/>
            </w14:solidFill>
          </w14:textFill>
        </w:rPr>
        <w:t>,</w:t>
      </w:r>
      <w:r>
        <w:rPr>
          <w:rFonts w:ascii="Times New Roman" w:hAnsi="Times New Roman"/>
          <w:outline w:val="0"/>
          <w:color w:val="ff2600"/>
          <w:sz w:val="21"/>
          <w:szCs w:val="21"/>
          <w:u w:color="ff2600"/>
          <w:rtl w:val="0"/>
          <w:lang w:val="zh-TW" w:eastAsia="zh-TW"/>
          <w14:textFill>
            <w14:solidFill>
              <w14:srgbClr w14:val="FF2600"/>
            </w14:solidFill>
          </w14:textFill>
        </w:rPr>
        <w:t xml:space="preserve"> Dante breaks completely. He strips Lily of everything in public and turns into a mad dog chasing Eve. To protect her, he even lets his enemy break both his legs. </w:t>
      </w:r>
      <w:ins w:id="7" w:date="2026-06-22T12:32:02Z" w:author="吴晓羽">
        <w:r>
          <w:rPr>
            <w:rFonts w:ascii="Times New Roman" w:hAnsi="Times New Roman"/>
            <w:outline w:val="0"/>
            <w:color w:val="ff2600"/>
            <w:sz w:val="21"/>
            <w:szCs w:val="21"/>
            <w:u w:color="ff2600"/>
            <w:rtl w:val="0"/>
            <w:lang w:val="zh-TW" w:eastAsia="zh-TW"/>
            <w14:textFill>
              <w14:solidFill>
                <w14:srgbClr w14:val="FF2600"/>
              </w14:solidFill>
            </w14:textFill>
          </w:rPr>
          <w:t xml:space="preserve">But Eve no longer had a heart left for him. </w:t>
        </w:r>
      </w:ins>
      <w:r>
        <w:rPr>
          <w:rFonts w:ascii="Times New Roman" w:hAnsi="Times New Roman"/>
          <w:outline w:val="0"/>
          <w:color w:val="ff2600"/>
          <w:sz w:val="21"/>
          <w:szCs w:val="21"/>
          <w:u w:color="ff2600"/>
          <w:rtl w:val="0"/>
          <w:lang w:val="zh-TW" w:eastAsia="zh-TW"/>
          <w14:textFill>
            <w14:solidFill>
              <w14:srgbClr w14:val="FF2600"/>
            </w14:solidFill>
          </w14:textFill>
        </w:rPr>
        <w:t>Step by step, she destroys Lily</w:t>
      </w:r>
      <w:r>
        <w:rPr>
          <w:rFonts w:ascii="Times New Roman" w:hAnsi="Times New Roman" w:hint="default"/>
          <w:outline w:val="0"/>
          <w:color w:val="ff2600"/>
          <w:sz w:val="21"/>
          <w:szCs w:val="21"/>
          <w:u w:color="ff2600"/>
          <w:rtl w:val="0"/>
          <w:lang w:val="zh-TW" w:eastAsia="zh-TW"/>
          <w14:textFill>
            <w14:solidFill>
              <w14:srgbClr w14:val="FF2600"/>
            </w14:solidFill>
          </w14:textFill>
        </w:rPr>
        <w:t>’</w:t>
      </w:r>
      <w:r>
        <w:rPr>
          <w:rFonts w:ascii="Times New Roman" w:hAnsi="Times New Roman"/>
          <w:outline w:val="0"/>
          <w:color w:val="ff2600"/>
          <w:sz w:val="21"/>
          <w:szCs w:val="21"/>
          <w:u w:color="ff2600"/>
          <w:rtl w:val="0"/>
          <w:lang w:val="zh-TW" w:eastAsia="zh-TW"/>
          <w14:textFill>
            <w14:solidFill>
              <w14:srgbClr w14:val="FF2600"/>
            </w14:solidFill>
          </w14:textFill>
        </w:rPr>
        <w:t>s lies and crushes the Corleone family under her heel. At the final life-or-death moment, Dante takes a fatal bullet for Eve, earning the right to stay by her side as her loyal dog.</w:t>
      </w:r>
    </w:p>
    <w:p>
      <w:pPr>
        <w:pStyle w:val="Normal (Web)"/>
        <w:widowControl w:val="1"/>
        <w:spacing w:line="288" w:lineRule="auto"/>
        <w:rPr>
          <w:sz w:val="52"/>
          <w:szCs w:val="52"/>
        </w:rPr>
      </w:pPr>
      <w:r>
        <w:rPr>
          <w:rtl w:val="0"/>
          <w:lang w:val="zh-TW" w:eastAsia="zh-TW"/>
        </w:rPr>
        <w:t>角色</w:t>
      </w:r>
      <w:r>
        <w:rPr>
          <w:rFonts w:ascii="Calibri" w:hAnsi="Calibri"/>
          <w:rtl w:val="0"/>
          <w:lang w:val="zh-TW" w:eastAsia="zh-TW"/>
        </w:rPr>
        <w:t xml:space="preserve"> </w:t>
      </w:r>
      <w:r>
        <w:rPr>
          <w:rFonts w:ascii="Calibri" w:hAnsi="Calibri"/>
          <w:rtl w:val="0"/>
          <w:lang w:val="en-US"/>
        </w:rPr>
        <w:t>List</w:t>
      </w:r>
    </w:p>
    <w:p>
      <w:pPr>
        <w:pStyle w:val="Normal (Web)"/>
        <w:widowControl w:val="1"/>
        <w:spacing w:line="288" w:lineRule="auto"/>
        <w:rPr>
          <w:sz w:val="52"/>
          <w:szCs w:val="52"/>
        </w:rPr>
      </w:pPr>
      <w:r>
        <w:rPr>
          <w:rFonts w:ascii="Calibri" w:hAnsi="Calibri"/>
          <w:rtl w:val="0"/>
          <w:lang w:val="en-US"/>
        </w:rPr>
        <w:t>Eve</w:t>
      </w:r>
      <w:r>
        <w:rPr>
          <w:rtl w:val="0"/>
          <w:lang w:val="zh-TW" w:eastAsia="zh-TW"/>
        </w:rPr>
        <w:t>；</w:t>
      </w:r>
      <w:r>
        <w:rPr>
          <w:rFonts w:ascii="Calibri" w:hAnsi="Calibri"/>
          <w:rtl w:val="0"/>
          <w:lang w:val="zh-TW" w:eastAsia="zh-TW"/>
        </w:rPr>
        <w:t xml:space="preserve"> </w:t>
      </w:r>
      <w:r>
        <w:rPr>
          <w:rFonts w:ascii="Calibri" w:hAnsi="Calibri"/>
          <w:rtl w:val="0"/>
          <w:lang w:val="en-US"/>
        </w:rPr>
        <w:t>Dante</w:t>
      </w:r>
      <w:r>
        <w:rPr>
          <w:rtl w:val="0"/>
          <w:lang w:val="zh-TW" w:eastAsia="zh-TW"/>
        </w:rPr>
        <w:t>；</w:t>
      </w:r>
      <w:r>
        <w:rPr>
          <w:rFonts w:ascii="Calibri" w:hAnsi="Calibri"/>
          <w:rtl w:val="0"/>
          <w:lang w:val="zh-TW" w:eastAsia="zh-TW"/>
        </w:rPr>
        <w:t xml:space="preserve"> </w:t>
      </w:r>
      <w:r>
        <w:rPr>
          <w:rFonts w:ascii="Calibri" w:hAnsi="Calibri"/>
          <w:rtl w:val="0"/>
          <w:lang w:val="en-US"/>
        </w:rPr>
        <w:t>Lily</w:t>
      </w:r>
      <w:r>
        <w:rPr>
          <w:rtl w:val="0"/>
          <w:lang w:val="zh-TW" w:eastAsia="zh-TW"/>
        </w:rPr>
        <w:t>；</w:t>
      </w:r>
      <w:r>
        <w:rPr>
          <w:rFonts w:ascii="Calibri" w:hAnsi="Calibri"/>
          <w:rtl w:val="0"/>
          <w:lang w:val="zh-TW" w:eastAsia="zh-TW"/>
        </w:rPr>
        <w:t xml:space="preserve"> </w:t>
      </w:r>
      <w:r>
        <w:rPr>
          <w:rFonts w:ascii="Calibri" w:hAnsi="Calibri"/>
          <w:rtl w:val="0"/>
          <w:lang w:val="en-US"/>
        </w:rPr>
        <w:t>Victor</w:t>
      </w:r>
    </w:p>
    <w:p>
      <w:pPr>
        <w:pStyle w:val="Normal (Web)"/>
        <w:widowControl w:val="1"/>
        <w:spacing w:line="288" w:lineRule="auto"/>
        <w:rPr>
          <w:sz w:val="52"/>
          <w:szCs w:val="52"/>
        </w:rPr>
      </w:pPr>
      <w:r>
        <w:rPr>
          <w:rFonts w:ascii="Calibri" w:hAnsi="Calibri"/>
          <w:rtl w:val="0"/>
          <w:lang w:val="en-US"/>
        </w:rPr>
        <w:t>Salvatore</w:t>
      </w:r>
      <w:r>
        <w:rPr>
          <w:rtl w:val="0"/>
          <w:lang w:val="zh-TW" w:eastAsia="zh-TW"/>
        </w:rPr>
        <w:t>；</w:t>
      </w:r>
      <w:r>
        <w:rPr>
          <w:rFonts w:ascii="Calibri" w:hAnsi="Calibri"/>
          <w:rtl w:val="0"/>
          <w:lang w:val="zh-TW" w:eastAsia="zh-TW"/>
        </w:rPr>
        <w:t xml:space="preserve"> </w:t>
      </w:r>
      <w:r>
        <w:rPr>
          <w:rtl w:val="0"/>
          <w:lang w:val="zh-TW" w:eastAsia="zh-TW"/>
        </w:rPr>
        <w:t>医生</w:t>
      </w:r>
      <w:r>
        <w:rPr>
          <w:rFonts w:ascii="Calibri" w:hAnsi="Calibri"/>
          <w:rtl w:val="0"/>
          <w:lang w:val="zh-TW" w:eastAsia="zh-TW"/>
        </w:rPr>
        <w:t xml:space="preserve"> </w:t>
      </w:r>
      <w:r>
        <w:rPr>
          <w:rFonts w:ascii="Calibri" w:hAnsi="Calibri"/>
          <w:rtl w:val="0"/>
          <w:lang w:val="en-US"/>
        </w:rPr>
        <w:t>/ Doctor</w:t>
      </w:r>
      <w:r>
        <w:rPr>
          <w:rtl w:val="0"/>
          <w:lang w:val="zh-TW" w:eastAsia="zh-TW"/>
        </w:rPr>
        <w:t>；</w:t>
      </w:r>
      <w:r>
        <w:rPr>
          <w:rFonts w:ascii="Calibri" w:hAnsi="Calibri"/>
          <w:rtl w:val="0"/>
          <w:lang w:val="zh-TW" w:eastAsia="zh-TW"/>
        </w:rPr>
        <w:t xml:space="preserve"> </w:t>
      </w:r>
      <w:r>
        <w:rPr>
          <w:rtl w:val="0"/>
          <w:lang w:val="zh-TW" w:eastAsia="zh-TW"/>
        </w:rPr>
        <w:t>手下</w:t>
      </w:r>
      <w:r>
        <w:rPr>
          <w:rFonts w:ascii="Calibri" w:hAnsi="Calibri"/>
          <w:rtl w:val="0"/>
          <w:lang w:val="zh-TW" w:eastAsia="zh-TW"/>
        </w:rPr>
        <w:t xml:space="preserve"> </w:t>
      </w:r>
      <w:r>
        <w:rPr>
          <w:rFonts w:ascii="Calibri" w:hAnsi="Calibri"/>
          <w:rtl w:val="0"/>
          <w:lang w:val="en-US"/>
        </w:rPr>
        <w:t>/ Henchman</w:t>
      </w:r>
      <w:r>
        <w:rPr>
          <w:rtl w:val="0"/>
          <w:lang w:val="zh-TW" w:eastAsia="zh-TW"/>
        </w:rPr>
        <w:t>；</w:t>
      </w:r>
      <w:r>
        <w:rPr>
          <w:rFonts w:ascii="Calibri" w:hAnsi="Calibri"/>
          <w:rtl w:val="0"/>
          <w:lang w:val="zh-TW" w:eastAsia="zh-TW"/>
        </w:rPr>
        <w:t xml:space="preserve"> </w:t>
      </w:r>
      <w:r>
        <w:rPr>
          <w:rtl w:val="0"/>
          <w:lang w:val="zh-TW" w:eastAsia="zh-TW"/>
        </w:rPr>
        <w:t>主持人</w:t>
      </w:r>
      <w:r>
        <w:rPr>
          <w:rFonts w:ascii="Calibri" w:hAnsi="Calibri"/>
          <w:rtl w:val="0"/>
          <w:lang w:val="zh-TW" w:eastAsia="zh-TW"/>
        </w:rPr>
        <w:t xml:space="preserve"> </w:t>
      </w:r>
      <w:r>
        <w:rPr>
          <w:rFonts w:ascii="Calibri" w:hAnsi="Calibri"/>
          <w:rtl w:val="0"/>
          <w:lang w:val="en-US"/>
        </w:rPr>
        <w:t>/ Auctioneer</w:t>
      </w:r>
    </w:p>
    <w:p>
      <w:pPr>
        <w:pStyle w:val="Normal (Web)"/>
        <w:widowControl w:val="1"/>
        <w:spacing w:line="288" w:lineRule="auto"/>
        <w:rPr>
          <w:sz w:val="52"/>
          <w:szCs w:val="52"/>
        </w:rPr>
      </w:pPr>
      <w:r>
        <w:rPr>
          <w:rtl w:val="0"/>
          <w:lang w:val="zh-TW" w:eastAsia="zh-TW"/>
        </w:rPr>
        <w:t>保镖</w:t>
      </w:r>
      <w:r>
        <w:rPr>
          <w:rFonts w:ascii="Calibri" w:hAnsi="Calibri"/>
          <w:rtl w:val="0"/>
          <w:lang w:val="zh-TW" w:eastAsia="zh-TW"/>
        </w:rPr>
        <w:t xml:space="preserve"> </w:t>
      </w:r>
      <w:r>
        <w:rPr>
          <w:rFonts w:ascii="Calibri" w:hAnsi="Calibri"/>
          <w:rtl w:val="0"/>
          <w:lang w:val="en-US"/>
        </w:rPr>
        <w:t>/ Bodyguard</w:t>
      </w:r>
      <w:r>
        <w:rPr>
          <w:rtl w:val="0"/>
          <w:lang w:val="zh-TW" w:eastAsia="zh-TW"/>
        </w:rPr>
        <w:t>；</w:t>
      </w:r>
      <w:r>
        <w:rPr>
          <w:rFonts w:ascii="Calibri" w:hAnsi="Calibri"/>
          <w:rtl w:val="0"/>
          <w:lang w:val="zh-TW" w:eastAsia="zh-TW"/>
        </w:rPr>
        <w:t xml:space="preserve"> </w:t>
      </w:r>
      <w:r>
        <w:rPr>
          <w:rtl w:val="0"/>
          <w:lang w:val="zh-TW" w:eastAsia="zh-TW"/>
        </w:rPr>
        <w:t>记者</w:t>
      </w:r>
      <w:r>
        <w:rPr>
          <w:rFonts w:ascii="Calibri" w:hAnsi="Calibri"/>
          <w:rtl w:val="0"/>
          <w:lang w:val="zh-TW" w:eastAsia="zh-TW"/>
        </w:rPr>
        <w:t xml:space="preserve"> </w:t>
      </w:r>
      <w:r>
        <w:rPr>
          <w:rFonts w:ascii="Calibri" w:hAnsi="Calibri"/>
          <w:rtl w:val="0"/>
          <w:lang w:val="en-US"/>
        </w:rPr>
        <w:t>/ Reporter</w:t>
      </w:r>
      <w:r>
        <w:rPr>
          <w:rtl w:val="0"/>
          <w:lang w:val="zh-TW" w:eastAsia="zh-TW"/>
        </w:rPr>
        <w:t>；</w:t>
      </w:r>
      <w:r>
        <w:rPr>
          <w:rFonts w:ascii="Calibri" w:hAnsi="Calibri"/>
          <w:rtl w:val="0"/>
          <w:lang w:val="zh-TW" w:eastAsia="zh-TW"/>
        </w:rPr>
        <w:t xml:space="preserve"> </w:t>
      </w:r>
      <w:r>
        <w:rPr>
          <w:rtl w:val="0"/>
          <w:lang w:val="zh-TW" w:eastAsia="zh-TW"/>
        </w:rPr>
        <w:t>护士</w:t>
      </w:r>
      <w:r>
        <w:rPr>
          <w:rFonts w:ascii="Calibri" w:hAnsi="Calibri"/>
          <w:rtl w:val="0"/>
          <w:lang w:val="zh-TW" w:eastAsia="zh-TW"/>
        </w:rPr>
        <w:t xml:space="preserve"> </w:t>
      </w:r>
      <w:r>
        <w:rPr>
          <w:rFonts w:ascii="Calibri" w:hAnsi="Calibri"/>
          <w:rtl w:val="0"/>
          <w:lang w:val="en-US"/>
        </w:rPr>
        <w:t>/ Nurse</w:t>
      </w:r>
      <w:r>
        <w:rPr>
          <w:rtl w:val="0"/>
          <w:lang w:val="zh-TW" w:eastAsia="zh-TW"/>
        </w:rPr>
        <w:t>；</w:t>
      </w:r>
      <w:r>
        <w:rPr>
          <w:rFonts w:ascii="Calibri" w:hAnsi="Calibri"/>
          <w:rtl w:val="0"/>
          <w:lang w:val="zh-TW" w:eastAsia="zh-TW"/>
        </w:rPr>
        <w:t xml:space="preserve"> </w:t>
      </w:r>
      <w:r>
        <w:rPr>
          <w:rFonts w:ascii="Calibri" w:hAnsi="Calibri"/>
          <w:rtl w:val="0"/>
          <w:lang w:val="en-US"/>
        </w:rPr>
        <w:t>VO / V.O.</w:t>
      </w:r>
    </w:p>
    <w:p>
      <w:pPr>
        <w:pStyle w:val="Normal (Web)"/>
        <w:widowControl w:val="1"/>
        <w:spacing w:line="288" w:lineRule="auto"/>
        <w:rPr>
          <w:sz w:val="52"/>
          <w:szCs w:val="52"/>
        </w:rPr>
      </w:pPr>
      <w:r>
        <w:rPr>
          <w:rtl w:val="0"/>
          <w:lang w:val="zh-TW" w:eastAsia="zh-TW"/>
        </w:rPr>
        <w:t>黑医</w:t>
      </w:r>
      <w:r>
        <w:rPr>
          <w:rFonts w:ascii="Calibri" w:hAnsi="Calibri"/>
          <w:rtl w:val="0"/>
          <w:lang w:val="zh-TW" w:eastAsia="zh-TW"/>
        </w:rPr>
        <w:t xml:space="preserve"> </w:t>
      </w:r>
      <w:r>
        <w:rPr>
          <w:rFonts w:ascii="Calibri" w:hAnsi="Calibri"/>
          <w:rtl w:val="0"/>
          <w:lang w:val="en-US"/>
        </w:rPr>
        <w:t>/ Black-Market Doctor</w:t>
      </w:r>
      <w:r>
        <w:rPr>
          <w:rtl w:val="0"/>
          <w:lang w:val="zh-TW" w:eastAsia="zh-TW"/>
        </w:rPr>
        <w:t>；</w:t>
      </w:r>
      <w:r>
        <w:rPr>
          <w:rFonts w:ascii="Calibri" w:hAnsi="Calibri"/>
          <w:rtl w:val="0"/>
          <w:lang w:val="zh-TW" w:eastAsia="zh-TW"/>
        </w:rPr>
        <w:t xml:space="preserve"> </w:t>
      </w:r>
      <w:r>
        <w:rPr>
          <w:rtl w:val="0"/>
          <w:lang w:val="zh-TW" w:eastAsia="zh-TW"/>
        </w:rPr>
        <w:t>元老</w:t>
      </w:r>
      <w:r>
        <w:rPr>
          <w:rFonts w:ascii="Calibri" w:hAnsi="Calibri"/>
          <w:rtl w:val="0"/>
          <w:lang w:val="en-US"/>
        </w:rPr>
        <w:t>1 / Elder 1</w:t>
      </w:r>
      <w:r>
        <w:rPr>
          <w:rtl w:val="0"/>
          <w:lang w:val="zh-TW" w:eastAsia="zh-TW"/>
        </w:rPr>
        <w:t>；</w:t>
      </w:r>
      <w:r>
        <w:rPr>
          <w:rFonts w:ascii="Calibri" w:hAnsi="Calibri"/>
          <w:rtl w:val="0"/>
          <w:lang w:val="zh-TW" w:eastAsia="zh-TW"/>
        </w:rPr>
        <w:t xml:space="preserve"> </w:t>
      </w:r>
      <w:r>
        <w:rPr>
          <w:rtl w:val="0"/>
          <w:lang w:val="zh-TW" w:eastAsia="zh-TW"/>
        </w:rPr>
        <w:t>元老</w:t>
      </w:r>
      <w:r>
        <w:rPr>
          <w:rFonts w:ascii="Calibri" w:hAnsi="Calibri"/>
          <w:rtl w:val="0"/>
          <w:lang w:val="en-US"/>
        </w:rPr>
        <w:t>2 / Elder 2</w:t>
      </w:r>
      <w:r>
        <w:rPr>
          <w:rtl w:val="0"/>
          <w:lang w:val="zh-TW" w:eastAsia="zh-TW"/>
        </w:rPr>
        <w:t>；</w:t>
      </w:r>
      <w:r>
        <w:rPr>
          <w:rFonts w:ascii="Calibri" w:hAnsi="Calibri"/>
          <w:rtl w:val="0"/>
          <w:lang w:val="zh-TW" w:eastAsia="zh-TW"/>
        </w:rPr>
        <w:t xml:space="preserve"> </w:t>
      </w:r>
      <w:r>
        <w:rPr>
          <w:rtl w:val="0"/>
          <w:lang w:val="zh-TW" w:eastAsia="zh-TW"/>
        </w:rPr>
        <w:t>元老</w:t>
      </w:r>
      <w:r>
        <w:rPr>
          <w:rFonts w:ascii="Calibri" w:hAnsi="Calibri"/>
          <w:rtl w:val="0"/>
          <w:lang w:val="en-US"/>
        </w:rPr>
        <w:t>3 / Elder 3</w:t>
      </w:r>
    </w:p>
    <w:p>
      <w:pPr>
        <w:pStyle w:val="Normal (Web)"/>
        <w:widowControl w:val="1"/>
        <w:spacing w:line="288" w:lineRule="auto"/>
        <w:rPr>
          <w:sz w:val="52"/>
          <w:szCs w:val="52"/>
        </w:rPr>
      </w:pPr>
      <w:r>
        <w:rPr>
          <w:rtl w:val="0"/>
          <w:lang w:val="zh-TW" w:eastAsia="zh-TW"/>
        </w:rPr>
        <w:t>反叛元老</w:t>
      </w:r>
      <w:r>
        <w:rPr>
          <w:rFonts w:ascii="Calibri" w:hAnsi="Calibri"/>
          <w:rtl w:val="0"/>
          <w:lang w:val="zh-TW" w:eastAsia="zh-TW"/>
        </w:rPr>
        <w:t xml:space="preserve"> </w:t>
      </w:r>
      <w:r>
        <w:rPr>
          <w:rFonts w:ascii="Calibri" w:hAnsi="Calibri"/>
          <w:rtl w:val="0"/>
          <w:lang w:val="en-US"/>
        </w:rPr>
        <w:t>/ Rebel Elder</w:t>
      </w:r>
      <w:r>
        <w:rPr>
          <w:rtl w:val="0"/>
          <w:lang w:val="zh-TW" w:eastAsia="zh-TW"/>
        </w:rPr>
        <w:t>；</w:t>
      </w:r>
      <w:r>
        <w:rPr>
          <w:rFonts w:ascii="Calibri" w:hAnsi="Calibri"/>
          <w:rtl w:val="0"/>
          <w:lang w:val="zh-TW" w:eastAsia="zh-TW"/>
        </w:rPr>
        <w:t xml:space="preserve"> </w:t>
      </w:r>
      <w:r>
        <w:rPr>
          <w:rtl w:val="0"/>
          <w:lang w:val="zh-TW" w:eastAsia="zh-TW"/>
        </w:rPr>
        <w:t>小女孩</w:t>
      </w:r>
      <w:r>
        <w:rPr>
          <w:rFonts w:ascii="Calibri" w:hAnsi="Calibri"/>
          <w:rtl w:val="0"/>
          <w:lang w:val="zh-TW" w:eastAsia="zh-TW"/>
        </w:rPr>
        <w:t xml:space="preserve"> </w:t>
      </w:r>
      <w:r>
        <w:rPr>
          <w:rFonts w:ascii="Calibri" w:hAnsi="Calibri"/>
          <w:rtl w:val="0"/>
          <w:lang w:val="en-US"/>
        </w:rPr>
        <w:t>/ Little Girl</w:t>
      </w:r>
      <w:r>
        <w:rPr>
          <w:rtl w:val="0"/>
          <w:lang w:val="zh-TW" w:eastAsia="zh-TW"/>
        </w:rPr>
        <w:t>；</w:t>
      </w:r>
      <w:r>
        <w:rPr>
          <w:rFonts w:ascii="Calibri" w:hAnsi="Calibri"/>
          <w:rtl w:val="0"/>
          <w:lang w:val="zh-TW" w:eastAsia="zh-TW"/>
        </w:rPr>
        <w:t xml:space="preserve"> </w:t>
      </w:r>
      <w:r>
        <w:rPr>
          <w:rtl w:val="0"/>
          <w:lang w:val="zh-TW" w:eastAsia="zh-TW"/>
        </w:rPr>
        <w:t>管家</w:t>
      </w:r>
      <w:r>
        <w:rPr>
          <w:rFonts w:ascii="Calibri" w:hAnsi="Calibri"/>
          <w:rtl w:val="0"/>
          <w:lang w:val="zh-TW" w:eastAsia="zh-TW"/>
        </w:rPr>
        <w:t xml:space="preserve"> </w:t>
      </w:r>
      <w:r>
        <w:rPr>
          <w:rFonts w:ascii="Calibri" w:hAnsi="Calibri"/>
          <w:rtl w:val="0"/>
          <w:lang w:val="en-US"/>
        </w:rPr>
        <w:t>/ Butler</w:t>
      </w:r>
      <w:r>
        <w:rPr>
          <w:rtl w:val="0"/>
          <w:lang w:val="zh-TW" w:eastAsia="zh-TW"/>
        </w:rPr>
        <w:t>；</w:t>
      </w:r>
      <w:r>
        <w:rPr>
          <w:rFonts w:ascii="Calibri" w:hAnsi="Calibri"/>
          <w:rtl w:val="0"/>
          <w:lang w:val="zh-TW" w:eastAsia="zh-TW"/>
        </w:rPr>
        <w:t xml:space="preserve"> </w:t>
      </w:r>
      <w:r>
        <w:rPr>
          <w:rtl w:val="0"/>
          <w:lang w:val="zh-TW" w:eastAsia="zh-TW"/>
        </w:rPr>
        <w:t>混混</w:t>
      </w:r>
      <w:r>
        <w:rPr>
          <w:rFonts w:ascii="Calibri" w:hAnsi="Calibri"/>
          <w:rtl w:val="0"/>
          <w:lang w:val="zh-TW" w:eastAsia="zh-TW"/>
        </w:rPr>
        <w:t xml:space="preserve"> </w:t>
      </w:r>
      <w:r>
        <w:rPr>
          <w:rFonts w:ascii="Calibri" w:hAnsi="Calibri"/>
          <w:rtl w:val="0"/>
          <w:lang w:val="en-US"/>
        </w:rPr>
        <w:t>/ Thug</w:t>
      </w:r>
    </w:p>
    <w:p>
      <w:pPr>
        <w:pStyle w:val="Normal (Web)"/>
        <w:widowControl w:val="1"/>
        <w:spacing w:line="288" w:lineRule="auto"/>
        <w:rPr>
          <w:sz w:val="52"/>
          <w:szCs w:val="52"/>
        </w:rPr>
      </w:pPr>
      <w:r>
        <w:rPr>
          <w:rtl w:val="0"/>
          <w:lang w:val="zh-TW" w:eastAsia="zh-TW"/>
        </w:rPr>
        <w:t>司机</w:t>
      </w:r>
      <w:r>
        <w:rPr>
          <w:rFonts w:ascii="Calibri" w:hAnsi="Calibri"/>
          <w:rtl w:val="0"/>
          <w:lang w:val="zh-TW" w:eastAsia="zh-TW"/>
        </w:rPr>
        <w:t xml:space="preserve"> </w:t>
      </w:r>
      <w:r>
        <w:rPr>
          <w:rFonts w:ascii="Calibri" w:hAnsi="Calibri"/>
          <w:rtl w:val="0"/>
          <w:lang w:val="en-US"/>
        </w:rPr>
        <w:t>/ Driver</w:t>
      </w:r>
      <w:r>
        <w:rPr>
          <w:rtl w:val="0"/>
          <w:lang w:val="zh-TW" w:eastAsia="zh-TW"/>
        </w:rPr>
        <w:t>；</w:t>
      </w:r>
      <w:r>
        <w:rPr>
          <w:rFonts w:ascii="Calibri" w:hAnsi="Calibri"/>
          <w:rtl w:val="0"/>
          <w:lang w:val="zh-TW" w:eastAsia="zh-TW"/>
        </w:rPr>
        <w:t xml:space="preserve"> </w:t>
      </w:r>
      <w:r>
        <w:rPr>
          <w:rtl w:val="0"/>
          <w:lang w:val="zh-TW" w:eastAsia="zh-TW"/>
        </w:rPr>
        <w:t>技术员</w:t>
      </w:r>
      <w:r>
        <w:rPr>
          <w:rFonts w:ascii="Calibri" w:hAnsi="Calibri"/>
          <w:rtl w:val="0"/>
          <w:lang w:val="zh-TW" w:eastAsia="zh-TW"/>
        </w:rPr>
        <w:t xml:space="preserve"> </w:t>
      </w:r>
      <w:r>
        <w:rPr>
          <w:rFonts w:ascii="Calibri" w:hAnsi="Calibri"/>
          <w:rtl w:val="0"/>
          <w:lang w:val="en-US"/>
        </w:rPr>
        <w:t>/ Tech</w:t>
      </w:r>
      <w:r>
        <w:rPr>
          <w:rtl w:val="0"/>
          <w:lang w:val="zh-TW" w:eastAsia="zh-TW"/>
        </w:rPr>
        <w:t>；</w:t>
      </w:r>
      <w:r>
        <w:rPr>
          <w:rFonts w:ascii="Calibri" w:hAnsi="Calibri"/>
          <w:rtl w:val="0"/>
          <w:lang w:val="zh-TW" w:eastAsia="zh-TW"/>
        </w:rPr>
        <w:t xml:space="preserve"> </w:t>
      </w:r>
      <w:r>
        <w:rPr>
          <w:rtl w:val="0"/>
          <w:lang w:val="zh-TW" w:eastAsia="zh-TW"/>
        </w:rPr>
        <w:t>马可</w:t>
      </w:r>
      <w:r>
        <w:rPr>
          <w:rFonts w:ascii="Calibri" w:hAnsi="Calibri"/>
          <w:rtl w:val="0"/>
          <w:lang w:val="zh-TW" w:eastAsia="zh-TW"/>
        </w:rPr>
        <w:t xml:space="preserve"> </w:t>
      </w:r>
      <w:r>
        <w:rPr>
          <w:rFonts w:ascii="Calibri" w:hAnsi="Calibri"/>
          <w:rtl w:val="0"/>
          <w:lang w:val="en-US"/>
        </w:rPr>
        <w:t>/ Marco</w:t>
      </w:r>
      <w:r>
        <w:rPr>
          <w:rtl w:val="0"/>
          <w:lang w:val="zh-TW" w:eastAsia="zh-TW"/>
        </w:rPr>
        <w:t>；</w:t>
      </w:r>
      <w:r>
        <w:rPr>
          <w:rFonts w:ascii="Calibri" w:hAnsi="Calibri"/>
          <w:rtl w:val="0"/>
          <w:lang w:val="zh-TW" w:eastAsia="zh-TW"/>
        </w:rPr>
        <w:t xml:space="preserve"> </w:t>
      </w:r>
      <w:r>
        <w:rPr>
          <w:rtl w:val="0"/>
          <w:lang w:val="zh-TW" w:eastAsia="zh-TW"/>
        </w:rPr>
        <w:t>小安娜</w:t>
      </w:r>
      <w:r>
        <w:rPr>
          <w:rFonts w:ascii="Calibri" w:hAnsi="Calibri"/>
          <w:rtl w:val="0"/>
          <w:lang w:val="zh-TW" w:eastAsia="zh-TW"/>
        </w:rPr>
        <w:t xml:space="preserve"> </w:t>
      </w:r>
      <w:r>
        <w:rPr>
          <w:rFonts w:ascii="Calibri" w:hAnsi="Calibri"/>
          <w:rtl w:val="0"/>
          <w:lang w:val="en-US"/>
        </w:rPr>
        <w:t>/ Little Anna</w:t>
      </w:r>
    </w:p>
    <w:p>
      <w:pPr>
        <w:pStyle w:val="Normal (Web)"/>
        <w:widowControl w:val="1"/>
        <w:spacing w:line="288" w:lineRule="auto"/>
        <w:rPr>
          <w:sz w:val="52"/>
          <w:szCs w:val="52"/>
        </w:rPr>
      </w:pPr>
      <w:r>
        <w:rPr>
          <w:rtl w:val="0"/>
          <w:lang w:val="zh-TW" w:eastAsia="zh-TW"/>
        </w:rPr>
        <w:t>副手</w:t>
      </w:r>
      <w:r>
        <w:rPr>
          <w:rFonts w:ascii="Calibri" w:hAnsi="Calibri"/>
          <w:rtl w:val="0"/>
          <w:lang w:val="zh-TW" w:eastAsia="zh-TW"/>
        </w:rPr>
        <w:t xml:space="preserve"> </w:t>
      </w:r>
      <w:r>
        <w:rPr>
          <w:rFonts w:ascii="Calibri" w:hAnsi="Calibri"/>
          <w:rtl w:val="0"/>
          <w:lang w:val="en-US"/>
        </w:rPr>
        <w:t>/ Deputy</w:t>
      </w:r>
      <w:r>
        <w:rPr>
          <w:rtl w:val="0"/>
          <w:lang w:val="zh-TW" w:eastAsia="zh-TW"/>
        </w:rPr>
        <w:t>；</w:t>
      </w:r>
      <w:r>
        <w:rPr>
          <w:rFonts w:ascii="Calibri" w:hAnsi="Calibri"/>
          <w:rtl w:val="0"/>
          <w:lang w:val="zh-TW" w:eastAsia="zh-TW"/>
        </w:rPr>
        <w:t xml:space="preserve"> </w:t>
      </w:r>
      <w:r>
        <w:rPr>
          <w:rtl w:val="0"/>
          <w:lang w:val="zh-TW" w:eastAsia="zh-TW"/>
        </w:rPr>
        <w:t>执法队员甲</w:t>
      </w:r>
      <w:r>
        <w:rPr>
          <w:rFonts w:ascii="Calibri" w:hAnsi="Calibri"/>
          <w:rtl w:val="0"/>
          <w:lang w:val="zh-TW" w:eastAsia="zh-TW"/>
        </w:rPr>
        <w:t xml:space="preserve"> </w:t>
      </w:r>
      <w:r>
        <w:rPr>
          <w:rFonts w:ascii="Calibri" w:hAnsi="Calibri"/>
          <w:rtl w:val="0"/>
          <w:lang w:val="en-US"/>
        </w:rPr>
        <w:t>/ Enforcer A</w:t>
      </w:r>
      <w:r>
        <w:rPr>
          <w:rtl w:val="0"/>
          <w:lang w:val="zh-TW" w:eastAsia="zh-TW"/>
        </w:rPr>
        <w:t>；</w:t>
      </w:r>
      <w:r>
        <w:rPr>
          <w:rFonts w:ascii="Calibri" w:hAnsi="Calibri"/>
          <w:rtl w:val="0"/>
          <w:lang w:val="zh-TW" w:eastAsia="zh-TW"/>
        </w:rPr>
        <w:t xml:space="preserve"> </w:t>
      </w:r>
      <w:r>
        <w:rPr>
          <w:rtl w:val="0"/>
          <w:lang w:val="zh-TW" w:eastAsia="zh-TW"/>
        </w:rPr>
        <w:t>执法队员乙</w:t>
      </w:r>
      <w:r>
        <w:rPr>
          <w:rFonts w:ascii="Calibri" w:hAnsi="Calibri"/>
          <w:rtl w:val="0"/>
          <w:lang w:val="zh-TW" w:eastAsia="zh-TW"/>
        </w:rPr>
        <w:t xml:space="preserve"> </w:t>
      </w:r>
      <w:r>
        <w:rPr>
          <w:rFonts w:ascii="Calibri" w:hAnsi="Calibri"/>
          <w:rtl w:val="0"/>
          <w:lang w:val="en-US"/>
        </w:rPr>
        <w:t>/ Enforcer B</w:t>
      </w:r>
      <w:r>
        <w:rPr>
          <w:rtl w:val="0"/>
          <w:lang w:val="zh-TW" w:eastAsia="zh-TW"/>
        </w:rPr>
        <w:t>；</w:t>
      </w:r>
      <w:r>
        <w:rPr>
          <w:rFonts w:ascii="Calibri" w:hAnsi="Calibri"/>
          <w:rtl w:val="0"/>
          <w:lang w:val="zh-TW" w:eastAsia="zh-TW"/>
        </w:rPr>
        <w:t xml:space="preserve"> </w:t>
      </w:r>
      <w:r>
        <w:rPr>
          <w:rtl w:val="0"/>
          <w:lang w:val="zh-TW" w:eastAsia="zh-TW"/>
        </w:rPr>
        <w:t>加西亚</w:t>
      </w:r>
      <w:r>
        <w:rPr>
          <w:rFonts w:ascii="Calibri" w:hAnsi="Calibri"/>
          <w:rtl w:val="0"/>
          <w:lang w:val="zh-TW" w:eastAsia="zh-TW"/>
        </w:rPr>
        <w:t xml:space="preserve"> </w:t>
      </w:r>
      <w:r>
        <w:rPr>
          <w:rFonts w:ascii="Calibri" w:hAnsi="Calibri"/>
          <w:rtl w:val="0"/>
          <w:lang w:val="en-US"/>
        </w:rPr>
        <w:t>/ Garcia</w:t>
      </w:r>
    </w:p>
    <w:p>
      <w:pPr>
        <w:pStyle w:val="Normal (Web)"/>
        <w:widowControl w:val="1"/>
        <w:spacing w:line="288" w:lineRule="auto"/>
        <w:rPr>
          <w:sz w:val="52"/>
          <w:szCs w:val="52"/>
        </w:rPr>
      </w:pPr>
      <w:r>
        <w:rPr>
          <w:rtl w:val="0"/>
          <w:lang w:val="zh-TW" w:eastAsia="zh-TW"/>
        </w:rPr>
        <w:t>周老板</w:t>
      </w:r>
      <w:r>
        <w:rPr>
          <w:rFonts w:ascii="Calibri" w:hAnsi="Calibri"/>
          <w:rtl w:val="0"/>
          <w:lang w:val="zh-TW" w:eastAsia="zh-TW"/>
        </w:rPr>
        <w:t xml:space="preserve"> </w:t>
      </w:r>
      <w:r>
        <w:rPr>
          <w:rFonts w:ascii="Calibri" w:hAnsi="Calibri"/>
          <w:rtl w:val="0"/>
          <w:lang w:val="en-US"/>
        </w:rPr>
        <w:t>/ Mr. Zhou</w:t>
      </w:r>
      <w:r>
        <w:rPr>
          <w:rtl w:val="0"/>
          <w:lang w:val="zh-TW" w:eastAsia="zh-TW"/>
        </w:rPr>
        <w:t>；</w:t>
      </w:r>
      <w:r>
        <w:rPr>
          <w:rFonts w:ascii="Calibri" w:hAnsi="Calibri"/>
          <w:rtl w:val="0"/>
          <w:lang w:val="zh-TW" w:eastAsia="zh-TW"/>
        </w:rPr>
        <w:t xml:space="preserve"> </w:t>
      </w:r>
      <w:r>
        <w:rPr>
          <w:rtl w:val="0"/>
          <w:lang w:val="zh-TW" w:eastAsia="zh-TW"/>
        </w:rPr>
        <w:t>联络人</w:t>
      </w:r>
      <w:r>
        <w:rPr>
          <w:rFonts w:ascii="Calibri" w:hAnsi="Calibri"/>
          <w:rtl w:val="0"/>
          <w:lang w:val="zh-TW" w:eastAsia="zh-TW"/>
        </w:rPr>
        <w:t xml:space="preserve"> </w:t>
      </w:r>
      <w:r>
        <w:rPr>
          <w:rFonts w:ascii="Calibri" w:hAnsi="Calibri"/>
          <w:rtl w:val="0"/>
          <w:lang w:val="en-US"/>
        </w:rPr>
        <w:t>/ Contact</w:t>
      </w:r>
      <w:r>
        <w:rPr>
          <w:rtl w:val="0"/>
          <w:lang w:val="zh-TW" w:eastAsia="zh-TW"/>
        </w:rPr>
        <w:t>；</w:t>
      </w:r>
      <w:r>
        <w:rPr>
          <w:rFonts w:ascii="Calibri" w:hAnsi="Calibri"/>
          <w:rtl w:val="0"/>
          <w:lang w:val="zh-TW" w:eastAsia="zh-TW"/>
        </w:rPr>
        <w:t xml:space="preserve"> </w:t>
      </w:r>
      <w:r>
        <w:rPr>
          <w:rtl w:val="0"/>
          <w:lang w:val="zh-TW" w:eastAsia="zh-TW"/>
        </w:rPr>
        <w:t>康复师</w:t>
      </w:r>
      <w:r>
        <w:rPr>
          <w:rFonts w:ascii="Calibri" w:hAnsi="Calibri"/>
          <w:rtl w:val="0"/>
          <w:lang w:val="zh-TW" w:eastAsia="zh-TW"/>
        </w:rPr>
        <w:t xml:space="preserve"> </w:t>
      </w:r>
      <w:r>
        <w:rPr>
          <w:rFonts w:ascii="Calibri" w:hAnsi="Calibri"/>
          <w:rtl w:val="0"/>
          <w:lang w:val="en-US"/>
        </w:rPr>
        <w:t>/ Therapist</w:t>
      </w:r>
      <w:r>
        <w:rPr>
          <w:rtl w:val="0"/>
          <w:lang w:val="zh-TW" w:eastAsia="zh-TW"/>
        </w:rPr>
        <w:t>；</w:t>
      </w:r>
      <w:r>
        <w:rPr>
          <w:rFonts w:ascii="Calibri" w:hAnsi="Calibri"/>
          <w:rtl w:val="0"/>
          <w:lang w:val="zh-TW" w:eastAsia="zh-TW"/>
        </w:rPr>
        <w:t xml:space="preserve"> </w:t>
      </w:r>
      <w:r>
        <w:rPr>
          <w:rtl w:val="0"/>
          <w:lang w:val="zh-TW" w:eastAsia="zh-TW"/>
        </w:rPr>
        <w:t>代表甲</w:t>
      </w:r>
      <w:r>
        <w:rPr>
          <w:rFonts w:ascii="Calibri" w:hAnsi="Calibri"/>
          <w:rtl w:val="0"/>
          <w:lang w:val="zh-TW" w:eastAsia="zh-TW"/>
        </w:rPr>
        <w:t xml:space="preserve"> </w:t>
      </w:r>
      <w:r>
        <w:rPr>
          <w:rFonts w:ascii="Calibri" w:hAnsi="Calibri"/>
          <w:rtl w:val="0"/>
          <w:lang w:val="en-US"/>
        </w:rPr>
        <w:t>/ Rep A</w:t>
      </w:r>
    </w:p>
    <w:p>
      <w:pPr>
        <w:pStyle w:val="Normal (Web)"/>
        <w:widowControl w:val="1"/>
        <w:spacing w:line="288" w:lineRule="auto"/>
      </w:pPr>
      <w:r>
        <w:rPr>
          <w:rtl w:val="0"/>
          <w:lang w:val="zh-TW" w:eastAsia="zh-TW"/>
        </w:rPr>
        <w:t>代表乙</w:t>
      </w:r>
      <w:r>
        <w:rPr>
          <w:rFonts w:ascii="Calibri" w:hAnsi="Calibri"/>
          <w:rtl w:val="0"/>
          <w:lang w:val="zh-TW" w:eastAsia="zh-TW"/>
        </w:rPr>
        <w:t xml:space="preserve"> </w:t>
      </w:r>
      <w:r>
        <w:rPr>
          <w:rFonts w:ascii="Calibri" w:hAnsi="Calibri"/>
          <w:rtl w:val="0"/>
          <w:lang w:val="en-US"/>
        </w:rPr>
        <w:t>/ Rep B</w:t>
      </w:r>
      <w:r>
        <w:rPr>
          <w:rtl w:val="0"/>
          <w:lang w:val="zh-TW" w:eastAsia="zh-TW"/>
        </w:rPr>
        <w:t>；</w:t>
      </w:r>
      <w:r>
        <w:rPr>
          <w:rFonts w:ascii="Calibri" w:hAnsi="Calibri"/>
          <w:rtl w:val="0"/>
          <w:lang w:val="zh-TW" w:eastAsia="zh-TW"/>
        </w:rPr>
        <w:t xml:space="preserve"> </w:t>
      </w:r>
      <w:r>
        <w:rPr>
          <w:rtl w:val="0"/>
          <w:lang w:val="zh-TW" w:eastAsia="zh-TW"/>
        </w:rPr>
        <w:t>代表丙</w:t>
      </w:r>
      <w:r>
        <w:rPr>
          <w:rFonts w:ascii="Calibri" w:hAnsi="Calibri"/>
          <w:rtl w:val="0"/>
          <w:lang w:val="zh-TW" w:eastAsia="zh-TW"/>
        </w:rPr>
        <w:t xml:space="preserve"> </w:t>
      </w:r>
      <w:r>
        <w:rPr>
          <w:rFonts w:ascii="Calibri" w:hAnsi="Calibri"/>
          <w:rtl w:val="0"/>
          <w:lang w:val="en-US"/>
        </w:rPr>
        <w:t>/ Rep C</w:t>
      </w:r>
    </w:p>
    <w:p>
      <w:pPr>
        <w:pStyle w:val="Normal (Web)"/>
        <w:widowControl w:val="1"/>
        <w:spacing w:line="288" w:lineRule="auto"/>
      </w:pPr>
    </w:p>
    <w:p>
      <w:pPr>
        <w:pStyle w:val="Normal (Web)"/>
        <w:widowControl w:val="1"/>
        <w:spacing w:line="288" w:lineRule="auto"/>
      </w:pPr>
    </w:p>
    <w:p>
      <w:pPr>
        <w:pStyle w:val="Normal (Web)"/>
        <w:widowControl w:val="1"/>
        <w:spacing w:line="288" w:lineRule="auto"/>
      </w:pPr>
    </w:p>
    <w:p>
      <w:pPr>
        <w:pStyle w:val="Normal (Web)"/>
        <w:widowControl w:val="1"/>
        <w:spacing w:line="288" w:lineRule="auto"/>
      </w:pPr>
    </w:p>
    <w:p>
      <w:pPr>
        <w:pStyle w:val="Normal (Web)"/>
        <w:widowControl w:val="1"/>
        <w:spacing w:line="288" w:lineRule="auto"/>
      </w:pPr>
    </w:p>
    <w:p>
      <w:pPr>
        <w:pStyle w:val="Normal (Web)"/>
        <w:widowControl w:val="1"/>
        <w:spacing w:line="288" w:lineRule="auto"/>
      </w:pPr>
    </w:p>
    <w:p>
      <w:pPr>
        <w:pStyle w:val="Normal (Web)"/>
        <w:widowControl w:val="1"/>
        <w:spacing w:line="288" w:lineRule="auto"/>
      </w:pPr>
    </w:p>
    <w:p>
      <w:pPr>
        <w:pStyle w:val="Normal (Web)"/>
        <w:widowControl w:val="1"/>
        <w:spacing w:line="288" w:lineRule="auto"/>
      </w:pPr>
    </w:p>
    <w:p>
      <w:pPr>
        <w:pStyle w:val="Normal (Web)"/>
        <w:widowControl w:val="1"/>
        <w:spacing w:line="288" w:lineRule="auto"/>
      </w:pPr>
    </w:p>
    <w:p>
      <w:pPr>
        <w:pStyle w:val="Normal (Web)"/>
        <w:widowControl w:val="1"/>
        <w:spacing w:line="288" w:lineRule="auto"/>
        <w:rPr>
          <w:sz w:val="21"/>
          <w:szCs w:val="21"/>
        </w:rPr>
      </w:pPr>
    </w:p>
    <w:p>
      <w:pPr>
        <w:pStyle w:val="Normal (Web)"/>
        <w:widowControl w:val="1"/>
        <w:spacing w:line="288" w:lineRule="auto"/>
        <w:rPr>
          <w:sz w:val="36"/>
          <w:szCs w:val="36"/>
          <w:lang w:val="zh-TW" w:eastAsia="zh-TW"/>
        </w:rPr>
      </w:pPr>
      <w:r>
        <w:rPr>
          <w:sz w:val="36"/>
          <w:szCs w:val="36"/>
          <w:rtl w:val="0"/>
          <w:lang w:val="zh-TW" w:eastAsia="zh-TW"/>
        </w:rPr>
        <w:t>剧本：</w:t>
      </w:r>
    </w:p>
    <w:p>
      <w:pPr>
        <w:pStyle w:val="Normal (Web)"/>
        <w:widowControl w:val="1"/>
        <w:spacing w:line="288" w:lineRule="auto"/>
        <w:rPr>
          <w:lang w:val="zh-TW" w:eastAsia="zh-TW"/>
        </w:rPr>
      </w:pPr>
      <w:r>
        <w:rPr>
          <w:rtl w:val="0"/>
          <w:lang w:val="zh-TW" w:eastAsia="zh-TW"/>
        </w:rPr>
        <w:t>第一集</w:t>
      </w:r>
    </w:p>
    <w:p>
      <w:pPr>
        <w:pStyle w:val="Normal (Web)"/>
        <w:widowControl w:val="1"/>
        <w:spacing w:line="288" w:lineRule="auto"/>
      </w:pPr>
      <w:r>
        <w:rPr>
          <w:rFonts w:ascii="Calibri" w:hAnsi="Calibri"/>
          <w:rtl w:val="0"/>
          <w:lang w:val="en-US"/>
        </w:rPr>
        <w:t>1-1</w:t>
      </w:r>
      <w:r>
        <w:rPr>
          <w:rtl w:val="0"/>
          <w:lang w:val="zh-TW" w:eastAsia="zh-TW"/>
        </w:rPr>
        <w:t>夜内柯里昂庄园厨房</w:t>
      </w:r>
    </w:p>
    <w:p>
      <w:pPr>
        <w:pStyle w:val="Normal (Web)"/>
        <w:widowControl w:val="1"/>
        <w:spacing w:line="288" w:lineRule="auto"/>
      </w:pPr>
      <w:r>
        <w:rPr>
          <w:rtl w:val="0"/>
          <w:lang w:val="zh-TW" w:eastAsia="zh-TW"/>
        </w:rPr>
        <w:t>人物：</w:t>
      </w:r>
      <w:r>
        <w:rPr>
          <w:rFonts w:ascii="Calibri" w:hAnsi="Calibri"/>
          <w:rtl w:val="0"/>
          <w:lang w:val="en-US"/>
        </w:rPr>
        <w:t>Eve</w:t>
      </w:r>
      <w:r>
        <w:rPr>
          <w:rtl w:val="0"/>
          <w:lang w:val="zh-TW" w:eastAsia="zh-TW"/>
        </w:rPr>
        <w:t>、</w:t>
      </w:r>
      <w:r>
        <w:rPr>
          <w:rFonts w:ascii="Calibri" w:hAnsi="Calibri"/>
          <w:rtl w:val="0"/>
          <w:lang w:val="en-US"/>
        </w:rPr>
        <w:t>Dante</w:t>
      </w:r>
      <w:r>
        <w:rPr>
          <w:rtl w:val="0"/>
          <w:lang w:val="zh-TW" w:eastAsia="zh-TW"/>
        </w:rPr>
        <w:t>、</w:t>
      </w:r>
      <w:r>
        <w:rPr>
          <w:rFonts w:ascii="Calibri" w:hAnsi="Calibri"/>
          <w:rtl w:val="0"/>
          <w:lang w:val="en-US"/>
        </w:rPr>
        <w:t>Lily</w:t>
      </w:r>
    </w:p>
    <w:p>
      <w:pPr>
        <w:pStyle w:val="Normal (Web)"/>
        <w:widowControl w:val="1"/>
        <w:spacing w:line="288" w:lineRule="auto"/>
      </w:pPr>
      <w:r>
        <w:rPr>
          <w:rtl w:val="0"/>
          <w:lang w:val="en-US"/>
        </w:rPr>
        <w:t>△</w:t>
      </w:r>
      <w:r>
        <w:rPr>
          <w:rFonts w:ascii="Calibri" w:hAnsi="Calibri"/>
          <w:rtl w:val="0"/>
          <w:lang w:val="en-US"/>
        </w:rPr>
        <w:t>Eve</w:t>
      </w:r>
      <w:r>
        <w:rPr>
          <w:rtl w:val="0"/>
          <w:lang w:val="zh-TW" w:eastAsia="zh-TW"/>
        </w:rPr>
        <w:t>合上加密笔记本，锁进橱柜暗格，擦干净指尖的键盘痕迹，把孕检单塞进西装内兜，转身煮意面。</w:t>
      </w:r>
    </w:p>
    <w:p>
      <w:pPr>
        <w:pStyle w:val="Normal (Web)"/>
        <w:widowControl w:val="1"/>
        <w:spacing w:line="288" w:lineRule="auto"/>
      </w:pPr>
      <w:r>
        <w:rPr>
          <w:rFonts w:ascii="Calibri" w:hAnsi="Calibri"/>
          <w:rtl w:val="0"/>
          <w:lang w:val="en-US"/>
        </w:rPr>
        <w:t>Eve</w:t>
      </w:r>
      <w:r>
        <w:rPr>
          <w:rtl w:val="0"/>
          <w:lang w:val="zh-TW" w:eastAsia="zh-TW"/>
        </w:rPr>
        <w:t>：这批武器图纸交出去，暗网的订单就清了。等</w:t>
      </w:r>
      <w:r>
        <w:rPr>
          <w:rFonts w:ascii="Calibri" w:hAnsi="Calibri"/>
          <w:rtl w:val="0"/>
          <w:lang w:val="en-US"/>
        </w:rPr>
        <w:t>Dante</w:t>
      </w:r>
      <w:r>
        <w:rPr>
          <w:rtl w:val="0"/>
          <w:lang w:val="zh-TW" w:eastAsia="zh-TW"/>
        </w:rPr>
        <w:t>回来，给他看孕检单，他会开心的。</w:t>
      </w:r>
      <w:r>
        <w:rPr>
          <w:lang w:val="en-US"/>
        </w:rPr>
        <w:br w:type="textWrapping"/>
      </w:r>
      <w:r>
        <w:rPr>
          <w:rFonts w:ascii="Times New Roman" w:hAnsi="Times New Roman"/>
          <w:outline w:val="0"/>
          <w:color w:val="ff0000"/>
          <w:u w:color="ff0000"/>
          <w:rtl w:val="0"/>
          <w:lang w:val="en-US"/>
          <w14:textFill>
            <w14:solidFill>
              <w14:srgbClr w14:val="FF0000"/>
            </w14:solidFill>
          </w14:textFill>
        </w:rPr>
        <w:t>Eve: Once I hand over these weapons blueprints, the dark web orders are done. When Dante gets back, I'll show him the pregnancy report. He'll be happy.</w:t>
      </w:r>
    </w:p>
    <w:p>
      <w:pPr>
        <w:pStyle w:val="Normal (Web)"/>
        <w:widowControl w:val="1"/>
        <w:spacing w:line="288" w:lineRule="auto"/>
      </w:pPr>
      <w:r>
        <w:rPr>
          <w:rtl w:val="0"/>
          <w:lang w:val="en-US"/>
        </w:rPr>
        <w:t>△</w:t>
      </w:r>
      <w:r>
        <w:rPr>
          <w:rtl w:val="0"/>
          <w:lang w:val="zh-TW" w:eastAsia="zh-TW"/>
        </w:rPr>
        <w:t>庄园大门被推开，</w:t>
      </w:r>
      <w:r>
        <w:rPr>
          <w:rFonts w:ascii="Calibri" w:hAnsi="Calibri"/>
          <w:rtl w:val="0"/>
          <w:lang w:val="en-US"/>
        </w:rPr>
        <w:t>Dante</w:t>
      </w:r>
      <w:r>
        <w:rPr>
          <w:rtl w:val="0"/>
          <w:lang w:val="zh-TW" w:eastAsia="zh-TW"/>
        </w:rPr>
        <w:t>搂着大着肚子的</w:t>
      </w:r>
      <w:r>
        <w:rPr>
          <w:rFonts w:ascii="Calibri" w:hAnsi="Calibri"/>
          <w:rtl w:val="0"/>
          <w:lang w:val="en-US"/>
        </w:rPr>
        <w:t>Lily</w:t>
      </w:r>
      <w:r>
        <w:rPr>
          <w:rtl w:val="0"/>
          <w:lang w:val="zh-TW" w:eastAsia="zh-TW"/>
        </w:rPr>
        <w:t>走进客厅，径直停在厨房门口。</w:t>
      </w:r>
    </w:p>
    <w:p>
      <w:pPr>
        <w:pStyle w:val="Normal (Web)"/>
        <w:widowControl w:val="1"/>
        <w:spacing w:line="288" w:lineRule="auto"/>
      </w:pPr>
      <w:r>
        <w:rPr>
          <w:rFonts w:ascii="Calibri" w:hAnsi="Calibri"/>
          <w:rtl w:val="0"/>
          <w:lang w:val="en-US"/>
        </w:rPr>
        <w:t>Dante</w:t>
      </w:r>
      <w:r>
        <w:rPr>
          <w:rtl w:val="0"/>
          <w:lang w:val="zh-TW" w:eastAsia="zh-TW"/>
        </w:rPr>
        <w:t>：别煮了。</w:t>
      </w:r>
      <w:r>
        <w:rPr>
          <w:lang w:val="en-US"/>
        </w:rPr>
        <w:br w:type="textWrapping"/>
      </w:r>
      <w:r>
        <w:rPr>
          <w:rFonts w:ascii="Times New Roman" w:hAnsi="Times New Roman"/>
          <w:outline w:val="0"/>
          <w:color w:val="ff0000"/>
          <w:u w:color="ff0000"/>
          <w:rtl w:val="0"/>
          <w:lang w:val="en-US"/>
          <w14:textFill>
            <w14:solidFill>
              <w14:srgbClr w14:val="FF0000"/>
            </w14:solidFill>
          </w14:textFill>
        </w:rPr>
        <w:t>Dante: Stop cooking.</w:t>
      </w:r>
    </w:p>
    <w:p>
      <w:pPr>
        <w:pStyle w:val="Normal (Web)"/>
        <w:widowControl w:val="1"/>
        <w:spacing w:line="288" w:lineRule="auto"/>
      </w:pPr>
      <w:r>
        <w:rPr>
          <w:rtl w:val="0"/>
          <w:lang w:val="en-US"/>
        </w:rPr>
        <w:t>△</w:t>
      </w:r>
      <w:r>
        <w:rPr>
          <w:rFonts w:ascii="Calibri" w:hAnsi="Calibri"/>
          <w:rtl w:val="0"/>
          <w:lang w:val="en-US"/>
        </w:rPr>
        <w:t>Eve</w:t>
      </w:r>
      <w:r>
        <w:rPr>
          <w:rtl w:val="0"/>
          <w:lang w:val="zh-TW" w:eastAsia="zh-TW"/>
        </w:rPr>
        <w:t>转身，手里还拿着锅铲，看到两人的姿态，手顿住。</w:t>
      </w:r>
    </w:p>
    <w:p>
      <w:pPr>
        <w:pStyle w:val="Normal (Web)"/>
        <w:widowControl w:val="1"/>
        <w:spacing w:line="288" w:lineRule="auto"/>
      </w:pPr>
      <w:r>
        <w:rPr>
          <w:rFonts w:ascii="Calibri" w:hAnsi="Calibri"/>
          <w:rtl w:val="0"/>
          <w:lang w:val="en-US"/>
        </w:rPr>
        <w:t>Eve</w:t>
      </w:r>
      <w:r>
        <w:rPr>
          <w:rtl w:val="0"/>
          <w:lang w:val="zh-TW" w:eastAsia="zh-TW"/>
        </w:rPr>
        <w:t>：</w:t>
      </w:r>
      <w:r>
        <w:rPr>
          <w:rFonts w:ascii="Calibri" w:hAnsi="Calibri"/>
          <w:rtl w:val="0"/>
          <w:lang w:val="en-US"/>
        </w:rPr>
        <w:t>Dante</w:t>
      </w:r>
      <w:r>
        <w:rPr>
          <w:rtl w:val="0"/>
          <w:lang w:val="zh-TW" w:eastAsia="zh-TW"/>
        </w:rPr>
        <w:t>，你回来了。这位是？</w:t>
      </w:r>
      <w:r>
        <w:rPr>
          <w:lang w:val="en-US"/>
        </w:rPr>
        <w:br w:type="textWrapping"/>
      </w:r>
      <w:r>
        <w:rPr>
          <w:rFonts w:ascii="Times New Roman" w:hAnsi="Times New Roman"/>
          <w:outline w:val="0"/>
          <w:color w:val="ff0000"/>
          <w:u w:color="ff0000"/>
          <w:rtl w:val="0"/>
          <w:lang w:val="en-US"/>
          <w14:textFill>
            <w14:solidFill>
              <w14:srgbClr w14:val="FF0000"/>
            </w14:solidFill>
          </w14:textFill>
        </w:rPr>
        <w:t>Eve: Dante, you're back. Who is she?</w:t>
      </w:r>
    </w:p>
    <w:p>
      <w:pPr>
        <w:pStyle w:val="Normal (Web)"/>
        <w:widowControl w:val="1"/>
        <w:spacing w:line="288" w:lineRule="auto"/>
      </w:pPr>
      <w:r>
        <w:rPr>
          <w:rFonts w:ascii="Calibri" w:hAnsi="Calibri"/>
          <w:rtl w:val="0"/>
          <w:lang w:val="en-US"/>
        </w:rPr>
        <w:t>Dante</w:t>
      </w:r>
      <w:r>
        <w:rPr>
          <w:rtl w:val="0"/>
          <w:lang w:val="zh-TW" w:eastAsia="zh-TW"/>
        </w:rPr>
        <w:t>：她是</w:t>
      </w:r>
      <w:r>
        <w:rPr>
          <w:rFonts w:ascii="Calibri" w:hAnsi="Calibri"/>
          <w:rtl w:val="0"/>
          <w:lang w:val="en-US"/>
        </w:rPr>
        <w:t>Lily</w:t>
      </w:r>
      <w:r>
        <w:rPr>
          <w:rtl w:val="0"/>
          <w:lang w:val="zh-TW" w:eastAsia="zh-TW"/>
        </w:rPr>
        <w:t>，怀了我的孩子。</w:t>
      </w:r>
      <w:r>
        <w:rPr>
          <w:lang w:val="en-US"/>
        </w:rPr>
        <w:br w:type="textWrapping"/>
      </w:r>
      <w:r>
        <w:rPr>
          <w:rFonts w:ascii="Times New Roman" w:hAnsi="Times New Roman"/>
          <w:outline w:val="0"/>
          <w:color w:val="ff0000"/>
          <w:u w:color="ff0000"/>
          <w:rtl w:val="0"/>
          <w:lang w:val="en-US"/>
          <w14:textFill>
            <w14:solidFill>
              <w14:srgbClr w14:val="FF0000"/>
            </w14:solidFill>
          </w14:textFill>
        </w:rPr>
        <w:t>Dante: This is Lily. She's carrying my child.</w:t>
      </w:r>
    </w:p>
    <w:p>
      <w:pPr>
        <w:pStyle w:val="Normal (Web)"/>
        <w:widowControl w:val="1"/>
        <w:spacing w:line="288" w:lineRule="auto"/>
      </w:pPr>
      <w:r>
        <w:rPr>
          <w:rtl w:val="0"/>
          <w:lang w:val="en-US"/>
        </w:rPr>
        <w:t>△</w:t>
      </w:r>
      <w:r>
        <w:rPr>
          <w:rFonts w:ascii="Calibri" w:hAnsi="Calibri"/>
          <w:rtl w:val="0"/>
          <w:lang w:val="en-US"/>
        </w:rPr>
        <w:t>Dante</w:t>
      </w:r>
      <w:r>
        <w:rPr>
          <w:rtl w:val="0"/>
          <w:lang w:val="zh-TW" w:eastAsia="zh-TW"/>
        </w:rPr>
        <w:t>把离婚协议拍在料理台上，指尖点着纸面。</w:t>
      </w:r>
    </w:p>
    <w:p>
      <w:pPr>
        <w:pStyle w:val="Normal (Web)"/>
        <w:widowControl w:val="1"/>
        <w:spacing w:line="288" w:lineRule="auto"/>
      </w:pPr>
      <w:r>
        <w:rPr>
          <w:rFonts w:ascii="Calibri" w:hAnsi="Calibri"/>
          <w:rtl w:val="0"/>
          <w:lang w:val="en-US"/>
        </w:rPr>
        <w:t>Dante</w:t>
      </w:r>
      <w:r>
        <w:rPr>
          <w:rtl w:val="0"/>
          <w:lang w:val="zh-TW" w:eastAsia="zh-TW"/>
        </w:rPr>
        <w:t>：签字。庄园女主人的位置，该换她坐了。</w:t>
      </w:r>
      <w:r>
        <w:rPr>
          <w:lang w:val="en-US"/>
        </w:rPr>
        <w:br w:type="textWrapping"/>
      </w:r>
      <w:r>
        <w:rPr>
          <w:rFonts w:ascii="Times New Roman" w:hAnsi="Times New Roman"/>
          <w:outline w:val="0"/>
          <w:color w:val="ff0000"/>
          <w:u w:color="ff0000"/>
          <w:rtl w:val="0"/>
          <w:lang w:val="en-US"/>
          <w14:textFill>
            <w14:solidFill>
              <w14:srgbClr w14:val="FF0000"/>
            </w14:solidFill>
          </w14:textFill>
        </w:rPr>
        <w:t>Dante: Sign it. The lady of this estate should be her now.</w:t>
      </w:r>
    </w:p>
    <w:p>
      <w:pPr>
        <w:pStyle w:val="Normal (Web)"/>
        <w:widowControl w:val="1"/>
        <w:spacing w:line="288" w:lineRule="auto"/>
      </w:pPr>
      <w:r>
        <w:rPr>
          <w:rFonts w:ascii="Calibri" w:hAnsi="Calibri"/>
          <w:rtl w:val="0"/>
          <w:lang w:val="en-US"/>
        </w:rPr>
        <w:t>Eve</w:t>
      </w:r>
      <w:r>
        <w:rPr>
          <w:rtl w:val="0"/>
          <w:lang w:val="zh-TW" w:eastAsia="zh-TW"/>
        </w:rPr>
        <w:t>：我们结婚三年，你就这么对我？</w:t>
      </w:r>
      <w:r>
        <w:rPr>
          <w:lang w:val="en-US"/>
        </w:rPr>
        <w:br w:type="textWrapping"/>
      </w:r>
      <w:r>
        <w:rPr>
          <w:rFonts w:ascii="Times New Roman" w:hAnsi="Times New Roman"/>
          <w:outline w:val="0"/>
          <w:color w:val="ff0000"/>
          <w:u w:color="ff0000"/>
          <w:rtl w:val="0"/>
          <w:lang w:val="en-US"/>
          <w14:textFill>
            <w14:solidFill>
              <w14:srgbClr w14:val="FF0000"/>
            </w14:solidFill>
          </w14:textFill>
        </w:rPr>
        <w:t>Eve: Three years of marriage,</w:t>
      </w:r>
      <w:r>
        <w:rPr>
          <w:rFonts w:ascii="Times New Roman" w:hAnsi="Times New Roman"/>
          <w:outline w:val="0"/>
          <w:color w:val="ff0000"/>
          <w:u w:color="ff0000"/>
          <w:rtl w:val="0"/>
          <w:lang w:val="en-US"/>
          <w14:textFill>
            <w14:solidFill>
              <w14:srgbClr w14:val="FF0000"/>
            </w14:solidFill>
          </w14:textFill>
        </w:rPr>
        <w:t xml:space="preserve"> y</w:t>
      </w:r>
      <w:r>
        <w:rPr>
          <w:rFonts w:ascii="Times New Roman" w:hAnsi="Times New Roman"/>
          <w:outline w:val="0"/>
          <w:color w:val="ff0000"/>
          <w:u w:color="ff0000"/>
          <w:rtl w:val="0"/>
          <w:lang w:val="en-US"/>
          <w14:textFill>
            <w14:solidFill>
              <w14:srgbClr w14:val="FF0000"/>
            </w14:solidFill>
          </w14:textFill>
        </w:rPr>
        <w:t>ou just cheated on me like this?</w:t>
      </w:r>
    </w:p>
    <w:p>
      <w:pPr>
        <w:pStyle w:val="Normal (Web)"/>
        <w:widowControl w:val="1"/>
        <w:spacing w:line="288" w:lineRule="auto"/>
      </w:pPr>
      <w:r>
        <w:rPr>
          <w:rFonts w:ascii="Calibri" w:hAnsi="Calibri"/>
          <w:rtl w:val="0"/>
          <w:lang w:val="en-US"/>
        </w:rPr>
        <w:t>Dante</w:t>
      </w:r>
      <w:r>
        <w:rPr>
          <w:rtl w:val="0"/>
          <w:lang w:val="zh-TW" w:eastAsia="zh-TW"/>
        </w:rPr>
        <w:t>：三年来你除了守着这个房子，还会做什么？</w:t>
      </w:r>
      <w:r>
        <w:rPr>
          <w:rFonts w:ascii="Calibri" w:hAnsi="Calibri"/>
          <w:rtl w:val="0"/>
          <w:lang w:val="en-US"/>
        </w:rPr>
        <w:t>Lily</w:t>
      </w:r>
      <w:r>
        <w:rPr>
          <w:rtl w:val="0"/>
          <w:lang w:val="zh-TW" w:eastAsia="zh-TW"/>
        </w:rPr>
        <w:t>不一样，她陪我走过最难的时候。</w:t>
      </w:r>
      <w:r>
        <w:rPr>
          <w:lang w:val="en-US"/>
        </w:rPr>
        <w:br w:type="textWrapping"/>
      </w:r>
      <w:r>
        <w:rPr>
          <w:rFonts w:ascii="Times New Roman" w:hAnsi="Times New Roman"/>
          <w:outline w:val="0"/>
          <w:color w:val="ff0000"/>
          <w:u w:color="ff0000"/>
          <w:rtl w:val="0"/>
          <w:lang w:val="en-US"/>
          <w14:textFill>
            <w14:solidFill>
              <w14:srgbClr w14:val="FF0000"/>
            </w14:solidFill>
          </w14:textFill>
        </w:rPr>
        <w:t>Dante: For three years, all you</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ve done is stay in this house. Lily is different. She was with me through my darkest days.</w:t>
      </w:r>
    </w:p>
    <w:p>
      <w:pPr>
        <w:pStyle w:val="Normal (Web)"/>
        <w:widowControl w:val="1"/>
        <w:spacing w:line="288" w:lineRule="auto"/>
      </w:pPr>
      <w:r>
        <w:rPr>
          <w:rFonts w:ascii="Calibri" w:hAnsi="Calibri"/>
          <w:rtl w:val="0"/>
          <w:lang w:val="en-US"/>
        </w:rPr>
        <w:t>Lily</w:t>
      </w:r>
      <w:r>
        <w:rPr>
          <w:rtl w:val="0"/>
          <w:lang w:val="zh-TW" w:eastAsia="zh-TW"/>
        </w:rPr>
        <w:t>：姐姐，你别怪</w:t>
      </w:r>
      <w:r>
        <w:rPr>
          <w:rFonts w:ascii="Calibri" w:hAnsi="Calibri"/>
          <w:rtl w:val="0"/>
          <w:lang w:val="en-US"/>
        </w:rPr>
        <w:t>Dante</w:t>
      </w:r>
      <w:r>
        <w:rPr>
          <w:rtl w:val="0"/>
          <w:lang w:val="zh-TW" w:eastAsia="zh-TW"/>
        </w:rPr>
        <w:t>。我也不想的，可孩子不能没有爸爸。</w:t>
      </w:r>
      <w:r>
        <w:rPr>
          <w:lang w:val="en-US"/>
        </w:rPr>
        <w:br w:type="textWrapping"/>
      </w:r>
      <w:r>
        <w:rPr>
          <w:rFonts w:ascii="Times New Roman" w:hAnsi="Times New Roman"/>
          <w:outline w:val="0"/>
          <w:color w:val="ff0000"/>
          <w:u w:color="ff0000"/>
          <w:rtl w:val="0"/>
          <w:lang w:val="en-US"/>
          <w14:textFill>
            <w14:solidFill>
              <w14:srgbClr w14:val="FF0000"/>
            </w14:solidFill>
          </w14:textFill>
        </w:rPr>
        <w:t>Lily: Eve, don't blame Dante. I didn't want this either, but my baby needs a father.</w:t>
      </w:r>
    </w:p>
    <w:p>
      <w:pPr>
        <w:pStyle w:val="Normal (Web)"/>
        <w:widowControl w:val="1"/>
        <w:spacing w:line="288" w:lineRule="auto"/>
      </w:pPr>
      <w:r>
        <w:rPr>
          <w:rtl w:val="0"/>
          <w:lang w:val="en-US"/>
        </w:rPr>
        <w:t>△</w:t>
      </w:r>
      <w:r>
        <w:rPr>
          <w:rFonts w:ascii="Calibri" w:hAnsi="Calibri"/>
          <w:rtl w:val="0"/>
          <w:lang w:val="en-US"/>
        </w:rPr>
        <w:t>Lily</w:t>
      </w:r>
      <w:r>
        <w:rPr>
          <w:rtl w:val="0"/>
          <w:lang w:val="zh-TW" w:eastAsia="zh-TW"/>
        </w:rPr>
        <w:t>脚下一滑，往地上倒去。</w:t>
      </w:r>
    </w:p>
    <w:p>
      <w:pPr>
        <w:pStyle w:val="Normal (Web)"/>
        <w:widowControl w:val="1"/>
        <w:spacing w:line="288" w:lineRule="auto"/>
      </w:pPr>
      <w:r>
        <w:rPr>
          <w:rFonts w:ascii="Calibri" w:hAnsi="Calibri"/>
          <w:rtl w:val="0"/>
          <w:lang w:val="en-US"/>
        </w:rPr>
        <w:t>Dante</w:t>
      </w:r>
      <w:r>
        <w:rPr>
          <w:rtl w:val="0"/>
          <w:lang w:val="zh-TW" w:eastAsia="zh-TW"/>
        </w:rPr>
        <w:t>（怒吼）：</w:t>
      </w:r>
      <w:r>
        <w:rPr>
          <w:rFonts w:ascii="Calibri" w:hAnsi="Calibri"/>
          <w:rtl w:val="0"/>
          <w:lang w:val="en-US"/>
        </w:rPr>
        <w:t>Eve</w:t>
      </w:r>
      <w:r>
        <w:rPr>
          <w:rtl w:val="0"/>
          <w:lang w:val="zh-TW" w:eastAsia="zh-TW"/>
        </w:rPr>
        <w:t>！你敢推她！</w:t>
      </w:r>
      <w:r>
        <w:rPr>
          <w:lang w:val="en-US"/>
        </w:rPr>
        <w:br w:type="textWrapping"/>
      </w:r>
      <w:r>
        <w:rPr>
          <w:rFonts w:ascii="Times New Roman" w:hAnsi="Times New Roman"/>
          <w:outline w:val="0"/>
          <w:color w:val="ff0000"/>
          <w:u w:color="ff0000"/>
          <w:rtl w:val="0"/>
          <w:lang w:val="en-US"/>
          <w14:textFill>
            <w14:solidFill>
              <w14:srgbClr w14:val="FF0000"/>
            </w14:solidFill>
          </w14:textFill>
        </w:rPr>
        <w:t>Dante: Eve! How dare you push her!</w:t>
      </w:r>
    </w:p>
    <w:p>
      <w:pPr>
        <w:pStyle w:val="Normal (Web)"/>
        <w:widowControl w:val="1"/>
        <w:spacing w:line="288" w:lineRule="auto"/>
      </w:pPr>
      <w:r>
        <w:rPr>
          <w:rtl w:val="0"/>
          <w:lang w:val="en-US"/>
        </w:rPr>
        <w:t>△</w:t>
      </w:r>
      <w:r>
        <w:rPr>
          <w:rFonts w:ascii="Calibri" w:hAnsi="Calibri"/>
          <w:rtl w:val="0"/>
          <w:lang w:val="en-US"/>
        </w:rPr>
        <w:t>Dante</w:t>
      </w:r>
      <w:r>
        <w:rPr>
          <w:rtl w:val="0"/>
          <w:lang w:val="zh-TW" w:eastAsia="zh-TW"/>
        </w:rPr>
        <w:t>反手甩了</w:t>
      </w:r>
      <w:r>
        <w:rPr>
          <w:rFonts w:ascii="Calibri" w:hAnsi="Calibri"/>
          <w:rtl w:val="0"/>
          <w:lang w:val="en-US"/>
        </w:rPr>
        <w:t>Eve</w:t>
      </w:r>
      <w:r>
        <w:rPr>
          <w:rtl w:val="0"/>
          <w:lang w:val="zh-TW" w:eastAsia="zh-TW"/>
        </w:rPr>
        <w:t>一个耳光，</w:t>
      </w:r>
      <w:r>
        <w:rPr>
          <w:rFonts w:ascii="Calibri" w:hAnsi="Calibri"/>
          <w:rtl w:val="0"/>
          <w:lang w:val="en-US"/>
        </w:rPr>
        <w:t>Eve</w:t>
      </w:r>
      <w:r>
        <w:rPr>
          <w:rtl w:val="0"/>
          <w:lang w:val="zh-TW" w:eastAsia="zh-TW"/>
        </w:rPr>
        <w:t>被打得偏过头，嘴角渗出血。</w:t>
      </w:r>
    </w:p>
    <w:p>
      <w:pPr>
        <w:pStyle w:val="Normal (Web)"/>
        <w:widowControl w:val="1"/>
        <w:spacing w:line="288" w:lineRule="auto"/>
      </w:pPr>
      <w:r>
        <w:rPr>
          <w:rFonts w:ascii="Calibri" w:hAnsi="Calibri"/>
          <w:rtl w:val="0"/>
          <w:lang w:val="en-US"/>
        </w:rPr>
        <w:t>Eve</w:t>
      </w:r>
      <w:r>
        <w:rPr>
          <w:rtl w:val="0"/>
          <w:lang w:val="zh-TW" w:eastAsia="zh-TW"/>
        </w:rPr>
        <w:t>（冷笑，眼眶泛红）：我没推她。</w:t>
      </w:r>
      <w:r>
        <w:rPr>
          <w:lang w:val="en-US"/>
        </w:rPr>
        <w:br w:type="textWrapping"/>
      </w:r>
      <w:r>
        <w:rPr>
          <w:rFonts w:ascii="Times New Roman" w:hAnsi="Times New Roman"/>
          <w:outline w:val="0"/>
          <w:color w:val="ff0000"/>
          <w:u w:color="ff0000"/>
          <w:rtl w:val="0"/>
          <w:lang w:val="en-US"/>
          <w14:textFill>
            <w14:solidFill>
              <w14:srgbClr w14:val="FF0000"/>
            </w14:solidFill>
          </w14:textFill>
        </w:rPr>
        <w:t>Eve: I didn't push her.</w:t>
      </w:r>
    </w:p>
    <w:p>
      <w:pPr>
        <w:pStyle w:val="Normal (Web)"/>
        <w:widowControl w:val="1"/>
        <w:spacing w:line="288" w:lineRule="auto"/>
      </w:pPr>
      <w:r>
        <w:rPr>
          <w:rFonts w:ascii="Calibri" w:hAnsi="Calibri"/>
          <w:rtl w:val="0"/>
          <w:lang w:val="en-US"/>
        </w:rPr>
        <w:t>Dante</w:t>
      </w:r>
      <w:r>
        <w:rPr>
          <w:rtl w:val="0"/>
          <w:lang w:val="zh-TW" w:eastAsia="zh-TW"/>
        </w:rPr>
        <w:t>：你这种善妒的女人，什么事做不出来？签了字，滚出这个庄园。</w:t>
      </w:r>
      <w:r>
        <w:rPr>
          <w:lang w:val="en-US"/>
        </w:rPr>
        <w:br w:type="textWrapping"/>
      </w:r>
      <w:r>
        <w:rPr>
          <w:rFonts w:ascii="Times New Roman" w:hAnsi="Times New Roman"/>
          <w:outline w:val="0"/>
          <w:color w:val="ff0000"/>
          <w:u w:color="ff0000"/>
          <w:rtl w:val="0"/>
          <w:lang w:val="en-US"/>
          <w14:textFill>
            <w14:solidFill>
              <w14:srgbClr w14:val="FF0000"/>
            </w14:solidFill>
          </w14:textFill>
        </w:rPr>
        <w:t>Dante: A jealous woman like you is capable of anything. Sign it and get out of this estate.</w:t>
      </w:r>
    </w:p>
    <w:p>
      <w:pPr>
        <w:pStyle w:val="Normal (Web)"/>
        <w:widowControl w:val="1"/>
        <w:spacing w:line="288" w:lineRule="auto"/>
      </w:pPr>
      <w:r>
        <w:rPr>
          <w:rtl w:val="0"/>
          <w:lang w:val="en-US"/>
        </w:rPr>
        <w:t>△</w:t>
      </w:r>
      <w:r>
        <w:rPr>
          <w:rFonts w:ascii="Calibri" w:hAnsi="Calibri"/>
          <w:rtl w:val="0"/>
          <w:lang w:val="en-US"/>
        </w:rPr>
        <w:t>Eve</w:t>
      </w:r>
      <w:r>
        <w:rPr>
          <w:rtl w:val="0"/>
          <w:lang w:val="zh-TW" w:eastAsia="zh-TW"/>
        </w:rPr>
        <w:t>掏出兜里的孕检单，当着两人的面，揉成一团塞进嘴里，咽了下去。</w:t>
      </w:r>
    </w:p>
    <w:p>
      <w:pPr>
        <w:pStyle w:val="Normal (Web)"/>
        <w:widowControl w:val="1"/>
        <w:spacing w:line="288" w:lineRule="auto"/>
      </w:pPr>
      <w:r>
        <w:rPr>
          <w:rFonts w:ascii="Calibri" w:hAnsi="Calibri"/>
          <w:rtl w:val="0"/>
          <w:lang w:val="en-US"/>
        </w:rPr>
        <w:t>Eve</w:t>
      </w:r>
      <w:r>
        <w:rPr>
          <w:rtl w:val="0"/>
          <w:lang w:val="zh-TW" w:eastAsia="zh-TW"/>
        </w:rPr>
        <w:t>：好，我签。</w:t>
      </w:r>
      <w:r>
        <w:rPr>
          <w:lang w:val="en-US"/>
        </w:rPr>
        <w:br w:type="textWrapping"/>
      </w:r>
      <w:r>
        <w:rPr>
          <w:rFonts w:ascii="Times New Roman" w:hAnsi="Times New Roman"/>
          <w:outline w:val="0"/>
          <w:color w:val="ff0000"/>
          <w:u w:color="ff0000"/>
          <w:rtl w:val="0"/>
          <w:lang w:val="en-US"/>
          <w14:textFill>
            <w14:solidFill>
              <w14:srgbClr w14:val="FF0000"/>
            </w14:solidFill>
          </w14:textFill>
        </w:rPr>
        <w:t>Eve: Fine. I'll sign.</w:t>
      </w:r>
    </w:p>
    <w:p>
      <w:pPr>
        <w:pStyle w:val="Normal (Web)"/>
        <w:widowControl w:val="1"/>
        <w:spacing w:line="288" w:lineRule="auto"/>
      </w:pPr>
      <w:r>
        <w:rPr>
          <w:rtl w:val="0"/>
          <w:lang w:val="en-US"/>
        </w:rPr>
        <w:t>△</w:t>
      </w:r>
      <w:r>
        <w:rPr>
          <w:rFonts w:ascii="Calibri" w:hAnsi="Calibri"/>
          <w:rtl w:val="0"/>
          <w:lang w:val="en-US"/>
        </w:rPr>
        <w:t>Eve</w:t>
      </w:r>
      <w:r>
        <w:rPr>
          <w:rtl w:val="0"/>
          <w:lang w:val="zh-TW" w:eastAsia="zh-TW"/>
        </w:rPr>
        <w:t>拿起笔，在离婚协议上签下自己的名字，把笔扔在台上，转身回房间拖行李箱。</w:t>
      </w:r>
    </w:p>
    <w:p>
      <w:pPr>
        <w:pStyle w:val="Normal (Web)"/>
        <w:widowControl w:val="1"/>
        <w:spacing w:line="288" w:lineRule="auto"/>
      </w:pPr>
      <w:r>
        <w:rPr>
          <w:rtl w:val="0"/>
          <w:lang w:val="en-US"/>
        </w:rPr>
        <w:t>△</w:t>
      </w:r>
      <w:r>
        <w:rPr>
          <w:rFonts w:ascii="Calibri" w:hAnsi="Calibri"/>
          <w:rtl w:val="0"/>
          <w:lang w:val="en-US"/>
        </w:rPr>
        <w:t>Eve</w:t>
      </w:r>
      <w:r>
        <w:rPr>
          <w:rtl w:val="0"/>
          <w:lang w:val="zh-TW" w:eastAsia="zh-TW"/>
        </w:rPr>
        <w:t>拖着行李箱走出庄园大门，头也不回。</w:t>
      </w:r>
    </w:p>
    <w:p>
      <w:pPr>
        <w:pStyle w:val="Normal (Web)"/>
        <w:widowControl w:val="1"/>
        <w:spacing w:line="288" w:lineRule="auto"/>
      </w:pPr>
      <w:r>
        <w:rPr>
          <w:rtl w:val="0"/>
          <w:lang w:val="en-US"/>
        </w:rPr>
        <w:t>△</w:t>
      </w:r>
      <w:r>
        <w:rPr>
          <w:rtl w:val="0"/>
          <w:lang w:val="zh-TW" w:eastAsia="zh-TW"/>
        </w:rPr>
        <w:t>二楼阳台，</w:t>
      </w:r>
      <w:r>
        <w:rPr>
          <w:rFonts w:ascii="Calibri" w:hAnsi="Calibri"/>
          <w:rtl w:val="0"/>
          <w:lang w:val="en-US"/>
        </w:rPr>
        <w:t>Lily</w:t>
      </w:r>
      <w:r>
        <w:rPr>
          <w:rtl w:val="0"/>
          <w:lang w:val="zh-TW" w:eastAsia="zh-TW"/>
        </w:rPr>
        <w:t>扶着栏杆，脸上的柔弱全消，只剩阴狠。</w:t>
      </w:r>
    </w:p>
    <w:p>
      <w:pPr>
        <w:pStyle w:val="Normal (Web)"/>
        <w:widowControl w:val="1"/>
        <w:spacing w:line="288" w:lineRule="auto"/>
      </w:pPr>
      <w:r>
        <w:rPr>
          <w:rFonts w:ascii="Calibri" w:hAnsi="Calibri"/>
          <w:rtl w:val="0"/>
          <w:lang w:val="en-US"/>
        </w:rPr>
        <w:t>Lily</w:t>
      </w:r>
      <w:r>
        <w:rPr>
          <w:rtl w:val="0"/>
          <w:lang w:val="zh-TW" w:eastAsia="zh-TW"/>
        </w:rPr>
        <w:t>（低声）：想走？没那么容易。你的命，我要定了。</w:t>
      </w:r>
      <w:r>
        <w:rPr>
          <w:lang w:val="en-US"/>
        </w:rPr>
        <w:br w:type="textWrapping"/>
      </w:r>
      <w:r>
        <w:rPr>
          <w:rFonts w:ascii="Times New Roman" w:hAnsi="Times New Roman"/>
          <w:outline w:val="0"/>
          <w:color w:val="ff0000"/>
          <w:u w:color="ff0000"/>
          <w:rtl w:val="0"/>
          <w:lang w:val="en-US"/>
          <w14:textFill>
            <w14:solidFill>
              <w14:srgbClr w14:val="FF0000"/>
            </w14:solidFill>
          </w14:textFill>
        </w:rPr>
        <w:t>Lily: Wanna leave? Not that easy. I'm taking your life.</w:t>
      </w:r>
    </w:p>
    <w:p>
      <w:pPr>
        <w:pStyle w:val="Normal (Web)"/>
        <w:widowControl w:val="1"/>
        <w:spacing w:line="288" w:lineRule="auto"/>
      </w:pPr>
      <w:r>
        <w:rPr>
          <w:rFonts w:ascii="Calibri" w:hAnsi="Calibri" w:hint="default"/>
          <w:rtl w:val="0"/>
          <w:lang w:val="en-US"/>
        </w:rPr>
        <w:t> </w:t>
      </w:r>
    </w:p>
    <w:p>
      <w:pPr>
        <w:pStyle w:val="Normal (Web)"/>
        <w:widowControl w:val="1"/>
        <w:spacing w:line="288" w:lineRule="auto"/>
        <w:rPr>
          <w:lang w:val="zh-TW" w:eastAsia="zh-TW"/>
        </w:rPr>
      </w:pPr>
      <w:r>
        <w:rPr>
          <w:rtl w:val="0"/>
          <w:lang w:val="zh-TW" w:eastAsia="zh-TW"/>
        </w:rPr>
        <w:t>第二集</w:t>
      </w:r>
    </w:p>
    <w:p>
      <w:pPr>
        <w:pStyle w:val="Normal (Web)"/>
        <w:widowControl w:val="1"/>
        <w:spacing w:line="288" w:lineRule="auto"/>
      </w:pPr>
      <w:r>
        <w:rPr>
          <w:rFonts w:ascii="Calibri" w:hAnsi="Calibri"/>
          <w:rtl w:val="0"/>
          <w:lang w:val="en-US"/>
        </w:rPr>
        <w:t>2-1</w:t>
      </w:r>
      <w:r>
        <w:rPr>
          <w:rtl w:val="0"/>
          <w:lang w:val="zh-TW" w:eastAsia="zh-TW"/>
        </w:rPr>
        <w:t>夜外城郊公路</w:t>
      </w:r>
    </w:p>
    <w:p>
      <w:pPr>
        <w:pStyle w:val="Normal (Web)"/>
        <w:widowControl w:val="1"/>
        <w:spacing w:line="288" w:lineRule="auto"/>
      </w:pPr>
      <w:r>
        <w:rPr>
          <w:rtl w:val="0"/>
          <w:lang w:val="zh-TW" w:eastAsia="zh-TW"/>
        </w:rPr>
        <w:t>人物：</w:t>
      </w:r>
      <w:r>
        <w:rPr>
          <w:rFonts w:ascii="Calibri" w:hAnsi="Calibri"/>
          <w:rtl w:val="0"/>
          <w:lang w:val="en-US"/>
        </w:rPr>
        <w:t>Eve</w:t>
      </w:r>
      <w:r>
        <w:rPr>
          <w:rtl w:val="0"/>
          <w:lang w:val="zh-TW" w:eastAsia="zh-TW"/>
        </w:rPr>
        <w:t>、</w:t>
      </w:r>
      <w:r>
        <w:rPr>
          <w:rFonts w:ascii="Calibri" w:hAnsi="Calibri"/>
          <w:rtl w:val="0"/>
          <w:lang w:val="en-US"/>
        </w:rPr>
        <w:t>Dante</w:t>
      </w:r>
      <w:r>
        <w:rPr>
          <w:rtl w:val="0"/>
          <w:lang w:val="zh-TW" w:eastAsia="zh-TW"/>
        </w:rPr>
        <w:t>、</w:t>
      </w:r>
      <w:r>
        <w:rPr>
          <w:rFonts w:ascii="Calibri" w:hAnsi="Calibri"/>
          <w:rtl w:val="0"/>
          <w:lang w:val="en-US"/>
        </w:rPr>
        <w:t>Lily</w:t>
      </w:r>
      <w:r>
        <w:rPr>
          <w:rtl w:val="0"/>
          <w:lang w:val="zh-TW" w:eastAsia="zh-TW"/>
        </w:rPr>
        <w:t>、柯里昂家族手下若干</w:t>
      </w:r>
    </w:p>
    <w:p>
      <w:pPr>
        <w:pStyle w:val="Normal (Web)"/>
        <w:widowControl w:val="1"/>
        <w:spacing w:line="288" w:lineRule="auto"/>
      </w:pPr>
      <w:r>
        <w:rPr>
          <w:rtl w:val="0"/>
          <w:lang w:val="en-US"/>
        </w:rPr>
        <w:t>△</w:t>
      </w:r>
      <w:r>
        <w:rPr>
          <w:rFonts w:ascii="Calibri" w:hAnsi="Calibri"/>
          <w:rtl w:val="0"/>
          <w:lang w:val="en-US"/>
        </w:rPr>
        <w:t>Eve</w:t>
      </w:r>
      <w:r>
        <w:rPr>
          <w:rtl w:val="0"/>
          <w:lang w:val="zh-TW" w:eastAsia="zh-TW"/>
        </w:rPr>
        <w:t>坐在出租车后座，手里攥着去机场的机票，看向窗外。</w:t>
      </w:r>
    </w:p>
    <w:p>
      <w:pPr>
        <w:pStyle w:val="Normal (Web)"/>
        <w:widowControl w:val="1"/>
        <w:spacing w:line="288" w:lineRule="auto"/>
      </w:pPr>
      <w:r>
        <w:rPr>
          <w:rtl w:val="0"/>
          <w:lang w:val="en-US"/>
        </w:rPr>
        <w:t>△</w:t>
      </w:r>
      <w:r>
        <w:rPr>
          <w:rtl w:val="0"/>
          <w:lang w:val="zh-TW" w:eastAsia="zh-TW"/>
        </w:rPr>
        <w:t>一辆重型卡车从侧方猛冲过来，狠狠撞在出租车车尾。</w:t>
      </w:r>
    </w:p>
    <w:p>
      <w:pPr>
        <w:pStyle w:val="Normal (Web)"/>
        <w:widowControl w:val="1"/>
        <w:spacing w:line="288" w:lineRule="auto"/>
      </w:pPr>
      <w:r>
        <w:rPr>
          <w:rtl w:val="0"/>
          <w:lang w:val="en-US"/>
        </w:rPr>
        <w:t>△</w:t>
      </w:r>
      <w:r>
        <w:rPr>
          <w:rtl w:val="0"/>
          <w:lang w:val="zh-TW" w:eastAsia="zh-TW"/>
        </w:rPr>
        <w:t>出租车失控撞向护栏，车头变形，车门卡死，汽油顺着车身往下滴。</w:t>
      </w:r>
    </w:p>
    <w:p>
      <w:pPr>
        <w:pStyle w:val="Normal (Web)"/>
        <w:widowControl w:val="1"/>
        <w:spacing w:line="288" w:lineRule="auto"/>
      </w:pPr>
      <w:r>
        <w:rPr>
          <w:rFonts w:ascii="Calibri" w:hAnsi="Calibri"/>
          <w:rtl w:val="0"/>
          <w:lang w:val="en-US"/>
        </w:rPr>
        <w:t>Eve</w:t>
      </w:r>
      <w:r>
        <w:rPr>
          <w:rtl w:val="0"/>
          <w:lang w:val="zh-TW" w:eastAsia="zh-TW"/>
        </w:rPr>
        <w:t>（捂着剧痛的小腹，额头冒汗）：我的肚子</w:t>
      </w:r>
      <w:r>
        <w:rPr>
          <w:rFonts w:ascii="Calibri" w:hAnsi="Calibri" w:hint="default"/>
          <w:rtl w:val="0"/>
          <w:lang w:val="en-US"/>
        </w:rPr>
        <w:t>……</w:t>
        <w:br w:type="textWrapping"/>
      </w:r>
      <w:r>
        <w:rPr>
          <w:rFonts w:ascii="Times New Roman" w:hAnsi="Times New Roman"/>
          <w:outline w:val="0"/>
          <w:color w:val="ff0000"/>
          <w:u w:color="ff0000"/>
          <w:rtl w:val="0"/>
          <w:lang w:val="en-US"/>
          <w14:textFill>
            <w14:solidFill>
              <w14:srgbClr w14:val="FF0000"/>
            </w14:solidFill>
          </w14:textFill>
        </w:rPr>
        <w:t>Eve: My stomach...</w:t>
      </w:r>
    </w:p>
    <w:p>
      <w:pPr>
        <w:pStyle w:val="Normal (Web)"/>
        <w:widowControl w:val="1"/>
        <w:spacing w:line="288" w:lineRule="auto"/>
      </w:pPr>
      <w:r>
        <w:rPr>
          <w:rtl w:val="0"/>
          <w:lang w:val="en-US"/>
        </w:rPr>
        <w:t>△</w:t>
      </w:r>
      <w:r>
        <w:rPr>
          <w:rtl w:val="0"/>
          <w:lang w:val="zh-TW" w:eastAsia="zh-TW"/>
        </w:rPr>
        <w:t>同一时间，不远处另一辆轿车也撞在护栏上，</w:t>
      </w:r>
      <w:r>
        <w:rPr>
          <w:rFonts w:ascii="Calibri" w:hAnsi="Calibri"/>
          <w:rtl w:val="0"/>
          <w:lang w:val="en-US"/>
        </w:rPr>
        <w:t>Lily</w:t>
      </w:r>
      <w:r>
        <w:rPr>
          <w:rtl w:val="0"/>
          <w:lang w:val="zh-TW" w:eastAsia="zh-TW"/>
        </w:rPr>
        <w:t>的尖叫从车里传出来。</w:t>
      </w:r>
    </w:p>
    <w:p>
      <w:pPr>
        <w:pStyle w:val="Normal (Web)"/>
        <w:widowControl w:val="1"/>
        <w:spacing w:line="288" w:lineRule="auto"/>
      </w:pPr>
      <w:r>
        <w:rPr>
          <w:rtl w:val="0"/>
          <w:lang w:val="en-US"/>
        </w:rPr>
        <w:t>△</w:t>
      </w:r>
      <w:r>
        <w:rPr>
          <w:rFonts w:ascii="Calibri" w:hAnsi="Calibri"/>
          <w:rtl w:val="0"/>
          <w:lang w:val="en-US"/>
        </w:rPr>
        <w:t>Dante</w:t>
      </w:r>
      <w:r>
        <w:rPr>
          <w:rtl w:val="0"/>
          <w:lang w:val="zh-TW" w:eastAsia="zh-TW"/>
        </w:rPr>
        <w:t>带着手下开车赶到，车灯打亮两辆事故车。</w:t>
      </w:r>
    </w:p>
    <w:p>
      <w:pPr>
        <w:pStyle w:val="Normal (Web)"/>
        <w:widowControl w:val="1"/>
        <w:spacing w:line="288" w:lineRule="auto"/>
      </w:pPr>
      <w:r>
        <w:rPr>
          <w:rtl w:val="0"/>
          <w:lang w:val="en-US"/>
        </w:rPr>
        <w:t>△</w:t>
      </w:r>
      <w:r>
        <w:rPr>
          <w:rtl w:val="0"/>
          <w:lang w:val="zh-TW" w:eastAsia="zh-TW"/>
        </w:rPr>
        <w:t>手下冲过去，先拉出租车的车门，拉不开。</w:t>
      </w:r>
    </w:p>
    <w:p>
      <w:pPr>
        <w:pStyle w:val="Normal (Web)"/>
        <w:widowControl w:val="1"/>
        <w:spacing w:line="288" w:lineRule="auto"/>
      </w:pPr>
      <w:r>
        <w:rPr>
          <w:rtl w:val="0"/>
          <w:lang w:val="zh-TW" w:eastAsia="zh-TW"/>
        </w:rPr>
        <w:t>手下：少主！车门卡死了！伊芙小姐被困在里面！</w:t>
      </w:r>
      <w:r>
        <w:rPr>
          <w:lang w:val="en-US"/>
        </w:rPr>
        <w:br w:type="textWrapping"/>
      </w:r>
      <w:r>
        <w:rPr>
          <w:rFonts w:ascii="Times New Roman" w:hAnsi="Times New Roman"/>
          <w:outline w:val="0"/>
          <w:color w:val="ff0000"/>
          <w:u w:color="ff0000"/>
          <w:rtl w:val="0"/>
          <w:lang w:val="en-US"/>
          <w14:textFill>
            <w14:solidFill>
              <w14:srgbClr w14:val="FF0000"/>
            </w14:solidFill>
          </w14:textFill>
        </w:rPr>
        <w:t>Henchman: Boss! The door's jammed! Miss Eve is trapped inside!</w:t>
      </w:r>
    </w:p>
    <w:p>
      <w:pPr>
        <w:pStyle w:val="Normal (Web)"/>
        <w:widowControl w:val="1"/>
        <w:spacing w:line="288" w:lineRule="auto"/>
      </w:pPr>
      <w:r>
        <w:rPr>
          <w:rFonts w:ascii="Calibri" w:hAnsi="Calibri"/>
          <w:rtl w:val="0"/>
          <w:lang w:val="en-US"/>
        </w:rPr>
        <w:t>Dante</w:t>
      </w:r>
      <w:r>
        <w:rPr>
          <w:rtl w:val="0"/>
          <w:lang w:val="zh-TW" w:eastAsia="zh-TW"/>
        </w:rPr>
        <w:t>：先救</w:t>
      </w:r>
      <w:r>
        <w:rPr>
          <w:rFonts w:ascii="Calibri" w:hAnsi="Calibri"/>
          <w:rtl w:val="0"/>
          <w:lang w:val="en-US"/>
        </w:rPr>
        <w:t>Lily</w:t>
      </w:r>
      <w:r>
        <w:rPr>
          <w:rtl w:val="0"/>
          <w:lang w:val="zh-TW" w:eastAsia="zh-TW"/>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Dante: Save Lily first!</w:t>
      </w:r>
    </w:p>
    <w:p>
      <w:pPr>
        <w:pStyle w:val="Normal (Web)"/>
        <w:widowControl w:val="1"/>
        <w:spacing w:line="288" w:lineRule="auto"/>
      </w:pPr>
      <w:r>
        <w:rPr>
          <w:rtl w:val="0"/>
          <w:lang w:val="en-US"/>
        </w:rPr>
        <w:t>△</w:t>
      </w:r>
      <w:r>
        <w:rPr>
          <w:rFonts w:ascii="Calibri" w:hAnsi="Calibri"/>
          <w:rtl w:val="0"/>
          <w:lang w:val="en-US"/>
        </w:rPr>
        <w:t>Dante</w:t>
      </w:r>
      <w:r>
        <w:rPr>
          <w:rtl w:val="0"/>
          <w:lang w:val="zh-TW" w:eastAsia="zh-TW"/>
        </w:rPr>
        <w:t>冲去另一辆车，一铁棍砸开玻璃，把</w:t>
      </w:r>
      <w:r>
        <w:rPr>
          <w:rFonts w:ascii="Calibri" w:hAnsi="Calibri"/>
          <w:rtl w:val="0"/>
          <w:lang w:val="en-US"/>
        </w:rPr>
        <w:t>Lily</w:t>
      </w:r>
      <w:r>
        <w:rPr>
          <w:rtl w:val="0"/>
          <w:lang w:val="zh-TW" w:eastAsia="zh-TW"/>
        </w:rPr>
        <w:t>从车里抱出来。</w:t>
      </w:r>
    </w:p>
    <w:p>
      <w:pPr>
        <w:pStyle w:val="Normal (Web)"/>
        <w:widowControl w:val="1"/>
        <w:spacing w:line="288" w:lineRule="auto"/>
      </w:pPr>
      <w:r>
        <w:rPr>
          <w:rFonts w:ascii="Calibri" w:hAnsi="Calibri"/>
          <w:rtl w:val="0"/>
          <w:lang w:val="en-US"/>
        </w:rPr>
        <w:t>Eve</w:t>
      </w:r>
      <w:r>
        <w:rPr>
          <w:rtl w:val="0"/>
          <w:lang w:val="zh-TW" w:eastAsia="zh-TW"/>
        </w:rPr>
        <w:t>（拍着车窗，声音嘶哑）：</w:t>
      </w:r>
      <w:r>
        <w:rPr>
          <w:rFonts w:ascii="Calibri" w:hAnsi="Calibri"/>
          <w:rtl w:val="0"/>
          <w:lang w:val="en-US"/>
        </w:rPr>
        <w:t>Dante</w:t>
      </w:r>
      <w:r>
        <w:rPr>
          <w:rtl w:val="0"/>
          <w:lang w:val="zh-TW" w:eastAsia="zh-TW"/>
        </w:rPr>
        <w:t>！救救我！我怀了你的孩子！</w:t>
      </w:r>
      <w:r>
        <w:rPr>
          <w:rFonts w:ascii="Calibri" w:hAnsi="Calibri"/>
          <w:rtl w:val="0"/>
          <w:lang w:val="en-US"/>
        </w:rPr>
        <w:t>Dante</w:t>
      </w:r>
      <w:r>
        <w:rPr>
          <w:rtl w:val="0"/>
          <w:lang w:val="zh-TW" w:eastAsia="zh-TW"/>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Eve: Dante! Save me! I'm </w:t>
      </w:r>
      <w:r>
        <w:rPr>
          <w:rFonts w:ascii="Times New Roman" w:hAnsi="Times New Roman"/>
          <w:outline w:val="0"/>
          <w:color w:val="ff0000"/>
          <w:u w:color="ff0000"/>
          <w:shd w:val="clear" w:color="auto" w:fill="ffff00"/>
          <w:rtl w:val="0"/>
          <w:lang w:val="en-US"/>
          <w14:textFill>
            <w14:solidFill>
              <w14:srgbClr w14:val="FF0000"/>
            </w14:solidFill>
          </w14:textFill>
        </w:rPr>
        <w:t>pregnant</w:t>
      </w:r>
      <w:r>
        <w:rPr>
          <w:rFonts w:ascii="Times New Roman" w:hAnsi="Times New Roman"/>
          <w:outline w:val="0"/>
          <w:color w:val="ff0000"/>
          <w:u w:color="ff0000"/>
          <w:rtl w:val="0"/>
          <w:lang w:val="en-US"/>
          <w14:textFill>
            <w14:solidFill>
              <w14:srgbClr w14:val="FF0000"/>
            </w14:solidFill>
          </w14:textFill>
        </w:rPr>
        <w:t xml:space="preserve"> Dante!</w:t>
      </w:r>
    </w:p>
    <w:p>
      <w:pPr>
        <w:pStyle w:val="Normal (Web)"/>
        <w:widowControl w:val="1"/>
        <w:spacing w:line="288" w:lineRule="auto"/>
      </w:pPr>
      <w:r>
        <w:rPr>
          <w:rtl w:val="0"/>
          <w:lang w:val="en-US"/>
        </w:rPr>
        <w:t>△</w:t>
      </w:r>
      <w:r>
        <w:rPr>
          <w:rFonts w:ascii="Calibri" w:hAnsi="Calibri"/>
          <w:rtl w:val="0"/>
          <w:lang w:val="en-US"/>
        </w:rPr>
        <w:t>Dante</w:t>
      </w:r>
      <w:r>
        <w:rPr>
          <w:rtl w:val="0"/>
          <w:lang w:val="zh-TW" w:eastAsia="zh-TW"/>
        </w:rPr>
        <w:t>抱着</w:t>
      </w:r>
      <w:r>
        <w:rPr>
          <w:rFonts w:ascii="Calibri" w:hAnsi="Calibri"/>
          <w:rtl w:val="0"/>
          <w:lang w:val="en-US"/>
        </w:rPr>
        <w:t>Lily</w:t>
      </w:r>
      <w:r>
        <w:rPr>
          <w:rtl w:val="0"/>
          <w:lang w:val="zh-TW" w:eastAsia="zh-TW"/>
        </w:rPr>
        <w:t>，回头看向出租车，眼神冰冷。</w:t>
      </w:r>
    </w:p>
    <w:p>
      <w:pPr>
        <w:pStyle w:val="Normal (Web)"/>
        <w:widowControl w:val="1"/>
        <w:spacing w:line="288" w:lineRule="auto"/>
      </w:pPr>
      <w:r>
        <w:rPr>
          <w:rFonts w:ascii="Calibri" w:hAnsi="Calibri"/>
          <w:rtl w:val="0"/>
          <w:lang w:val="en-US"/>
        </w:rPr>
        <w:t>Dante</w:t>
      </w:r>
      <w:r>
        <w:rPr>
          <w:rtl w:val="0"/>
          <w:lang w:val="zh-TW" w:eastAsia="zh-TW"/>
        </w:rPr>
        <w:t>：这场车祸，就是你自导自演的戏码。你想害</w:t>
      </w:r>
      <w:r>
        <w:rPr>
          <w:rFonts w:ascii="Calibri" w:hAnsi="Calibri"/>
          <w:rtl w:val="0"/>
          <w:lang w:val="en-US"/>
        </w:rPr>
        <w:t>Lily</w:t>
      </w:r>
      <w:r>
        <w:rPr>
          <w:rtl w:val="0"/>
          <w:lang w:val="zh-TW" w:eastAsia="zh-TW"/>
        </w:rPr>
        <w:t>和我的孩子，就该待在里面反省。</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Dante: You staged this whole crash yourself. You tried to hurt Lily and my child, </w:t>
      </w:r>
      <w:ins w:id="8" w:date="2026-06-22T12:31:15Z" w:author="吴晓羽">
        <w:r>
          <w:rPr>
            <w:rFonts w:ascii="Times New Roman" w:hAnsi="Times New Roman"/>
            <w:outline w:val="0"/>
            <w:color w:val="ff0000"/>
            <w:u w:color="ff0000"/>
            <w:shd w:val="clear" w:color="auto" w:fill="ffff00"/>
            <w:rtl w:val="0"/>
            <w:lang w:val="en-US"/>
            <w14:textFill>
              <w14:solidFill>
                <w14:srgbClr w14:val="FF0000"/>
              </w14:solidFill>
            </w14:textFill>
          </w:rPr>
          <w:t>stay right here</w:t>
        </w:r>
      </w:ins>
      <w:r>
        <w:rPr>
          <w:rFonts w:ascii="Times New Roman" w:hAnsi="Times New Roman"/>
          <w:outline w:val="0"/>
          <w:color w:val="ff0000"/>
          <w:u w:color="ff0000"/>
          <w:rtl w:val="0"/>
          <w:lang w:val="en-US"/>
          <w14:textFill>
            <w14:solidFill>
              <w14:srgbClr w14:val="FF0000"/>
            </w14:solidFill>
          </w14:textFill>
        </w:rPr>
        <w:t xml:space="preserve"> and repent.</w:t>
      </w:r>
    </w:p>
    <w:p>
      <w:pPr>
        <w:pStyle w:val="Normal (Web)"/>
        <w:widowControl w:val="1"/>
        <w:spacing w:line="288" w:lineRule="auto"/>
      </w:pPr>
      <w:r>
        <w:rPr>
          <w:rFonts w:ascii="Calibri" w:hAnsi="Calibri"/>
          <w:rtl w:val="0"/>
          <w:lang w:val="en-US"/>
        </w:rPr>
        <w:t>Lily</w:t>
      </w:r>
      <w:r>
        <w:rPr>
          <w:rtl w:val="0"/>
          <w:lang w:val="zh-TW" w:eastAsia="zh-TW"/>
        </w:rPr>
        <w:t>（虚弱搂紧</w:t>
      </w:r>
      <w:r>
        <w:rPr>
          <w:rFonts w:ascii="Calibri" w:hAnsi="Calibri"/>
          <w:rtl w:val="0"/>
          <w:lang w:val="en-US"/>
        </w:rPr>
        <w:t>Dante</w:t>
      </w:r>
      <w:r>
        <w:rPr>
          <w:rtl w:val="0"/>
          <w:lang w:val="zh-TW" w:eastAsia="zh-TW"/>
        </w:rPr>
        <w:t>）：</w:t>
      </w:r>
      <w:r>
        <w:rPr>
          <w:rFonts w:ascii="Calibri" w:hAnsi="Calibri"/>
          <w:rtl w:val="0"/>
          <w:lang w:val="en-US"/>
        </w:rPr>
        <w:t>Dante</w:t>
      </w:r>
      <w:r>
        <w:rPr>
          <w:rtl w:val="0"/>
          <w:lang w:val="zh-TW" w:eastAsia="zh-TW"/>
        </w:rPr>
        <w:t>，我肚子好痛</w:t>
      </w:r>
      <w:r>
        <w:rPr>
          <w:rFonts w:ascii="Calibri" w:hAnsi="Calibri" w:hint="default"/>
          <w:rtl w:val="0"/>
          <w:lang w:val="en-US"/>
        </w:rPr>
        <w:t>……</w:t>
      </w:r>
      <w:r>
        <w:rPr>
          <w:rtl w:val="0"/>
          <w:lang w:val="zh-TW" w:eastAsia="zh-TW"/>
        </w:rPr>
        <w:t>我们快走，我怕</w:t>
      </w:r>
      <w:r>
        <w:rPr>
          <w:rFonts w:ascii="Calibri" w:hAnsi="Calibri" w:hint="default"/>
          <w:rtl w:val="0"/>
          <w:lang w:val="en-US"/>
        </w:rPr>
        <w:t>……</w:t>
        <w:br w:type="textWrapping"/>
      </w:r>
      <w:r>
        <w:rPr>
          <w:rFonts w:ascii="Times New Roman" w:hAnsi="Times New Roman"/>
          <w:outline w:val="0"/>
          <w:color w:val="ff0000"/>
          <w:u w:color="ff0000"/>
          <w:rtl w:val="0"/>
          <w:lang w:val="en-US"/>
          <w14:textFill>
            <w14:solidFill>
              <w14:srgbClr w14:val="FF0000"/>
            </w14:solidFill>
          </w14:textFill>
        </w:rPr>
        <w:t>Lily: Dante, my belly hurts so much... Let's go. I'm scared...</w:t>
      </w:r>
    </w:p>
    <w:p>
      <w:pPr>
        <w:pStyle w:val="Normal (Web)"/>
        <w:widowControl w:val="1"/>
        <w:spacing w:line="288" w:lineRule="auto"/>
      </w:pPr>
      <w:r>
        <w:rPr>
          <w:rFonts w:ascii="Calibri" w:hAnsi="Calibri"/>
          <w:rtl w:val="0"/>
          <w:lang w:val="en-US"/>
        </w:rPr>
        <w:t>Dante</w:t>
      </w:r>
      <w:r>
        <w:rPr>
          <w:rtl w:val="0"/>
          <w:lang w:val="zh-TW" w:eastAsia="zh-TW"/>
        </w:rPr>
        <w:t>：别怕，我带你走。</w:t>
      </w:r>
      <w:r>
        <w:rPr>
          <w:lang w:val="en-US"/>
        </w:rPr>
        <w:br w:type="textWrapping"/>
      </w:r>
      <w:r>
        <w:rPr>
          <w:rFonts w:ascii="Times New Roman" w:hAnsi="Times New Roman"/>
          <w:outline w:val="0"/>
          <w:color w:val="ff0000"/>
          <w:u w:color="ff0000"/>
          <w:rtl w:val="0"/>
          <w:lang w:val="en-US"/>
          <w14:textFill>
            <w14:solidFill>
              <w14:srgbClr w14:val="FF0000"/>
            </w14:solidFill>
          </w14:textFill>
        </w:rPr>
        <w:t>Dante: Don't be scared. I'm taking you away.</w:t>
      </w:r>
    </w:p>
    <w:p>
      <w:pPr>
        <w:pStyle w:val="Normal (Web)"/>
        <w:widowControl w:val="1"/>
        <w:spacing w:line="288" w:lineRule="auto"/>
      </w:pPr>
      <w:r>
        <w:rPr>
          <w:rtl w:val="0"/>
          <w:lang w:val="en-US"/>
        </w:rPr>
        <w:t>△</w:t>
      </w:r>
      <w:r>
        <w:rPr>
          <w:rFonts w:ascii="Calibri" w:hAnsi="Calibri"/>
          <w:rtl w:val="0"/>
          <w:lang w:val="en-US"/>
        </w:rPr>
        <w:t>Dante</w:t>
      </w:r>
      <w:r>
        <w:rPr>
          <w:rtl w:val="0"/>
          <w:lang w:val="zh-TW" w:eastAsia="zh-TW"/>
        </w:rPr>
        <w:t>抱着</w:t>
      </w:r>
      <w:r>
        <w:rPr>
          <w:rFonts w:ascii="Calibri" w:hAnsi="Calibri"/>
          <w:rtl w:val="0"/>
          <w:lang w:val="en-US"/>
        </w:rPr>
        <w:t>Lily</w:t>
      </w:r>
      <w:r>
        <w:rPr>
          <w:rtl w:val="0"/>
          <w:lang w:val="zh-TW" w:eastAsia="zh-TW"/>
        </w:rPr>
        <w:t>转身就走，对手下挥了挥手。</w:t>
      </w:r>
    </w:p>
    <w:p>
      <w:pPr>
        <w:pStyle w:val="Normal (Web)"/>
        <w:widowControl w:val="1"/>
        <w:spacing w:line="288" w:lineRule="auto"/>
      </w:pPr>
      <w:r>
        <w:rPr>
          <w:rFonts w:ascii="Calibri" w:hAnsi="Calibri"/>
          <w:rtl w:val="0"/>
          <w:lang w:val="en-US"/>
        </w:rPr>
        <w:t>Dante</w:t>
      </w:r>
      <w:r>
        <w:rPr>
          <w:rtl w:val="0"/>
          <w:lang w:val="zh-TW" w:eastAsia="zh-TW"/>
        </w:rPr>
        <w:t>：别管她，我们走。</w:t>
      </w:r>
      <w:r>
        <w:rPr>
          <w:lang w:val="en-US"/>
        </w:rPr>
        <w:br w:type="textWrapping"/>
      </w:r>
      <w:r>
        <w:rPr>
          <w:rFonts w:ascii="Times New Roman" w:hAnsi="Times New Roman"/>
          <w:outline w:val="0"/>
          <w:color w:val="ff0000"/>
          <w:u w:color="ff0000"/>
          <w:rtl w:val="0"/>
          <w:lang w:val="en-US"/>
          <w14:textFill>
            <w14:solidFill>
              <w14:srgbClr w14:val="FF0000"/>
            </w14:solidFill>
          </w14:textFill>
        </w:rPr>
        <w:t>Dante: Leave her. Let</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go.</w:t>
      </w:r>
    </w:p>
    <w:p>
      <w:pPr>
        <w:pStyle w:val="Normal (Web)"/>
        <w:widowControl w:val="1"/>
        <w:spacing w:line="288" w:lineRule="auto"/>
      </w:pPr>
      <w:r>
        <w:rPr>
          <w:rtl w:val="0"/>
          <w:lang w:val="en-US"/>
        </w:rPr>
        <w:t>△</w:t>
      </w:r>
      <w:r>
        <w:rPr>
          <w:rtl w:val="0"/>
          <w:lang w:val="zh-TW" w:eastAsia="zh-TW"/>
        </w:rPr>
        <w:t>手下全部跟着</w:t>
      </w:r>
      <w:r>
        <w:rPr>
          <w:rFonts w:ascii="Calibri" w:hAnsi="Calibri"/>
          <w:rtl w:val="0"/>
          <w:lang w:val="en-US"/>
        </w:rPr>
        <w:t>Dante</w:t>
      </w:r>
      <w:r>
        <w:rPr>
          <w:rtl w:val="0"/>
          <w:lang w:val="zh-TW" w:eastAsia="zh-TW"/>
        </w:rPr>
        <w:t>离开，只剩</w:t>
      </w:r>
      <w:r>
        <w:rPr>
          <w:rFonts w:ascii="Calibri" w:hAnsi="Calibri"/>
          <w:rtl w:val="0"/>
          <w:lang w:val="en-US"/>
        </w:rPr>
        <w:t>Eve</w:t>
      </w:r>
      <w:r>
        <w:rPr>
          <w:rtl w:val="0"/>
          <w:lang w:val="zh-TW" w:eastAsia="zh-TW"/>
        </w:rPr>
        <w:t>被困在车里。</w:t>
      </w:r>
    </w:p>
    <w:p>
      <w:pPr>
        <w:pStyle w:val="Normal (Web)"/>
        <w:widowControl w:val="1"/>
        <w:spacing w:line="288" w:lineRule="auto"/>
      </w:pPr>
      <w:r>
        <w:rPr>
          <w:rFonts w:ascii="Calibri" w:hAnsi="Calibri"/>
          <w:rtl w:val="0"/>
          <w:lang w:val="en-US"/>
        </w:rPr>
        <w:t>Eve</w:t>
      </w:r>
      <w:r>
        <w:rPr>
          <w:rtl w:val="0"/>
          <w:lang w:val="zh-TW" w:eastAsia="zh-TW"/>
        </w:rPr>
        <w:t>（拍着车窗，眼泪掉下来）：</w:t>
      </w:r>
      <w:r>
        <w:rPr>
          <w:rFonts w:ascii="Calibri" w:hAnsi="Calibri"/>
          <w:rtl w:val="0"/>
          <w:lang w:val="en-US"/>
        </w:rPr>
        <w:t>Dante</w:t>
      </w:r>
      <w:r>
        <w:rPr>
          <w:rtl w:val="0"/>
          <w:lang w:val="zh-TW" w:eastAsia="zh-TW"/>
        </w:rPr>
        <w:t>！你回来！</w:t>
      </w:r>
      <w:r>
        <w:rPr>
          <w:rFonts w:ascii="Calibri" w:hAnsi="Calibri"/>
          <w:rtl w:val="0"/>
          <w:lang w:val="en-US"/>
        </w:rPr>
        <w:t>Dante</w:t>
      </w:r>
      <w:r>
        <w:rPr>
          <w:rtl w:val="0"/>
          <w:lang w:val="zh-TW" w:eastAsia="zh-TW"/>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Eve: Dante! Come back! Dante!</w:t>
      </w:r>
    </w:p>
    <w:p>
      <w:pPr>
        <w:pStyle w:val="Normal (Web)"/>
        <w:widowControl w:val="1"/>
        <w:spacing w:line="288" w:lineRule="auto"/>
      </w:pPr>
      <w:r>
        <w:rPr>
          <w:rtl w:val="0"/>
          <w:lang w:val="en-US"/>
        </w:rPr>
        <w:t>△</w:t>
      </w:r>
      <w:r>
        <w:rPr>
          <w:rtl w:val="0"/>
          <w:lang w:val="zh-TW" w:eastAsia="zh-TW"/>
        </w:rPr>
        <w:t>车底的汽油碰到高温排气管，火星窜起。</w:t>
      </w:r>
    </w:p>
    <w:p>
      <w:pPr>
        <w:pStyle w:val="Normal (Web)"/>
        <w:widowControl w:val="1"/>
        <w:spacing w:line="288" w:lineRule="auto"/>
      </w:pPr>
      <w:r>
        <w:rPr>
          <w:rtl w:val="0"/>
          <w:lang w:val="en-US"/>
        </w:rPr>
        <w:t>△</w:t>
      </w:r>
      <w:r>
        <w:rPr>
          <w:rFonts w:ascii="Calibri" w:hAnsi="Calibri"/>
          <w:rtl w:val="0"/>
          <w:lang w:val="en-US"/>
        </w:rPr>
        <w:t>Eve</w:t>
      </w:r>
      <w:r>
        <w:rPr>
          <w:rtl w:val="0"/>
          <w:lang w:val="zh-TW" w:eastAsia="zh-TW"/>
        </w:rPr>
        <w:t>看着</w:t>
      </w:r>
      <w:r>
        <w:rPr>
          <w:rFonts w:ascii="Calibri" w:hAnsi="Calibri"/>
          <w:rtl w:val="0"/>
          <w:lang w:val="en-US"/>
        </w:rPr>
        <w:t>Dante</w:t>
      </w:r>
      <w:r>
        <w:rPr>
          <w:rtl w:val="0"/>
          <w:lang w:val="zh-TW" w:eastAsia="zh-TW"/>
        </w:rPr>
        <w:t>越走越远的背影，眼里的光彻底熄灭。</w:t>
      </w:r>
    </w:p>
    <w:p>
      <w:pPr>
        <w:pStyle w:val="Normal (Web)"/>
        <w:widowControl w:val="1"/>
        <w:spacing w:line="288" w:lineRule="auto"/>
      </w:pPr>
      <w:r>
        <w:rPr>
          <w:rtl w:val="0"/>
          <w:lang w:val="en-US"/>
        </w:rPr>
        <w:t>△</w:t>
      </w:r>
      <w:r>
        <w:rPr>
          <w:rtl w:val="0"/>
          <w:lang w:val="zh-TW" w:eastAsia="zh-TW"/>
        </w:rPr>
        <w:t>轰然巨响，出租车爆炸，火光冲天，彻底吞噬了整个车身。</w:t>
      </w:r>
    </w:p>
    <w:p>
      <w:pPr>
        <w:pStyle w:val="Normal (Web)"/>
        <w:widowControl w:val="1"/>
        <w:spacing w:line="288" w:lineRule="auto"/>
      </w:pPr>
      <w:r>
        <w:rPr>
          <w:rFonts w:ascii="Calibri" w:hAnsi="Calibri" w:hint="default"/>
          <w:rtl w:val="0"/>
          <w:lang w:val="en-US"/>
        </w:rPr>
        <w:t> </w:t>
      </w:r>
    </w:p>
    <w:p>
      <w:pPr>
        <w:pStyle w:val="Normal (Web)"/>
        <w:widowControl w:val="1"/>
        <w:spacing w:line="288" w:lineRule="auto"/>
        <w:rPr>
          <w:lang w:val="zh-TW" w:eastAsia="zh-TW"/>
        </w:rPr>
      </w:pPr>
      <w:r>
        <w:rPr>
          <w:rtl w:val="0"/>
          <w:lang w:val="zh-TW" w:eastAsia="zh-TW"/>
        </w:rPr>
        <w:t>第三集</w:t>
      </w:r>
    </w:p>
    <w:p>
      <w:pPr>
        <w:pStyle w:val="Normal (Web)"/>
        <w:widowControl w:val="1"/>
        <w:spacing w:line="288" w:lineRule="auto"/>
      </w:pPr>
      <w:r>
        <w:rPr>
          <w:rFonts w:ascii="Calibri" w:hAnsi="Calibri"/>
          <w:rtl w:val="0"/>
          <w:lang w:val="en-US"/>
        </w:rPr>
        <w:t>3-1</w:t>
      </w:r>
      <w:r>
        <w:rPr>
          <w:rtl w:val="0"/>
          <w:lang w:val="zh-TW" w:eastAsia="zh-TW"/>
        </w:rPr>
        <w:t>夜内私立医院抢救室</w:t>
      </w:r>
    </w:p>
    <w:p>
      <w:pPr>
        <w:pStyle w:val="Normal (Web)"/>
        <w:widowControl w:val="1"/>
        <w:spacing w:line="288" w:lineRule="auto"/>
      </w:pPr>
      <w:r>
        <w:rPr>
          <w:rtl w:val="0"/>
          <w:lang w:val="zh-TW" w:eastAsia="zh-TW"/>
        </w:rPr>
        <w:t>人物：</w:t>
      </w:r>
      <w:r>
        <w:rPr>
          <w:rFonts w:ascii="Calibri" w:hAnsi="Calibri"/>
          <w:rtl w:val="0"/>
          <w:lang w:val="en-US"/>
        </w:rPr>
        <w:t>Eve</w:t>
      </w:r>
      <w:r>
        <w:rPr>
          <w:rtl w:val="0"/>
          <w:lang w:val="zh-TW" w:eastAsia="zh-TW"/>
        </w:rPr>
        <w:t>、医生、</w:t>
      </w:r>
      <w:r>
        <w:rPr>
          <w:rFonts w:ascii="Calibri" w:hAnsi="Calibri"/>
          <w:rtl w:val="0"/>
          <w:lang w:val="en-US"/>
        </w:rPr>
        <w:t>Victor</w:t>
      </w:r>
    </w:p>
    <w:p>
      <w:pPr>
        <w:pStyle w:val="Normal (Web)"/>
        <w:widowControl w:val="1"/>
        <w:spacing w:line="288" w:lineRule="auto"/>
      </w:pPr>
      <w:r>
        <w:rPr>
          <w:rtl w:val="0"/>
          <w:lang w:val="en-US"/>
        </w:rPr>
        <w:t>△</w:t>
      </w:r>
      <w:r>
        <w:rPr>
          <w:rFonts w:ascii="Calibri" w:hAnsi="Calibri"/>
          <w:rtl w:val="0"/>
          <w:lang w:val="en-US"/>
        </w:rPr>
        <w:t>Eve</w:t>
      </w:r>
      <w:r>
        <w:rPr>
          <w:rtl w:val="0"/>
          <w:lang w:val="zh-TW" w:eastAsia="zh-TW"/>
        </w:rPr>
        <w:t>在病床上醒来，浑身缠着绷带，手先摸向自己的小腹。</w:t>
      </w:r>
    </w:p>
    <w:p>
      <w:pPr>
        <w:pStyle w:val="Normal (Web)"/>
        <w:widowControl w:val="1"/>
        <w:spacing w:line="288" w:lineRule="auto"/>
      </w:pPr>
      <w:r>
        <w:rPr>
          <w:rtl w:val="0"/>
          <w:lang w:val="zh-TW" w:eastAsia="zh-TW"/>
        </w:rPr>
        <w:t>医生：你醒了。</w:t>
      </w:r>
      <w:r>
        <w:rPr>
          <w:lang w:val="en-US"/>
        </w:rPr>
        <w:br w:type="textWrapping"/>
      </w:r>
      <w:r>
        <w:rPr>
          <w:rFonts w:ascii="Times New Roman" w:hAnsi="Times New Roman"/>
          <w:outline w:val="0"/>
          <w:color w:val="ff0000"/>
          <w:u w:color="ff0000"/>
          <w:rtl w:val="0"/>
          <w:lang w:val="en-US"/>
          <w14:textFill>
            <w14:solidFill>
              <w14:srgbClr w14:val="FF0000"/>
            </w14:solidFill>
          </w14:textFill>
        </w:rPr>
        <w:t>Doctor: You're awake.</w:t>
      </w:r>
    </w:p>
    <w:p>
      <w:pPr>
        <w:pStyle w:val="Normal (Web)"/>
        <w:widowControl w:val="1"/>
        <w:spacing w:line="288" w:lineRule="auto"/>
      </w:pPr>
      <w:r>
        <w:rPr>
          <w:rFonts w:ascii="Calibri" w:hAnsi="Calibri"/>
          <w:rtl w:val="0"/>
          <w:lang w:val="en-US"/>
        </w:rPr>
        <w:t>Eve</w:t>
      </w:r>
      <w:r>
        <w:rPr>
          <w:rtl w:val="0"/>
          <w:lang w:val="zh-TW" w:eastAsia="zh-TW"/>
        </w:rPr>
        <w:t>：我的孩子</w:t>
      </w:r>
      <w:r>
        <w:rPr>
          <w:rFonts w:ascii="Calibri" w:hAnsi="Calibri" w:hint="default"/>
          <w:rtl w:val="0"/>
          <w:lang w:val="en-US"/>
        </w:rPr>
        <w:t>……</w:t>
      </w:r>
      <w:r>
        <w:rPr>
          <w:rtl w:val="0"/>
          <w:lang w:val="zh-TW" w:eastAsia="zh-TW"/>
        </w:rPr>
        <w:t>我的孩子怎么样了？</w:t>
      </w:r>
      <w:r>
        <w:rPr>
          <w:lang w:val="en-US"/>
        </w:rPr>
        <w:br w:type="textWrapping"/>
      </w:r>
      <w:r>
        <w:rPr>
          <w:rFonts w:ascii="Times New Roman" w:hAnsi="Times New Roman"/>
          <w:outline w:val="0"/>
          <w:color w:val="ff0000"/>
          <w:u w:color="ff0000"/>
          <w:rtl w:val="0"/>
          <w:lang w:val="en-US"/>
          <w14:textFill>
            <w14:solidFill>
              <w14:srgbClr w14:val="FF0000"/>
            </w14:solidFill>
          </w14:textFill>
        </w:rPr>
        <w:t>Eve: My baby... What happened to my baby?</w:t>
      </w:r>
    </w:p>
    <w:p>
      <w:pPr>
        <w:pStyle w:val="Normal (Web)"/>
        <w:widowControl w:val="1"/>
        <w:spacing w:line="288" w:lineRule="auto"/>
      </w:pPr>
      <w:r>
        <w:rPr>
          <w:rtl w:val="0"/>
          <w:lang w:val="zh-TW" w:eastAsia="zh-TW"/>
        </w:rPr>
        <w:t>医生：对不起，我们尽力了。孩子没保住。爆炸造成的重伤，你能活下来已经是奇迹。</w:t>
      </w:r>
      <w:r>
        <w:rPr>
          <w:lang w:val="en-US"/>
        </w:rPr>
        <w:br w:type="textWrapping"/>
      </w:r>
      <w:r>
        <w:rPr>
          <w:rFonts w:ascii="Times New Roman" w:hAnsi="Times New Roman"/>
          <w:outline w:val="0"/>
          <w:color w:val="ff0000"/>
          <w:u w:color="ff0000"/>
          <w:rtl w:val="0"/>
          <w:lang w:val="en-US"/>
          <w14:textFill>
            <w14:solidFill>
              <w14:srgbClr w14:val="FF0000"/>
            </w14:solidFill>
          </w14:textFill>
        </w:rPr>
        <w:t>Doctor: I'm sorry. We tried everything but the baby didn't make it. With injuries this severe from the explosion, it's a miracle you're alive.</w:t>
      </w:r>
    </w:p>
    <w:p>
      <w:pPr>
        <w:pStyle w:val="Normal (Web)"/>
        <w:widowControl w:val="1"/>
        <w:spacing w:line="288" w:lineRule="auto"/>
      </w:pPr>
      <w:r>
        <w:rPr>
          <w:rtl w:val="0"/>
          <w:lang w:val="en-US"/>
        </w:rPr>
        <w:t>△</w:t>
      </w:r>
      <w:r>
        <w:rPr>
          <w:rFonts w:ascii="Calibri" w:hAnsi="Calibri"/>
          <w:rtl w:val="0"/>
          <w:lang w:val="en-US"/>
        </w:rPr>
        <w:t>Eve</w:t>
      </w:r>
      <w:r>
        <w:rPr>
          <w:rtl w:val="0"/>
          <w:lang w:val="zh-TW" w:eastAsia="zh-TW"/>
        </w:rPr>
        <w:t>的手僵在小腹上，眼神瞬间空了。</w:t>
      </w:r>
    </w:p>
    <w:p>
      <w:pPr>
        <w:pStyle w:val="Normal (Web)"/>
        <w:widowControl w:val="1"/>
        <w:spacing w:line="288" w:lineRule="auto"/>
      </w:pPr>
      <w:r>
        <w:rPr>
          <w:rtl w:val="0"/>
          <w:lang w:val="en-US"/>
        </w:rPr>
        <w:t>△</w:t>
      </w:r>
      <w:r>
        <w:rPr>
          <w:rtl w:val="0"/>
          <w:lang w:val="zh-TW" w:eastAsia="zh-TW"/>
        </w:rPr>
        <w:t>病房门被推开，</w:t>
      </w:r>
      <w:r>
        <w:rPr>
          <w:rFonts w:ascii="Calibri" w:hAnsi="Calibri"/>
          <w:rtl w:val="0"/>
          <w:lang w:val="en-US"/>
        </w:rPr>
        <w:t>Victor</w:t>
      </w:r>
      <w:r>
        <w:rPr>
          <w:rtl w:val="0"/>
          <w:lang w:val="zh-TW" w:eastAsia="zh-TW"/>
        </w:rPr>
        <w:t>带着手下走进来，把一份报纸放在床头柜上。</w:t>
      </w:r>
    </w:p>
    <w:p>
      <w:pPr>
        <w:pStyle w:val="Normal (Web)"/>
        <w:widowControl w:val="1"/>
        <w:spacing w:line="288" w:lineRule="auto"/>
      </w:pPr>
      <w:r>
        <w:rPr>
          <w:rFonts w:ascii="Calibri" w:hAnsi="Calibri"/>
          <w:rtl w:val="0"/>
          <w:lang w:val="en-US"/>
        </w:rPr>
        <w:t>Victor</w:t>
      </w:r>
      <w:r>
        <w:rPr>
          <w:rtl w:val="0"/>
          <w:lang w:val="zh-TW" w:eastAsia="zh-TW"/>
        </w:rPr>
        <w:t>：柯里昂家族的少主，正在给他的白月光办安胎派对，包下了整个纽约最顶级的酒店。</w:t>
      </w:r>
      <w:r>
        <w:rPr>
          <w:lang w:val="en-US"/>
        </w:rPr>
        <w:br w:type="textWrapping"/>
      </w:r>
      <w:r>
        <w:rPr>
          <w:rFonts w:ascii="Times New Roman" w:hAnsi="Times New Roman"/>
          <w:outline w:val="0"/>
          <w:color w:val="ff0000"/>
          <w:u w:color="ff0000"/>
          <w:rtl w:val="0"/>
          <w:lang w:val="en-US"/>
          <w14:textFill>
            <w14:solidFill>
              <w14:srgbClr w14:val="FF0000"/>
            </w14:solidFill>
          </w14:textFill>
        </w:rPr>
        <w:t>Victor: The young Don of the Corleone family is throwing a lavish baby shower for his precious Lily. He booked the top hotel in New York.</w:t>
      </w:r>
    </w:p>
    <w:p>
      <w:pPr>
        <w:pStyle w:val="Normal (Web)"/>
        <w:widowControl w:val="1"/>
        <w:spacing w:line="288" w:lineRule="auto"/>
      </w:pPr>
      <w:r>
        <w:rPr>
          <w:rtl w:val="0"/>
          <w:lang w:val="en-US"/>
        </w:rPr>
        <w:t>△</w:t>
      </w:r>
      <w:r>
        <w:rPr>
          <w:rtl w:val="0"/>
          <w:lang w:val="zh-TW" w:eastAsia="zh-TW"/>
        </w:rPr>
        <w:t>电视里正在播放新闻，</w:t>
      </w:r>
      <w:r>
        <w:rPr>
          <w:rFonts w:ascii="Calibri" w:hAnsi="Calibri"/>
          <w:rtl w:val="0"/>
          <w:lang w:val="en-US"/>
        </w:rPr>
        <w:t>Dante</w:t>
      </w:r>
      <w:r>
        <w:rPr>
          <w:rtl w:val="0"/>
          <w:lang w:val="zh-TW" w:eastAsia="zh-TW"/>
        </w:rPr>
        <w:t>对着镜头发言。</w:t>
      </w:r>
    </w:p>
    <w:p>
      <w:pPr>
        <w:pStyle w:val="Normal (Web)"/>
        <w:widowControl w:val="1"/>
        <w:spacing w:line="288" w:lineRule="auto"/>
      </w:pPr>
      <w:r>
        <w:rPr>
          <w:rFonts w:ascii="Calibri" w:hAnsi="Calibri"/>
          <w:rtl w:val="0"/>
          <w:lang w:val="en-US"/>
        </w:rPr>
        <w:t>Dante</w:t>
      </w:r>
      <w:r>
        <w:rPr>
          <w:rtl w:val="0"/>
          <w:lang w:val="zh-TW" w:eastAsia="zh-TW"/>
        </w:rPr>
        <w:t>（电视音）：我会给</w:t>
      </w:r>
      <w:r>
        <w:rPr>
          <w:rFonts w:ascii="Calibri" w:hAnsi="Calibri"/>
          <w:rtl w:val="0"/>
          <w:lang w:val="en-US"/>
        </w:rPr>
        <w:t>Lily</w:t>
      </w:r>
      <w:r>
        <w:rPr>
          <w:rtl w:val="0"/>
          <w:lang w:val="zh-TW" w:eastAsia="zh-TW"/>
        </w:rPr>
        <w:t>和我的孩子，全世界最好的一切。谁敢动他们，就是和整个柯里昂家族为敌。</w:t>
      </w:r>
      <w:r>
        <w:rPr>
          <w:lang w:val="en-US"/>
        </w:rPr>
        <w:br w:type="textWrapping"/>
      </w:r>
      <w:r>
        <w:rPr>
          <w:rFonts w:ascii="Times New Roman" w:hAnsi="Times New Roman"/>
          <w:outline w:val="0"/>
          <w:color w:val="ff0000"/>
          <w:u w:color="ff0000"/>
          <w:rtl w:val="0"/>
          <w:lang w:val="en-US"/>
          <w14:textFill>
            <w14:solidFill>
              <w14:srgbClr w14:val="FF0000"/>
            </w14:solidFill>
          </w14:textFill>
        </w:rPr>
        <w:t>Dante: I'll give Lily and my child the best of everything. Anyone who touches them makes an enemy of the entire Corleone family.</w:t>
      </w:r>
    </w:p>
    <w:p>
      <w:pPr>
        <w:pStyle w:val="Normal (Web)"/>
        <w:widowControl w:val="1"/>
        <w:spacing w:line="288" w:lineRule="auto"/>
      </w:pPr>
      <w:r>
        <w:rPr>
          <w:rtl w:val="0"/>
          <w:lang w:val="en-US"/>
        </w:rPr>
        <w:t>△</w:t>
      </w:r>
      <w:r>
        <w:rPr>
          <w:rFonts w:ascii="Calibri" w:hAnsi="Calibri"/>
          <w:rtl w:val="0"/>
          <w:lang w:val="en-US"/>
        </w:rPr>
        <w:t>Eve</w:t>
      </w:r>
      <w:r>
        <w:rPr>
          <w:rtl w:val="0"/>
          <w:lang w:val="zh-TW" w:eastAsia="zh-TW"/>
        </w:rPr>
        <w:t>看着电视里</w:t>
      </w:r>
      <w:r>
        <w:rPr>
          <w:rFonts w:ascii="Calibri" w:hAnsi="Calibri"/>
          <w:rtl w:val="0"/>
          <w:lang w:val="en-US"/>
        </w:rPr>
        <w:t>Dante</w:t>
      </w:r>
      <w:r>
        <w:rPr>
          <w:rtl w:val="0"/>
          <w:lang w:val="zh-TW" w:eastAsia="zh-TW"/>
        </w:rPr>
        <w:t>的脸，手慢慢攥紧，指甲嵌进掌心，渗出血来。</w:t>
      </w:r>
    </w:p>
    <w:p>
      <w:pPr>
        <w:pStyle w:val="Normal (Web)"/>
        <w:widowControl w:val="1"/>
        <w:spacing w:line="288" w:lineRule="auto"/>
      </w:pPr>
      <w:r>
        <w:rPr>
          <w:rFonts w:ascii="Calibri" w:hAnsi="Calibri"/>
          <w:rtl w:val="0"/>
          <w:lang w:val="en-US"/>
        </w:rPr>
        <w:t>Eve</w:t>
      </w:r>
      <w:r>
        <w:rPr>
          <w:rtl w:val="0"/>
          <w:lang w:val="zh-TW" w:eastAsia="zh-TW"/>
        </w:rPr>
        <w:t>（声音冰冷，没有一丝温度）：他害死了我的孩子。</w:t>
      </w:r>
      <w:r>
        <w:rPr>
          <w:lang w:val="en-US"/>
        </w:rPr>
        <w:br w:type="textWrapping"/>
      </w:r>
      <w:r>
        <w:rPr>
          <w:rFonts w:ascii="Times New Roman" w:hAnsi="Times New Roman"/>
          <w:outline w:val="0"/>
          <w:color w:val="ff0000"/>
          <w:u w:color="ff0000"/>
          <w:rtl w:val="0"/>
          <w:lang w:val="en-US"/>
          <w14:textFill>
            <w14:solidFill>
              <w14:srgbClr w14:val="FF0000"/>
            </w14:solidFill>
          </w14:textFill>
        </w:rPr>
        <w:t>Eve: He killed my child.</w:t>
      </w:r>
    </w:p>
    <w:p>
      <w:pPr>
        <w:pStyle w:val="Normal (Web)"/>
        <w:widowControl w:val="1"/>
        <w:spacing w:line="288" w:lineRule="auto"/>
      </w:pPr>
      <w:r>
        <w:rPr>
          <w:rFonts w:ascii="Calibri" w:hAnsi="Calibri"/>
          <w:rtl w:val="0"/>
          <w:lang w:val="en-US"/>
        </w:rPr>
        <w:t>Victor</w:t>
      </w:r>
      <w:r>
        <w:rPr>
          <w:rtl w:val="0"/>
          <w:lang w:val="zh-TW" w:eastAsia="zh-TW"/>
        </w:rPr>
        <w:t>：我知道你是谁。夜枭。地下世界最顶尖的武器设计师，黑客。你不该困在那个庄园里，做个只会煮饭的主妇。</w:t>
      </w:r>
      <w:r>
        <w:rPr>
          <w:lang w:val="en-US"/>
        </w:rPr>
        <w:br w:type="textWrapping"/>
      </w:r>
      <w:r>
        <w:rPr>
          <w:rFonts w:ascii="Times New Roman" w:hAnsi="Times New Roman"/>
          <w:outline w:val="0"/>
          <w:color w:val="ff0000"/>
          <w:u w:color="ff0000"/>
          <w:rtl w:val="0"/>
          <w:lang w:val="en-US"/>
          <w14:textFill>
            <w14:solidFill>
              <w14:srgbClr w14:val="FF0000"/>
            </w14:solidFill>
          </w14:textFill>
        </w:rPr>
        <w:t>Victor: I know you. Night Owl. The underworld's best weapons designer and hacker. You never belonged in that estate as a housewife.</w:t>
      </w:r>
    </w:p>
    <w:p>
      <w:pPr>
        <w:pStyle w:val="Normal (Web)"/>
        <w:widowControl w:val="1"/>
        <w:spacing w:line="288" w:lineRule="auto"/>
      </w:pPr>
      <w:r>
        <w:rPr>
          <w:rFonts w:ascii="Calibri" w:hAnsi="Calibri"/>
          <w:rtl w:val="0"/>
          <w:lang w:val="en-US"/>
        </w:rPr>
        <w:t>Eve</w:t>
      </w:r>
      <w:r>
        <w:rPr>
          <w:rtl w:val="0"/>
          <w:lang w:val="zh-TW" w:eastAsia="zh-TW"/>
        </w:rPr>
        <w:t>（转头看向</w:t>
      </w:r>
      <w:r>
        <w:rPr>
          <w:rFonts w:ascii="Calibri" w:hAnsi="Calibri"/>
          <w:rtl w:val="0"/>
          <w:lang w:val="en-US"/>
        </w:rPr>
        <w:t>Victor</w:t>
      </w:r>
      <w:r>
        <w:rPr>
          <w:rtl w:val="0"/>
          <w:lang w:val="zh-TW" w:eastAsia="zh-TW"/>
        </w:rPr>
        <w:t>，眼里全是嗜血的寒意）：你想怎么样？</w:t>
      </w:r>
      <w:r>
        <w:rPr>
          <w:lang w:val="en-US"/>
        </w:rPr>
        <w:br w:type="textWrapping"/>
      </w:r>
      <w:r>
        <w:rPr>
          <w:rFonts w:ascii="Times New Roman" w:hAnsi="Times New Roman"/>
          <w:outline w:val="0"/>
          <w:color w:val="ff0000"/>
          <w:u w:color="ff0000"/>
          <w:rtl w:val="0"/>
          <w:lang w:val="en-US"/>
          <w14:textFill>
            <w14:solidFill>
              <w14:srgbClr w14:val="FF0000"/>
            </w14:solidFill>
          </w14:textFill>
        </w:rPr>
        <w:t>Eve: What do you want?</w:t>
      </w:r>
    </w:p>
    <w:p>
      <w:pPr>
        <w:pStyle w:val="Normal (Web)"/>
        <w:widowControl w:val="1"/>
        <w:spacing w:line="288" w:lineRule="auto"/>
      </w:pPr>
      <w:r>
        <w:rPr>
          <w:rFonts w:ascii="Calibri" w:hAnsi="Calibri"/>
          <w:rtl w:val="0"/>
          <w:lang w:val="en-US"/>
        </w:rPr>
        <w:t>Victor</w:t>
      </w:r>
      <w:r>
        <w:rPr>
          <w:rtl w:val="0"/>
          <w:lang w:val="zh-TW" w:eastAsia="zh-TW"/>
        </w:rPr>
        <w:t>：我和柯里昂家族是死对头。我帮你，你帮我。我们一起，把他拥有的一切，全部撕碎。</w:t>
      </w:r>
      <w:r>
        <w:rPr>
          <w:lang w:val="en-US"/>
        </w:rPr>
        <w:br w:type="textWrapping"/>
      </w:r>
      <w:r>
        <w:rPr>
          <w:rFonts w:ascii="Times New Roman" w:hAnsi="Times New Roman"/>
          <w:outline w:val="0"/>
          <w:color w:val="ff0000"/>
          <w:u w:color="ff0000"/>
          <w:rtl w:val="0"/>
          <w:lang w:val="en-US"/>
          <w14:textFill>
            <w14:solidFill>
              <w14:srgbClr w14:val="FF0000"/>
            </w14:solidFill>
          </w14:textFill>
        </w:rPr>
        <w:t>Victor: The Corleone family and I are mortal enemies. We can corporate. Together, we will tear down everything he owns.</w:t>
      </w:r>
    </w:p>
    <w:p>
      <w:pPr>
        <w:pStyle w:val="Normal (Web)"/>
        <w:widowControl w:val="1"/>
        <w:spacing w:line="288" w:lineRule="auto"/>
      </w:pPr>
      <w:r>
        <w:rPr>
          <w:rtl w:val="0"/>
          <w:lang w:val="en-US"/>
        </w:rPr>
        <w:t>△</w:t>
      </w:r>
      <w:r>
        <w:rPr>
          <w:rFonts w:ascii="Calibri" w:hAnsi="Calibri"/>
          <w:rtl w:val="0"/>
          <w:lang w:val="en-US"/>
        </w:rPr>
        <w:t>Eve</w:t>
      </w:r>
      <w:r>
        <w:rPr>
          <w:rtl w:val="0"/>
          <w:lang w:val="zh-TW" w:eastAsia="zh-TW"/>
        </w:rPr>
        <w:t>拿起旁边托盘里的手术刀，刀尖对着自己掌心的血，缓缓握紧。</w:t>
      </w:r>
    </w:p>
    <w:p>
      <w:pPr>
        <w:pStyle w:val="Normal (Web)"/>
        <w:widowControl w:val="1"/>
        <w:spacing w:line="288" w:lineRule="auto"/>
      </w:pPr>
      <w:r>
        <w:rPr>
          <w:rFonts w:ascii="Calibri" w:hAnsi="Calibri"/>
          <w:rtl w:val="0"/>
          <w:lang w:val="en-US"/>
        </w:rPr>
        <w:t>Eve</w:t>
      </w:r>
      <w:r>
        <w:rPr>
          <w:rtl w:val="0"/>
          <w:lang w:val="zh-TW" w:eastAsia="zh-TW"/>
        </w:rPr>
        <w:t>：</w:t>
      </w:r>
      <w:r>
        <w:rPr>
          <w:rFonts w:ascii="Calibri" w:hAnsi="Calibri"/>
          <w:rtl w:val="0"/>
          <w:lang w:val="en-US"/>
        </w:rPr>
        <w:t>Dante</w:t>
      </w:r>
      <w:r>
        <w:rPr>
          <w:rtl w:val="0"/>
          <w:lang w:val="zh-TW" w:eastAsia="zh-TW"/>
        </w:rPr>
        <w:t>，</w:t>
      </w:r>
      <w:r>
        <w:rPr>
          <w:rFonts w:ascii="Calibri" w:hAnsi="Calibri"/>
          <w:rtl w:val="0"/>
          <w:lang w:val="en-US"/>
        </w:rPr>
        <w:t>Lily</w:t>
      </w:r>
      <w:r>
        <w:rPr>
          <w:rtl w:val="0"/>
          <w:lang w:val="zh-TW" w:eastAsia="zh-TW"/>
        </w:rPr>
        <w:t>，柯里昂家族。我要你们所有人，给我的孩子陪葬。</w:t>
      </w:r>
      <w:r>
        <w:rPr>
          <w:lang w:val="en-US"/>
        </w:rPr>
        <w:br w:type="textWrapping"/>
      </w:r>
      <w:r>
        <w:rPr>
          <w:rFonts w:ascii="Times New Roman" w:hAnsi="Times New Roman"/>
          <w:outline w:val="0"/>
          <w:color w:val="ff0000"/>
          <w:u w:color="ff0000"/>
          <w:rtl w:val="0"/>
          <w:lang w:val="en-US"/>
          <w14:textFill>
            <w14:solidFill>
              <w14:srgbClr w14:val="FF0000"/>
            </w14:solidFill>
          </w14:textFill>
        </w:rPr>
        <w:t>Eve: Dante. Lily. The Corleone family. I</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ll make all of you pay for my baby</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death!</w:t>
      </w:r>
    </w:p>
    <w:p>
      <w:pPr>
        <w:pStyle w:val="Normal (Web)"/>
        <w:widowControl w:val="1"/>
        <w:spacing w:line="288" w:lineRule="auto"/>
      </w:pPr>
      <w:r>
        <w:rPr>
          <w:rFonts w:ascii="Calibri" w:hAnsi="Calibri" w:hint="default"/>
          <w:rtl w:val="0"/>
          <w:lang w:val="en-US"/>
        </w:rPr>
        <w:t> </w:t>
      </w:r>
    </w:p>
    <w:p>
      <w:pPr>
        <w:pStyle w:val="Normal (Web)"/>
        <w:widowControl w:val="1"/>
        <w:spacing w:line="288" w:lineRule="auto"/>
      </w:pPr>
      <w:r>
        <w:rPr>
          <w:rFonts w:ascii="Calibri" w:hAnsi="Calibri"/>
          <w:rtl w:val="0"/>
          <w:lang w:val="en-US"/>
        </w:rPr>
        <w:t>3-2</w:t>
      </w:r>
      <w:r>
        <w:rPr>
          <w:rtl w:val="0"/>
          <w:lang w:val="zh-TW" w:eastAsia="zh-TW"/>
        </w:rPr>
        <w:t>五年后夜内纽约顶级黑帮拍卖会</w:t>
      </w:r>
    </w:p>
    <w:p>
      <w:pPr>
        <w:pStyle w:val="Normal (Web)"/>
        <w:widowControl w:val="1"/>
        <w:spacing w:line="288" w:lineRule="auto"/>
      </w:pPr>
      <w:r>
        <w:rPr>
          <w:rtl w:val="0"/>
          <w:lang w:val="zh-TW" w:eastAsia="zh-TW"/>
        </w:rPr>
        <w:t>人物：</w:t>
      </w:r>
      <w:r>
        <w:rPr>
          <w:rFonts w:ascii="Calibri" w:hAnsi="Calibri"/>
          <w:rtl w:val="0"/>
          <w:lang w:val="en-US"/>
        </w:rPr>
        <w:t>Dante</w:t>
      </w:r>
      <w:r>
        <w:rPr>
          <w:rtl w:val="0"/>
          <w:lang w:val="zh-TW" w:eastAsia="zh-TW"/>
        </w:rPr>
        <w:t>、</w:t>
      </w:r>
      <w:r>
        <w:rPr>
          <w:rFonts w:ascii="Calibri" w:hAnsi="Calibri"/>
          <w:rtl w:val="0"/>
          <w:lang w:val="en-US"/>
        </w:rPr>
        <w:t>Lily</w:t>
      </w:r>
      <w:r>
        <w:rPr>
          <w:rtl w:val="0"/>
          <w:lang w:val="zh-TW" w:eastAsia="zh-TW"/>
        </w:rPr>
        <w:t>、黑帮众人</w:t>
      </w:r>
    </w:p>
    <w:p>
      <w:pPr>
        <w:pStyle w:val="Normal (Web)"/>
        <w:widowControl w:val="1"/>
        <w:spacing w:line="288" w:lineRule="auto"/>
      </w:pPr>
      <w:r>
        <w:rPr>
          <w:rtl w:val="0"/>
          <w:lang w:val="en-US"/>
        </w:rPr>
        <w:t>△</w:t>
      </w:r>
      <w:r>
        <w:rPr>
          <w:rtl w:val="0"/>
          <w:lang w:val="zh-TW" w:eastAsia="zh-TW"/>
        </w:rPr>
        <w:t>拍卖台上，主持人举着话筒，展示一颗天价粉钻。</w:t>
      </w:r>
    </w:p>
    <w:p>
      <w:pPr>
        <w:pStyle w:val="Normal (Web)"/>
        <w:widowControl w:val="1"/>
        <w:spacing w:line="288" w:lineRule="auto"/>
      </w:pPr>
      <w:r>
        <w:rPr>
          <w:rtl w:val="0"/>
          <w:lang w:val="zh-TW" w:eastAsia="zh-TW"/>
        </w:rPr>
        <w:t>主持人：一千万美金！还有人加价吗？</w:t>
      </w:r>
      <w:r>
        <w:rPr>
          <w:lang w:val="en-US"/>
        </w:rPr>
        <w:br w:type="textWrapping"/>
      </w:r>
      <w:r>
        <w:rPr>
          <w:rFonts w:ascii="Times New Roman" w:hAnsi="Times New Roman"/>
          <w:outline w:val="0"/>
          <w:color w:val="ff0000"/>
          <w:u w:color="ff0000"/>
          <w:rtl w:val="0"/>
          <w:lang w:val="en-US"/>
          <w14:textFill>
            <w14:solidFill>
              <w14:srgbClr w14:val="FF0000"/>
            </w14:solidFill>
          </w14:textFill>
        </w:rPr>
        <w:t>Auctioneer: Ten million dollars! Any higher bids?</w:t>
      </w:r>
    </w:p>
    <w:p>
      <w:pPr>
        <w:pStyle w:val="Normal (Web)"/>
        <w:widowControl w:val="1"/>
        <w:spacing w:line="288" w:lineRule="auto"/>
      </w:pPr>
      <w:r>
        <w:rPr>
          <w:rFonts w:ascii="Calibri" w:hAnsi="Calibri"/>
          <w:rtl w:val="0"/>
          <w:lang w:val="en-US"/>
        </w:rPr>
        <w:t>Dante</w:t>
      </w:r>
      <w:r>
        <w:rPr>
          <w:rtl w:val="0"/>
          <w:lang w:val="zh-TW" w:eastAsia="zh-TW"/>
        </w:rPr>
        <w:t>（举牌）：一千两百万。</w:t>
      </w:r>
      <w:r>
        <w:rPr>
          <w:lang w:val="en-US"/>
        </w:rPr>
        <w:br w:type="textWrapping"/>
      </w:r>
      <w:r>
        <w:rPr>
          <w:rFonts w:ascii="Times New Roman" w:hAnsi="Times New Roman"/>
          <w:outline w:val="0"/>
          <w:color w:val="ff0000"/>
          <w:u w:color="ff0000"/>
          <w:rtl w:val="0"/>
          <w:lang w:val="en-US"/>
          <w14:textFill>
            <w14:solidFill>
              <w14:srgbClr w14:val="FF0000"/>
            </w14:solidFill>
          </w14:textFill>
        </w:rPr>
        <w:t>Dante: Twelve million.</w:t>
      </w:r>
    </w:p>
    <w:p>
      <w:pPr>
        <w:pStyle w:val="Normal (Web)"/>
        <w:widowControl w:val="1"/>
        <w:spacing w:line="288" w:lineRule="auto"/>
      </w:pPr>
      <w:r>
        <w:rPr>
          <w:rFonts w:ascii="Calibri" w:hAnsi="Calibri"/>
          <w:rtl w:val="0"/>
          <w:lang w:val="en-US"/>
        </w:rPr>
        <w:t>Lily</w:t>
      </w:r>
      <w:r>
        <w:rPr>
          <w:rtl w:val="0"/>
          <w:lang w:val="zh-TW" w:eastAsia="zh-TW"/>
        </w:rPr>
        <w:t>（挽着</w:t>
      </w:r>
      <w:r>
        <w:rPr>
          <w:rFonts w:ascii="Calibri" w:hAnsi="Calibri"/>
          <w:rtl w:val="0"/>
          <w:lang w:val="en-US"/>
        </w:rPr>
        <w:t>Dante</w:t>
      </w:r>
      <w:r>
        <w:rPr>
          <w:rtl w:val="0"/>
          <w:lang w:val="zh-TW" w:eastAsia="zh-TW"/>
        </w:rPr>
        <w:t>的胳膊，娇笑）：</w:t>
      </w:r>
      <w:r>
        <w:rPr>
          <w:rFonts w:ascii="Calibri" w:hAnsi="Calibri"/>
          <w:rtl w:val="0"/>
          <w:lang w:val="en-US"/>
        </w:rPr>
        <w:t>Dante</w:t>
      </w:r>
      <w:r>
        <w:rPr>
          <w:rtl w:val="0"/>
          <w:lang w:val="zh-TW" w:eastAsia="zh-TW"/>
        </w:rPr>
        <w:t>，你对我真好。</w:t>
      </w:r>
      <w:r>
        <w:rPr>
          <w:lang w:val="en-US"/>
        </w:rPr>
        <w:br w:type="textWrapping"/>
      </w:r>
      <w:r>
        <w:rPr>
          <w:rFonts w:ascii="Times New Roman" w:hAnsi="Times New Roman"/>
          <w:outline w:val="0"/>
          <w:color w:val="ff0000"/>
          <w:u w:color="ff0000"/>
          <w:rtl w:val="0"/>
          <w:lang w:val="en-US"/>
          <w14:textFill>
            <w14:solidFill>
              <w14:srgbClr w14:val="FF0000"/>
            </w14:solidFill>
          </w14:textFill>
        </w:rPr>
        <w:t>Lily: Dante, you're so good to me.</w:t>
      </w:r>
    </w:p>
    <w:p>
      <w:pPr>
        <w:pStyle w:val="Normal (Web)"/>
        <w:widowControl w:val="1"/>
        <w:spacing w:line="288" w:lineRule="auto"/>
      </w:pPr>
      <w:r>
        <w:rPr>
          <w:rtl w:val="0"/>
          <w:lang w:val="en-US"/>
        </w:rPr>
        <w:t>△</w:t>
      </w:r>
      <w:r>
        <w:rPr>
          <w:rtl w:val="0"/>
          <w:lang w:val="zh-TW" w:eastAsia="zh-TW"/>
        </w:rPr>
        <w:t>会场大门被推开，一双踩着红底高跟鞋的腿，一步步踏入会场。</w:t>
      </w:r>
    </w:p>
    <w:p>
      <w:pPr>
        <w:pStyle w:val="Normal (Web)"/>
        <w:widowControl w:val="1"/>
        <w:spacing w:line="288" w:lineRule="auto"/>
      </w:pPr>
      <w:r>
        <w:rPr>
          <w:rtl w:val="0"/>
          <w:lang w:val="en-US"/>
        </w:rPr>
        <w:t>△</w:t>
      </w:r>
      <w:r>
        <w:rPr>
          <w:rtl w:val="0"/>
          <w:lang w:val="zh-TW" w:eastAsia="zh-TW"/>
        </w:rPr>
        <w:t>全场瞬间安静，所有人的目光都看了过去。</w:t>
      </w:r>
    </w:p>
    <w:p>
      <w:pPr>
        <w:pStyle w:val="Normal (Web)"/>
        <w:widowControl w:val="1"/>
        <w:spacing w:line="288" w:lineRule="auto"/>
      </w:pPr>
      <w:r>
        <w:rPr>
          <w:rFonts w:ascii="Calibri" w:hAnsi="Calibri" w:hint="default"/>
          <w:rtl w:val="0"/>
          <w:lang w:val="en-US"/>
        </w:rPr>
        <w:t> </w:t>
      </w:r>
    </w:p>
    <w:p>
      <w:pPr>
        <w:pStyle w:val="Normal (Web)"/>
        <w:widowControl w:val="1"/>
        <w:spacing w:line="288" w:lineRule="auto"/>
        <w:rPr>
          <w:lang w:val="zh-TW" w:eastAsia="zh-TW"/>
        </w:rPr>
      </w:pPr>
      <w:r>
        <w:rPr>
          <w:rtl w:val="0"/>
          <w:lang w:val="zh-TW" w:eastAsia="zh-TW"/>
        </w:rPr>
        <w:t>第四集</w:t>
      </w:r>
    </w:p>
    <w:p>
      <w:pPr>
        <w:pStyle w:val="Normal (Web)"/>
        <w:widowControl w:val="1"/>
        <w:spacing w:line="288" w:lineRule="auto"/>
      </w:pPr>
      <w:r>
        <w:rPr>
          <w:rFonts w:ascii="Calibri" w:hAnsi="Calibri"/>
          <w:rtl w:val="0"/>
          <w:lang w:val="en-US"/>
        </w:rPr>
        <w:t>4-1</w:t>
      </w:r>
      <w:r>
        <w:rPr>
          <w:rtl w:val="0"/>
          <w:lang w:val="zh-TW" w:eastAsia="zh-TW"/>
        </w:rPr>
        <w:t>夜内纽约顶级黑帮拍卖会</w:t>
      </w:r>
    </w:p>
    <w:p>
      <w:pPr>
        <w:pStyle w:val="Normal (Web)"/>
        <w:widowControl w:val="1"/>
        <w:spacing w:line="288" w:lineRule="auto"/>
      </w:pPr>
      <w:r>
        <w:rPr>
          <w:rtl w:val="0"/>
          <w:lang w:val="zh-TW" w:eastAsia="zh-TW"/>
        </w:rPr>
        <w:t>人物：</w:t>
      </w:r>
      <w:r>
        <w:rPr>
          <w:rFonts w:ascii="Calibri" w:hAnsi="Calibri"/>
          <w:rtl w:val="0"/>
          <w:lang w:val="en-US"/>
        </w:rPr>
        <w:t>Eve</w:t>
      </w:r>
      <w:r>
        <w:rPr>
          <w:rtl w:val="0"/>
          <w:lang w:val="zh-TW" w:eastAsia="zh-TW"/>
        </w:rPr>
        <w:t>、</w:t>
      </w:r>
      <w:r>
        <w:rPr>
          <w:rFonts w:ascii="Calibri" w:hAnsi="Calibri"/>
          <w:rtl w:val="0"/>
          <w:lang w:val="en-US"/>
        </w:rPr>
        <w:t>Dante</w:t>
      </w:r>
      <w:r>
        <w:rPr>
          <w:rtl w:val="0"/>
          <w:lang w:val="zh-TW" w:eastAsia="zh-TW"/>
        </w:rPr>
        <w:t>、</w:t>
      </w:r>
      <w:r>
        <w:rPr>
          <w:rFonts w:ascii="Calibri" w:hAnsi="Calibri"/>
          <w:rtl w:val="0"/>
          <w:lang w:val="en-US"/>
        </w:rPr>
        <w:t>Lily</w:t>
      </w:r>
      <w:r>
        <w:rPr>
          <w:rtl w:val="0"/>
          <w:lang w:val="zh-TW" w:eastAsia="zh-TW"/>
        </w:rPr>
        <w:t>、</w:t>
      </w:r>
      <w:r>
        <w:rPr>
          <w:rFonts w:ascii="Calibri" w:hAnsi="Calibri"/>
          <w:rtl w:val="0"/>
          <w:lang w:val="en-US"/>
        </w:rPr>
        <w:t>Victor</w:t>
      </w:r>
      <w:r>
        <w:rPr>
          <w:rtl w:val="0"/>
          <w:lang w:val="zh-TW" w:eastAsia="zh-TW"/>
        </w:rPr>
        <w:t>、黑帮众人</w:t>
      </w:r>
    </w:p>
    <w:p>
      <w:pPr>
        <w:pStyle w:val="Normal (Web)"/>
        <w:widowControl w:val="1"/>
        <w:spacing w:line="288" w:lineRule="auto"/>
      </w:pPr>
      <w:r>
        <w:rPr>
          <w:rtl w:val="0"/>
          <w:lang w:val="en-US"/>
        </w:rPr>
        <w:t>△</w:t>
      </w:r>
      <w:r>
        <w:rPr>
          <w:rFonts w:ascii="Calibri" w:hAnsi="Calibri"/>
          <w:rtl w:val="0"/>
          <w:lang w:val="en-US"/>
        </w:rPr>
        <w:t>Eve</w:t>
      </w:r>
      <w:r>
        <w:rPr>
          <w:rtl w:val="0"/>
          <w:lang w:val="zh-TW" w:eastAsia="zh-TW"/>
        </w:rPr>
        <w:t>一身黑色高定风衣，红唇冷艳，在保镖簇拥下走到会场前排。</w:t>
      </w:r>
    </w:p>
    <w:p>
      <w:pPr>
        <w:pStyle w:val="Normal (Web)"/>
        <w:widowControl w:val="1"/>
        <w:spacing w:line="288" w:lineRule="auto"/>
      </w:pPr>
      <w:r>
        <w:rPr>
          <w:rtl w:val="0"/>
          <w:lang w:val="zh-TW" w:eastAsia="zh-TW"/>
        </w:rPr>
        <w:t>主持人（愣神）：这位女士，您</w:t>
      </w:r>
      <w:r>
        <w:rPr>
          <w:rFonts w:ascii="Calibri" w:hAnsi="Calibri" w:hint="default"/>
          <w:rtl w:val="0"/>
          <w:lang w:val="en-US"/>
        </w:rPr>
        <w:t>……</w:t>
        <w:br w:type="textWrapping"/>
      </w:r>
      <w:r>
        <w:rPr>
          <w:rFonts w:ascii="Times New Roman" w:hAnsi="Times New Roman"/>
          <w:outline w:val="0"/>
          <w:color w:val="ff0000"/>
          <w:u w:color="ff0000"/>
          <w:rtl w:val="0"/>
          <w:lang w:val="en-US"/>
          <w14:textFill>
            <w14:solidFill>
              <w14:srgbClr w14:val="FF0000"/>
            </w14:solidFill>
          </w14:textFill>
        </w:rPr>
        <w:t>Auctioneer: Ma'am, you...</w:t>
      </w:r>
    </w:p>
    <w:p>
      <w:pPr>
        <w:pStyle w:val="Normal (Web)"/>
        <w:widowControl w:val="1"/>
        <w:spacing w:line="288" w:lineRule="auto"/>
      </w:pPr>
      <w:r>
        <w:rPr>
          <w:rFonts w:ascii="Calibri" w:hAnsi="Calibri"/>
          <w:rtl w:val="0"/>
          <w:lang w:val="en-US"/>
        </w:rPr>
        <w:t>Eve</w:t>
      </w:r>
      <w:r>
        <w:rPr>
          <w:rtl w:val="0"/>
          <w:lang w:val="zh-TW" w:eastAsia="zh-TW"/>
        </w:rPr>
        <w:t>：一个亿。</w:t>
      </w:r>
      <w:r>
        <w:rPr>
          <w:lang w:val="en-US"/>
        </w:rPr>
        <w:br w:type="textWrapping"/>
      </w:r>
      <w:r>
        <w:rPr>
          <w:rFonts w:ascii="Times New Roman" w:hAnsi="Times New Roman"/>
          <w:outline w:val="0"/>
          <w:color w:val="ff0000"/>
          <w:u w:color="ff0000"/>
          <w:rtl w:val="0"/>
          <w:lang w:val="en-US"/>
          <w14:textFill>
            <w14:solidFill>
              <w14:srgbClr w14:val="FF0000"/>
            </w14:solidFill>
          </w14:textFill>
        </w:rPr>
        <w:t>Eve: One hundred million.</w:t>
      </w:r>
    </w:p>
    <w:p>
      <w:pPr>
        <w:pStyle w:val="Normal (Web)"/>
        <w:widowControl w:val="1"/>
        <w:spacing w:line="288" w:lineRule="auto"/>
      </w:pPr>
      <w:r>
        <w:rPr>
          <w:rtl w:val="0"/>
          <w:lang w:val="en-US"/>
        </w:rPr>
        <w:t>△</w:t>
      </w:r>
      <w:r>
        <w:rPr>
          <w:rtl w:val="0"/>
          <w:lang w:val="zh-TW" w:eastAsia="zh-TW"/>
        </w:rPr>
        <w:t>全场倒吸一口凉气，所有人都炸开了锅。</w:t>
      </w:r>
    </w:p>
    <w:p>
      <w:pPr>
        <w:pStyle w:val="Normal (Web)"/>
        <w:widowControl w:val="1"/>
        <w:spacing w:line="288" w:lineRule="auto"/>
      </w:pPr>
      <w:r>
        <w:rPr>
          <w:rFonts w:ascii="Calibri" w:hAnsi="Calibri"/>
          <w:rtl w:val="0"/>
          <w:lang w:val="en-US"/>
        </w:rPr>
        <w:t>Dante</w:t>
      </w:r>
      <w:r>
        <w:rPr>
          <w:rtl w:val="0"/>
          <w:lang w:val="zh-TW" w:eastAsia="zh-TW"/>
        </w:rPr>
        <w:t>（脸色沉下来，看向</w:t>
      </w:r>
      <w:r>
        <w:rPr>
          <w:rFonts w:ascii="Calibri" w:hAnsi="Calibri"/>
          <w:rtl w:val="0"/>
          <w:lang w:val="en-US"/>
        </w:rPr>
        <w:t>Eve</w:t>
      </w:r>
      <w:r>
        <w:rPr>
          <w:rtl w:val="0"/>
          <w:lang w:val="zh-TW" w:eastAsia="zh-TW"/>
        </w:rPr>
        <w:t>）：你是谁？敢抢我柯里昂家族的东西？</w:t>
      </w:r>
      <w:r>
        <w:rPr>
          <w:lang w:val="en-US"/>
        </w:rPr>
        <w:br w:type="textWrapping"/>
      </w:r>
      <w:r>
        <w:rPr>
          <w:rFonts w:ascii="Times New Roman" w:hAnsi="Times New Roman"/>
          <w:outline w:val="0"/>
          <w:color w:val="ff0000"/>
          <w:u w:color="ff0000"/>
          <w:rtl w:val="0"/>
          <w:lang w:val="en-US"/>
          <w14:textFill>
            <w14:solidFill>
              <w14:srgbClr w14:val="FF0000"/>
            </w14:solidFill>
          </w14:textFill>
        </w:rPr>
        <w:t>Dante: Who are you? Dare bid against the Corleone family?</w:t>
      </w:r>
    </w:p>
    <w:p>
      <w:pPr>
        <w:pStyle w:val="Normal (Web)"/>
        <w:widowControl w:val="1"/>
        <w:spacing w:line="288" w:lineRule="auto"/>
      </w:pPr>
      <w:r>
        <w:rPr>
          <w:rFonts w:ascii="Calibri" w:hAnsi="Calibri"/>
          <w:rtl w:val="0"/>
          <w:lang w:val="en-US"/>
        </w:rPr>
        <w:t>Eve</w:t>
      </w:r>
      <w:r>
        <w:rPr>
          <w:rtl w:val="0"/>
          <w:lang w:val="zh-TW" w:eastAsia="zh-TW"/>
        </w:rPr>
        <w:t>（转头看向</w:t>
      </w:r>
      <w:r>
        <w:rPr>
          <w:rFonts w:ascii="Calibri" w:hAnsi="Calibri"/>
          <w:rtl w:val="0"/>
          <w:lang w:val="en-US"/>
        </w:rPr>
        <w:t>Dante</w:t>
      </w:r>
      <w:r>
        <w:rPr>
          <w:rtl w:val="0"/>
          <w:lang w:val="zh-TW" w:eastAsia="zh-TW"/>
        </w:rPr>
        <w:t>，嘴角勾起冷笑）：柯里昂家族？现在纽约的军火市场，我说了算。你说我是谁？</w:t>
      </w:r>
      <w:r>
        <w:rPr>
          <w:lang w:val="en-US"/>
        </w:rPr>
        <w:br w:type="textWrapping"/>
      </w:r>
      <w:r>
        <w:rPr>
          <w:rFonts w:ascii="Times New Roman" w:hAnsi="Times New Roman"/>
          <w:outline w:val="0"/>
          <w:color w:val="ff0000"/>
          <w:u w:color="ff0000"/>
          <w:rtl w:val="0"/>
          <w:lang w:val="en-US"/>
          <w14:textFill>
            <w14:solidFill>
              <w14:srgbClr w14:val="FF0000"/>
            </w14:solidFill>
          </w14:textFill>
        </w:rPr>
        <w:t>Eve: The Corleone family? I control the New York's arms market now. Who do you think I am?</w:t>
      </w:r>
    </w:p>
    <w:p>
      <w:pPr>
        <w:pStyle w:val="Normal (Web)"/>
        <w:widowControl w:val="1"/>
        <w:spacing w:line="288" w:lineRule="auto"/>
      </w:pPr>
      <w:r>
        <w:rPr>
          <w:rFonts w:ascii="Calibri" w:hAnsi="Calibri"/>
          <w:rtl w:val="0"/>
          <w:lang w:val="en-US"/>
        </w:rPr>
        <w:t>Lily</w:t>
      </w:r>
      <w:r>
        <w:rPr>
          <w:rtl w:val="0"/>
          <w:lang w:val="zh-TW" w:eastAsia="zh-TW"/>
        </w:rPr>
        <w:t>（看清</w:t>
      </w:r>
      <w:r>
        <w:rPr>
          <w:rFonts w:ascii="Calibri" w:hAnsi="Calibri"/>
          <w:rtl w:val="0"/>
          <w:lang w:val="en-US"/>
        </w:rPr>
        <w:t>Eve</w:t>
      </w:r>
      <w:r>
        <w:rPr>
          <w:rtl w:val="0"/>
          <w:lang w:val="zh-TW" w:eastAsia="zh-TW"/>
        </w:rPr>
        <w:t>的脸，瞬间脸色惨白，下意识往</w:t>
      </w:r>
      <w:r>
        <w:rPr>
          <w:rFonts w:ascii="Calibri" w:hAnsi="Calibri"/>
          <w:rtl w:val="0"/>
          <w:lang w:val="en-US"/>
        </w:rPr>
        <w:t>Dante</w:t>
      </w:r>
      <w:r>
        <w:rPr>
          <w:rtl w:val="0"/>
          <w:lang w:val="zh-TW" w:eastAsia="zh-TW"/>
        </w:rPr>
        <w:t>身后躲）：不可能</w:t>
      </w:r>
      <w:r>
        <w:rPr>
          <w:rFonts w:ascii="Calibri" w:hAnsi="Calibri" w:hint="default"/>
          <w:rtl w:val="0"/>
          <w:lang w:val="en-US"/>
        </w:rPr>
        <w:t>……</w:t>
      </w:r>
      <w:r>
        <w:rPr>
          <w:rtl w:val="0"/>
          <w:lang w:val="zh-TW" w:eastAsia="zh-TW"/>
        </w:rPr>
        <w:t>你不是死了吗？</w:t>
      </w:r>
      <w:r>
        <w:rPr>
          <w:lang w:val="en-US"/>
        </w:rPr>
        <w:br w:type="textWrapping"/>
      </w:r>
      <w:r>
        <w:rPr>
          <w:rFonts w:ascii="Times New Roman" w:hAnsi="Times New Roman"/>
          <w:outline w:val="0"/>
          <w:color w:val="ff0000"/>
          <w:u w:color="ff0000"/>
          <w:rtl w:val="0"/>
          <w:lang w:val="en-US"/>
          <w14:textFill>
            <w14:solidFill>
              <w14:srgbClr w14:val="FF0000"/>
            </w14:solidFill>
          </w14:textFill>
        </w:rPr>
        <w:t>Lily: Impossible... Aren't you dead?</w:t>
      </w:r>
    </w:p>
    <w:p>
      <w:pPr>
        <w:pStyle w:val="Normal (Web)"/>
        <w:widowControl w:val="1"/>
        <w:spacing w:line="288" w:lineRule="auto"/>
      </w:pPr>
      <w:r>
        <w:rPr>
          <w:rtl w:val="0"/>
          <w:lang w:val="en-US"/>
        </w:rPr>
        <w:t>△</w:t>
      </w:r>
      <w:r>
        <w:rPr>
          <w:rFonts w:ascii="Calibri" w:hAnsi="Calibri"/>
          <w:rtl w:val="0"/>
          <w:lang w:val="en-US"/>
        </w:rPr>
        <w:t>Lily</w:t>
      </w:r>
      <w:r>
        <w:rPr>
          <w:rtl w:val="0"/>
          <w:lang w:val="zh-TW" w:eastAsia="zh-TW"/>
        </w:rPr>
        <w:t>定了定神，上前一步，抬着下巴嘲讽</w:t>
      </w:r>
      <w:r>
        <w:rPr>
          <w:rFonts w:ascii="Calibri" w:hAnsi="Calibri"/>
          <w:rtl w:val="0"/>
          <w:lang w:val="en-US"/>
        </w:rPr>
        <w:t>Eve</w:t>
      </w:r>
      <w:r>
        <w:rPr>
          <w:rtl w:val="0"/>
          <w:lang w:val="zh-TW" w:eastAsia="zh-TW"/>
        </w:rPr>
        <w:t>。</w:t>
      </w:r>
    </w:p>
    <w:p>
      <w:pPr>
        <w:pStyle w:val="Normal (Web)"/>
        <w:widowControl w:val="1"/>
        <w:spacing w:line="288" w:lineRule="auto"/>
      </w:pPr>
      <w:r>
        <w:rPr>
          <w:rFonts w:ascii="Calibri" w:hAnsi="Calibri"/>
          <w:rtl w:val="0"/>
          <w:lang w:val="en-US"/>
        </w:rPr>
        <w:t>Lily</w:t>
      </w:r>
      <w:r>
        <w:rPr>
          <w:rtl w:val="0"/>
          <w:lang w:val="zh-TW" w:eastAsia="zh-TW"/>
        </w:rPr>
        <w:t>：我当是谁呢？原来是五年前被</w:t>
      </w:r>
      <w:r>
        <w:rPr>
          <w:rFonts w:ascii="Calibri" w:hAnsi="Calibri"/>
          <w:rtl w:val="0"/>
          <w:lang w:val="en-US"/>
        </w:rPr>
        <w:t>Dante</w:t>
      </w:r>
      <w:r>
        <w:rPr>
          <w:rtl w:val="0"/>
          <w:lang w:val="zh-TW" w:eastAsia="zh-TW"/>
        </w:rPr>
        <w:t>扫地出门的弃妇。怎么？混不下去了，来这里要饭？</w:t>
      </w:r>
      <w:r>
        <w:rPr>
          <w:lang w:val="en-US"/>
        </w:rPr>
        <w:br w:type="textWrapping"/>
      </w:r>
      <w:r>
        <w:rPr>
          <w:rFonts w:ascii="Times New Roman" w:hAnsi="Times New Roman"/>
          <w:outline w:val="0"/>
          <w:color w:val="ff0000"/>
          <w:u w:color="ff0000"/>
          <w:rtl w:val="0"/>
          <w:lang w:val="en-US"/>
          <w14:textFill>
            <w14:solidFill>
              <w14:srgbClr w14:val="FF0000"/>
            </w14:solidFill>
          </w14:textFill>
        </w:rPr>
        <w:t>Lily:</w:t>
      </w:r>
      <w:ins w:id="9" w:date="2026-06-22T12:37:34Z" w:author="吴晓羽">
        <w:r>
          <w:rPr>
            <w:rtl w:val="0"/>
          </w:rPr>
          <w:t xml:space="preserve"> </w:t>
        </w:r>
      </w:ins>
      <w:ins w:id="10" w:date="2026-06-22T12:37:34Z" w:author="吴晓羽">
        <w:r>
          <w:rPr>
            <w:rFonts w:ascii="Times New Roman" w:hAnsi="Times New Roman"/>
            <w:outline w:val="0"/>
            <w:color w:val="ff0000"/>
            <w:u w:color="ff0000"/>
            <w:rtl w:val="0"/>
            <w:lang w:val="en-US"/>
            <w14:textFill>
              <w14:solidFill>
                <w14:srgbClr w14:val="FF0000"/>
              </w14:solidFill>
            </w14:textFill>
          </w:rPr>
          <w:t>Well, well... is this Dante</w:t>
        </w:r>
      </w:ins>
      <w:ins w:id="11" w:date="2026-06-22T12:37:34Z" w:author="吴晓羽">
        <w:r>
          <w:rPr>
            <w:rFonts w:ascii="Times New Roman" w:hAnsi="Times New Roman" w:hint="default"/>
            <w:outline w:val="0"/>
            <w:color w:val="ff0000"/>
            <w:u w:color="ff0000"/>
            <w:rtl w:val="0"/>
            <w:lang w:val="en-US"/>
            <w14:textFill>
              <w14:solidFill>
                <w14:srgbClr w14:val="FF0000"/>
              </w14:solidFill>
            </w14:textFill>
          </w:rPr>
          <w:t>’</w:t>
        </w:r>
      </w:ins>
      <w:ins w:id="12" w:date="2026-06-22T12:37:34Z" w:author="吴晓羽">
        <w:r>
          <w:rPr>
            <w:rFonts w:ascii="Times New Roman" w:hAnsi="Times New Roman"/>
            <w:outline w:val="0"/>
            <w:color w:val="ff0000"/>
            <w:u w:color="ff0000"/>
            <w:rtl w:val="0"/>
            <w:lang w:val="en-US"/>
            <w14:textFill>
              <w14:solidFill>
                <w14:srgbClr w14:val="FF0000"/>
              </w14:solidFill>
            </w14:textFill>
          </w:rPr>
          <w:t>s ex-wife who has been dumped 5 years ago?</w:t>
        </w:r>
      </w:ins>
      <w:ins w:id="13" w:date="2026-06-22T12:37:34Z" w:author="吴晓羽">
        <w:r>
          <w:rPr>
            <w:rFonts w:ascii="Times New Roman" w:hAnsi="Times New Roman"/>
            <w:outline w:val="0"/>
            <w:color w:val="ff0000"/>
            <w:u w:color="ff0000"/>
            <w:rtl w:val="0"/>
            <w:lang w:val="en-US"/>
            <w14:textFill>
              <w14:solidFill>
                <w14:srgbClr w14:val="FF0000"/>
              </w14:solidFill>
            </w14:textFill>
          </w:rPr>
          <w:t xml:space="preserve"> </w:t>
        </w:r>
      </w:ins>
      <w:ins w:id="14" w:date="2026-06-22T12:37:34Z" w:author="吴晓羽">
        <w:r>
          <w:rPr>
            <w:rFonts w:ascii="Times New Roman" w:hAnsi="Times New Roman"/>
            <w:outline w:val="0"/>
            <w:color w:val="ff0000"/>
            <w:u w:color="ff0000"/>
            <w:rtl w:val="0"/>
            <w:lang w:val="en-US"/>
            <w14:textFill>
              <w14:solidFill>
                <w14:srgbClr w14:val="FF0000"/>
              </w14:solidFill>
            </w14:textFill>
          </w:rPr>
          <w:t>What, couldn</w:t>
        </w:r>
      </w:ins>
      <w:ins w:id="15" w:date="2026-06-22T12:37:34Z" w:author="吴晓羽">
        <w:r>
          <w:rPr>
            <w:rFonts w:ascii="Times New Roman" w:hAnsi="Times New Roman" w:hint="default"/>
            <w:outline w:val="0"/>
            <w:color w:val="ff0000"/>
            <w:u w:color="ff0000"/>
            <w:rtl w:val="0"/>
            <w:lang w:val="en-US"/>
            <w14:textFill>
              <w14:solidFill>
                <w14:srgbClr w14:val="FF0000"/>
              </w14:solidFill>
            </w14:textFill>
          </w:rPr>
          <w:t>’</w:t>
        </w:r>
      </w:ins>
      <w:ins w:id="16" w:date="2026-06-22T12:37:34Z" w:author="吴晓羽">
        <w:r>
          <w:rPr>
            <w:rFonts w:ascii="Times New Roman" w:hAnsi="Times New Roman"/>
            <w:outline w:val="0"/>
            <w:color w:val="ff0000"/>
            <w:u w:color="ff0000"/>
            <w:rtl w:val="0"/>
            <w:lang w:val="en-US"/>
            <w14:textFill>
              <w14:solidFill>
                <w14:srgbClr w14:val="FF0000"/>
              </w14:solidFill>
            </w14:textFill>
          </w:rPr>
          <w:t xml:space="preserve">t survive out there, </w:t>
        </w:r>
      </w:ins>
      <w:ins w:id="17" w:date="2026-06-22T12:37:34Z" w:author="吴晓羽">
        <w:r>
          <w:rPr>
            <w:rFonts w:ascii="Times New Roman" w:hAnsi="Times New Roman"/>
            <w:outline w:val="0"/>
            <w:color w:val="ff0000"/>
            <w:u w:color="ff0000"/>
            <w:rtl w:val="0"/>
            <w:lang w:val="en-US"/>
            <w14:textFill>
              <w14:solidFill>
                <w14:srgbClr w14:val="FF0000"/>
              </w14:solidFill>
            </w14:textFill>
          </w:rPr>
          <w:t xml:space="preserve">so you </w:t>
        </w:r>
      </w:ins>
      <w:ins w:id="18" w:date="2026-06-22T12:37:34Z" w:author="吴晓羽">
        <w:r>
          <w:rPr>
            <w:rFonts w:ascii="Times New Roman" w:hAnsi="Times New Roman"/>
            <w:outline w:val="0"/>
            <w:color w:val="ff0000"/>
            <w:u w:color="ff0000"/>
            <w:rtl w:val="0"/>
            <w:lang w:val="en-US"/>
            <w14:textFill>
              <w14:solidFill>
                <w14:srgbClr w14:val="FF0000"/>
              </w14:solidFill>
            </w14:textFill>
          </w:rPr>
          <w:t>crawled back to leech off him?</w:t>
        </w:r>
      </w:ins>
    </w:p>
    <w:p>
      <w:pPr>
        <w:pStyle w:val="Normal (Web)"/>
        <w:widowControl w:val="1"/>
        <w:spacing w:line="288" w:lineRule="auto"/>
      </w:pPr>
      <w:r>
        <w:rPr>
          <w:rtl w:val="0"/>
          <w:lang w:val="en-US"/>
        </w:rPr>
        <w:t>△</w:t>
      </w:r>
      <w:r>
        <w:rPr>
          <w:rFonts w:ascii="Calibri" w:hAnsi="Calibri"/>
          <w:rtl w:val="0"/>
          <w:lang w:val="en-US"/>
        </w:rPr>
        <w:t>Eve</w:t>
      </w:r>
      <w:r>
        <w:rPr>
          <w:rtl w:val="0"/>
          <w:lang w:val="zh-TW" w:eastAsia="zh-TW"/>
        </w:rPr>
        <w:t>抬手，反手一个响亮的耳光，狠狠扇在</w:t>
      </w:r>
      <w:r>
        <w:rPr>
          <w:rFonts w:ascii="Calibri" w:hAnsi="Calibri"/>
          <w:rtl w:val="0"/>
          <w:lang w:val="en-US"/>
        </w:rPr>
        <w:t>Lily</w:t>
      </w:r>
      <w:r>
        <w:rPr>
          <w:rtl w:val="0"/>
          <w:lang w:val="zh-TW" w:eastAsia="zh-TW"/>
        </w:rPr>
        <w:t>脸上。</w:t>
      </w:r>
    </w:p>
    <w:p>
      <w:pPr>
        <w:pStyle w:val="Normal (Web)"/>
        <w:widowControl w:val="1"/>
        <w:spacing w:line="288" w:lineRule="auto"/>
      </w:pPr>
      <w:r>
        <w:rPr>
          <w:rtl w:val="0"/>
          <w:lang w:val="en-US"/>
        </w:rPr>
        <w:t>△</w:t>
      </w:r>
      <w:r>
        <w:rPr>
          <w:rFonts w:ascii="Calibri" w:hAnsi="Calibri"/>
          <w:rtl w:val="0"/>
          <w:lang w:val="en-US"/>
        </w:rPr>
        <w:t>Lily</w:t>
      </w:r>
      <w:r>
        <w:rPr>
          <w:rtl w:val="0"/>
          <w:lang w:val="zh-TW" w:eastAsia="zh-TW"/>
        </w:rPr>
        <w:t>被扇飞在地，嘴角瞬间渗出血。</w:t>
      </w:r>
    </w:p>
    <w:p>
      <w:pPr>
        <w:pStyle w:val="Normal (Web)"/>
        <w:widowControl w:val="1"/>
        <w:spacing w:line="288" w:lineRule="auto"/>
      </w:pPr>
      <w:r>
        <w:rPr>
          <w:rFonts w:ascii="Calibri" w:hAnsi="Calibri"/>
          <w:rtl w:val="0"/>
          <w:lang w:val="en-US"/>
        </w:rPr>
        <w:t>Eve</w:t>
      </w:r>
      <w:r>
        <w:rPr>
          <w:rtl w:val="0"/>
          <w:lang w:val="zh-TW" w:eastAsia="zh-TW"/>
        </w:rPr>
        <w:t>（冷傲）：这就是柯里昂家族的家教？一条狗，也敢对着我乱叫？</w:t>
      </w:r>
      <w:r>
        <w:rPr>
          <w:lang w:val="en-US"/>
        </w:rPr>
        <w:br w:type="textWrapping"/>
      </w:r>
      <w:r>
        <w:rPr>
          <w:rFonts w:ascii="Times New Roman" w:hAnsi="Times New Roman"/>
          <w:outline w:val="0"/>
          <w:color w:val="ff0000"/>
          <w:u w:color="ff0000"/>
          <w:rtl w:val="0"/>
          <w:lang w:val="en-US"/>
          <w14:textFill>
            <w14:solidFill>
              <w14:srgbClr w14:val="FF0000"/>
            </w14:solidFill>
          </w14:textFill>
        </w:rPr>
        <w:t>Eve: Is this Corleone family manners? Even a dog dares bark at me?</w:t>
      </w:r>
    </w:p>
    <w:p>
      <w:pPr>
        <w:pStyle w:val="Normal (Web)"/>
        <w:widowControl w:val="1"/>
        <w:spacing w:line="288" w:lineRule="auto"/>
      </w:pPr>
      <w:r>
        <w:rPr>
          <w:rFonts w:ascii="Calibri" w:hAnsi="Calibri"/>
          <w:rtl w:val="0"/>
          <w:lang w:val="en-US"/>
        </w:rPr>
        <w:t>Dante</w:t>
      </w:r>
      <w:r>
        <w:rPr>
          <w:rtl w:val="0"/>
          <w:lang w:val="zh-TW" w:eastAsia="zh-TW"/>
        </w:rPr>
        <w:t>（瞬间拔枪，枪口对准</w:t>
      </w:r>
      <w:r>
        <w:rPr>
          <w:rFonts w:ascii="Calibri" w:hAnsi="Calibri"/>
          <w:rtl w:val="0"/>
          <w:lang w:val="en-US"/>
        </w:rPr>
        <w:t>Eve</w:t>
      </w:r>
      <w:r>
        <w:rPr>
          <w:rtl w:val="0"/>
          <w:lang w:val="zh-TW" w:eastAsia="zh-TW"/>
        </w:rPr>
        <w:t>的额头）：你敢动我的人？信不信我一枪崩了你？</w:t>
      </w:r>
      <w:r>
        <w:rPr>
          <w:lang w:val="en-US"/>
        </w:rPr>
        <w:br w:type="textWrapping"/>
      </w:r>
      <w:r>
        <w:rPr>
          <w:rFonts w:ascii="Times New Roman" w:hAnsi="Times New Roman"/>
          <w:outline w:val="0"/>
          <w:color w:val="ff0000"/>
          <w:u w:color="ff0000"/>
          <w:rtl w:val="0"/>
          <w:lang w:val="en-US"/>
          <w14:textFill>
            <w14:solidFill>
              <w14:srgbClr w14:val="FF0000"/>
            </w14:solidFill>
          </w14:textFill>
        </w:rPr>
        <w:t>Dante: How dare you touch my woman? I can shoot you right now.</w:t>
      </w:r>
    </w:p>
    <w:p>
      <w:pPr>
        <w:pStyle w:val="Normal (Web)"/>
        <w:widowControl w:val="1"/>
        <w:spacing w:line="288" w:lineRule="auto"/>
      </w:pPr>
      <w:r>
        <w:rPr>
          <w:rtl w:val="0"/>
          <w:lang w:val="en-US"/>
        </w:rPr>
        <w:t>△</w:t>
      </w:r>
      <w:r>
        <w:rPr>
          <w:rFonts w:ascii="Calibri" w:hAnsi="Calibri"/>
          <w:rtl w:val="0"/>
          <w:lang w:val="en-US"/>
        </w:rPr>
        <w:t>Eve</w:t>
      </w:r>
      <w:r>
        <w:rPr>
          <w:rtl w:val="0"/>
          <w:lang w:val="zh-TW" w:eastAsia="zh-TW"/>
        </w:rPr>
        <w:t>面不改色，从怀里掏出一份合同，狠狠砸在</w:t>
      </w:r>
      <w:r>
        <w:rPr>
          <w:rFonts w:ascii="Calibri" w:hAnsi="Calibri"/>
          <w:rtl w:val="0"/>
          <w:lang w:val="en-US"/>
        </w:rPr>
        <w:t>Dante</w:t>
      </w:r>
      <w:r>
        <w:rPr>
          <w:rtl w:val="0"/>
          <w:lang w:val="zh-TW" w:eastAsia="zh-TW"/>
        </w:rPr>
        <w:t>脸上。</w:t>
      </w:r>
    </w:p>
    <w:p>
      <w:pPr>
        <w:pStyle w:val="Normal (Web)"/>
        <w:widowControl w:val="1"/>
        <w:spacing w:line="288" w:lineRule="auto"/>
      </w:pPr>
      <w:r>
        <w:rPr>
          <w:rFonts w:ascii="Calibri" w:hAnsi="Calibri"/>
          <w:rtl w:val="0"/>
          <w:lang w:val="en-US"/>
        </w:rPr>
        <w:t>Eve</w:t>
      </w:r>
      <w:r>
        <w:rPr>
          <w:rtl w:val="0"/>
          <w:lang w:val="zh-TW" w:eastAsia="zh-TW"/>
        </w:rPr>
        <w:t>：开枪啊。看看你扣下扳机的下一秒，柯里昂家族所有的军火线，会不会全部断供。看看明天纽约的黑帮，会不会把你撕成碎片。</w:t>
      </w:r>
      <w:r>
        <w:rPr>
          <w:lang w:val="en-US"/>
        </w:rPr>
        <w:br w:type="textWrapping"/>
      </w:r>
      <w:r>
        <w:rPr>
          <w:rFonts w:ascii="Times New Roman" w:hAnsi="Times New Roman"/>
          <w:outline w:val="0"/>
          <w:color w:val="ff0000"/>
          <w:u w:color="ff0000"/>
          <w:rtl w:val="0"/>
          <w:lang w:val="en-US"/>
          <w14:textFill>
            <w14:solidFill>
              <w14:srgbClr w14:val="FF0000"/>
            </w14:solidFill>
          </w14:textFill>
        </w:rPr>
        <w:t>Eve: Pull the trigger. Then see if every Corleone arms line gets cut off the next second. See if New York</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gangs tear you apart by tomorrow.</w:t>
      </w:r>
    </w:p>
    <w:p>
      <w:pPr>
        <w:pStyle w:val="Normal (Web)"/>
        <w:widowControl w:val="1"/>
        <w:spacing w:line="288" w:lineRule="auto"/>
      </w:pPr>
      <w:r>
        <w:rPr>
          <w:rFonts w:ascii="Calibri" w:hAnsi="Calibri"/>
          <w:rtl w:val="0"/>
          <w:lang w:val="en-US"/>
        </w:rPr>
        <w:t>Dante</w:t>
      </w:r>
      <w:r>
        <w:rPr>
          <w:rtl w:val="0"/>
          <w:lang w:val="zh-TW" w:eastAsia="zh-TW"/>
        </w:rPr>
        <w:t>（接住合同，翻开看了一眼，瞳孔骤缩）：你是</w:t>
      </w:r>
      <w:r>
        <w:rPr>
          <w:rFonts w:ascii="Calibri" w:hAnsi="Calibri" w:hint="default"/>
          <w:rtl w:val="0"/>
          <w:lang w:val="en-US"/>
        </w:rPr>
        <w:t>……</w:t>
      </w:r>
      <w:r>
        <w:rPr>
          <w:rtl w:val="0"/>
          <w:lang w:val="zh-TW" w:eastAsia="zh-TW"/>
        </w:rPr>
        <w:t>夜枭？</w:t>
      </w:r>
      <w:r>
        <w:rPr>
          <w:lang w:val="en-US"/>
        </w:rPr>
        <w:br w:type="textWrapping"/>
      </w:r>
      <w:r>
        <w:rPr>
          <w:rFonts w:ascii="Times New Roman" w:hAnsi="Times New Roman"/>
          <w:outline w:val="0"/>
          <w:color w:val="ff0000"/>
          <w:u w:color="ff0000"/>
          <w:rtl w:val="0"/>
          <w:lang w:val="en-US"/>
          <w14:textFill>
            <w14:solidFill>
              <w14:srgbClr w14:val="FF0000"/>
            </w14:solidFill>
          </w14:textFill>
        </w:rPr>
        <w:t>Dante: You're... Night Owl?</w:t>
      </w:r>
    </w:p>
    <w:p>
      <w:pPr>
        <w:pStyle w:val="Normal (Web)"/>
        <w:widowControl w:val="1"/>
        <w:spacing w:line="288" w:lineRule="auto"/>
      </w:pPr>
      <w:r>
        <w:rPr>
          <w:rFonts w:ascii="Calibri" w:hAnsi="Calibri"/>
          <w:rtl w:val="0"/>
          <w:lang w:val="en-US"/>
        </w:rPr>
        <w:t>Eve</w:t>
      </w:r>
      <w:r>
        <w:rPr>
          <w:rtl w:val="0"/>
          <w:lang w:val="zh-TW" w:eastAsia="zh-TW"/>
        </w:rPr>
        <w:t>（笑，指尖按住他的枪口，往下压）：怎么？现在才认出我？你的前妻，</w:t>
      </w:r>
      <w:r>
        <w:rPr>
          <w:rFonts w:ascii="Calibri" w:hAnsi="Calibri"/>
          <w:rtl w:val="0"/>
          <w:lang w:val="en-US"/>
        </w:rPr>
        <w:t>Eve</w:t>
      </w:r>
      <w:r>
        <w:rPr>
          <w:rtl w:val="0"/>
          <w:lang w:val="zh-TW" w:eastAsia="zh-TW"/>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Eve: What? Finally figured it out now? Your ex-wife, Eve.</w:t>
      </w:r>
    </w:p>
    <w:p>
      <w:pPr>
        <w:pStyle w:val="Normal (Web)"/>
        <w:widowControl w:val="1"/>
        <w:spacing w:line="288" w:lineRule="auto"/>
      </w:pPr>
      <w:r>
        <w:rPr>
          <w:rtl w:val="0"/>
          <w:lang w:val="en-US"/>
        </w:rPr>
        <w:t>△</w:t>
      </w:r>
      <w:r>
        <w:rPr>
          <w:rFonts w:ascii="Calibri" w:hAnsi="Calibri"/>
          <w:rtl w:val="0"/>
          <w:lang w:val="en-US"/>
        </w:rPr>
        <w:t>Eve</w:t>
      </w:r>
      <w:r>
        <w:rPr>
          <w:rtl w:val="0"/>
          <w:lang w:val="zh-TW" w:eastAsia="zh-TW"/>
        </w:rPr>
        <w:t>往前一步，枪口死死抵在自己心口，眼神冰冷刺骨。</w:t>
      </w:r>
    </w:p>
    <w:p>
      <w:pPr>
        <w:pStyle w:val="Normal (Web)"/>
        <w:widowControl w:val="1"/>
        <w:spacing w:line="288" w:lineRule="auto"/>
      </w:pPr>
      <w:r>
        <w:rPr>
          <w:rFonts w:ascii="Calibri" w:hAnsi="Calibri"/>
          <w:rtl w:val="0"/>
          <w:lang w:val="en-US"/>
        </w:rPr>
        <w:t>Eve</w:t>
      </w:r>
      <w:r>
        <w:rPr>
          <w:rtl w:val="0"/>
          <w:lang w:val="zh-TW" w:eastAsia="zh-TW"/>
        </w:rPr>
        <w:t>：开枪啊。</w:t>
      </w:r>
      <w:r>
        <w:rPr>
          <w:rFonts w:ascii="Calibri" w:hAnsi="Calibri"/>
          <w:rtl w:val="0"/>
          <w:lang w:val="en-US"/>
        </w:rPr>
        <w:t>Dante</w:t>
      </w:r>
      <w:r>
        <w:rPr>
          <w:rtl w:val="0"/>
          <w:lang w:val="zh-TW" w:eastAsia="zh-TW"/>
        </w:rPr>
        <w:t>。五年前你没杀了我，现在，给你机会。</w:t>
      </w:r>
      <w:r>
        <w:rPr>
          <w:lang w:val="en-US"/>
        </w:rPr>
        <w:br w:type="textWrapping"/>
      </w:r>
      <w:r>
        <w:rPr>
          <w:rFonts w:ascii="Times New Roman" w:hAnsi="Times New Roman"/>
          <w:outline w:val="0"/>
          <w:color w:val="ff0000"/>
          <w:u w:color="ff0000"/>
          <w:rtl w:val="0"/>
          <w:lang w:val="en-US"/>
          <w14:textFill>
            <w14:solidFill>
              <w14:srgbClr w14:val="FF0000"/>
            </w14:solidFill>
          </w14:textFill>
        </w:rPr>
        <w:t>Eve: Shoot, Dante. You failed to kill me five years ago. Now's your chance.</w:t>
      </w:r>
    </w:p>
    <w:p>
      <w:pPr>
        <w:pStyle w:val="Normal (Web)"/>
        <w:widowControl w:val="1"/>
        <w:spacing w:line="288" w:lineRule="auto"/>
      </w:pPr>
      <w:r>
        <w:rPr>
          <w:rFonts w:ascii="Calibri" w:hAnsi="Calibri" w:hint="default"/>
          <w:rtl w:val="0"/>
          <w:lang w:val="en-US"/>
        </w:rPr>
        <w:t> </w:t>
      </w:r>
    </w:p>
    <w:p>
      <w:pPr>
        <w:pStyle w:val="Normal (Web)"/>
        <w:widowControl w:val="1"/>
        <w:spacing w:line="288" w:lineRule="auto"/>
        <w:rPr>
          <w:lang w:val="zh-TW" w:eastAsia="zh-TW"/>
        </w:rPr>
      </w:pPr>
      <w:r>
        <w:rPr>
          <w:rtl w:val="0"/>
          <w:lang w:val="zh-TW" w:eastAsia="zh-TW"/>
        </w:rPr>
        <w:t>第五集</w:t>
      </w:r>
    </w:p>
    <w:p>
      <w:pPr>
        <w:pStyle w:val="Normal (Web)"/>
        <w:widowControl w:val="1"/>
        <w:spacing w:line="288" w:lineRule="auto"/>
      </w:pPr>
      <w:r>
        <w:rPr>
          <w:rFonts w:ascii="Calibri" w:hAnsi="Calibri"/>
          <w:rtl w:val="0"/>
          <w:lang w:val="en-US"/>
        </w:rPr>
        <w:t>5-1</w:t>
      </w:r>
      <w:r>
        <w:rPr>
          <w:rtl w:val="0"/>
          <w:lang w:val="zh-TW" w:eastAsia="zh-TW"/>
        </w:rPr>
        <w:t>夜内柯里昂家族庄园书房</w:t>
      </w:r>
    </w:p>
    <w:p>
      <w:pPr>
        <w:pStyle w:val="Normal (Web)"/>
        <w:widowControl w:val="1"/>
        <w:spacing w:line="288" w:lineRule="auto"/>
      </w:pPr>
      <w:r>
        <w:rPr>
          <w:rtl w:val="0"/>
          <w:lang w:val="zh-TW" w:eastAsia="zh-TW"/>
        </w:rPr>
        <w:t>人物：</w:t>
      </w:r>
      <w:r>
        <w:rPr>
          <w:rFonts w:ascii="Calibri" w:hAnsi="Calibri"/>
          <w:rtl w:val="0"/>
          <w:lang w:val="en-US"/>
        </w:rPr>
        <w:t>Dante</w:t>
      </w:r>
      <w:r>
        <w:rPr>
          <w:rtl w:val="0"/>
          <w:lang w:val="zh-TW" w:eastAsia="zh-TW"/>
        </w:rPr>
        <w:t>、手下</w:t>
      </w:r>
    </w:p>
    <w:p>
      <w:pPr>
        <w:pStyle w:val="Normal (Web)"/>
        <w:widowControl w:val="1"/>
        <w:spacing w:line="288" w:lineRule="auto"/>
      </w:pPr>
      <w:r>
        <w:rPr>
          <w:rtl w:val="0"/>
          <w:lang w:val="en-US"/>
        </w:rPr>
        <w:t>△</w:t>
      </w:r>
      <w:r>
        <w:rPr>
          <w:rFonts w:ascii="Calibri" w:hAnsi="Calibri"/>
          <w:rtl w:val="0"/>
          <w:lang w:val="en-US"/>
        </w:rPr>
        <w:t>Dante</w:t>
      </w:r>
      <w:r>
        <w:rPr>
          <w:rtl w:val="0"/>
          <w:lang w:val="zh-TW" w:eastAsia="zh-TW"/>
        </w:rPr>
        <w:t>把合同狠狠砸在桌上，脸色铁青。</w:t>
      </w:r>
    </w:p>
    <w:p>
      <w:pPr>
        <w:pStyle w:val="Normal (Web)"/>
        <w:widowControl w:val="1"/>
        <w:spacing w:line="288" w:lineRule="auto"/>
      </w:pPr>
      <w:r>
        <w:rPr>
          <w:rFonts w:ascii="Calibri" w:hAnsi="Calibri"/>
          <w:rtl w:val="0"/>
          <w:lang w:val="en-US"/>
        </w:rPr>
        <w:t>Dante</w:t>
      </w:r>
      <w:r>
        <w:rPr>
          <w:rtl w:val="0"/>
          <w:lang w:val="zh-TW" w:eastAsia="zh-TW"/>
        </w:rPr>
        <w:t>：查！给我查清楚！这五年她到底经历了什么！</w:t>
      </w:r>
      <w:r>
        <w:rPr>
          <w:lang w:val="en-US"/>
        </w:rPr>
        <w:br w:type="textWrapping"/>
      </w:r>
      <w:r>
        <w:rPr>
          <w:rFonts w:ascii="Times New Roman" w:hAnsi="Times New Roman"/>
          <w:outline w:val="0"/>
          <w:color w:val="ff0000"/>
          <w:u w:color="ff0000"/>
          <w:rtl w:val="0"/>
          <w:lang w:val="en-US"/>
          <w14:textFill>
            <w14:solidFill>
              <w14:srgbClr w14:val="FF0000"/>
            </w14:solidFill>
          </w14:textFill>
        </w:rPr>
        <w:t>Dante: Find out everything! What happened to her these past five years!</w:t>
      </w:r>
    </w:p>
    <w:p>
      <w:pPr>
        <w:pStyle w:val="Normal (Web)"/>
        <w:widowControl w:val="1"/>
        <w:spacing w:line="288" w:lineRule="auto"/>
      </w:pPr>
      <w:r>
        <w:rPr>
          <w:rtl w:val="0"/>
          <w:lang w:val="zh-TW" w:eastAsia="zh-TW"/>
        </w:rPr>
        <w:t>手下：少主，我们查了。夜枭就是伊芙小姐。这五年，她靠着武器设计和暗网势力，垄断了整个北美的地下军火交易。俄罗斯战斧帮的</w:t>
      </w:r>
      <w:r>
        <w:rPr>
          <w:rFonts w:ascii="Calibri" w:hAnsi="Calibri"/>
          <w:rtl w:val="0"/>
          <w:lang w:val="en-US"/>
        </w:rPr>
        <w:t>Victor</w:t>
      </w:r>
      <w:r>
        <w:rPr>
          <w:rtl w:val="0"/>
          <w:lang w:val="zh-TW" w:eastAsia="zh-TW"/>
        </w:rPr>
        <w:t>，一直是她的后盾。</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Henchman: Boss, we checked. Night Owl is Miss Eve. For five years, </w:t>
      </w:r>
      <w:r>
        <w:rPr>
          <w:rFonts w:ascii="Times New Roman" w:hAnsi="Times New Roman"/>
          <w:outline w:val="0"/>
          <w:color w:val="ff0000"/>
          <w:u w:color="ff0000"/>
          <w:shd w:val="clear" w:color="auto" w:fill="ffff00"/>
          <w:rtl w:val="0"/>
          <w:lang w:val="en-US"/>
          <w14:textFill>
            <w14:solidFill>
              <w14:srgbClr w14:val="FF0000"/>
            </w14:solidFill>
          </w14:textFill>
        </w:rPr>
        <w:t>she's used weapons design and dark-web monop</w:t>
      </w:r>
      <w:r>
        <w:rPr>
          <w:rFonts w:ascii="Times New Roman" w:hAnsi="Times New Roman"/>
          <w:outline w:val="0"/>
          <w:color w:val="ff0000"/>
          <w:u w:color="ff0000"/>
          <w:shd w:val="clear" w:color="auto" w:fill="ffff00"/>
          <w:rtl w:val="0"/>
          <w:lang w:val="en-US"/>
          <w14:textFill>
            <w14:solidFill>
              <w14:srgbClr w14:val="FF0000"/>
            </w14:solidFill>
          </w14:textFill>
        </w:rPr>
        <w:t>o</w:t>
      </w:r>
      <w:r>
        <w:rPr>
          <w:rFonts w:ascii="Times New Roman" w:hAnsi="Times New Roman"/>
          <w:outline w:val="0"/>
          <w:color w:val="ff0000"/>
          <w:u w:color="ff0000"/>
          <w:shd w:val="clear" w:color="auto" w:fill="ffff00"/>
          <w:rtl w:val="0"/>
          <w:lang w:val="en-US"/>
          <w14:textFill>
            <w14:solidFill>
              <w14:srgbClr w14:val="FF0000"/>
            </w14:solidFill>
          </w14:textFill>
        </w:rPr>
        <w:t xml:space="preserve">lize </w:t>
      </w:r>
      <w:r>
        <w:rPr>
          <w:rFonts w:ascii="Times New Roman" w:hAnsi="Times New Roman"/>
          <w:outline w:val="0"/>
          <w:color w:val="ff0000"/>
          <w:u w:color="ff0000"/>
          <w:shd w:val="clear" w:color="auto" w:fill="ffff00"/>
          <w:rtl w:val="0"/>
          <w:lang w:val="en-US"/>
          <w14:textFill>
            <w14:solidFill>
              <w14:srgbClr w14:val="FF0000"/>
            </w14:solidFill>
          </w14:textFill>
        </w:rPr>
        <w:t xml:space="preserve">the whole of </w:t>
      </w:r>
      <w:commentRangeStart w:id="19"/>
      <w:r>
        <w:rPr>
          <w:rFonts w:ascii="Times New Roman" w:hAnsi="Times New Roman"/>
          <w:outline w:val="0"/>
          <w:color w:val="ff0000"/>
          <w:u w:color="ff0000"/>
          <w:shd w:val="clear" w:color="auto" w:fill="ffff00"/>
          <w:rtl w:val="0"/>
          <w:lang w:val="en-US"/>
          <w14:textFill>
            <w14:solidFill>
              <w14:srgbClr w14:val="FF0000"/>
            </w14:solidFill>
          </w14:textFill>
        </w:rPr>
        <w:t>North</w:t>
      </w:r>
      <w:commentRangeEnd w:id="19"/>
      <w:r>
        <w:commentReference w:id="19"/>
      </w:r>
      <w:r>
        <w:rPr>
          <w:rFonts w:ascii="Times New Roman" w:hAnsi="Times New Roman"/>
          <w:outline w:val="0"/>
          <w:color w:val="ff0000"/>
          <w:u w:color="ff0000"/>
          <w:shd w:val="clear" w:color="auto" w:fill="ffff00"/>
          <w:rtl w:val="0"/>
          <w:lang w:val="en-US"/>
          <w14:textFill>
            <w14:solidFill>
              <w14:srgbClr w14:val="FF0000"/>
            </w14:solidFill>
          </w14:textFill>
        </w:rPr>
        <w:t xml:space="preserve"> America's underground arms trade.</w:t>
      </w:r>
      <w:r>
        <w:rPr>
          <w:rFonts w:ascii="Times New Roman" w:hAnsi="Times New Roman"/>
          <w:outline w:val="0"/>
          <w:color w:val="ff0000"/>
          <w:u w:color="ff0000"/>
          <w:rtl w:val="0"/>
          <w:lang w:val="en-US"/>
          <w14:textFill>
            <w14:solidFill>
              <w14:srgbClr w14:val="FF0000"/>
            </w14:solidFill>
          </w14:textFill>
        </w:rPr>
        <w:t xml:space="preserve"> Victor of the Russian Bratva has been backing her.</w:t>
      </w:r>
    </w:p>
    <w:p>
      <w:pPr>
        <w:pStyle w:val="Normal (Web)"/>
        <w:widowControl w:val="1"/>
        <w:spacing w:line="288" w:lineRule="auto"/>
      </w:pPr>
      <w:r>
        <w:rPr>
          <w:rFonts w:ascii="Calibri" w:hAnsi="Calibri"/>
          <w:rtl w:val="0"/>
          <w:lang w:val="en-US"/>
        </w:rPr>
        <w:t>Dante</w:t>
      </w:r>
      <w:r>
        <w:rPr>
          <w:rtl w:val="0"/>
          <w:lang w:val="zh-TW" w:eastAsia="zh-TW"/>
        </w:rPr>
        <w:t>（攥紧拳头，指节发白）：她竟然是夜枭</w:t>
      </w:r>
      <w:r>
        <w:rPr>
          <w:rFonts w:ascii="Calibri" w:hAnsi="Calibri" w:hint="default"/>
          <w:rtl w:val="0"/>
          <w:lang w:val="en-US"/>
        </w:rPr>
        <w:t>……</w:t>
      </w:r>
      <w:r>
        <w:rPr>
          <w:rtl w:val="0"/>
          <w:lang w:val="zh-TW" w:eastAsia="zh-TW"/>
        </w:rPr>
        <w:t>三年婚姻，她竟然瞒了我这么多。</w:t>
      </w:r>
      <w:r>
        <w:rPr>
          <w:lang w:val="en-US"/>
        </w:rPr>
        <w:br w:type="textWrapping"/>
      </w:r>
      <w:r>
        <w:rPr>
          <w:rFonts w:ascii="Times New Roman" w:hAnsi="Times New Roman"/>
          <w:outline w:val="0"/>
          <w:color w:val="ff0000"/>
          <w:u w:color="ff0000"/>
          <w:rtl w:val="0"/>
          <w:lang w:val="en-US"/>
          <w14:textFill>
            <w14:solidFill>
              <w14:srgbClr w14:val="FF0000"/>
            </w14:solidFill>
          </w14:textFill>
        </w:rPr>
        <w:t>Dante: She's Night Owl... Three years of marriage, and she hid all this from me.</w:t>
      </w:r>
    </w:p>
    <w:p>
      <w:pPr>
        <w:pStyle w:val="Normal (Web)"/>
        <w:widowControl w:val="1"/>
        <w:spacing w:line="288" w:lineRule="auto"/>
      </w:pPr>
      <w:r>
        <w:rPr>
          <w:rtl w:val="0"/>
          <w:lang w:val="en-US"/>
        </w:rPr>
        <w:t>△</w:t>
      </w:r>
      <w:r>
        <w:rPr>
          <w:rFonts w:ascii="Calibri" w:hAnsi="Calibri"/>
          <w:rtl w:val="0"/>
          <w:lang w:val="en-US"/>
        </w:rPr>
        <w:t>Dante</w:t>
      </w:r>
      <w:r>
        <w:rPr>
          <w:rtl w:val="0"/>
          <w:lang w:val="zh-TW" w:eastAsia="zh-TW"/>
        </w:rPr>
        <w:t>拿起电话，拨通</w:t>
      </w:r>
      <w:r>
        <w:rPr>
          <w:rFonts w:ascii="Calibri" w:hAnsi="Calibri"/>
          <w:rtl w:val="0"/>
          <w:lang w:val="en-US"/>
        </w:rPr>
        <w:t>Eve</w:t>
      </w:r>
      <w:r>
        <w:rPr>
          <w:rtl w:val="0"/>
          <w:lang w:val="zh-TW" w:eastAsia="zh-TW"/>
        </w:rPr>
        <w:t>的号码。</w:t>
      </w:r>
    </w:p>
    <w:p>
      <w:pPr>
        <w:pStyle w:val="Normal (Web)"/>
        <w:widowControl w:val="1"/>
        <w:spacing w:line="288" w:lineRule="auto"/>
      </w:pPr>
      <w:r>
        <w:rPr>
          <w:rFonts w:ascii="Calibri" w:hAnsi="Calibri"/>
          <w:rtl w:val="0"/>
          <w:lang w:val="en-US"/>
        </w:rPr>
        <w:t>Dante</w:t>
      </w:r>
      <w:r>
        <w:rPr>
          <w:rtl w:val="0"/>
          <w:lang w:val="zh-TW" w:eastAsia="zh-TW"/>
        </w:rPr>
        <w:t>：</w:t>
      </w:r>
      <w:r>
        <w:rPr>
          <w:rFonts w:ascii="Calibri" w:hAnsi="Calibri"/>
          <w:rtl w:val="0"/>
          <w:lang w:val="en-US"/>
        </w:rPr>
        <w:t>Eve</w:t>
      </w:r>
      <w:r>
        <w:rPr>
          <w:rtl w:val="0"/>
          <w:lang w:val="zh-TW" w:eastAsia="zh-TW"/>
        </w:rPr>
        <w:t>，你回来。庄园还是你的，你要什么，我都可以给你。</w:t>
      </w:r>
      <w:r>
        <w:rPr>
          <w:lang w:val="en-US"/>
        </w:rPr>
        <w:br w:type="textWrapping"/>
      </w:r>
      <w:r>
        <w:rPr>
          <w:rFonts w:ascii="Times New Roman" w:hAnsi="Times New Roman"/>
          <w:outline w:val="0"/>
          <w:color w:val="ff0000"/>
          <w:u w:color="ff0000"/>
          <w:rtl w:val="0"/>
          <w:lang w:val="en-US"/>
          <w14:textFill>
            <w14:solidFill>
              <w14:srgbClr w14:val="FF0000"/>
            </w14:solidFill>
          </w14:textFill>
        </w:rPr>
        <w:t>Dante: Eve, come back. The estate is still yours. Whatever you want, I'll give it to you.</w:t>
      </w:r>
    </w:p>
    <w:p>
      <w:pPr>
        <w:pStyle w:val="Normal (Web)"/>
        <w:widowControl w:val="1"/>
        <w:spacing w:line="288" w:lineRule="auto"/>
      </w:pPr>
      <w:r>
        <w:rPr>
          <w:rFonts w:ascii="Calibri" w:hAnsi="Calibri"/>
          <w:rtl w:val="0"/>
          <w:lang w:val="en-US"/>
        </w:rPr>
        <w:t>Eve</w:t>
      </w:r>
      <w:r>
        <w:rPr>
          <w:rtl w:val="0"/>
          <w:lang w:val="zh-TW" w:eastAsia="zh-TW"/>
        </w:rPr>
        <w:t>（电话音，冷笑）：我要的，你给不起。</w:t>
      </w:r>
      <w:r>
        <w:rPr>
          <w:lang w:val="en-US"/>
        </w:rPr>
        <w:br w:type="textWrapping"/>
      </w:r>
      <w:r>
        <w:rPr>
          <w:rFonts w:ascii="Times New Roman" w:hAnsi="Times New Roman"/>
          <w:outline w:val="0"/>
          <w:color w:val="ff0000"/>
          <w:u w:color="ff0000"/>
          <w:rtl w:val="0"/>
          <w:lang w:val="en-US"/>
          <w14:textFill>
            <w14:solidFill>
              <w14:srgbClr w14:val="FF0000"/>
            </w14:solidFill>
          </w14:textFill>
        </w:rPr>
        <w:t>Eve: You can't afford what I want.</w:t>
      </w:r>
    </w:p>
    <w:p>
      <w:pPr>
        <w:pStyle w:val="Normal (Web)"/>
        <w:widowControl w:val="1"/>
        <w:spacing w:line="288" w:lineRule="auto"/>
      </w:pPr>
      <w:r>
        <w:rPr>
          <w:rtl w:val="0"/>
          <w:lang w:val="en-US"/>
        </w:rPr>
        <w:t>△</w:t>
      </w:r>
      <w:r>
        <w:rPr>
          <w:rtl w:val="0"/>
          <w:lang w:val="zh-TW" w:eastAsia="zh-TW"/>
        </w:rPr>
        <w:t>电话被挂断。</w:t>
      </w:r>
    </w:p>
    <w:p>
      <w:pPr>
        <w:pStyle w:val="Normal (Web)"/>
        <w:widowControl w:val="1"/>
        <w:spacing w:line="288" w:lineRule="auto"/>
      </w:pPr>
      <w:r>
        <w:rPr>
          <w:rFonts w:ascii="Calibri" w:hAnsi="Calibri"/>
          <w:rtl w:val="0"/>
          <w:lang w:val="en-US"/>
        </w:rPr>
        <w:t>Dante</w:t>
      </w:r>
      <w:r>
        <w:rPr>
          <w:rtl w:val="0"/>
          <w:lang w:val="zh-TW" w:eastAsia="zh-TW"/>
        </w:rPr>
        <w:t>（怒吼）：你以为断了我的军火线，我就怕了你？我倒要看看，你能嚣张多久！</w:t>
      </w:r>
      <w:r>
        <w:rPr>
          <w:lang w:val="en-US"/>
        </w:rPr>
        <w:br w:type="textWrapping"/>
      </w:r>
      <w:r>
        <w:rPr>
          <w:rFonts w:ascii="Times New Roman" w:hAnsi="Times New Roman"/>
          <w:outline w:val="0"/>
          <w:color w:val="ff0000"/>
          <w:u w:color="ff0000"/>
          <w:rtl w:val="0"/>
          <w:lang w:val="en-US"/>
          <w14:textFill>
            <w14:solidFill>
              <w14:srgbClr w14:val="FF0000"/>
            </w14:solidFill>
          </w14:textFill>
        </w:rPr>
        <w:t>Dante: You think cutting off my arms line scares me? Let's see how long you can stay this cocky!</w:t>
      </w:r>
    </w:p>
    <w:p>
      <w:pPr>
        <w:pStyle w:val="Normal (Web)"/>
        <w:widowControl w:val="1"/>
        <w:spacing w:line="288" w:lineRule="auto"/>
      </w:pPr>
      <w:r>
        <w:rPr>
          <w:rtl w:val="0"/>
          <w:lang w:val="en-US"/>
        </w:rPr>
        <w:t>△</w:t>
      </w:r>
      <w:r>
        <w:rPr>
          <w:rFonts w:ascii="Calibri" w:hAnsi="Calibri"/>
          <w:rtl w:val="0"/>
          <w:lang w:val="en-US"/>
        </w:rPr>
        <w:t>Dante</w:t>
      </w:r>
      <w:r>
        <w:rPr>
          <w:rtl w:val="0"/>
          <w:lang w:val="zh-TW" w:eastAsia="zh-TW"/>
        </w:rPr>
        <w:t>刚挂电话，手下就慌慌张张冲进来。</w:t>
      </w:r>
    </w:p>
    <w:p>
      <w:pPr>
        <w:pStyle w:val="Normal (Web)"/>
        <w:widowControl w:val="1"/>
        <w:spacing w:line="288" w:lineRule="auto"/>
      </w:pPr>
      <w:r>
        <w:rPr>
          <w:rtl w:val="0"/>
          <w:lang w:val="zh-TW" w:eastAsia="zh-TW"/>
        </w:rPr>
        <w:t>手下：少主！不好了！我们在西海岸的三个军火库，全部被夜枭的人封了！欧洲的合作方，全部终止了和我们的合同！我们</w:t>
      </w:r>
      <w:r>
        <w:rPr>
          <w:rFonts w:ascii="Calibri" w:hAnsi="Calibri"/>
          <w:rtl w:val="0"/>
          <w:lang w:val="en-US"/>
        </w:rPr>
        <w:t>30%</w:t>
      </w:r>
      <w:r>
        <w:rPr>
          <w:rtl w:val="0"/>
          <w:lang w:val="zh-TW" w:eastAsia="zh-TW"/>
        </w:rPr>
        <w:t>的军火供应，全断了！</w:t>
      </w:r>
      <w:r>
        <w:rPr>
          <w:lang w:val="en-US"/>
        </w:rPr>
        <w:br w:type="textWrapping"/>
      </w:r>
      <w:r>
        <w:rPr>
          <w:rFonts w:ascii="Times New Roman" w:hAnsi="Times New Roman"/>
          <w:outline w:val="0"/>
          <w:color w:val="ff0000"/>
          <w:u w:color="ff0000"/>
          <w:rtl w:val="0"/>
          <w:lang w:val="en-US"/>
          <w14:textFill>
            <w14:solidFill>
              <w14:srgbClr w14:val="FF0000"/>
            </w14:solidFill>
          </w14:textFill>
        </w:rPr>
        <w:t>Henchman: Boss! Bad news! Night Owl's people sealed all three of our West Coast armories! Every European partner cut ties! Thirty percent of our arms supply is gone!</w:t>
      </w:r>
    </w:p>
    <w:p>
      <w:pPr>
        <w:pStyle w:val="Normal (Web)"/>
        <w:widowControl w:val="1"/>
        <w:spacing w:line="288" w:lineRule="auto"/>
      </w:pPr>
      <w:r>
        <w:rPr>
          <w:rFonts w:ascii="Calibri" w:hAnsi="Calibri" w:hint="default"/>
          <w:rtl w:val="0"/>
          <w:lang w:val="en-US"/>
        </w:rPr>
        <w:t> </w:t>
      </w:r>
    </w:p>
    <w:p>
      <w:pPr>
        <w:pStyle w:val="Normal (Web)"/>
        <w:widowControl w:val="1"/>
        <w:spacing w:line="288" w:lineRule="auto"/>
      </w:pPr>
      <w:r>
        <w:rPr>
          <w:rFonts w:ascii="Calibri" w:hAnsi="Calibri"/>
          <w:rtl w:val="0"/>
          <w:lang w:val="en-US"/>
        </w:rPr>
        <w:t>5-2</w:t>
      </w:r>
      <w:r>
        <w:rPr>
          <w:rtl w:val="0"/>
          <w:lang w:val="zh-TW" w:eastAsia="zh-TW"/>
        </w:rPr>
        <w:t>夜内顶层酒店总统套房</w:t>
      </w:r>
    </w:p>
    <w:p>
      <w:pPr>
        <w:pStyle w:val="Normal (Web)"/>
        <w:widowControl w:val="1"/>
        <w:spacing w:line="288" w:lineRule="auto"/>
      </w:pPr>
      <w:r>
        <w:rPr>
          <w:rtl w:val="0"/>
          <w:lang w:val="zh-TW" w:eastAsia="zh-TW"/>
        </w:rPr>
        <w:t>人物：</w:t>
      </w:r>
      <w:r>
        <w:rPr>
          <w:rFonts w:ascii="Calibri" w:hAnsi="Calibri"/>
          <w:rtl w:val="0"/>
          <w:lang w:val="en-US"/>
        </w:rPr>
        <w:t>Eve</w:t>
      </w:r>
      <w:r>
        <w:rPr>
          <w:rtl w:val="0"/>
          <w:lang w:val="zh-TW" w:eastAsia="zh-TW"/>
        </w:rPr>
        <w:t>、</w:t>
      </w:r>
      <w:r>
        <w:rPr>
          <w:rFonts w:ascii="Calibri" w:hAnsi="Calibri"/>
          <w:rtl w:val="0"/>
          <w:lang w:val="en-US"/>
        </w:rPr>
        <w:t>Lily</w:t>
      </w:r>
      <w:r>
        <w:rPr>
          <w:rtl w:val="0"/>
          <w:lang w:val="zh-TW" w:eastAsia="zh-TW"/>
        </w:rPr>
        <w:t>、</w:t>
      </w:r>
      <w:r>
        <w:rPr>
          <w:rFonts w:ascii="Calibri" w:hAnsi="Calibri"/>
          <w:rtl w:val="0"/>
          <w:lang w:val="en-US"/>
        </w:rPr>
        <w:t>Eve</w:t>
      </w:r>
      <w:r>
        <w:rPr>
          <w:rtl w:val="0"/>
          <w:lang w:val="zh-TW" w:eastAsia="zh-TW"/>
        </w:rPr>
        <w:t>的保镖若干、</w:t>
      </w:r>
      <w:r>
        <w:rPr>
          <w:rFonts w:ascii="Calibri" w:hAnsi="Calibri"/>
          <w:rtl w:val="0"/>
          <w:lang w:val="en-US"/>
        </w:rPr>
        <w:t>Victor</w:t>
      </w:r>
      <w:r>
        <w:rPr>
          <w:rtl w:val="0"/>
          <w:lang w:val="zh-TW" w:eastAsia="zh-TW"/>
        </w:rPr>
        <w:t>的手下若干</w:t>
      </w:r>
    </w:p>
    <w:p>
      <w:pPr>
        <w:pStyle w:val="Normal (Web)"/>
        <w:widowControl w:val="1"/>
        <w:spacing w:line="288" w:lineRule="auto"/>
      </w:pPr>
      <w:r>
        <w:rPr>
          <w:rtl w:val="0"/>
          <w:lang w:val="en-US"/>
        </w:rPr>
        <w:t>△</w:t>
      </w:r>
      <w:r>
        <w:rPr>
          <w:rFonts w:ascii="Calibri" w:hAnsi="Calibri"/>
          <w:rtl w:val="0"/>
          <w:lang w:val="en-US"/>
        </w:rPr>
        <w:t>Lily</w:t>
      </w:r>
      <w:r>
        <w:rPr>
          <w:rtl w:val="0"/>
          <w:lang w:val="zh-TW" w:eastAsia="zh-TW"/>
        </w:rPr>
        <w:t>带着十几个保镖，踹开酒店套房的大门，冲了进来。</w:t>
      </w:r>
    </w:p>
    <w:p>
      <w:pPr>
        <w:pStyle w:val="Normal (Web)"/>
        <w:widowControl w:val="1"/>
        <w:spacing w:line="288" w:lineRule="auto"/>
      </w:pPr>
      <w:r>
        <w:rPr>
          <w:rFonts w:ascii="Calibri" w:hAnsi="Calibri"/>
          <w:rtl w:val="0"/>
          <w:lang w:val="en-US"/>
        </w:rPr>
        <w:t>Lily</w:t>
      </w:r>
      <w:r>
        <w:rPr>
          <w:rtl w:val="0"/>
          <w:lang w:val="zh-TW" w:eastAsia="zh-TW"/>
        </w:rPr>
        <w:t>（嚣张）：</w:t>
      </w:r>
      <w:r>
        <w:rPr>
          <w:rFonts w:ascii="Calibri" w:hAnsi="Calibri"/>
          <w:rtl w:val="0"/>
          <w:lang w:val="en-US"/>
        </w:rPr>
        <w:t>Eve</w:t>
      </w:r>
      <w:r>
        <w:rPr>
          <w:rtl w:val="0"/>
          <w:lang w:val="zh-TW" w:eastAsia="zh-TW"/>
        </w:rPr>
        <w:t>！你这个贱人！敢打我，敢抢</w:t>
      </w:r>
      <w:r>
        <w:rPr>
          <w:rFonts w:ascii="Calibri" w:hAnsi="Calibri"/>
          <w:rtl w:val="0"/>
          <w:lang w:val="en-US"/>
        </w:rPr>
        <w:t>Dante</w:t>
      </w:r>
      <w:r>
        <w:rPr>
          <w:rtl w:val="0"/>
          <w:lang w:val="zh-TW" w:eastAsia="zh-TW"/>
        </w:rPr>
        <w:t>的生意！今天我就砸烂你的地方，划花你的脸！</w:t>
      </w:r>
      <w:r>
        <w:rPr>
          <w:lang w:val="en-US"/>
        </w:rPr>
        <w:br w:type="textWrapping"/>
      </w:r>
      <w:r>
        <w:rPr>
          <w:rFonts w:ascii="Times New Roman" w:hAnsi="Times New Roman"/>
          <w:outline w:val="0"/>
          <w:color w:val="ff0000"/>
          <w:u w:color="ff0000"/>
          <w:rtl w:val="0"/>
          <w:lang w:val="en-US"/>
          <w14:textFill>
            <w14:solidFill>
              <w14:srgbClr w14:val="FF0000"/>
            </w14:solidFill>
          </w14:textFill>
        </w:rPr>
        <w:t>Lily: Eve! You bitch! You hit me and stole Dante's business! Today I'm smashing your place and carving up your face!</w:t>
      </w:r>
    </w:p>
    <w:p>
      <w:pPr>
        <w:pStyle w:val="Normal (Web)"/>
        <w:widowControl w:val="1"/>
        <w:spacing w:line="288" w:lineRule="auto"/>
      </w:pPr>
      <w:r>
        <w:rPr>
          <w:rtl w:val="0"/>
          <w:lang w:val="en-US"/>
        </w:rPr>
        <w:t>△</w:t>
      </w:r>
      <w:r>
        <w:rPr>
          <w:rFonts w:ascii="Calibri" w:hAnsi="Calibri"/>
          <w:rtl w:val="0"/>
          <w:lang w:val="en-US"/>
        </w:rPr>
        <w:t>Eve</w:t>
      </w:r>
      <w:r>
        <w:rPr>
          <w:rtl w:val="0"/>
          <w:lang w:val="zh-TW" w:eastAsia="zh-TW"/>
        </w:rPr>
        <w:t>坐在沙发上，摇晃着红酒杯，抬眼看向</w:t>
      </w:r>
      <w:r>
        <w:rPr>
          <w:rFonts w:ascii="Calibri" w:hAnsi="Calibri"/>
          <w:rtl w:val="0"/>
          <w:lang w:val="en-US"/>
        </w:rPr>
        <w:t>Lily</w:t>
      </w:r>
      <w:r>
        <w:rPr>
          <w:rtl w:val="0"/>
          <w:lang w:val="zh-TW" w:eastAsia="zh-TW"/>
        </w:rPr>
        <w:t>，眼神没有一丝波澜。</w:t>
      </w:r>
    </w:p>
    <w:p>
      <w:pPr>
        <w:pStyle w:val="Normal (Web)"/>
        <w:widowControl w:val="1"/>
        <w:spacing w:line="288" w:lineRule="auto"/>
      </w:pPr>
      <w:r>
        <w:rPr>
          <w:rFonts w:ascii="Calibri" w:hAnsi="Calibri"/>
          <w:rtl w:val="0"/>
          <w:lang w:val="en-US"/>
        </w:rPr>
        <w:t>Eve</w:t>
      </w:r>
      <w:r>
        <w:rPr>
          <w:rtl w:val="0"/>
          <w:lang w:val="zh-TW" w:eastAsia="zh-TW"/>
        </w:rPr>
        <w:t>：就凭你？</w:t>
      </w:r>
      <w:r>
        <w:rPr>
          <w:lang w:val="en-US"/>
        </w:rPr>
        <w:br w:type="textWrapping"/>
      </w:r>
      <w:r>
        <w:rPr>
          <w:rFonts w:ascii="Times New Roman" w:hAnsi="Times New Roman"/>
          <w:outline w:val="0"/>
          <w:color w:val="ff0000"/>
          <w:u w:color="ff0000"/>
          <w:rtl w:val="0"/>
          <w:lang w:val="en-US"/>
          <w14:textFill>
            <w14:solidFill>
              <w14:srgbClr w14:val="FF0000"/>
            </w14:solidFill>
          </w14:textFill>
        </w:rPr>
        <w:t>Eve: You?</w:t>
      </w:r>
    </w:p>
    <w:p>
      <w:pPr>
        <w:pStyle w:val="Normal (Web)"/>
        <w:widowControl w:val="1"/>
        <w:spacing w:line="288" w:lineRule="auto"/>
      </w:pPr>
      <w:r>
        <w:rPr>
          <w:rtl w:val="0"/>
          <w:lang w:val="en-US"/>
        </w:rPr>
        <w:t>△</w:t>
      </w:r>
      <w:r>
        <w:rPr>
          <w:rFonts w:ascii="Calibri" w:hAnsi="Calibri"/>
          <w:rtl w:val="0"/>
          <w:lang w:val="en-US"/>
        </w:rPr>
        <w:t>Eve</w:t>
      </w:r>
      <w:r>
        <w:rPr>
          <w:rtl w:val="0"/>
          <w:lang w:val="zh-TW" w:eastAsia="zh-TW"/>
        </w:rPr>
        <w:t>打了个响指，房间暗门瞬间打开，</w:t>
      </w:r>
      <w:r>
        <w:rPr>
          <w:rFonts w:ascii="Calibri" w:hAnsi="Calibri"/>
          <w:rtl w:val="0"/>
          <w:lang w:val="en-US"/>
        </w:rPr>
        <w:t>Victor</w:t>
      </w:r>
      <w:r>
        <w:rPr>
          <w:rtl w:val="0"/>
          <w:lang w:val="zh-TW" w:eastAsia="zh-TW"/>
        </w:rPr>
        <w:t>的手下冲出来，几下就把</w:t>
      </w:r>
      <w:r>
        <w:rPr>
          <w:rFonts w:ascii="Calibri" w:hAnsi="Calibri"/>
          <w:rtl w:val="0"/>
          <w:lang w:val="en-US"/>
        </w:rPr>
        <w:t>Lily</w:t>
      </w:r>
      <w:r>
        <w:rPr>
          <w:rtl w:val="0"/>
          <w:lang w:val="zh-TW" w:eastAsia="zh-TW"/>
        </w:rPr>
        <w:t>带来的保镖全部放倒。</w:t>
      </w:r>
    </w:p>
    <w:p>
      <w:pPr>
        <w:pStyle w:val="Normal (Web)"/>
        <w:widowControl w:val="1"/>
        <w:spacing w:line="288" w:lineRule="auto"/>
      </w:pPr>
      <w:r>
        <w:rPr>
          <w:rtl w:val="0"/>
          <w:lang w:val="en-US"/>
        </w:rPr>
        <w:t>△</w:t>
      </w:r>
      <w:r>
        <w:rPr>
          <w:rtl w:val="0"/>
          <w:lang w:val="zh-TW" w:eastAsia="zh-TW"/>
        </w:rPr>
        <w:t>手下把保镖全部打断腿，扔出了酒店窗外。</w:t>
      </w:r>
    </w:p>
    <w:p>
      <w:pPr>
        <w:pStyle w:val="Normal (Web)"/>
        <w:widowControl w:val="1"/>
        <w:spacing w:line="288" w:lineRule="auto"/>
      </w:pPr>
      <w:r>
        <w:rPr>
          <w:rtl w:val="0"/>
          <w:lang w:val="en-US"/>
        </w:rPr>
        <w:t>△</w:t>
      </w:r>
      <w:r>
        <w:rPr>
          <w:rFonts w:ascii="Calibri" w:hAnsi="Calibri"/>
          <w:rtl w:val="0"/>
          <w:lang w:val="en-US"/>
        </w:rPr>
        <w:t>Lily</w:t>
      </w:r>
      <w:r>
        <w:rPr>
          <w:rtl w:val="0"/>
          <w:lang w:val="zh-TW" w:eastAsia="zh-TW"/>
        </w:rPr>
        <w:t>吓得瘫在地上，转身想跑，被手下按住，脸贴在地板上。</w:t>
      </w:r>
    </w:p>
    <w:p>
      <w:pPr>
        <w:pStyle w:val="Normal (Web)"/>
        <w:widowControl w:val="1"/>
        <w:spacing w:line="288" w:lineRule="auto"/>
      </w:pPr>
      <w:r>
        <w:rPr>
          <w:rtl w:val="0"/>
          <w:lang w:val="en-US"/>
        </w:rPr>
        <w:t>△</w:t>
      </w:r>
      <w:r>
        <w:rPr>
          <w:rFonts w:ascii="Calibri" w:hAnsi="Calibri"/>
          <w:rtl w:val="0"/>
          <w:lang w:val="en-US"/>
        </w:rPr>
        <w:t>Eve</w:t>
      </w:r>
      <w:r>
        <w:rPr>
          <w:rtl w:val="0"/>
          <w:lang w:val="zh-TW" w:eastAsia="zh-TW"/>
        </w:rPr>
        <w:t>起身，走到</w:t>
      </w:r>
      <w:r>
        <w:rPr>
          <w:rFonts w:ascii="Calibri" w:hAnsi="Calibri"/>
          <w:rtl w:val="0"/>
          <w:lang w:val="en-US"/>
        </w:rPr>
        <w:t>Lily</w:t>
      </w:r>
      <w:r>
        <w:rPr>
          <w:rtl w:val="0"/>
          <w:lang w:val="zh-TW" w:eastAsia="zh-TW"/>
        </w:rPr>
        <w:t>面前，高跟鞋狠狠踩在</w:t>
      </w:r>
      <w:r>
        <w:rPr>
          <w:rFonts w:ascii="Calibri" w:hAnsi="Calibri"/>
          <w:rtl w:val="0"/>
          <w:lang w:val="en-US"/>
        </w:rPr>
        <w:t>Lily</w:t>
      </w:r>
      <w:r>
        <w:rPr>
          <w:rtl w:val="0"/>
          <w:lang w:val="zh-TW" w:eastAsia="zh-TW"/>
        </w:rPr>
        <w:t>的手指上。</w:t>
      </w:r>
    </w:p>
    <w:p>
      <w:pPr>
        <w:pStyle w:val="Normal (Web)"/>
        <w:widowControl w:val="1"/>
        <w:spacing w:line="288" w:lineRule="auto"/>
      </w:pPr>
      <w:r>
        <w:rPr>
          <w:rFonts w:ascii="Calibri" w:hAnsi="Calibri"/>
          <w:rtl w:val="0"/>
          <w:lang w:val="en-US"/>
        </w:rPr>
        <w:t>Lily</w:t>
      </w:r>
      <w:r>
        <w:rPr>
          <w:rtl w:val="0"/>
          <w:lang w:val="zh-TW" w:eastAsia="zh-TW"/>
        </w:rPr>
        <w:t>（惨叫）：啊！放开我！</w:t>
      </w:r>
      <w:r>
        <w:rPr>
          <w:rFonts w:ascii="Calibri" w:hAnsi="Calibri"/>
          <w:rtl w:val="0"/>
          <w:lang w:val="en-US"/>
        </w:rPr>
        <w:t>Dante</w:t>
      </w:r>
      <w:r>
        <w:rPr>
          <w:rtl w:val="0"/>
          <w:lang w:val="zh-TW" w:eastAsia="zh-TW"/>
        </w:rPr>
        <w:t>不会放过你的！</w:t>
      </w:r>
      <w:r>
        <w:rPr>
          <w:lang w:val="en-US"/>
        </w:rPr>
        <w:br w:type="textWrapping"/>
      </w:r>
      <w:r>
        <w:rPr>
          <w:rFonts w:ascii="Times New Roman" w:hAnsi="Times New Roman"/>
          <w:outline w:val="0"/>
          <w:color w:val="ff0000"/>
          <w:u w:color="ff0000"/>
          <w:rtl w:val="0"/>
          <w:lang w:val="en-US"/>
          <w14:textFill>
            <w14:solidFill>
              <w14:srgbClr w14:val="FF0000"/>
            </w14:solidFill>
          </w14:textFill>
        </w:rPr>
        <w:t>Lily: Ah! Spare me! Dante won't let you get away with this!</w:t>
      </w:r>
    </w:p>
    <w:p>
      <w:pPr>
        <w:pStyle w:val="Normal (Web)"/>
        <w:widowControl w:val="1"/>
        <w:spacing w:line="288" w:lineRule="auto"/>
      </w:pPr>
      <w:r>
        <w:rPr>
          <w:rFonts w:ascii="Calibri" w:hAnsi="Calibri"/>
          <w:rtl w:val="0"/>
          <w:lang w:val="en-US"/>
        </w:rPr>
        <w:t>Eve</w:t>
      </w:r>
      <w:r>
        <w:rPr>
          <w:rtl w:val="0"/>
          <w:lang w:val="zh-TW" w:eastAsia="zh-TW"/>
        </w:rPr>
        <w:t>（微微倾身，声音冰冷）：放过我？五年前你设计车祸，想杀了我的时候，怎么没想过放过我？</w:t>
      </w:r>
      <w:r>
        <w:rPr>
          <w:lang w:val="en-US"/>
        </w:rPr>
        <w:br w:type="textWrapping"/>
      </w:r>
      <w:r>
        <w:rPr>
          <w:rFonts w:ascii="Times New Roman" w:hAnsi="Times New Roman"/>
          <w:outline w:val="0"/>
          <w:color w:val="ff0000"/>
          <w:u w:color="ff0000"/>
          <w:rtl w:val="0"/>
          <w:lang w:val="en-US"/>
          <w14:textFill>
            <w14:solidFill>
              <w14:srgbClr w14:val="FF0000"/>
            </w14:solidFill>
          </w14:textFill>
        </w:rPr>
        <w:t>Eve: Spare you? Five years ago, when you staged that crash to kill me, did you ever think about sparing me?</w:t>
      </w:r>
    </w:p>
    <w:p>
      <w:pPr>
        <w:pStyle w:val="Normal (Web)"/>
        <w:widowControl w:val="1"/>
        <w:spacing w:line="288" w:lineRule="auto"/>
      </w:pPr>
      <w:r>
        <w:rPr>
          <w:rtl w:val="0"/>
          <w:lang w:val="en-US"/>
        </w:rPr>
        <w:t>△</w:t>
      </w:r>
      <w:r>
        <w:rPr>
          <w:rFonts w:ascii="Calibri" w:hAnsi="Calibri"/>
          <w:rtl w:val="0"/>
          <w:lang w:val="en-US"/>
        </w:rPr>
        <w:t>Eve</w:t>
      </w:r>
      <w:r>
        <w:rPr>
          <w:rtl w:val="0"/>
          <w:lang w:val="zh-TW" w:eastAsia="zh-TW"/>
        </w:rPr>
        <w:t>脚下用力，</w:t>
      </w:r>
      <w:r>
        <w:rPr>
          <w:rFonts w:ascii="Calibri" w:hAnsi="Calibri"/>
          <w:rtl w:val="0"/>
          <w:lang w:val="en-US"/>
        </w:rPr>
        <w:t>Lily</w:t>
      </w:r>
      <w:r>
        <w:rPr>
          <w:rtl w:val="0"/>
          <w:lang w:val="zh-TW" w:eastAsia="zh-TW"/>
        </w:rPr>
        <w:t>的手指发出骨头碎裂的声响。</w:t>
      </w:r>
    </w:p>
    <w:p>
      <w:pPr>
        <w:pStyle w:val="Normal (Web)"/>
        <w:widowControl w:val="1"/>
        <w:spacing w:line="288" w:lineRule="auto"/>
      </w:pPr>
      <w:r>
        <w:rPr>
          <w:rFonts w:ascii="Calibri" w:hAnsi="Calibri"/>
          <w:rtl w:val="0"/>
          <w:lang w:val="en-US"/>
        </w:rPr>
        <w:t>Eve</w:t>
      </w:r>
      <w:r>
        <w:rPr>
          <w:rtl w:val="0"/>
          <w:lang w:val="zh-TW" w:eastAsia="zh-TW"/>
        </w:rPr>
        <w:t>：五年前的账，我们才刚刚开始算。你欠我的，我会一点一点，连本带利，全部讨回来。</w:t>
      </w:r>
      <w:r>
        <w:rPr>
          <w:lang w:val="en-US"/>
        </w:rPr>
        <w:br w:type="textWrapping"/>
      </w:r>
      <w:r>
        <w:rPr>
          <w:rFonts w:ascii="Times New Roman" w:hAnsi="Times New Roman"/>
          <w:outline w:val="0"/>
          <w:color w:val="ff0000"/>
          <w:u w:color="ff0000"/>
          <w:rtl w:val="0"/>
          <w:lang w:val="en-US"/>
          <w14:textFill>
            <w14:solidFill>
              <w14:srgbClr w14:val="FF0000"/>
            </w14:solidFill>
          </w14:textFill>
        </w:rPr>
        <w:t>Eve: We're only starting to settle what happened five years ago. Everything you owe me, I'll collect piece by piece, with interest.</w:t>
      </w:r>
    </w:p>
    <w:p>
      <w:pPr>
        <w:pStyle w:val="Normal (Web)"/>
        <w:widowControl w:val="1"/>
        <w:spacing w:line="288" w:lineRule="auto"/>
      </w:pPr>
      <w:r>
        <w:rPr>
          <w:rtl w:val="0"/>
          <w:lang w:val="en-US"/>
        </w:rPr>
        <w:t>△</w:t>
      </w:r>
      <w:r>
        <w:rPr>
          <w:rFonts w:ascii="Calibri" w:hAnsi="Calibri"/>
          <w:rtl w:val="0"/>
          <w:lang w:val="en-US"/>
        </w:rPr>
        <w:t>Lily</w:t>
      </w:r>
      <w:r>
        <w:rPr>
          <w:rtl w:val="0"/>
          <w:lang w:val="zh-TW" w:eastAsia="zh-TW"/>
        </w:rPr>
        <w:t>疼得浑身发抖，看着</w:t>
      </w:r>
      <w:r>
        <w:rPr>
          <w:rFonts w:ascii="Calibri" w:hAnsi="Calibri"/>
          <w:rtl w:val="0"/>
          <w:lang w:val="en-US"/>
        </w:rPr>
        <w:t>Eve</w:t>
      </w:r>
      <w:r>
        <w:rPr>
          <w:rtl w:val="0"/>
          <w:lang w:val="zh-TW" w:eastAsia="zh-TW"/>
        </w:rPr>
        <w:t>眼里的狠戾，彻底吓破了胆。</w:t>
      </w:r>
    </w:p>
    <w:p>
      <w:pPr>
        <w:pStyle w:val="Normal (Web)"/>
        <w:widowControl w:val="1"/>
        <w:spacing w:line="288" w:lineRule="auto"/>
      </w:pPr>
      <w:r>
        <w:rPr>
          <w:rFonts w:ascii="Calibri" w:hAnsi="Calibri" w:hint="default"/>
          <w:rtl w:val="0"/>
          <w:lang w:val="en-US"/>
        </w:rPr>
        <w:t> </w:t>
      </w:r>
    </w:p>
    <w:p>
      <w:pPr>
        <w:pStyle w:val="Normal (Web)"/>
        <w:widowControl w:val="1"/>
        <w:spacing w:line="288" w:lineRule="auto"/>
        <w:rPr>
          <w:lang w:val="zh-TW" w:eastAsia="zh-TW"/>
        </w:rPr>
      </w:pPr>
      <w:r>
        <w:rPr>
          <w:rtl w:val="0"/>
          <w:lang w:val="zh-TW" w:eastAsia="zh-TW"/>
        </w:rPr>
        <w:t>第六集</w:t>
      </w:r>
    </w:p>
    <w:p>
      <w:pPr>
        <w:pStyle w:val="Normal (Web)"/>
        <w:widowControl w:val="1"/>
        <w:spacing w:line="288" w:lineRule="auto"/>
      </w:pPr>
      <w:r>
        <w:rPr>
          <w:rFonts w:ascii="Calibri" w:hAnsi="Calibri"/>
          <w:rtl w:val="0"/>
          <w:lang w:val="en-US"/>
        </w:rPr>
        <w:t>6-1</w:t>
      </w:r>
      <w:r>
        <w:rPr>
          <w:rtl w:val="0"/>
          <w:lang w:val="zh-TW" w:eastAsia="zh-TW"/>
        </w:rPr>
        <w:t>夜内地下车库</w:t>
      </w:r>
    </w:p>
    <w:p>
      <w:pPr>
        <w:pStyle w:val="Normal (Web)"/>
        <w:widowControl w:val="1"/>
        <w:spacing w:line="288" w:lineRule="auto"/>
      </w:pPr>
      <w:r>
        <w:rPr>
          <w:rtl w:val="0"/>
          <w:lang w:val="zh-TW" w:eastAsia="zh-TW"/>
        </w:rPr>
        <w:t>人物：</w:t>
      </w:r>
      <w:r>
        <w:rPr>
          <w:rFonts w:ascii="Calibri" w:hAnsi="Calibri"/>
          <w:rtl w:val="0"/>
          <w:lang w:val="en-US"/>
        </w:rPr>
        <w:t>Eve</w:t>
      </w:r>
      <w:r>
        <w:rPr>
          <w:rtl w:val="0"/>
          <w:lang w:val="zh-TW" w:eastAsia="zh-TW"/>
        </w:rPr>
        <w:t>、</w:t>
      </w:r>
      <w:r>
        <w:rPr>
          <w:rFonts w:ascii="Calibri" w:hAnsi="Calibri"/>
          <w:rtl w:val="0"/>
          <w:lang w:val="en-US"/>
        </w:rPr>
        <w:t>Dante</w:t>
      </w:r>
      <w:r>
        <w:rPr>
          <w:rtl w:val="0"/>
          <w:lang w:val="zh-TW" w:eastAsia="zh-TW"/>
        </w:rPr>
        <w:t>、</w:t>
      </w:r>
      <w:r>
        <w:rPr>
          <w:rFonts w:ascii="Calibri" w:hAnsi="Calibri"/>
          <w:rtl w:val="0"/>
          <w:lang w:val="en-US"/>
        </w:rPr>
        <w:t>Eve</w:t>
      </w:r>
      <w:r>
        <w:rPr>
          <w:rtl w:val="0"/>
          <w:lang w:val="zh-TW" w:eastAsia="zh-TW"/>
        </w:rPr>
        <w:t>的保镖若干、柯里昂家族手下若干</w:t>
      </w:r>
    </w:p>
    <w:p>
      <w:pPr>
        <w:pStyle w:val="Normal (Web)"/>
        <w:widowControl w:val="1"/>
        <w:spacing w:line="288" w:lineRule="auto"/>
      </w:pPr>
      <w:r>
        <w:rPr>
          <w:rtl w:val="0"/>
          <w:lang w:val="en-US"/>
        </w:rPr>
        <w:t>△</w:t>
      </w:r>
      <w:r>
        <w:rPr>
          <w:rFonts w:ascii="Calibri" w:hAnsi="Calibri"/>
          <w:rtl w:val="0"/>
          <w:lang w:val="en-US"/>
        </w:rPr>
        <w:t>Eve</w:t>
      </w:r>
      <w:r>
        <w:rPr>
          <w:rtl w:val="0"/>
          <w:lang w:val="zh-TW" w:eastAsia="zh-TW"/>
        </w:rPr>
        <w:t>带着保镖走到车旁，车库顶灯全部亮起，</w:t>
      </w:r>
      <w:r>
        <w:rPr>
          <w:rFonts w:ascii="Calibri" w:hAnsi="Calibri"/>
          <w:rtl w:val="0"/>
          <w:lang w:val="en-US"/>
        </w:rPr>
        <w:t>Dante</w:t>
      </w:r>
      <w:r>
        <w:rPr>
          <w:rtl w:val="0"/>
          <w:lang w:val="zh-TW" w:eastAsia="zh-TW"/>
        </w:rPr>
        <w:t>带着手下从四面围上来，双方同时拔枪，枪口互指。</w:t>
      </w:r>
    </w:p>
    <w:p>
      <w:pPr>
        <w:pStyle w:val="Normal (Web)"/>
        <w:widowControl w:val="1"/>
        <w:spacing w:line="288" w:lineRule="auto"/>
      </w:pPr>
      <w:r>
        <w:rPr>
          <w:rFonts w:ascii="Calibri" w:hAnsi="Calibri"/>
          <w:rtl w:val="0"/>
          <w:lang w:val="en-US"/>
        </w:rPr>
        <w:t>Dante</w:t>
      </w:r>
      <w:r>
        <w:rPr>
          <w:rtl w:val="0"/>
          <w:lang w:val="zh-TW" w:eastAsia="zh-TW"/>
        </w:rPr>
        <w:t>：站住。</w:t>
      </w:r>
      <w:r>
        <w:rPr>
          <w:lang w:val="en-US"/>
        </w:rPr>
        <w:br w:type="textWrapping"/>
      </w:r>
      <w:r>
        <w:rPr>
          <w:rFonts w:ascii="Times New Roman" w:hAnsi="Times New Roman"/>
          <w:outline w:val="0"/>
          <w:color w:val="ff0000"/>
          <w:u w:color="ff0000"/>
          <w:rtl w:val="0"/>
          <w:lang w:val="en-US"/>
          <w14:textFill>
            <w14:solidFill>
              <w14:srgbClr w14:val="FF0000"/>
            </w14:solidFill>
          </w14:textFill>
        </w:rPr>
        <w:t>Dante: Stop.</w:t>
      </w:r>
    </w:p>
    <w:p>
      <w:pPr>
        <w:pStyle w:val="Normal (Web)"/>
        <w:widowControl w:val="1"/>
        <w:spacing w:line="288" w:lineRule="auto"/>
      </w:pPr>
      <w:r>
        <w:rPr>
          <w:rFonts w:ascii="Calibri" w:hAnsi="Calibri"/>
          <w:rtl w:val="0"/>
          <w:lang w:val="en-US"/>
        </w:rPr>
        <w:t>Eve</w:t>
      </w:r>
      <w:r>
        <w:rPr>
          <w:rtl w:val="0"/>
          <w:lang w:val="zh-TW" w:eastAsia="zh-TW"/>
        </w:rPr>
        <w:t>（冷笑）：柯里昂教父，这是打算在地下车库，对我动手？</w:t>
      </w:r>
      <w:r>
        <w:rPr>
          <w:lang w:val="en-US"/>
        </w:rPr>
        <w:br w:type="textWrapping"/>
      </w:r>
      <w:r>
        <w:rPr>
          <w:rFonts w:ascii="Times New Roman" w:hAnsi="Times New Roman"/>
          <w:outline w:val="0"/>
          <w:color w:val="ff0000"/>
          <w:u w:color="ff0000"/>
          <w:rtl w:val="0"/>
          <w:lang w:val="en-US"/>
          <w14:textFill>
            <w14:solidFill>
              <w14:srgbClr w14:val="FF0000"/>
            </w14:solidFill>
          </w14:textFill>
        </w:rPr>
        <w:t>Eve: Don Corleone, planning to hit me in an underground garage?</w:t>
      </w:r>
    </w:p>
    <w:p>
      <w:pPr>
        <w:pStyle w:val="Normal (Web)"/>
        <w:widowControl w:val="1"/>
        <w:spacing w:line="288" w:lineRule="auto"/>
      </w:pPr>
      <w:r>
        <w:rPr>
          <w:rFonts w:ascii="Calibri" w:hAnsi="Calibri"/>
          <w:rtl w:val="0"/>
          <w:lang w:val="en-US"/>
        </w:rPr>
        <w:t>Dante</w:t>
      </w:r>
      <w:r>
        <w:rPr>
          <w:rtl w:val="0"/>
          <w:lang w:val="zh-TW" w:eastAsia="zh-TW"/>
        </w:rPr>
        <w:t>：五年前，你到底去了哪？</w:t>
      </w:r>
      <w:r>
        <w:rPr>
          <w:lang w:val="en-US"/>
        </w:rPr>
        <w:br w:type="textWrapping"/>
      </w:r>
      <w:r>
        <w:rPr>
          <w:rFonts w:ascii="Times New Roman" w:hAnsi="Times New Roman"/>
          <w:outline w:val="0"/>
          <w:color w:val="ff0000"/>
          <w:u w:color="ff0000"/>
          <w:rtl w:val="0"/>
          <w:lang w:val="en-US"/>
          <w14:textFill>
            <w14:solidFill>
              <w14:srgbClr w14:val="FF0000"/>
            </w14:solidFill>
          </w14:textFill>
        </w:rPr>
        <w:t>Dante: Where did you go five years ago?</w:t>
      </w:r>
    </w:p>
    <w:p>
      <w:pPr>
        <w:pStyle w:val="Normal (Web)"/>
        <w:widowControl w:val="1"/>
        <w:spacing w:line="288" w:lineRule="auto"/>
      </w:pPr>
      <w:r>
        <w:rPr>
          <w:rFonts w:ascii="Calibri" w:hAnsi="Calibri"/>
          <w:rtl w:val="0"/>
          <w:lang w:val="en-US"/>
        </w:rPr>
        <w:t>Eve</w:t>
      </w:r>
      <w:r>
        <w:rPr>
          <w:rtl w:val="0"/>
          <w:lang w:val="zh-TW" w:eastAsia="zh-TW"/>
        </w:rPr>
        <w:t>：我去哪，和你有关系吗？</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Eve: </w:t>
      </w:r>
      <w:ins w:id="20" w:date="2026-06-22T12:32:50Z" w:author="吴晓羽">
        <w:r>
          <w:rPr>
            <w:rFonts w:ascii="Times New Roman" w:hAnsi="Times New Roman"/>
            <w:outline w:val="0"/>
            <w:color w:val="ff0000"/>
            <w:u w:color="ff0000"/>
            <w:shd w:val="clear" w:color="auto" w:fill="ffff00"/>
            <w:rtl w:val="0"/>
            <w:lang w:val="en-US"/>
            <w14:textFill>
              <w14:solidFill>
                <w14:srgbClr w14:val="FF0000"/>
              </w14:solidFill>
            </w14:textFill>
          </w:rPr>
          <w:t>That</w:t>
        </w:r>
      </w:ins>
      <w:ins w:id="21" w:date="2026-06-22T12:32:50Z" w:author="吴晓羽">
        <w:r>
          <w:rPr>
            <w:rFonts w:ascii="Times New Roman" w:hAnsi="Times New Roman" w:hint="default"/>
            <w:outline w:val="0"/>
            <w:color w:val="ff0000"/>
            <w:u w:color="ff0000"/>
            <w:shd w:val="clear" w:color="auto" w:fill="ffff00"/>
            <w:rtl w:val="0"/>
            <w:lang w:val="en-US"/>
            <w14:textFill>
              <w14:solidFill>
                <w14:srgbClr w14:val="FF0000"/>
              </w14:solidFill>
            </w14:textFill>
          </w:rPr>
          <w:t>’</w:t>
        </w:r>
      </w:ins>
      <w:ins w:id="22" w:date="2026-06-22T12:32:50Z" w:author="吴晓羽">
        <w:r>
          <w:rPr>
            <w:rFonts w:ascii="Times New Roman" w:hAnsi="Times New Roman"/>
            <w:outline w:val="0"/>
            <w:color w:val="ff0000"/>
            <w:u w:color="ff0000"/>
            <w:shd w:val="clear" w:color="auto" w:fill="ffff00"/>
            <w:rtl w:val="0"/>
            <w:lang w:val="en-US"/>
            <w14:textFill>
              <w14:solidFill>
                <w14:srgbClr w14:val="FF0000"/>
              </w14:solidFill>
            </w14:textFill>
          </w:rPr>
          <w:t xml:space="preserve">s not your business. </w:t>
        </w:r>
      </w:ins>
    </w:p>
    <w:p>
      <w:pPr>
        <w:pStyle w:val="Normal (Web)"/>
        <w:widowControl w:val="1"/>
        <w:spacing w:line="288" w:lineRule="auto"/>
      </w:pPr>
      <w:r>
        <w:rPr>
          <w:rFonts w:ascii="Calibri" w:hAnsi="Calibri"/>
          <w:rtl w:val="0"/>
          <w:lang w:val="en-US"/>
        </w:rPr>
        <w:t>Dante</w:t>
      </w:r>
      <w:r>
        <w:rPr>
          <w:rtl w:val="0"/>
          <w:lang w:val="zh-TW" w:eastAsia="zh-TW"/>
        </w:rPr>
        <w:t>：你是我前妻，就和我有关系！</w:t>
      </w:r>
      <w:r>
        <w:rPr>
          <w:lang w:val="en-US"/>
        </w:rPr>
        <w:br w:type="textWrapping"/>
      </w:r>
      <w:r>
        <w:rPr>
          <w:rFonts w:ascii="Times New Roman" w:hAnsi="Times New Roman"/>
          <w:outline w:val="0"/>
          <w:color w:val="ff0000"/>
          <w:u w:color="ff0000"/>
          <w:rtl w:val="0"/>
          <w:lang w:val="en-US"/>
          <w14:textFill>
            <w14:solidFill>
              <w14:srgbClr w14:val="FF0000"/>
            </w14:solidFill>
          </w14:textFill>
        </w:rPr>
        <w:t>Dante: You're my ex-wife. That makes it my business!</w:t>
      </w:r>
    </w:p>
    <w:p>
      <w:pPr>
        <w:pStyle w:val="Normal (Web)"/>
        <w:widowControl w:val="1"/>
        <w:spacing w:line="288" w:lineRule="auto"/>
      </w:pPr>
      <w:r>
        <w:rPr>
          <w:rFonts w:ascii="Calibri" w:hAnsi="Calibri"/>
          <w:rtl w:val="0"/>
          <w:lang w:val="en-US"/>
        </w:rPr>
        <w:t>Eve</w:t>
      </w:r>
      <w:r>
        <w:rPr>
          <w:rtl w:val="0"/>
          <w:lang w:val="zh-TW" w:eastAsia="zh-TW"/>
        </w:rPr>
        <w:t>：前妻？</w:t>
      </w:r>
      <w:r>
        <w:rPr>
          <w:rFonts w:ascii="Calibri" w:hAnsi="Calibri"/>
          <w:rtl w:val="0"/>
          <w:lang w:val="en-US"/>
        </w:rPr>
        <w:t>Dante</w:t>
      </w:r>
      <w:r>
        <w:rPr>
          <w:rtl w:val="0"/>
          <w:lang w:val="zh-TW" w:eastAsia="zh-TW"/>
        </w:rPr>
        <w:t>，五年前爆炸的那一刻，</w:t>
      </w:r>
      <w:r>
        <w:rPr>
          <w:rFonts w:ascii="Calibri" w:hAnsi="Calibri"/>
          <w:rtl w:val="0"/>
          <w:lang w:val="en-US"/>
        </w:rPr>
        <w:t>Eve</w:t>
      </w:r>
      <w:r>
        <w:rPr>
          <w:rtl w:val="0"/>
          <w:lang w:val="zh-TW" w:eastAsia="zh-TW"/>
        </w:rPr>
        <w:t>就已经死了。现在站在你面前的，是夜枭。</w:t>
      </w:r>
      <w:r>
        <w:rPr>
          <w:lang w:val="en-US"/>
        </w:rPr>
        <w:br w:type="textWrapping"/>
      </w:r>
      <w:r>
        <w:rPr>
          <w:rFonts w:ascii="Times New Roman" w:hAnsi="Times New Roman"/>
          <w:outline w:val="0"/>
          <w:color w:val="ff0000"/>
          <w:u w:color="ff0000"/>
          <w:rtl w:val="0"/>
          <w:lang w:val="en-US"/>
          <w14:textFill>
            <w14:solidFill>
              <w14:srgbClr w14:val="FF0000"/>
            </w14:solidFill>
          </w14:textFill>
        </w:rPr>
        <w:t>Eve: Ex-wife? Dante, Eve died in that explosion five years ago. The woman standing in front of you now is Night Owl.</w:t>
      </w:r>
    </w:p>
    <w:p>
      <w:pPr>
        <w:pStyle w:val="Normal (Web)"/>
        <w:widowControl w:val="1"/>
        <w:spacing w:line="288" w:lineRule="auto"/>
      </w:pPr>
      <w:r>
        <w:rPr>
          <w:rFonts w:ascii="Calibri" w:hAnsi="Calibri"/>
          <w:rtl w:val="0"/>
          <w:lang w:val="en-US"/>
        </w:rPr>
        <w:t>Dante</w:t>
      </w:r>
      <w:r>
        <w:rPr>
          <w:rtl w:val="0"/>
          <w:lang w:val="zh-TW" w:eastAsia="zh-TW"/>
        </w:rPr>
        <w:t>：你为什么变得这么狠毒？连柯里昂家族的生意都敢抢。</w:t>
      </w:r>
      <w:r>
        <w:rPr>
          <w:lang w:val="en-US"/>
        </w:rPr>
        <w:br w:type="textWrapping"/>
      </w:r>
      <w:r>
        <w:rPr>
          <w:rFonts w:ascii="Times New Roman" w:hAnsi="Times New Roman"/>
          <w:outline w:val="0"/>
          <w:color w:val="ff0000"/>
          <w:u w:color="ff0000"/>
          <w:rtl w:val="0"/>
          <w:lang w:val="en-US"/>
          <w14:textFill>
            <w14:solidFill>
              <w14:srgbClr w14:val="FF0000"/>
            </w14:solidFill>
          </w14:textFill>
        </w:rPr>
        <w:t>Dante: Why did you become so vicious? You even dare steal Corleone business?</w:t>
      </w:r>
    </w:p>
    <w:p>
      <w:pPr>
        <w:pStyle w:val="Normal (Web)"/>
        <w:widowControl w:val="1"/>
        <w:spacing w:line="288" w:lineRule="auto"/>
      </w:pPr>
      <w:r>
        <w:rPr>
          <w:rFonts w:ascii="Calibri" w:hAnsi="Calibri"/>
          <w:rtl w:val="0"/>
          <w:lang w:val="en-US"/>
        </w:rPr>
        <w:t>Eve</w:t>
      </w:r>
      <w:r>
        <w:rPr>
          <w:rtl w:val="0"/>
          <w:lang w:val="zh-TW" w:eastAsia="zh-TW"/>
        </w:rPr>
        <w:t>：狠毒？比起你当年把我扔在爆炸的车里，这点手段，算什么？</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Eve: </w:t>
      </w:r>
      <w:commentRangeStart w:id="23"/>
      <w:r>
        <w:rPr>
          <w:rFonts w:ascii="Times New Roman" w:hAnsi="Times New Roman"/>
          <w:outline w:val="0"/>
          <w:color w:val="ff0000"/>
          <w:u w:color="ff0000"/>
          <w:shd w:val="clear" w:color="auto" w:fill="ffff00"/>
          <w:rtl w:val="0"/>
          <w:lang w:val="en-US"/>
          <w14:textFill>
            <w14:solidFill>
              <w14:srgbClr w14:val="FF0000"/>
            </w14:solidFill>
          </w14:textFill>
        </w:rPr>
        <w:t>Vicious?</w:t>
      </w:r>
      <w:ins w:id="24" w:date="2026-06-22T12:34:21Z" w:author="吴晓羽">
        <w:r>
          <w:rPr>
            <w:rFonts w:ascii="Times New Roman" w:hAnsi="Times New Roman"/>
            <w:outline w:val="0"/>
            <w:color w:val="ff0000"/>
            <w:u w:color="ff0000"/>
            <w:shd w:val="clear" w:color="auto" w:fill="ffff00"/>
            <w:rtl w:val="0"/>
            <w:lang w:val="en-US"/>
            <w14:textFill>
              <w14:solidFill>
                <w14:srgbClr w14:val="FF0000"/>
              </w14:solidFill>
            </w14:textFill>
          </w:rPr>
          <w:t xml:space="preserve"> That day, you left me in that exploding car. Alone! Compared with that? This is nothing! </w:t>
        </w:r>
      </w:ins>
      <w:commentRangeEnd w:id="23"/>
      <w:r>
        <w:commentReference w:id="23"/>
      </w:r>
    </w:p>
    <w:p>
      <w:pPr>
        <w:pStyle w:val="Normal (Web)"/>
        <w:widowControl w:val="1"/>
        <w:spacing w:line="288" w:lineRule="auto"/>
      </w:pPr>
      <w:r>
        <w:rPr>
          <w:rtl w:val="0"/>
          <w:lang w:val="en-US"/>
        </w:rPr>
        <w:t>△</w:t>
      </w:r>
      <w:r>
        <w:rPr>
          <w:rFonts w:ascii="Calibri" w:hAnsi="Calibri"/>
          <w:rtl w:val="0"/>
          <w:lang w:val="en-US"/>
        </w:rPr>
        <w:t>Eve</w:t>
      </w:r>
      <w:r>
        <w:rPr>
          <w:rtl w:val="0"/>
          <w:lang w:val="zh-TW" w:eastAsia="zh-TW"/>
        </w:rPr>
        <w:t>抬手示意保镖收枪，风衣袖子滑落，露出手腕上当年爆炸留下的狰狞伤疤。</w:t>
      </w:r>
    </w:p>
    <w:p>
      <w:pPr>
        <w:pStyle w:val="Normal (Web)"/>
        <w:widowControl w:val="1"/>
        <w:spacing w:line="288" w:lineRule="auto"/>
      </w:pPr>
      <w:r>
        <w:rPr>
          <w:rtl w:val="0"/>
          <w:lang w:val="en-US"/>
        </w:rPr>
        <w:t>△</w:t>
      </w:r>
      <w:r>
        <w:rPr>
          <w:rFonts w:ascii="Calibri" w:hAnsi="Calibri"/>
          <w:rtl w:val="0"/>
          <w:lang w:val="en-US"/>
        </w:rPr>
        <w:t>Dante</w:t>
      </w:r>
      <w:r>
        <w:rPr>
          <w:rtl w:val="0"/>
          <w:lang w:val="zh-TW" w:eastAsia="zh-TW"/>
        </w:rPr>
        <w:t>的目光落在伤疤上，瞳孔骤缩，握枪的手猛地一顿。</w:t>
      </w:r>
    </w:p>
    <w:p>
      <w:pPr>
        <w:pStyle w:val="Normal (Web)"/>
        <w:widowControl w:val="1"/>
        <w:spacing w:line="288" w:lineRule="auto"/>
      </w:pPr>
      <w:r>
        <w:rPr>
          <w:rFonts w:ascii="Calibri" w:hAnsi="Calibri"/>
          <w:rtl w:val="0"/>
          <w:lang w:val="en-US"/>
        </w:rPr>
        <w:t>Eve</w:t>
      </w:r>
      <w:r>
        <w:rPr>
          <w:rtl w:val="0"/>
          <w:lang w:val="zh-TW" w:eastAsia="zh-TW"/>
        </w:rPr>
        <w:t>：怎么？认不出这道疤了？当年你抱着你的白月光转身就走的时候，这道疤，还有我肚子里的孩子，都在火里烧着。</w:t>
      </w:r>
      <w:r>
        <w:rPr>
          <w:lang w:val="en-US"/>
        </w:rPr>
        <w:br w:type="textWrapping"/>
      </w:r>
      <w:r>
        <w:rPr>
          <w:rFonts w:ascii="Times New Roman" w:hAnsi="Times New Roman"/>
          <w:outline w:val="0"/>
          <w:color w:val="ff0000"/>
          <w:u w:color="ff0000"/>
          <w:rtl w:val="0"/>
          <w:lang w:val="en-US"/>
          <w14:textFill>
            <w14:solidFill>
              <w14:srgbClr w14:val="FF0000"/>
            </w14:solidFill>
          </w14:textFill>
        </w:rPr>
        <w:t>Eve: What? Don't recognize this scar? When you carried your precious Lily away, this scar and the baby in my belly were burning in that fire.</w:t>
      </w:r>
    </w:p>
    <w:p>
      <w:pPr>
        <w:pStyle w:val="Normal (Web)"/>
        <w:widowControl w:val="1"/>
        <w:spacing w:line="288" w:lineRule="auto"/>
      </w:pPr>
      <w:r>
        <w:rPr>
          <w:rtl w:val="0"/>
          <w:lang w:val="en-US"/>
        </w:rPr>
        <w:t>△</w:t>
      </w:r>
      <w:r>
        <w:rPr>
          <w:rFonts w:ascii="Calibri" w:hAnsi="Calibri"/>
          <w:rtl w:val="0"/>
          <w:lang w:val="en-US"/>
        </w:rPr>
        <w:t>Eve</w:t>
      </w:r>
      <w:r>
        <w:rPr>
          <w:rtl w:val="0"/>
          <w:lang w:val="zh-TW" w:eastAsia="zh-TW"/>
        </w:rPr>
        <w:t>拉开车门坐进去，车队驶离车库。</w:t>
      </w:r>
    </w:p>
    <w:p>
      <w:pPr>
        <w:pStyle w:val="Normal (Web)"/>
        <w:widowControl w:val="1"/>
        <w:spacing w:line="288" w:lineRule="auto"/>
      </w:pPr>
      <w:r>
        <w:rPr>
          <w:rtl w:val="0"/>
          <w:lang w:val="en-US"/>
        </w:rPr>
        <w:t>△</w:t>
      </w:r>
      <w:r>
        <w:rPr>
          <w:rFonts w:ascii="Calibri" w:hAnsi="Calibri"/>
          <w:rtl w:val="0"/>
          <w:lang w:val="en-US"/>
        </w:rPr>
        <w:t>Dante</w:t>
      </w:r>
      <w:r>
        <w:rPr>
          <w:rtl w:val="0"/>
          <w:lang w:val="zh-TW" w:eastAsia="zh-TW"/>
        </w:rPr>
        <w:t>站在原地，看着</w:t>
      </w:r>
      <w:r>
        <w:rPr>
          <w:rFonts w:ascii="Calibri" w:hAnsi="Calibri"/>
          <w:rtl w:val="0"/>
          <w:lang w:val="en-US"/>
        </w:rPr>
        <w:t>Eve</w:t>
      </w:r>
      <w:r>
        <w:rPr>
          <w:rtl w:val="0"/>
          <w:lang w:val="zh-TW" w:eastAsia="zh-TW"/>
        </w:rPr>
        <w:t>离开的方向，眼神复杂。</w:t>
      </w:r>
    </w:p>
    <w:p>
      <w:pPr>
        <w:pStyle w:val="Normal (Web)"/>
        <w:widowControl w:val="1"/>
        <w:spacing w:line="288" w:lineRule="auto"/>
      </w:pPr>
      <w:r>
        <w:rPr>
          <w:rFonts w:ascii="Calibri" w:hAnsi="Calibri" w:hint="default"/>
          <w:rtl w:val="0"/>
          <w:lang w:val="en-US"/>
        </w:rPr>
        <w:t> </w:t>
      </w:r>
    </w:p>
    <w:p>
      <w:pPr>
        <w:pStyle w:val="Normal (Web)"/>
        <w:widowControl w:val="1"/>
        <w:spacing w:line="288" w:lineRule="auto"/>
      </w:pPr>
      <w:r>
        <w:rPr>
          <w:rFonts w:ascii="Calibri" w:hAnsi="Calibri"/>
          <w:rtl w:val="0"/>
          <w:lang w:val="en-US"/>
        </w:rPr>
        <w:t>6-2</w:t>
      </w:r>
      <w:r>
        <w:rPr>
          <w:rtl w:val="0"/>
          <w:lang w:val="zh-TW" w:eastAsia="zh-TW"/>
        </w:rPr>
        <w:t>夜内柯里昂庄园书房</w:t>
      </w:r>
    </w:p>
    <w:p>
      <w:pPr>
        <w:pStyle w:val="Normal (Web)"/>
        <w:widowControl w:val="1"/>
        <w:spacing w:line="288" w:lineRule="auto"/>
      </w:pPr>
      <w:r>
        <w:rPr>
          <w:rtl w:val="0"/>
          <w:lang w:val="zh-TW" w:eastAsia="zh-TW"/>
        </w:rPr>
        <w:t>人物：</w:t>
      </w:r>
      <w:r>
        <w:rPr>
          <w:rFonts w:ascii="Calibri" w:hAnsi="Calibri"/>
          <w:rtl w:val="0"/>
          <w:lang w:val="en-US"/>
        </w:rPr>
        <w:t>Dante</w:t>
      </w:r>
      <w:r>
        <w:rPr>
          <w:rtl w:val="0"/>
          <w:lang w:val="zh-TW" w:eastAsia="zh-TW"/>
        </w:rPr>
        <w:t>、手下</w:t>
      </w:r>
    </w:p>
    <w:p>
      <w:pPr>
        <w:pStyle w:val="Normal (Web)"/>
        <w:widowControl w:val="1"/>
        <w:spacing w:line="288" w:lineRule="auto"/>
      </w:pPr>
      <w:r>
        <w:rPr>
          <w:rtl w:val="0"/>
          <w:lang w:val="en-US"/>
        </w:rPr>
        <w:t>△</w:t>
      </w:r>
      <w:r>
        <w:rPr>
          <w:rFonts w:ascii="Calibri" w:hAnsi="Calibri"/>
          <w:rtl w:val="0"/>
          <w:lang w:val="en-US"/>
        </w:rPr>
        <w:t>Dante</w:t>
      </w:r>
      <w:r>
        <w:rPr>
          <w:rtl w:val="0"/>
          <w:lang w:val="zh-TW" w:eastAsia="zh-TW"/>
        </w:rPr>
        <w:t>坐在书桌后，指尖反复摩挲着桌面，脸色阴沉。</w:t>
      </w:r>
    </w:p>
    <w:p>
      <w:pPr>
        <w:pStyle w:val="Normal (Web)"/>
        <w:widowControl w:val="1"/>
        <w:spacing w:line="288" w:lineRule="auto"/>
      </w:pPr>
      <w:r>
        <w:rPr>
          <w:rFonts w:ascii="Calibri" w:hAnsi="Calibri"/>
          <w:rtl w:val="0"/>
          <w:lang w:val="en-US"/>
        </w:rPr>
        <w:t>Dante</w:t>
      </w:r>
      <w:r>
        <w:rPr>
          <w:rtl w:val="0"/>
          <w:lang w:val="zh-TW" w:eastAsia="zh-TW"/>
        </w:rPr>
        <w:t>：去查！五年前那场车祸，所有的细节，全部给我查清楚！还有</w:t>
      </w:r>
      <w:r>
        <w:rPr>
          <w:rFonts w:ascii="Calibri" w:hAnsi="Calibri"/>
          <w:rtl w:val="0"/>
          <w:lang w:val="en-US"/>
        </w:rPr>
        <w:t>Eve</w:t>
      </w:r>
      <w:r>
        <w:rPr>
          <w:rtl w:val="0"/>
          <w:lang w:val="zh-TW" w:eastAsia="zh-TW"/>
        </w:rPr>
        <w:t>当年，出事前后的所有医疗记录！</w:t>
      </w:r>
      <w:r>
        <w:rPr>
          <w:lang w:val="en-US"/>
        </w:rPr>
        <w:br w:type="textWrapping"/>
      </w:r>
      <w:r>
        <w:rPr>
          <w:rFonts w:ascii="Times New Roman" w:hAnsi="Times New Roman"/>
          <w:outline w:val="0"/>
          <w:color w:val="ff0000"/>
          <w:u w:color="ff0000"/>
          <w:rtl w:val="0"/>
          <w:lang w:val="en-US"/>
          <w14:textFill>
            <w14:solidFill>
              <w14:srgbClr w14:val="FF0000"/>
            </w14:solidFill>
          </w14:textFill>
        </w:rPr>
        <w:t>Dante: Dig it up! Every detail of that crash five years ago! I want it all! And get every medical record on Eve from before and after the accident!</w:t>
      </w:r>
    </w:p>
    <w:p>
      <w:pPr>
        <w:pStyle w:val="Normal (Web)"/>
        <w:widowControl w:val="1"/>
        <w:spacing w:line="288" w:lineRule="auto"/>
      </w:pPr>
      <w:r>
        <w:rPr>
          <w:rtl w:val="0"/>
          <w:lang w:val="zh-TW" w:eastAsia="zh-TW"/>
        </w:rPr>
        <w:t>手下：是，少主！</w:t>
      </w:r>
      <w:r>
        <w:rPr>
          <w:lang w:val="en-US"/>
        </w:rPr>
        <w:br w:type="textWrapping"/>
      </w:r>
      <w:r>
        <w:rPr>
          <w:rFonts w:ascii="Times New Roman" w:hAnsi="Times New Roman"/>
          <w:outline w:val="0"/>
          <w:color w:val="ff0000"/>
          <w:u w:color="ff0000"/>
          <w:rtl w:val="0"/>
          <w:lang w:val="en-US"/>
          <w14:textFill>
            <w14:solidFill>
              <w14:srgbClr w14:val="FF0000"/>
            </w14:solidFill>
          </w14:textFill>
        </w:rPr>
        <w:t>Henchman: Yes, Boss!</w:t>
      </w:r>
    </w:p>
    <w:p>
      <w:pPr>
        <w:pStyle w:val="Normal (Web)"/>
        <w:widowControl w:val="1"/>
        <w:spacing w:line="288" w:lineRule="auto"/>
      </w:pPr>
      <w:r>
        <w:rPr>
          <w:rtl w:val="0"/>
          <w:lang w:val="en-US"/>
        </w:rPr>
        <w:t>△</w:t>
      </w:r>
      <w:r>
        <w:rPr>
          <w:rtl w:val="0"/>
          <w:lang w:val="zh-TW" w:eastAsia="zh-TW"/>
        </w:rPr>
        <w:t>几个小时后，手下慌慌张张冲进书房，把一份残缺的医疗报告放在桌上。</w:t>
      </w:r>
    </w:p>
    <w:p>
      <w:pPr>
        <w:pStyle w:val="Normal (Web)"/>
        <w:widowControl w:val="1"/>
        <w:spacing w:line="288" w:lineRule="auto"/>
      </w:pPr>
      <w:r>
        <w:rPr>
          <w:rtl w:val="0"/>
          <w:lang w:val="zh-TW" w:eastAsia="zh-TW"/>
        </w:rPr>
        <w:t>手下：少主！查到了！当年伊芙小姐出车祸送医的时候，医院的存档记录显示，她当时已经怀有两个月的身孕！</w:t>
      </w:r>
      <w:r>
        <w:rPr>
          <w:lang w:val="en-US"/>
        </w:rPr>
        <w:br w:type="textWrapping"/>
      </w:r>
      <w:r>
        <w:rPr>
          <w:rFonts w:ascii="Times New Roman" w:hAnsi="Times New Roman"/>
          <w:outline w:val="0"/>
          <w:color w:val="ff0000"/>
          <w:u w:color="ff0000"/>
          <w:rtl w:val="0"/>
          <w:lang w:val="en-US"/>
          <w14:textFill>
            <w14:solidFill>
              <w14:srgbClr w14:val="FF0000"/>
            </w14:solidFill>
          </w14:textFill>
        </w:rPr>
        <w:t>Henchman: Boss! We found it! When Miss Eve was taken to the hospital after the crash, the archived records show she was two months pregnant!</w:t>
      </w:r>
    </w:p>
    <w:p>
      <w:pPr>
        <w:pStyle w:val="Normal (Web)"/>
        <w:widowControl w:val="1"/>
        <w:spacing w:line="288" w:lineRule="auto"/>
      </w:pPr>
      <w:r>
        <w:rPr>
          <w:rFonts w:ascii="Calibri" w:hAnsi="Calibri"/>
          <w:rtl w:val="0"/>
          <w:lang w:val="en-US"/>
        </w:rPr>
        <w:t>Dante</w:t>
      </w:r>
      <w:r>
        <w:rPr>
          <w:rtl w:val="0"/>
          <w:lang w:val="zh-TW" w:eastAsia="zh-TW"/>
        </w:rPr>
        <w:t>（猛地站起来，一把抓住报告）：你说什么？</w:t>
      </w:r>
      <w:r>
        <w:rPr>
          <w:lang w:val="en-US"/>
        </w:rPr>
        <w:br w:type="textWrapping"/>
      </w:r>
      <w:r>
        <w:rPr>
          <w:rFonts w:ascii="Times New Roman" w:hAnsi="Times New Roman"/>
          <w:outline w:val="0"/>
          <w:color w:val="ff0000"/>
          <w:u w:color="ff0000"/>
          <w:rtl w:val="0"/>
          <w:lang w:val="en-US"/>
          <w14:textFill>
            <w14:solidFill>
              <w14:srgbClr w14:val="FF0000"/>
            </w14:solidFill>
          </w14:textFill>
        </w:rPr>
        <w:t>Dante: What did you say?</w:t>
      </w:r>
    </w:p>
    <w:p>
      <w:pPr>
        <w:pStyle w:val="Normal (Web)"/>
        <w:widowControl w:val="1"/>
        <w:spacing w:line="288" w:lineRule="auto"/>
      </w:pPr>
      <w:r>
        <w:rPr>
          <w:rtl w:val="0"/>
          <w:lang w:val="zh-TW" w:eastAsia="zh-TW"/>
        </w:rPr>
        <w:t>手下：这份报告是当年抢救的医院留底的，我们也是从废弃档案里翻出来的，千真万确！</w:t>
      </w:r>
      <w:r>
        <w:rPr>
          <w:lang w:val="en-US"/>
        </w:rPr>
        <w:br w:type="textWrapping"/>
      </w:r>
      <w:r>
        <w:rPr>
          <w:rFonts w:ascii="Times New Roman" w:hAnsi="Times New Roman"/>
          <w:outline w:val="0"/>
          <w:color w:val="ff0000"/>
          <w:u w:color="ff0000"/>
          <w:rtl w:val="0"/>
          <w:lang w:val="en-US"/>
          <w14:textFill>
            <w14:solidFill>
              <w14:srgbClr w14:val="FF0000"/>
            </w14:solidFill>
          </w14:textFill>
        </w:rPr>
        <w:t>Henchman: This report was kept by the hospital that treated her. We found it in the old archives. It's real!</w:t>
      </w:r>
    </w:p>
    <w:p>
      <w:pPr>
        <w:pStyle w:val="Normal (Web)"/>
        <w:widowControl w:val="1"/>
        <w:spacing w:line="288" w:lineRule="auto"/>
      </w:pPr>
      <w:r>
        <w:rPr>
          <w:rtl w:val="0"/>
          <w:lang w:val="en-US"/>
        </w:rPr>
        <w:t>△</w:t>
      </w:r>
      <w:r>
        <w:rPr>
          <w:rFonts w:ascii="Calibri" w:hAnsi="Calibri"/>
          <w:rtl w:val="0"/>
          <w:lang w:val="en-US"/>
        </w:rPr>
        <w:t>Dante</w:t>
      </w:r>
      <w:r>
        <w:rPr>
          <w:rtl w:val="0"/>
          <w:lang w:val="zh-TW" w:eastAsia="zh-TW"/>
        </w:rPr>
        <w:t>看着报告上的怀孕记录，浑身血液瞬间冲上头顶，手不受控制地发抖。</w:t>
      </w:r>
    </w:p>
    <w:p>
      <w:pPr>
        <w:pStyle w:val="Normal (Web)"/>
        <w:widowControl w:val="1"/>
        <w:spacing w:line="288" w:lineRule="auto"/>
      </w:pPr>
      <w:r>
        <w:rPr>
          <w:rFonts w:ascii="Calibri" w:hAnsi="Calibri"/>
          <w:rtl w:val="0"/>
          <w:lang w:val="en-US"/>
        </w:rPr>
        <w:t>Dante</w:t>
      </w:r>
      <w:r>
        <w:rPr>
          <w:rtl w:val="0"/>
          <w:lang w:val="zh-TW" w:eastAsia="zh-TW"/>
        </w:rPr>
        <w:t>（声音嘶哑）：怀孕</w:t>
      </w:r>
      <w:r>
        <w:rPr>
          <w:rFonts w:ascii="Calibri" w:hAnsi="Calibri" w:hint="default"/>
          <w:rtl w:val="0"/>
          <w:lang w:val="en-US"/>
        </w:rPr>
        <w:t>……</w:t>
      </w:r>
      <w:r>
        <w:rPr>
          <w:rtl w:val="0"/>
          <w:lang w:val="zh-TW" w:eastAsia="zh-TW"/>
        </w:rPr>
        <w:t>她当时怀了我的孩子</w:t>
      </w:r>
      <w:r>
        <w:rPr>
          <w:rFonts w:ascii="Calibri" w:hAnsi="Calibri" w:hint="default"/>
          <w:rtl w:val="0"/>
          <w:lang w:val="en-US"/>
        </w:rPr>
        <w:t>……</w:t>
        <w:br w:type="textWrapping"/>
      </w:r>
      <w:r>
        <w:rPr>
          <w:rFonts w:ascii="Times New Roman" w:hAnsi="Times New Roman"/>
          <w:outline w:val="0"/>
          <w:color w:val="ff0000"/>
          <w:u w:color="ff0000"/>
          <w:rtl w:val="0"/>
          <w:lang w:val="en-US"/>
          <w14:textFill>
            <w14:solidFill>
              <w14:srgbClr w14:val="FF0000"/>
            </w14:solidFill>
          </w14:textFill>
        </w:rPr>
        <w:t xml:space="preserve">Dante: Pregnant... </w:t>
      </w:r>
      <w:ins w:id="25" w:date="2026-06-22T12:35:18Z" w:author="吴晓羽">
        <w:r>
          <w:rPr>
            <w:rFonts w:ascii="Times New Roman" w:hAnsi="Times New Roman"/>
            <w:outline w:val="0"/>
            <w:color w:val="ff0000"/>
            <w:u w:color="ff0000"/>
            <w:rtl w:val="0"/>
            <w:lang w:val="en-US"/>
            <w14:textFill>
              <w14:solidFill>
                <w14:srgbClr w14:val="FF0000"/>
              </w14:solidFill>
            </w14:textFill>
          </w:rPr>
          <w:t xml:space="preserve">So </w:t>
        </w:r>
      </w:ins>
      <w:commentRangeStart w:id="26"/>
      <w:r>
        <w:rPr>
          <w:rFonts w:ascii="Times New Roman" w:hAnsi="Times New Roman"/>
          <w:outline w:val="0"/>
          <w:color w:val="ff0000"/>
          <w:u w:color="ff0000"/>
          <w:shd w:val="clear" w:color="auto" w:fill="ffff00"/>
          <w:rtl w:val="0"/>
          <w:lang w:val="en-US"/>
          <w14:textFill>
            <w14:solidFill>
              <w14:srgbClr w14:val="FF0000"/>
            </w14:solidFill>
          </w14:textFill>
        </w:rPr>
        <w:t>She was</w:t>
      </w:r>
      <w:ins w:id="27" w:date="2026-06-22T12:35:44Z" w:author="吴晓羽">
        <w:r>
          <w:rPr>
            <w:rFonts w:ascii="Times New Roman" w:hAnsi="Times New Roman"/>
            <w:outline w:val="0"/>
            <w:color w:val="ff0000"/>
            <w:u w:color="ff0000"/>
            <w:shd w:val="clear" w:color="auto" w:fill="ffff00"/>
            <w:rtl w:val="0"/>
            <w:lang w:val="en-US"/>
            <w14:textFill>
              <w14:solidFill>
                <w14:srgbClr w14:val="FF0000"/>
              </w14:solidFill>
            </w14:textFill>
          </w:rPr>
          <w:t xml:space="preserve"> actually</w:t>
        </w:r>
      </w:ins>
      <w:r>
        <w:rPr>
          <w:rFonts w:ascii="Times New Roman" w:hAnsi="Times New Roman"/>
          <w:outline w:val="0"/>
          <w:color w:val="ff0000"/>
          <w:u w:color="ff0000"/>
          <w:shd w:val="clear" w:color="auto" w:fill="ffff00"/>
          <w:rtl w:val="0"/>
          <w:lang w:val="en-US"/>
          <w14:textFill>
            <w14:solidFill>
              <w14:srgbClr w14:val="FF0000"/>
            </w14:solidFill>
          </w14:textFill>
        </w:rPr>
        <w:t xml:space="preserve"> carrying my child...</w:t>
      </w:r>
      <w:commentRangeEnd w:id="26"/>
      <w:r>
        <w:commentReference w:id="26"/>
      </w:r>
    </w:p>
    <w:p>
      <w:pPr>
        <w:pStyle w:val="Normal (Web)"/>
        <w:widowControl w:val="1"/>
        <w:spacing w:line="288" w:lineRule="auto"/>
      </w:pPr>
      <w:r>
        <w:rPr>
          <w:rFonts w:ascii="Calibri" w:hAnsi="Calibri" w:hint="default"/>
          <w:rtl w:val="0"/>
          <w:lang w:val="en-US"/>
        </w:rPr>
        <w:t> </w:t>
      </w:r>
    </w:p>
    <w:p>
      <w:pPr>
        <w:pStyle w:val="Normal (Web)"/>
        <w:widowControl w:val="1"/>
        <w:spacing w:line="288" w:lineRule="auto"/>
        <w:rPr>
          <w:lang w:val="zh-TW" w:eastAsia="zh-TW"/>
        </w:rPr>
      </w:pPr>
      <w:r>
        <w:rPr>
          <w:rtl w:val="0"/>
          <w:lang w:val="zh-TW" w:eastAsia="zh-TW"/>
        </w:rPr>
        <w:t>第七集</w:t>
      </w:r>
    </w:p>
    <w:p>
      <w:pPr>
        <w:pStyle w:val="Normal (Web)"/>
        <w:widowControl w:val="1"/>
        <w:spacing w:line="288" w:lineRule="auto"/>
      </w:pPr>
      <w:r>
        <w:rPr>
          <w:rFonts w:ascii="Calibri" w:hAnsi="Calibri"/>
          <w:rtl w:val="0"/>
          <w:lang w:val="en-US"/>
        </w:rPr>
        <w:t>7-1</w:t>
      </w:r>
      <w:r>
        <w:rPr>
          <w:rtl w:val="0"/>
          <w:lang w:val="zh-TW" w:eastAsia="zh-TW"/>
        </w:rPr>
        <w:t>夜内黑道宴会宴会厅</w:t>
      </w:r>
    </w:p>
    <w:p>
      <w:pPr>
        <w:pStyle w:val="Normal (Web)"/>
        <w:widowControl w:val="1"/>
        <w:spacing w:line="288" w:lineRule="auto"/>
      </w:pPr>
      <w:r>
        <w:rPr>
          <w:rtl w:val="0"/>
          <w:lang w:val="zh-TW" w:eastAsia="zh-TW"/>
        </w:rPr>
        <w:t>人物：</w:t>
      </w:r>
      <w:r>
        <w:rPr>
          <w:rFonts w:ascii="Calibri" w:hAnsi="Calibri"/>
          <w:rtl w:val="0"/>
          <w:lang w:val="en-US"/>
        </w:rPr>
        <w:t>Eve</w:t>
      </w:r>
      <w:r>
        <w:rPr>
          <w:rtl w:val="0"/>
          <w:lang w:val="zh-TW" w:eastAsia="zh-TW"/>
        </w:rPr>
        <w:t>、</w:t>
      </w:r>
      <w:r>
        <w:rPr>
          <w:rFonts w:ascii="Calibri" w:hAnsi="Calibri"/>
          <w:rtl w:val="0"/>
          <w:lang w:val="en-US"/>
        </w:rPr>
        <w:t>Dante</w:t>
      </w:r>
      <w:r>
        <w:rPr>
          <w:rtl w:val="0"/>
          <w:lang w:val="zh-TW" w:eastAsia="zh-TW"/>
        </w:rPr>
        <w:t>、</w:t>
      </w:r>
      <w:r>
        <w:rPr>
          <w:rFonts w:ascii="Calibri" w:hAnsi="Calibri"/>
          <w:rtl w:val="0"/>
          <w:lang w:val="en-US"/>
        </w:rPr>
        <w:t>Lily</w:t>
      </w:r>
      <w:r>
        <w:rPr>
          <w:rtl w:val="0"/>
          <w:lang w:val="zh-TW" w:eastAsia="zh-TW"/>
        </w:rPr>
        <w:t>、黑医、</w:t>
      </w:r>
      <w:r>
        <w:rPr>
          <w:rFonts w:ascii="Calibri" w:hAnsi="Calibri"/>
          <w:rtl w:val="0"/>
          <w:lang w:val="en-US"/>
        </w:rPr>
        <w:t>Victor</w:t>
      </w:r>
      <w:r>
        <w:rPr>
          <w:rtl w:val="0"/>
          <w:lang w:val="zh-TW" w:eastAsia="zh-TW"/>
        </w:rPr>
        <w:t>、纽约各大帮派大佬若干</w:t>
      </w:r>
    </w:p>
    <w:p>
      <w:pPr>
        <w:pStyle w:val="Normal (Web)"/>
        <w:widowControl w:val="1"/>
        <w:spacing w:line="288" w:lineRule="auto"/>
      </w:pPr>
      <w:r>
        <w:rPr>
          <w:rtl w:val="0"/>
          <w:lang w:val="en-US"/>
        </w:rPr>
        <w:t>△</w:t>
      </w:r>
      <w:r>
        <w:rPr>
          <w:rtl w:val="0"/>
          <w:lang w:val="zh-TW" w:eastAsia="zh-TW"/>
        </w:rPr>
        <w:t>宴会厅里，各大帮派大佬齐聚，觥筹交错。</w:t>
      </w:r>
      <w:r>
        <w:rPr>
          <w:rFonts w:ascii="Calibri" w:hAnsi="Calibri"/>
          <w:rtl w:val="0"/>
          <w:lang w:val="en-US"/>
        </w:rPr>
        <w:t>Dante</w:t>
      </w:r>
      <w:r>
        <w:rPr>
          <w:rtl w:val="0"/>
          <w:lang w:val="zh-TW" w:eastAsia="zh-TW"/>
        </w:rPr>
        <w:t>带着</w:t>
      </w:r>
      <w:r>
        <w:rPr>
          <w:rFonts w:ascii="Calibri" w:hAnsi="Calibri"/>
          <w:rtl w:val="0"/>
          <w:lang w:val="en-US"/>
        </w:rPr>
        <w:t>Lily</w:t>
      </w:r>
      <w:r>
        <w:rPr>
          <w:rtl w:val="0"/>
          <w:lang w:val="zh-TW" w:eastAsia="zh-TW"/>
        </w:rPr>
        <w:t>坐在主位，和众人寒暄。</w:t>
      </w:r>
    </w:p>
    <w:p>
      <w:pPr>
        <w:pStyle w:val="Normal (Web)"/>
        <w:widowControl w:val="1"/>
        <w:spacing w:line="288" w:lineRule="auto"/>
      </w:pPr>
      <w:r>
        <w:rPr>
          <w:rtl w:val="0"/>
          <w:lang w:val="en-US"/>
        </w:rPr>
        <w:t>△</w:t>
      </w:r>
      <w:r>
        <w:rPr>
          <w:rtl w:val="0"/>
          <w:lang w:val="zh-TW" w:eastAsia="zh-TW"/>
        </w:rPr>
        <w:t>宴会厅大门被推开，</w:t>
      </w:r>
      <w:r>
        <w:rPr>
          <w:rFonts w:ascii="Calibri" w:hAnsi="Calibri"/>
          <w:rtl w:val="0"/>
          <w:lang w:val="en-US"/>
        </w:rPr>
        <w:t>Eve</w:t>
      </w:r>
      <w:r>
        <w:rPr>
          <w:rtl w:val="0"/>
          <w:lang w:val="zh-TW" w:eastAsia="zh-TW"/>
        </w:rPr>
        <w:t>带着保镖，押着被绑住的黑医走进来，全场瞬间安静。</w:t>
      </w:r>
    </w:p>
    <w:p>
      <w:pPr>
        <w:pStyle w:val="Normal (Web)"/>
        <w:widowControl w:val="1"/>
        <w:spacing w:line="288" w:lineRule="auto"/>
      </w:pPr>
      <w:r>
        <w:rPr>
          <w:rFonts w:ascii="Calibri" w:hAnsi="Calibri"/>
          <w:rtl w:val="0"/>
          <w:lang w:val="en-US"/>
        </w:rPr>
        <w:t>Dante</w:t>
      </w:r>
      <w:r>
        <w:rPr>
          <w:rtl w:val="0"/>
          <w:lang w:val="zh-TW" w:eastAsia="zh-TW"/>
        </w:rPr>
        <w:t>（猛地站起来）：</w:t>
      </w:r>
      <w:r>
        <w:rPr>
          <w:rFonts w:ascii="Calibri" w:hAnsi="Calibri"/>
          <w:rtl w:val="0"/>
          <w:lang w:val="en-US"/>
        </w:rPr>
        <w:t>Eve</w:t>
      </w:r>
      <w:r>
        <w:rPr>
          <w:rtl w:val="0"/>
          <w:lang w:val="zh-TW" w:eastAsia="zh-TW"/>
        </w:rPr>
        <w:t>？你想干什么？</w:t>
      </w:r>
      <w:r>
        <w:rPr>
          <w:lang w:val="en-US"/>
        </w:rPr>
        <w:br w:type="textWrapping"/>
      </w:r>
      <w:r>
        <w:rPr>
          <w:rFonts w:ascii="Times New Roman" w:hAnsi="Times New Roman"/>
          <w:outline w:val="0"/>
          <w:color w:val="ff0000"/>
          <w:u w:color="ff0000"/>
          <w:rtl w:val="0"/>
          <w:lang w:val="en-US"/>
          <w14:textFill>
            <w14:solidFill>
              <w14:srgbClr w14:val="FF0000"/>
            </w14:solidFill>
          </w14:textFill>
        </w:rPr>
        <w:t>Dante: Eve? What are you doing?</w:t>
      </w:r>
    </w:p>
    <w:p>
      <w:pPr>
        <w:pStyle w:val="Normal (Web)"/>
        <w:widowControl w:val="1"/>
        <w:spacing w:line="288" w:lineRule="auto"/>
      </w:pPr>
      <w:r>
        <w:rPr>
          <w:rFonts w:ascii="Calibri" w:hAnsi="Calibri"/>
          <w:rtl w:val="0"/>
          <w:lang w:val="en-US"/>
        </w:rPr>
        <w:t>Eve</w:t>
      </w:r>
      <w:r>
        <w:rPr>
          <w:rtl w:val="0"/>
          <w:lang w:val="zh-TW" w:eastAsia="zh-TW"/>
        </w:rPr>
        <w:t>：不干什么。今天请各位来，就是想让大家听个热闹，看看柯里昂教父的白月光，到底是什么货色。</w:t>
      </w:r>
      <w:r>
        <w:rPr>
          <w:lang w:val="en-US"/>
        </w:rPr>
        <w:br w:type="textWrapping"/>
      </w:r>
      <w:r>
        <w:rPr>
          <w:rFonts w:ascii="Times New Roman" w:hAnsi="Times New Roman"/>
          <w:outline w:val="0"/>
          <w:color w:val="ff0000"/>
          <w:u w:color="ff0000"/>
          <w:rtl w:val="0"/>
          <w:lang w:val="en-US"/>
          <w14:textFill>
            <w14:solidFill>
              <w14:srgbClr w14:val="FF0000"/>
            </w14:solidFill>
          </w14:textFill>
        </w:rPr>
        <w:t>Eve: Nothing. I invited you all here for a show, to see what Don Corleone</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precious Lily really is.</w:t>
      </w:r>
    </w:p>
    <w:p>
      <w:pPr>
        <w:pStyle w:val="Normal (Web)"/>
        <w:widowControl w:val="1"/>
        <w:spacing w:line="288" w:lineRule="auto"/>
      </w:pPr>
      <w:r>
        <w:rPr>
          <w:rtl w:val="0"/>
          <w:lang w:val="en-US"/>
        </w:rPr>
        <w:t>△</w:t>
      </w:r>
      <w:r>
        <w:rPr>
          <w:rFonts w:ascii="Calibri" w:hAnsi="Calibri"/>
          <w:rtl w:val="0"/>
          <w:lang w:val="en-US"/>
        </w:rPr>
        <w:t>Eve</w:t>
      </w:r>
      <w:r>
        <w:rPr>
          <w:rtl w:val="0"/>
          <w:lang w:val="zh-TW" w:eastAsia="zh-TW"/>
        </w:rPr>
        <w:t>抬手，保镖把黑医踹到场地中央。</w:t>
      </w:r>
    </w:p>
    <w:p>
      <w:pPr>
        <w:pStyle w:val="Normal (Web)"/>
        <w:widowControl w:val="1"/>
        <w:spacing w:line="288" w:lineRule="auto"/>
      </w:pPr>
      <w:r>
        <w:rPr>
          <w:rFonts w:ascii="Calibri" w:hAnsi="Calibri"/>
          <w:rtl w:val="0"/>
          <w:lang w:val="en-US"/>
        </w:rPr>
        <w:t>Eve</w:t>
      </w:r>
      <w:r>
        <w:rPr>
          <w:rtl w:val="0"/>
          <w:lang w:val="zh-TW" w:eastAsia="zh-TW"/>
        </w:rPr>
        <w:t>：说吧。五年前，是谁给你钱，让你伪造怀孕报告，买凶制造车祸，要杀了我？</w:t>
      </w:r>
      <w:r>
        <w:rPr>
          <w:lang w:val="en-US"/>
        </w:rPr>
        <w:br w:type="textWrapping"/>
      </w:r>
      <w:r>
        <w:rPr>
          <w:rFonts w:ascii="Times New Roman" w:hAnsi="Times New Roman"/>
          <w:outline w:val="0"/>
          <w:color w:val="ff0000"/>
          <w:u w:color="ff0000"/>
          <w:rtl w:val="0"/>
          <w:lang w:val="en-US"/>
          <w14:textFill>
            <w14:solidFill>
              <w14:srgbClr w14:val="FF0000"/>
            </w14:solidFill>
          </w14:textFill>
        </w:rPr>
        <w:t>Eve: Say it. Five years ago, who paid you to fake the pregnancy report, stage the crash, and try to kill me?</w:t>
      </w:r>
    </w:p>
    <w:p>
      <w:pPr>
        <w:pStyle w:val="Normal (Web)"/>
        <w:widowControl w:val="1"/>
        <w:spacing w:line="288" w:lineRule="auto"/>
      </w:pPr>
      <w:r>
        <w:rPr>
          <w:rtl w:val="0"/>
          <w:lang w:val="zh-TW" w:eastAsia="zh-TW"/>
        </w:rPr>
        <w:t>黑医（浑身发抖）：是</w:t>
      </w:r>
      <w:r>
        <w:rPr>
          <w:rFonts w:ascii="Calibri" w:hAnsi="Calibri"/>
          <w:rtl w:val="0"/>
          <w:lang w:val="en-US"/>
        </w:rPr>
        <w:t>Lily</w:t>
      </w:r>
      <w:r>
        <w:rPr>
          <w:rtl w:val="0"/>
          <w:lang w:val="zh-TW" w:eastAsia="zh-TW"/>
        </w:rPr>
        <w:t>！是莉莉小姐！她给了我五十万美金，让我伪造她的怀孕产检报告，还让我找卡车司机，撞伊芙小姐的车！</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Black-Market Doctor: It was Lily! Miss Lily! She paid me $500,000 to fake her </w:t>
      </w:r>
      <w:ins w:id="28" w:date="2026-06-22T12:34:53Z" w:author="吴晓羽">
        <w:r>
          <w:rPr>
            <w:rFonts w:ascii="Times New Roman" w:hAnsi="Times New Roman"/>
            <w:outline w:val="0"/>
            <w:color w:val="ff0000"/>
            <w:u w:color="ff0000"/>
            <w:shd w:val="clear" w:color="auto" w:fill="ffff00"/>
            <w:rtl w:val="0"/>
            <w:lang w:val="en-US"/>
            <w14:textFill>
              <w14:solidFill>
                <w14:srgbClr w14:val="FF0000"/>
              </w14:solidFill>
            </w14:textFill>
          </w:rPr>
          <w:t xml:space="preserve">pregnancy report </w:t>
        </w:r>
      </w:ins>
      <w:r>
        <w:rPr>
          <w:rFonts w:ascii="Times New Roman" w:hAnsi="Times New Roman"/>
          <w:outline w:val="0"/>
          <w:color w:val="ff0000"/>
          <w:u w:color="ff0000"/>
          <w:rtl w:val="0"/>
          <w:lang w:val="en-US"/>
          <w14:textFill>
            <w14:solidFill>
              <w14:srgbClr w14:val="FF0000"/>
            </w14:solidFill>
          </w14:textFill>
        </w:rPr>
        <w:t>and hire a truck driver to ram Miss Eve's car!</w:t>
      </w:r>
    </w:p>
    <w:p>
      <w:pPr>
        <w:pStyle w:val="Normal (Web)"/>
        <w:widowControl w:val="1"/>
        <w:spacing w:line="288" w:lineRule="auto"/>
      </w:pPr>
      <w:r>
        <w:rPr>
          <w:rtl w:val="0"/>
          <w:lang w:val="en-US"/>
        </w:rPr>
        <w:t>△</w:t>
      </w:r>
      <w:r>
        <w:rPr>
          <w:rFonts w:ascii="Calibri" w:hAnsi="Calibri"/>
          <w:rtl w:val="0"/>
          <w:lang w:val="en-US"/>
        </w:rPr>
        <w:t>Eve</w:t>
      </w:r>
      <w:r>
        <w:rPr>
          <w:rtl w:val="0"/>
          <w:lang w:val="zh-TW" w:eastAsia="zh-TW"/>
        </w:rPr>
        <w:t>打了个响指，宴会厅的大屏幕亮起，播放出</w:t>
      </w:r>
      <w:r>
        <w:rPr>
          <w:rFonts w:ascii="Calibri" w:hAnsi="Calibri"/>
          <w:rtl w:val="0"/>
          <w:lang w:val="en-US"/>
        </w:rPr>
        <w:t>Lily</w:t>
      </w:r>
      <w:r>
        <w:rPr>
          <w:rtl w:val="0"/>
          <w:lang w:val="zh-TW" w:eastAsia="zh-TW"/>
        </w:rPr>
        <w:t>和黑医当年的通话录音，还有买凶的转账记录。</w:t>
      </w:r>
    </w:p>
    <w:p>
      <w:pPr>
        <w:pStyle w:val="Normal (Web)"/>
        <w:widowControl w:val="1"/>
        <w:spacing w:line="288" w:lineRule="auto"/>
      </w:pPr>
      <w:r>
        <w:rPr>
          <w:rtl w:val="0"/>
          <w:lang w:val="en-US"/>
        </w:rPr>
        <w:t>△</w:t>
      </w:r>
      <w:r>
        <w:rPr>
          <w:rtl w:val="0"/>
          <w:lang w:val="zh-TW" w:eastAsia="zh-TW"/>
        </w:rPr>
        <w:t>全场哗然，所有人的目光都看向</w:t>
      </w:r>
      <w:r>
        <w:rPr>
          <w:rFonts w:ascii="Calibri" w:hAnsi="Calibri"/>
          <w:rtl w:val="0"/>
          <w:lang w:val="en-US"/>
        </w:rPr>
        <w:t>Lily</w:t>
      </w:r>
      <w:r>
        <w:rPr>
          <w:rtl w:val="0"/>
          <w:lang w:val="zh-TW" w:eastAsia="zh-TW"/>
        </w:rPr>
        <w:t>。</w:t>
      </w:r>
    </w:p>
    <w:p>
      <w:pPr>
        <w:pStyle w:val="Normal (Web)"/>
        <w:widowControl w:val="1"/>
        <w:spacing w:line="288" w:lineRule="auto"/>
      </w:pPr>
      <w:r>
        <w:rPr>
          <w:rFonts w:ascii="Calibri" w:hAnsi="Calibri"/>
          <w:rtl w:val="0"/>
          <w:lang w:val="en-US"/>
        </w:rPr>
        <w:t>Lily</w:t>
      </w:r>
      <w:r>
        <w:rPr>
          <w:rtl w:val="0"/>
          <w:lang w:val="zh-TW" w:eastAsia="zh-TW"/>
        </w:rPr>
        <w:t>（脸色惨白，扑到</w:t>
      </w:r>
      <w:r>
        <w:rPr>
          <w:rFonts w:ascii="Calibri" w:hAnsi="Calibri"/>
          <w:rtl w:val="0"/>
          <w:lang w:val="en-US"/>
        </w:rPr>
        <w:t>Dante</w:t>
      </w:r>
      <w:r>
        <w:rPr>
          <w:rtl w:val="0"/>
          <w:lang w:val="zh-TW" w:eastAsia="zh-TW"/>
        </w:rPr>
        <w:t>怀里哭）：</w:t>
      </w:r>
      <w:r>
        <w:rPr>
          <w:rFonts w:ascii="Calibri" w:hAnsi="Calibri"/>
          <w:rtl w:val="0"/>
          <w:lang w:val="en-US"/>
        </w:rPr>
        <w:t>Dante</w:t>
      </w:r>
      <w:r>
        <w:rPr>
          <w:rtl w:val="0"/>
          <w:lang w:val="zh-TW" w:eastAsia="zh-TW"/>
        </w:rPr>
        <w:t>！不是我！是她伪造的！是她陷害我！你相信我！</w:t>
      </w:r>
      <w:r>
        <w:rPr>
          <w:lang w:val="en-US"/>
        </w:rPr>
        <w:br w:type="textWrapping"/>
      </w:r>
      <w:r>
        <w:rPr>
          <w:rFonts w:ascii="Times New Roman" w:hAnsi="Times New Roman"/>
          <w:outline w:val="0"/>
          <w:color w:val="ff0000"/>
          <w:u w:color="ff0000"/>
          <w:rtl w:val="0"/>
          <w:lang w:val="en-US"/>
          <w14:textFill>
            <w14:solidFill>
              <w14:srgbClr w14:val="FF0000"/>
            </w14:solidFill>
          </w14:textFill>
        </w:rPr>
        <w:t>Lily: Dante! It wasn't me! She faked it! She's framing me! Believe me!</w:t>
      </w:r>
    </w:p>
    <w:p>
      <w:pPr>
        <w:pStyle w:val="Normal (Web)"/>
        <w:widowControl w:val="1"/>
        <w:spacing w:line="288" w:lineRule="auto"/>
      </w:pPr>
      <w:r>
        <w:rPr>
          <w:rFonts w:ascii="Calibri" w:hAnsi="Calibri"/>
          <w:rtl w:val="0"/>
          <w:lang w:val="en-US"/>
        </w:rPr>
        <w:t>Dante</w:t>
      </w:r>
      <w:r>
        <w:rPr>
          <w:rtl w:val="0"/>
          <w:lang w:val="zh-TW" w:eastAsia="zh-TW"/>
        </w:rPr>
        <w:t>（脸色铁青，看向</w:t>
      </w:r>
      <w:r>
        <w:rPr>
          <w:rFonts w:ascii="Calibri" w:hAnsi="Calibri"/>
          <w:rtl w:val="0"/>
          <w:lang w:val="en-US"/>
        </w:rPr>
        <w:t>Eve</w:t>
      </w:r>
      <w:r>
        <w:rPr>
          <w:rtl w:val="0"/>
          <w:lang w:val="zh-TW" w:eastAsia="zh-TW"/>
        </w:rPr>
        <w:t>）：</w:t>
      </w:r>
      <w:r>
        <w:rPr>
          <w:rFonts w:ascii="Calibri" w:hAnsi="Calibri"/>
          <w:rtl w:val="0"/>
          <w:lang w:val="en-US"/>
        </w:rPr>
        <w:t>Eve</w:t>
      </w:r>
      <w:r>
        <w:rPr>
          <w:rtl w:val="0"/>
          <w:lang w:val="zh-TW" w:eastAsia="zh-TW"/>
        </w:rPr>
        <w:t>！你闹够了没有！就算当年的事有蹊跷，你也不该在这里，折损柯里昂家族的颜面！</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Dante: Eve! </w:t>
      </w:r>
      <w:ins w:id="29" w:date="2026-06-23T15:57:44Z" w:author="吴晓羽">
        <w:r>
          <w:rPr>
            <w:rFonts w:ascii="Times New Roman" w:hAnsi="Times New Roman"/>
            <w:outline w:val="0"/>
            <w:color w:val="ff0000"/>
            <w:u w:color="ff0000"/>
            <w:shd w:val="clear" w:color="auto" w:fill="ffff00"/>
            <w:rtl w:val="0"/>
            <w:lang w:val="zh-CN" w:eastAsia="zh-CN"/>
            <w14:textFill>
              <w14:solidFill>
                <w14:srgbClr w14:val="FF0000"/>
              </w14:solidFill>
            </w14:textFill>
          </w:rPr>
          <w:t>Enough</w:t>
        </w:r>
      </w:ins>
      <w:ins w:id="30" w:date="2026-06-23T15:57:44Z" w:author="吴晓羽">
        <w:r>
          <w:rPr>
            <w:rFonts w:ascii="Times New Roman" w:hAnsi="Times New Roman"/>
            <w:outline w:val="0"/>
            <w:color w:val="ff0000"/>
            <w:u w:color="ff0000"/>
            <w:shd w:val="clear" w:color="auto" w:fill="ffff00"/>
            <w:rtl w:val="0"/>
            <w:lang w:val="en-US"/>
            <w14:textFill>
              <w14:solidFill>
                <w14:srgbClr w14:val="FF0000"/>
              </w14:solidFill>
            </w14:textFill>
          </w:rPr>
          <w:t xml:space="preserve">! </w:t>
        </w:r>
      </w:ins>
      <w:del w:id="31" w:date="2026-06-23T15:57:40Z" w:author="吴晓羽">
        <w:r>
          <w:rPr>
            <w:rFonts w:ascii="Times New Roman" w:hAnsi="Times New Roman"/>
            <w:outline w:val="0"/>
            <w:color w:val="ff0000"/>
            <w:u w:color="ff0000"/>
            <w:shd w:val="clear" w:color="auto" w:fill="ffff00"/>
            <w:rtl w:val="0"/>
            <w:lang w:val="en-US"/>
            <w14:textFill>
              <w14:solidFill>
                <w14:srgbClr w14:val="FF0000"/>
              </w14:solidFill>
            </w14:textFill>
          </w:rPr>
          <w:delText xml:space="preserve">Are you done making a </w:delText>
        </w:r>
      </w:del>
      <w:commentRangeStart w:id="32"/>
      <w:del w:id="33" w:date="2026-06-23T15:57:40Z" w:author="吴晓羽">
        <w:r>
          <w:rPr>
            <w:rFonts w:ascii="Times New Roman" w:hAnsi="Times New Roman"/>
            <w:outline w:val="0"/>
            <w:color w:val="ff0000"/>
            <w:u w:color="ff0000"/>
            <w:shd w:val="clear" w:color="auto" w:fill="ffff00"/>
            <w:rtl w:val="0"/>
            <w:lang w:val="en-US"/>
            <w14:textFill>
              <w14:solidFill>
                <w14:srgbClr w14:val="FF0000"/>
              </w14:solidFill>
            </w14:textFill>
          </w:rPr>
          <w:delText>scene</w:delText>
        </w:r>
      </w:del>
      <w:commentRangeEnd w:id="32"/>
      <w:r>
        <w:commentReference w:id="32"/>
      </w:r>
      <w:del w:id="34" w:date="2026-06-23T15:57:40Z" w:author="吴晓羽">
        <w:r>
          <w:rPr>
            <w:rFonts w:ascii="Times New Roman" w:hAnsi="Times New Roman"/>
            <w:outline w:val="0"/>
            <w:color w:val="ff0000"/>
            <w:u w:color="ff0000"/>
            <w:shd w:val="clear" w:color="auto" w:fill="ffff00"/>
            <w:rtl w:val="0"/>
            <w:lang w:val="en-US"/>
            <w14:textFill>
              <w14:solidFill>
                <w14:srgbClr w14:val="FF0000"/>
              </w14:solidFill>
            </w14:textFill>
          </w:rPr>
          <w:delText>?</w:delText>
        </w:r>
      </w:del>
      <w:del w:id="35" w:date="2026-06-23T15:57:40Z" w:author="吴晓羽">
        <w:r>
          <w:rPr>
            <w:rFonts w:ascii="Times New Roman" w:hAnsi="Times New Roman"/>
            <w:outline w:val="0"/>
            <w:color w:val="ff0000"/>
            <w:u w:color="ff0000"/>
            <w:rtl w:val="0"/>
            <w:lang w:val="en-US"/>
            <w14:textFill>
              <w14:solidFill>
                <w14:srgbClr w14:val="FF0000"/>
              </w14:solidFill>
            </w14:textFill>
          </w:rPr>
          <w:delText xml:space="preserve"> </w:delText>
        </w:r>
      </w:del>
      <w:r>
        <w:rPr>
          <w:rFonts w:ascii="Times New Roman" w:hAnsi="Times New Roman"/>
          <w:outline w:val="0"/>
          <w:color w:val="ff0000"/>
          <w:u w:color="ff0000"/>
          <w:rtl w:val="0"/>
          <w:lang w:val="en-US"/>
          <w14:textFill>
            <w14:solidFill>
              <w14:srgbClr w14:val="FF0000"/>
            </w14:solidFill>
          </w14:textFill>
        </w:rPr>
        <w:t>Even if there was something wrong back then, you had no right to disgrace the Corleone family here!</w:t>
      </w:r>
    </w:p>
    <w:p>
      <w:pPr>
        <w:pStyle w:val="Normal (Web)"/>
        <w:widowControl w:val="1"/>
        <w:spacing w:line="288" w:lineRule="auto"/>
      </w:pPr>
      <w:r>
        <w:rPr>
          <w:rtl w:val="0"/>
          <w:lang w:val="en-US"/>
        </w:rPr>
        <w:t>△</w:t>
      </w:r>
      <w:r>
        <w:rPr>
          <w:rFonts w:ascii="Calibri" w:hAnsi="Calibri"/>
          <w:rtl w:val="0"/>
          <w:lang w:val="en-US"/>
        </w:rPr>
        <w:t>Dante</w:t>
      </w:r>
      <w:r>
        <w:rPr>
          <w:rtl w:val="0"/>
          <w:lang w:val="zh-TW" w:eastAsia="zh-TW"/>
        </w:rPr>
        <w:t>把</w:t>
      </w:r>
      <w:r>
        <w:rPr>
          <w:rFonts w:ascii="Calibri" w:hAnsi="Calibri"/>
          <w:rtl w:val="0"/>
          <w:lang w:val="en-US"/>
        </w:rPr>
        <w:t>Lily</w:t>
      </w:r>
      <w:r>
        <w:rPr>
          <w:rtl w:val="0"/>
          <w:lang w:val="zh-TW" w:eastAsia="zh-TW"/>
        </w:rPr>
        <w:t>护在身后，拔枪对准</w:t>
      </w:r>
      <w:r>
        <w:rPr>
          <w:rFonts w:ascii="Calibri" w:hAnsi="Calibri"/>
          <w:rtl w:val="0"/>
          <w:lang w:val="en-US"/>
        </w:rPr>
        <w:t>Eve</w:t>
      </w:r>
      <w:r>
        <w:rPr>
          <w:rtl w:val="0"/>
          <w:lang w:val="zh-TW" w:eastAsia="zh-TW"/>
        </w:rPr>
        <w:t>。</w:t>
      </w:r>
    </w:p>
    <w:p>
      <w:pPr>
        <w:pStyle w:val="Normal (Web)"/>
        <w:widowControl w:val="1"/>
        <w:spacing w:line="288" w:lineRule="auto"/>
      </w:pPr>
      <w:r>
        <w:rPr>
          <w:rFonts w:ascii="Calibri" w:hAnsi="Calibri"/>
          <w:rtl w:val="0"/>
          <w:lang w:val="en-US"/>
        </w:rPr>
        <w:t>Dante</w:t>
      </w:r>
      <w:r>
        <w:rPr>
          <w:rtl w:val="0"/>
          <w:lang w:val="zh-TW" w:eastAsia="zh-TW"/>
        </w:rPr>
        <w:t>：立刻带着人滚出去！否则我对你不客气！</w:t>
      </w:r>
      <w:r>
        <w:rPr>
          <w:lang w:val="en-US"/>
        </w:rPr>
        <w:br w:type="textWrapping"/>
      </w:r>
      <w:r>
        <w:rPr>
          <w:rFonts w:ascii="Times New Roman" w:hAnsi="Times New Roman"/>
          <w:outline w:val="0"/>
          <w:color w:val="ff0000"/>
          <w:u w:color="ff0000"/>
          <w:rtl w:val="0"/>
          <w:lang w:val="en-US"/>
          <w14:textFill>
            <w14:solidFill>
              <w14:srgbClr w14:val="FF0000"/>
            </w14:solidFill>
          </w14:textFill>
        </w:rPr>
        <w:t>Dante: Take your people out. Now! Now. Or I won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 xml:space="preserve">t hold back! </w:t>
      </w:r>
    </w:p>
    <w:p>
      <w:pPr>
        <w:pStyle w:val="Normal (Web)"/>
        <w:widowControl w:val="1"/>
        <w:spacing w:line="288" w:lineRule="auto"/>
      </w:pPr>
      <w:r>
        <w:rPr>
          <w:rFonts w:ascii="Calibri" w:hAnsi="Calibri"/>
          <w:rtl w:val="0"/>
          <w:lang w:val="en-US"/>
        </w:rPr>
        <w:t>Eve</w:t>
      </w:r>
      <w:r>
        <w:rPr>
          <w:rtl w:val="0"/>
          <w:lang w:val="zh-TW" w:eastAsia="zh-TW"/>
        </w:rPr>
        <w:t>（冷笑）：护着她？</w:t>
      </w:r>
      <w:r>
        <w:rPr>
          <w:rFonts w:ascii="Calibri" w:hAnsi="Calibri"/>
          <w:rtl w:val="0"/>
          <w:lang w:val="en-US"/>
        </w:rPr>
        <w:t>Dante</w:t>
      </w:r>
      <w:r>
        <w:rPr>
          <w:rtl w:val="0"/>
          <w:lang w:val="zh-TW" w:eastAsia="zh-TW"/>
        </w:rPr>
        <w:t>，你到现在，还在护着这个骗了你五年的女人？</w:t>
      </w:r>
      <w:r>
        <w:rPr>
          <w:lang w:val="en-US"/>
        </w:rPr>
        <w:br w:type="textWrapping"/>
      </w:r>
      <w:r>
        <w:rPr>
          <w:rFonts w:ascii="Times New Roman" w:hAnsi="Times New Roman"/>
          <w:outline w:val="0"/>
          <w:color w:val="ff0000"/>
          <w:u w:color="ff0000"/>
          <w:rtl w:val="0"/>
          <w:lang w:val="en-US"/>
          <w14:textFill>
            <w14:solidFill>
              <w14:srgbClr w14:val="FF0000"/>
            </w14:solidFill>
          </w14:textFill>
        </w:rPr>
        <w:t>Eve: Protecting her? Dante, after all this, you're still protecting the woman who lied to you for five years?</w:t>
      </w:r>
    </w:p>
    <w:p>
      <w:pPr>
        <w:pStyle w:val="Normal (Web)"/>
        <w:widowControl w:val="1"/>
        <w:spacing w:line="288" w:lineRule="auto"/>
      </w:pPr>
      <w:r>
        <w:rPr>
          <w:rtl w:val="0"/>
          <w:lang w:val="en-US"/>
        </w:rPr>
        <w:t>△</w:t>
      </w:r>
      <w:r>
        <w:rPr>
          <w:rFonts w:ascii="Calibri" w:hAnsi="Calibri"/>
          <w:rtl w:val="0"/>
          <w:lang w:val="en-US"/>
        </w:rPr>
        <w:t>Eve</w:t>
      </w:r>
      <w:r>
        <w:rPr>
          <w:rtl w:val="0"/>
          <w:lang w:val="zh-TW" w:eastAsia="zh-TW"/>
        </w:rPr>
        <w:t>再次打响指，大屏幕瞬间切换，放出</w:t>
      </w:r>
      <w:r>
        <w:rPr>
          <w:rFonts w:ascii="Calibri" w:hAnsi="Calibri"/>
          <w:rtl w:val="0"/>
          <w:lang w:val="en-US"/>
        </w:rPr>
        <w:t>Lily</w:t>
      </w:r>
      <w:r>
        <w:rPr>
          <w:rtl w:val="0"/>
          <w:lang w:val="zh-TW" w:eastAsia="zh-TW"/>
        </w:rPr>
        <w:t>和一个小混混在酒店厮混的高清床照，还有两人亲密的视频片段。</w:t>
      </w:r>
    </w:p>
    <w:p>
      <w:pPr>
        <w:pStyle w:val="Normal (Web)"/>
        <w:widowControl w:val="1"/>
        <w:spacing w:line="288" w:lineRule="auto"/>
      </w:pPr>
      <w:r>
        <w:rPr>
          <w:rtl w:val="0"/>
          <w:lang w:val="en-US"/>
        </w:rPr>
        <w:t>△</w:t>
      </w:r>
      <w:r>
        <w:rPr>
          <w:rtl w:val="0"/>
          <w:lang w:val="zh-TW" w:eastAsia="zh-TW"/>
        </w:rPr>
        <w:t>全场瞬间炸开了锅，起哄声、议论声响成一片。</w:t>
      </w:r>
    </w:p>
    <w:p>
      <w:pPr>
        <w:pStyle w:val="Normal (Web)"/>
        <w:widowControl w:val="1"/>
        <w:spacing w:line="288" w:lineRule="auto"/>
      </w:pPr>
      <w:r>
        <w:rPr>
          <w:rtl w:val="0"/>
          <w:lang w:val="en-US"/>
        </w:rPr>
        <w:t>△</w:t>
      </w:r>
      <w:r>
        <w:rPr>
          <w:rFonts w:ascii="Calibri" w:hAnsi="Calibri"/>
          <w:rtl w:val="0"/>
          <w:lang w:val="en-US"/>
        </w:rPr>
        <w:t>Dante</w:t>
      </w:r>
      <w:r>
        <w:rPr>
          <w:rtl w:val="0"/>
          <w:lang w:val="zh-TW" w:eastAsia="zh-TW"/>
        </w:rPr>
        <w:t>看着大屏幕上的画面，眼睛瞬间红了，掐住</w:t>
      </w:r>
      <w:r>
        <w:rPr>
          <w:rFonts w:ascii="Calibri" w:hAnsi="Calibri"/>
          <w:rtl w:val="0"/>
          <w:lang w:val="en-US"/>
        </w:rPr>
        <w:t>Lily</w:t>
      </w:r>
      <w:r>
        <w:rPr>
          <w:rtl w:val="0"/>
          <w:lang w:val="zh-TW" w:eastAsia="zh-TW"/>
        </w:rPr>
        <w:t>脖子的手，青筋暴起。</w:t>
      </w:r>
    </w:p>
    <w:p>
      <w:pPr>
        <w:pStyle w:val="Normal (Web)"/>
        <w:widowControl w:val="1"/>
        <w:spacing w:line="288" w:lineRule="auto"/>
      </w:pPr>
      <w:r>
        <w:rPr>
          <w:rFonts w:ascii="Calibri" w:hAnsi="Calibri" w:hint="default"/>
          <w:rtl w:val="0"/>
          <w:lang w:val="en-US"/>
        </w:rPr>
        <w:t> </w:t>
      </w:r>
    </w:p>
    <w:p>
      <w:pPr>
        <w:pStyle w:val="Normal (Web)"/>
        <w:widowControl w:val="1"/>
        <w:spacing w:line="288" w:lineRule="auto"/>
        <w:rPr>
          <w:lang w:val="zh-TW" w:eastAsia="zh-TW"/>
        </w:rPr>
      </w:pPr>
      <w:r>
        <w:rPr>
          <w:rtl w:val="0"/>
          <w:lang w:val="zh-TW" w:eastAsia="zh-TW"/>
        </w:rPr>
        <w:t>第八集</w:t>
      </w:r>
    </w:p>
    <w:p>
      <w:pPr>
        <w:pStyle w:val="Normal (Web)"/>
        <w:widowControl w:val="1"/>
        <w:spacing w:line="288" w:lineRule="auto"/>
      </w:pPr>
      <w:r>
        <w:rPr>
          <w:rFonts w:ascii="Calibri" w:hAnsi="Calibri"/>
          <w:rtl w:val="0"/>
          <w:lang w:val="en-US"/>
        </w:rPr>
        <w:t>8-1</w:t>
      </w:r>
      <w:r>
        <w:rPr>
          <w:rtl w:val="0"/>
          <w:lang w:val="zh-TW" w:eastAsia="zh-TW"/>
        </w:rPr>
        <w:t>夜内黑道宴会宴会厅</w:t>
      </w:r>
    </w:p>
    <w:p>
      <w:pPr>
        <w:pStyle w:val="Normal (Web)"/>
        <w:widowControl w:val="1"/>
        <w:spacing w:line="288" w:lineRule="auto"/>
      </w:pPr>
      <w:r>
        <w:rPr>
          <w:rtl w:val="0"/>
          <w:lang w:val="zh-TW" w:eastAsia="zh-TW"/>
        </w:rPr>
        <w:t>人物：</w:t>
      </w:r>
      <w:r>
        <w:rPr>
          <w:rFonts w:ascii="Calibri" w:hAnsi="Calibri"/>
          <w:rtl w:val="0"/>
          <w:lang w:val="en-US"/>
        </w:rPr>
        <w:t>Eve</w:t>
      </w:r>
      <w:r>
        <w:rPr>
          <w:rtl w:val="0"/>
          <w:lang w:val="zh-TW" w:eastAsia="zh-TW"/>
        </w:rPr>
        <w:t>、</w:t>
      </w:r>
      <w:r>
        <w:rPr>
          <w:rFonts w:ascii="Calibri" w:hAnsi="Calibri"/>
          <w:rtl w:val="0"/>
          <w:lang w:val="en-US"/>
        </w:rPr>
        <w:t>Dante</w:t>
      </w:r>
      <w:r>
        <w:rPr>
          <w:rtl w:val="0"/>
          <w:lang w:val="zh-TW" w:eastAsia="zh-TW"/>
        </w:rPr>
        <w:t>、</w:t>
      </w:r>
      <w:r>
        <w:rPr>
          <w:rFonts w:ascii="Calibri" w:hAnsi="Calibri"/>
          <w:rtl w:val="0"/>
          <w:lang w:val="en-US"/>
        </w:rPr>
        <w:t>Lily</w:t>
      </w:r>
      <w:r>
        <w:rPr>
          <w:rtl w:val="0"/>
          <w:lang w:val="zh-TW" w:eastAsia="zh-TW"/>
        </w:rPr>
        <w:t>、黑帮众人</w:t>
      </w:r>
    </w:p>
    <w:p>
      <w:pPr>
        <w:pStyle w:val="Normal (Web)"/>
        <w:widowControl w:val="1"/>
        <w:spacing w:line="288" w:lineRule="auto"/>
      </w:pPr>
      <w:r>
        <w:rPr>
          <w:rtl w:val="0"/>
          <w:lang w:val="en-US"/>
        </w:rPr>
        <w:t>△</w:t>
      </w:r>
      <w:r>
        <w:rPr>
          <w:rFonts w:ascii="Calibri" w:hAnsi="Calibri"/>
          <w:rtl w:val="0"/>
          <w:lang w:val="en-US"/>
        </w:rPr>
        <w:t>Dante</w:t>
      </w:r>
      <w:r>
        <w:rPr>
          <w:rtl w:val="0"/>
          <w:lang w:val="zh-TW" w:eastAsia="zh-TW"/>
        </w:rPr>
        <w:t>掐着</w:t>
      </w:r>
      <w:r>
        <w:rPr>
          <w:rFonts w:ascii="Calibri" w:hAnsi="Calibri"/>
          <w:rtl w:val="0"/>
          <w:lang w:val="en-US"/>
        </w:rPr>
        <w:t>Lily</w:t>
      </w:r>
      <w:r>
        <w:rPr>
          <w:rtl w:val="0"/>
          <w:lang w:val="zh-TW" w:eastAsia="zh-TW"/>
        </w:rPr>
        <w:t>的脖子，把她狠狠摁在墙上，目眦欲裂。</w:t>
      </w:r>
    </w:p>
    <w:p>
      <w:pPr>
        <w:pStyle w:val="Normal (Web)"/>
        <w:widowControl w:val="1"/>
        <w:spacing w:line="288" w:lineRule="auto"/>
      </w:pPr>
      <w:r>
        <w:rPr>
          <w:rFonts w:ascii="Calibri" w:hAnsi="Calibri"/>
          <w:rtl w:val="0"/>
          <w:lang w:val="en-US"/>
        </w:rPr>
        <w:t>Dante</w:t>
      </w:r>
      <w:r>
        <w:rPr>
          <w:rtl w:val="0"/>
          <w:lang w:val="zh-TW" w:eastAsia="zh-TW"/>
        </w:rPr>
        <w:t>：说！这到底是怎么回事！</w:t>
      </w:r>
      <w:r>
        <w:rPr>
          <w:lang w:val="en-US"/>
        </w:rPr>
        <w:br w:type="textWrapping"/>
      </w:r>
      <w:r>
        <w:rPr>
          <w:rFonts w:ascii="Times New Roman" w:hAnsi="Times New Roman"/>
          <w:outline w:val="0"/>
          <w:color w:val="ff0000"/>
          <w:u w:color="ff0000"/>
          <w:rtl w:val="0"/>
          <w:lang w:val="en-US"/>
          <w14:textFill>
            <w14:solidFill>
              <w14:srgbClr w14:val="FF0000"/>
            </w14:solidFill>
          </w14:textFill>
        </w:rPr>
        <w:t>Dante: Say it! What the hell is that!</w:t>
      </w:r>
    </w:p>
    <w:p>
      <w:pPr>
        <w:pStyle w:val="Normal (Web)"/>
        <w:widowControl w:val="1"/>
        <w:spacing w:line="288" w:lineRule="auto"/>
      </w:pPr>
      <w:r>
        <w:rPr>
          <w:rFonts w:ascii="Calibri" w:hAnsi="Calibri"/>
          <w:rtl w:val="0"/>
          <w:lang w:val="en-US"/>
        </w:rPr>
        <w:t>Lily</w:t>
      </w:r>
      <w:r>
        <w:rPr>
          <w:rtl w:val="0"/>
          <w:lang w:val="zh-TW" w:eastAsia="zh-TW"/>
        </w:rPr>
        <w:t>（被掐得喘不过气，手脚乱蹬）：是假的！</w:t>
      </w:r>
      <w:r>
        <w:rPr>
          <w:rFonts w:ascii="Calibri" w:hAnsi="Calibri"/>
          <w:rtl w:val="0"/>
          <w:lang w:val="en-US"/>
        </w:rPr>
        <w:t>Dante</w:t>
      </w:r>
      <w:r>
        <w:rPr>
          <w:rtl w:val="0"/>
          <w:lang w:val="zh-TW" w:eastAsia="zh-TW"/>
        </w:rPr>
        <w:t>！都是</w:t>
      </w:r>
      <w:r>
        <w:rPr>
          <w:rFonts w:ascii="Calibri" w:hAnsi="Calibri"/>
          <w:rtl w:val="0"/>
          <w:lang w:val="en-US"/>
        </w:rPr>
        <w:t>Eve</w:t>
      </w:r>
      <w:r>
        <w:rPr>
          <w:rtl w:val="0"/>
          <w:lang w:val="zh-TW" w:eastAsia="zh-TW"/>
        </w:rPr>
        <w:t>合成的！她就是想害我！</w:t>
      </w:r>
      <w:r>
        <w:rPr>
          <w:lang w:val="en-US"/>
        </w:rPr>
        <w:br w:type="textWrapping"/>
      </w:r>
      <w:r>
        <w:rPr>
          <w:rFonts w:ascii="Times New Roman" w:hAnsi="Times New Roman"/>
          <w:outline w:val="0"/>
          <w:color w:val="ff0000"/>
          <w:u w:color="ff0000"/>
          <w:rtl w:val="0"/>
          <w:lang w:val="en-US"/>
          <w14:textFill>
            <w14:solidFill>
              <w14:srgbClr w14:val="FF0000"/>
            </w14:solidFill>
          </w14:textFill>
        </w:rPr>
        <w:t>Lily: It's fake! Dante! Eve forged it! She's trying to ruin me!</w:t>
      </w:r>
    </w:p>
    <w:p>
      <w:pPr>
        <w:pStyle w:val="Normal (Web)"/>
        <w:widowControl w:val="1"/>
        <w:spacing w:line="288" w:lineRule="auto"/>
      </w:pPr>
      <w:r>
        <w:rPr>
          <w:rFonts w:ascii="Calibri" w:hAnsi="Calibri"/>
          <w:rtl w:val="0"/>
          <w:lang w:val="en-US"/>
        </w:rPr>
        <w:t>Eve</w:t>
      </w:r>
      <w:r>
        <w:rPr>
          <w:rtl w:val="0"/>
          <w:lang w:val="zh-TW" w:eastAsia="zh-TW"/>
        </w:rPr>
        <w:t>：合成的？</w:t>
      </w:r>
      <w:r>
        <w:rPr>
          <w:lang w:val="en-US"/>
        </w:rPr>
        <w:br w:type="textWrapping"/>
      </w:r>
      <w:r>
        <w:rPr>
          <w:rFonts w:ascii="Times New Roman" w:hAnsi="Times New Roman"/>
          <w:outline w:val="0"/>
          <w:color w:val="ff0000"/>
          <w:u w:color="ff0000"/>
          <w:rtl w:val="0"/>
          <w:lang w:val="en-US"/>
          <w14:textFill>
            <w14:solidFill>
              <w14:srgbClr w14:val="FF0000"/>
            </w14:solidFill>
          </w14:textFill>
        </w:rPr>
        <w:t>Eve: Fake?</w:t>
      </w:r>
    </w:p>
    <w:p>
      <w:pPr>
        <w:pStyle w:val="Normal (Web)"/>
        <w:widowControl w:val="1"/>
        <w:spacing w:line="288" w:lineRule="auto"/>
      </w:pPr>
      <w:r>
        <w:rPr>
          <w:rtl w:val="0"/>
          <w:lang w:val="en-US"/>
        </w:rPr>
        <w:t>△</w:t>
      </w:r>
      <w:r>
        <w:rPr>
          <w:rFonts w:ascii="Calibri" w:hAnsi="Calibri"/>
          <w:rtl w:val="0"/>
          <w:lang w:val="en-US"/>
        </w:rPr>
        <w:t>Eve</w:t>
      </w:r>
      <w:r>
        <w:rPr>
          <w:rtl w:val="0"/>
          <w:lang w:val="zh-TW" w:eastAsia="zh-TW"/>
        </w:rPr>
        <w:t>从怀里掏出一份亲子鉴定报告，扔在</w:t>
      </w:r>
      <w:r>
        <w:rPr>
          <w:rFonts w:ascii="Calibri" w:hAnsi="Calibri"/>
          <w:rtl w:val="0"/>
          <w:lang w:val="en-US"/>
        </w:rPr>
        <w:t>Dante</w:t>
      </w:r>
      <w:r>
        <w:rPr>
          <w:rtl w:val="0"/>
          <w:lang w:val="zh-TW" w:eastAsia="zh-TW"/>
        </w:rPr>
        <w:t>脚边。</w:t>
      </w:r>
    </w:p>
    <w:p>
      <w:pPr>
        <w:pStyle w:val="Normal (Web)"/>
        <w:widowControl w:val="1"/>
        <w:spacing w:line="288" w:lineRule="auto"/>
      </w:pPr>
      <w:r>
        <w:rPr>
          <w:rFonts w:ascii="Calibri" w:hAnsi="Calibri"/>
          <w:rtl w:val="0"/>
          <w:lang w:val="en-US"/>
        </w:rPr>
        <w:t>Eve</w:t>
      </w:r>
      <w:r>
        <w:rPr>
          <w:rtl w:val="0"/>
          <w:lang w:val="zh-TW" w:eastAsia="zh-TW"/>
        </w:rPr>
        <w:t>：你自己看。这是你和你养了五年的</w:t>
      </w:r>
      <w:r>
        <w:rPr>
          <w:rFonts w:ascii="Calibri" w:hAnsi="Calibri" w:hint="default"/>
          <w:rtl w:val="0"/>
          <w:lang w:val="en-US"/>
        </w:rPr>
        <w:t>“</w:t>
      </w:r>
      <w:r>
        <w:rPr>
          <w:rtl w:val="0"/>
          <w:lang w:val="zh-TW" w:eastAsia="zh-TW"/>
        </w:rPr>
        <w:t>儿子</w:t>
      </w:r>
      <w:r>
        <w:rPr>
          <w:rFonts w:ascii="Calibri" w:hAnsi="Calibri" w:hint="default"/>
          <w:rtl w:val="0"/>
          <w:lang w:val="en-US"/>
        </w:rPr>
        <w:t>”</w:t>
      </w:r>
      <w:r>
        <w:rPr>
          <w:rtl w:val="0"/>
          <w:lang w:val="zh-TW" w:eastAsia="zh-TW"/>
        </w:rPr>
        <w:t>的亲子鉴定。还有这个，是他和照片里那个男人的亲子鉴定。</w:t>
      </w:r>
      <w:r>
        <w:rPr>
          <w:lang w:val="en-US"/>
        </w:rPr>
        <w:br w:type="textWrapping"/>
      </w:r>
      <w:r>
        <w:rPr>
          <w:rFonts w:ascii="Times New Roman" w:hAnsi="Times New Roman"/>
          <w:outline w:val="0"/>
          <w:color w:val="ff0000"/>
          <w:u w:color="ff0000"/>
          <w:rtl w:val="0"/>
          <w:lang w:val="en-US"/>
          <w14:textFill>
            <w14:solidFill>
              <w14:srgbClr w14:val="FF0000"/>
            </w14:solidFill>
          </w14:textFill>
        </w:rPr>
        <w:t>Eve: See for yourself. This is the paternity test for you and the "son" you raised for five years. And this is his test with the man in the photo.</w:t>
      </w:r>
    </w:p>
    <w:p>
      <w:pPr>
        <w:pStyle w:val="Normal (Web)"/>
        <w:widowControl w:val="1"/>
        <w:spacing w:line="288" w:lineRule="auto"/>
      </w:pPr>
      <w:r>
        <w:rPr>
          <w:rtl w:val="0"/>
          <w:lang w:val="en-US"/>
        </w:rPr>
        <w:t>△</w:t>
      </w:r>
      <w:r>
        <w:rPr>
          <w:rFonts w:ascii="Calibri" w:hAnsi="Calibri"/>
          <w:rtl w:val="0"/>
          <w:lang w:val="en-US"/>
        </w:rPr>
        <w:t>Dante</w:t>
      </w:r>
      <w:r>
        <w:rPr>
          <w:rtl w:val="0"/>
          <w:lang w:val="zh-TW" w:eastAsia="zh-TW"/>
        </w:rPr>
        <w:t>松开</w:t>
      </w:r>
      <w:r>
        <w:rPr>
          <w:rFonts w:ascii="Calibri" w:hAnsi="Calibri"/>
          <w:rtl w:val="0"/>
          <w:lang w:val="en-US"/>
        </w:rPr>
        <w:t>Lily</w:t>
      </w:r>
      <w:r>
        <w:rPr>
          <w:rtl w:val="0"/>
          <w:lang w:val="zh-TW" w:eastAsia="zh-TW"/>
        </w:rPr>
        <w:t>，捡起报告，翻开的瞬间，手猛地发抖。</w:t>
      </w:r>
    </w:p>
    <w:p>
      <w:pPr>
        <w:pStyle w:val="Normal (Web)"/>
        <w:widowControl w:val="1"/>
        <w:spacing w:line="288" w:lineRule="auto"/>
      </w:pPr>
      <w:r>
        <w:rPr>
          <w:rFonts w:ascii="Calibri" w:hAnsi="Calibri"/>
          <w:rtl w:val="0"/>
          <w:lang w:val="en-US"/>
        </w:rPr>
        <w:t>Eve</w:t>
      </w:r>
      <w:r>
        <w:rPr>
          <w:rtl w:val="0"/>
          <w:lang w:val="zh-TW" w:eastAsia="zh-TW"/>
        </w:rPr>
        <w:t>：堂堂纽约黑手党教父，被人戴了五年的绿帽子，替别的男人养了五年孩子。</w:t>
      </w:r>
      <w:r>
        <w:rPr>
          <w:rFonts w:ascii="Calibri" w:hAnsi="Calibri"/>
          <w:rtl w:val="0"/>
          <w:lang w:val="en-US"/>
        </w:rPr>
        <w:t>Dante</w:t>
      </w:r>
      <w:r>
        <w:rPr>
          <w:rtl w:val="0"/>
          <w:lang w:val="zh-TW" w:eastAsia="zh-TW"/>
        </w:rPr>
        <w:t>，你说可笑不可笑？</w:t>
      </w:r>
      <w:r>
        <w:rPr>
          <w:lang w:val="en-US"/>
        </w:rPr>
        <w:br w:type="textWrapping"/>
      </w:r>
      <w:r>
        <w:rPr>
          <w:rFonts w:ascii="Times New Roman" w:hAnsi="Times New Roman"/>
          <w:outline w:val="0"/>
          <w:color w:val="ff0000"/>
          <w:u w:color="ff0000"/>
          <w:rtl w:val="0"/>
          <w:lang w:val="en-US"/>
          <w14:textFill>
            <w14:solidFill>
              <w14:srgbClr w14:val="FF0000"/>
            </w14:solidFill>
          </w14:textFill>
        </w:rPr>
        <w:t>Eve: The mighty New York mafia godfather, cheated on for five years, raising another man's child. Dante, isn't that hilarious?</w:t>
      </w:r>
    </w:p>
    <w:p>
      <w:pPr>
        <w:pStyle w:val="Normal (Web)"/>
        <w:widowControl w:val="1"/>
        <w:spacing w:line="288" w:lineRule="auto"/>
      </w:pPr>
      <w:r>
        <w:rPr>
          <w:rFonts w:ascii="Calibri" w:hAnsi="Calibri"/>
          <w:rtl w:val="0"/>
          <w:lang w:val="en-US"/>
        </w:rPr>
        <w:t>Dante</w:t>
      </w:r>
      <w:r>
        <w:rPr>
          <w:rtl w:val="0"/>
          <w:lang w:val="zh-TW" w:eastAsia="zh-TW"/>
        </w:rPr>
        <w:t>（声音嘶哑，浑身发抖）：不可能</w:t>
      </w:r>
      <w:r>
        <w:rPr>
          <w:rFonts w:ascii="Calibri" w:hAnsi="Calibri" w:hint="default"/>
          <w:rtl w:val="0"/>
          <w:lang w:val="en-US"/>
        </w:rPr>
        <w:t>……</w:t>
      </w:r>
      <w:r>
        <w:rPr>
          <w:rtl w:val="0"/>
          <w:lang w:val="zh-TW" w:eastAsia="zh-TW"/>
        </w:rPr>
        <w:t>这不可能</w:t>
      </w:r>
      <w:r>
        <w:rPr>
          <w:rFonts w:ascii="Calibri" w:hAnsi="Calibri" w:hint="default"/>
          <w:rtl w:val="0"/>
          <w:lang w:val="en-US"/>
        </w:rPr>
        <w:t>……</w:t>
        <w:br w:type="textWrapping"/>
      </w:r>
      <w:r>
        <w:rPr>
          <w:rFonts w:ascii="Times New Roman" w:hAnsi="Times New Roman"/>
          <w:outline w:val="0"/>
          <w:color w:val="ff0000"/>
          <w:u w:color="ff0000"/>
          <w:rtl w:val="0"/>
          <w:lang w:val="en-US"/>
          <w14:textFill>
            <w14:solidFill>
              <w14:srgbClr w14:val="FF0000"/>
            </w14:solidFill>
          </w14:textFill>
        </w:rPr>
        <w:t>Dante: Impossible... This is impossible...</w:t>
      </w:r>
    </w:p>
    <w:p>
      <w:pPr>
        <w:pStyle w:val="Normal (Web)"/>
        <w:widowControl w:val="1"/>
        <w:spacing w:line="288" w:lineRule="auto"/>
      </w:pPr>
      <w:r>
        <w:rPr>
          <w:rFonts w:ascii="Calibri" w:hAnsi="Calibri"/>
          <w:rtl w:val="0"/>
          <w:lang w:val="en-US"/>
        </w:rPr>
        <w:t>Lily</w:t>
      </w:r>
      <w:r>
        <w:rPr>
          <w:rtl w:val="0"/>
          <w:lang w:val="zh-TW" w:eastAsia="zh-TW"/>
        </w:rPr>
        <w:t>（瘫在地上，爬过来抱</w:t>
      </w:r>
      <w:r>
        <w:rPr>
          <w:rFonts w:ascii="Calibri" w:hAnsi="Calibri"/>
          <w:rtl w:val="0"/>
          <w:lang w:val="en-US"/>
        </w:rPr>
        <w:t>Dante</w:t>
      </w:r>
      <w:r>
        <w:rPr>
          <w:rtl w:val="0"/>
          <w:lang w:val="zh-TW" w:eastAsia="zh-TW"/>
        </w:rPr>
        <w:t>的腿）：</w:t>
      </w:r>
      <w:r>
        <w:rPr>
          <w:rFonts w:ascii="Calibri" w:hAnsi="Calibri"/>
          <w:rtl w:val="0"/>
          <w:lang w:val="en-US"/>
        </w:rPr>
        <w:t>Dante</w:t>
      </w:r>
      <w:r>
        <w:rPr>
          <w:rtl w:val="0"/>
          <w:lang w:val="zh-TW" w:eastAsia="zh-TW"/>
        </w:rPr>
        <w:t>！你别信她！孩子就是你的！真的是你的！</w:t>
      </w:r>
      <w:r>
        <w:rPr>
          <w:lang w:val="en-US"/>
        </w:rPr>
        <w:br w:type="textWrapping"/>
      </w:r>
      <w:r>
        <w:rPr>
          <w:rFonts w:ascii="Times New Roman" w:hAnsi="Times New Roman"/>
          <w:outline w:val="0"/>
          <w:color w:val="ff0000"/>
          <w:u w:color="ff0000"/>
          <w:rtl w:val="0"/>
          <w:lang w:val="en-US"/>
          <w14:textFill>
            <w14:solidFill>
              <w14:srgbClr w14:val="FF0000"/>
            </w14:solidFill>
          </w14:textFill>
        </w:rPr>
        <w:t>Lily: Dante! Don't believe her! The child is yours! He really is!</w:t>
      </w:r>
    </w:p>
    <w:p>
      <w:pPr>
        <w:pStyle w:val="Normal (Web)"/>
        <w:widowControl w:val="1"/>
        <w:spacing w:line="288" w:lineRule="auto"/>
      </w:pPr>
      <w:r>
        <w:rPr>
          <w:rFonts w:ascii="Calibri" w:hAnsi="Calibri"/>
          <w:rtl w:val="0"/>
          <w:lang w:val="en-US"/>
        </w:rPr>
        <w:t>Dante</w:t>
      </w:r>
      <w:r>
        <w:rPr>
          <w:rtl w:val="0"/>
          <w:lang w:val="zh-TW" w:eastAsia="zh-TW"/>
        </w:rPr>
        <w:t>（一脚踹开她，对着手下怒吼）：去！把那个孩子带过来！现在！立刻！</w:t>
      </w:r>
      <w:r>
        <w:rPr>
          <w:lang w:val="en-US"/>
        </w:rPr>
        <w:br w:type="textWrapping"/>
      </w:r>
      <w:r>
        <w:rPr>
          <w:rFonts w:ascii="Times New Roman" w:hAnsi="Times New Roman"/>
          <w:outline w:val="0"/>
          <w:color w:val="ff0000"/>
          <w:u w:color="ff0000"/>
          <w:rtl w:val="0"/>
          <w:lang w:val="en-US"/>
          <w14:textFill>
            <w14:solidFill>
              <w14:srgbClr w14:val="FF0000"/>
            </w14:solidFill>
          </w14:textFill>
        </w:rPr>
        <w:t>Dante: You! Bring that child here! Now! Right now!</w:t>
      </w:r>
    </w:p>
    <w:p>
      <w:pPr>
        <w:pStyle w:val="Normal (Web)"/>
        <w:widowControl w:val="1"/>
        <w:spacing w:line="288" w:lineRule="auto"/>
      </w:pPr>
      <w:r>
        <w:rPr>
          <w:rtl w:val="0"/>
          <w:lang w:val="en-US"/>
        </w:rPr>
        <w:t>△</w:t>
      </w:r>
      <w:r>
        <w:rPr>
          <w:rtl w:val="0"/>
          <w:lang w:val="zh-TW" w:eastAsia="zh-TW"/>
        </w:rPr>
        <w:t>手下转身冲出去，几分钟后，抱着孩子走进宴会厅。</w:t>
      </w:r>
    </w:p>
    <w:p>
      <w:pPr>
        <w:pStyle w:val="Normal (Web)"/>
        <w:widowControl w:val="1"/>
        <w:spacing w:line="288" w:lineRule="auto"/>
      </w:pPr>
      <w:r>
        <w:rPr>
          <w:rtl w:val="0"/>
          <w:lang w:val="en-US"/>
        </w:rPr>
        <w:t>△</w:t>
      </w:r>
      <w:r>
        <w:rPr>
          <w:rFonts w:ascii="Calibri" w:hAnsi="Calibri"/>
          <w:rtl w:val="0"/>
          <w:lang w:val="en-US"/>
        </w:rPr>
        <w:t>Dante</w:t>
      </w:r>
      <w:r>
        <w:rPr>
          <w:rtl w:val="0"/>
          <w:lang w:val="zh-TW" w:eastAsia="zh-TW"/>
        </w:rPr>
        <w:t>让人拿来验血工具，当场扎破孩子和自己的手指，把血滴进试剂里。</w:t>
      </w:r>
    </w:p>
    <w:p>
      <w:pPr>
        <w:pStyle w:val="Normal (Web)"/>
        <w:widowControl w:val="1"/>
        <w:spacing w:line="288" w:lineRule="auto"/>
      </w:pPr>
      <w:r>
        <w:rPr>
          <w:rtl w:val="0"/>
          <w:lang w:val="en-US"/>
        </w:rPr>
        <w:t>△</w:t>
      </w:r>
      <w:r>
        <w:rPr>
          <w:rtl w:val="0"/>
          <w:lang w:val="zh-TW" w:eastAsia="zh-TW"/>
        </w:rPr>
        <w:t>所有人都围了上来，盯着试剂的变化。</w:t>
      </w:r>
    </w:p>
    <w:p>
      <w:pPr>
        <w:pStyle w:val="Normal (Web)"/>
        <w:widowControl w:val="1"/>
        <w:spacing w:line="288" w:lineRule="auto"/>
      </w:pPr>
      <w:r>
        <w:rPr>
          <w:rtl w:val="0"/>
          <w:lang w:val="en-US"/>
        </w:rPr>
        <w:t>△</w:t>
      </w:r>
      <w:r>
        <w:rPr>
          <w:rtl w:val="0"/>
          <w:lang w:val="zh-TW" w:eastAsia="zh-TW"/>
        </w:rPr>
        <w:t>几分钟后，试剂显示结果，非亲生</w:t>
      </w:r>
      <w:r>
        <w:rPr>
          <w:rFonts w:ascii="Calibri" w:hAnsi="Calibri"/>
          <w:rtl w:val="0"/>
          <w:lang w:val="zh-TW" w:eastAsia="zh-TW"/>
        </w:rPr>
        <w:t xml:space="preserve"> </w:t>
      </w:r>
      <w:r>
        <w:rPr>
          <w:rFonts w:ascii="Calibri" w:hAnsi="Calibri"/>
          <w:outline w:val="0"/>
          <w:color w:val="ff2600"/>
          <w:u w:color="ff2600"/>
          <w:rtl w:val="0"/>
          <w:lang w:val="zh-TW" w:eastAsia="zh-TW"/>
          <w14:textFill>
            <w14:solidFill>
              <w14:srgbClr w14:val="FF2600"/>
            </w14:solidFill>
          </w14:textFill>
        </w:rPr>
        <w:t>Not biologically related</w:t>
      </w:r>
      <w:r>
        <w:rPr>
          <w:rFonts w:ascii="Calibri" w:hAnsi="Calibri"/>
          <w:rtl w:val="0"/>
          <w:lang w:val="zh-TW" w:eastAsia="zh-TW"/>
        </w:rPr>
        <w:t>.</w:t>
      </w:r>
      <w:r>
        <w:rPr>
          <w:rtl w:val="0"/>
          <w:lang w:val="zh-TW" w:eastAsia="zh-TW"/>
        </w:rPr>
        <w:t>。</w:t>
      </w:r>
    </w:p>
    <w:p>
      <w:pPr>
        <w:pStyle w:val="Normal (Web)"/>
        <w:widowControl w:val="1"/>
        <w:spacing w:line="288" w:lineRule="auto"/>
      </w:pPr>
      <w:r>
        <w:rPr>
          <w:rtl w:val="0"/>
          <w:lang w:val="en-US"/>
        </w:rPr>
        <w:t>△</w:t>
      </w:r>
      <w:r>
        <w:rPr>
          <w:rtl w:val="0"/>
          <w:lang w:val="zh-TW" w:eastAsia="zh-TW"/>
        </w:rPr>
        <w:t>全场再次哗然，嘲讽的目光齐刷刷落在</w:t>
      </w:r>
      <w:r>
        <w:rPr>
          <w:rFonts w:ascii="Calibri" w:hAnsi="Calibri"/>
          <w:rtl w:val="0"/>
          <w:lang w:val="en-US"/>
        </w:rPr>
        <w:t>Dante</w:t>
      </w:r>
      <w:r>
        <w:rPr>
          <w:rtl w:val="0"/>
          <w:lang w:val="zh-TW" w:eastAsia="zh-TW"/>
        </w:rPr>
        <w:t>身上。</w:t>
      </w:r>
    </w:p>
    <w:p>
      <w:pPr>
        <w:pStyle w:val="Normal (Web)"/>
        <w:widowControl w:val="1"/>
        <w:spacing w:line="288" w:lineRule="auto"/>
      </w:pPr>
      <w:r>
        <w:rPr>
          <w:rFonts w:ascii="Calibri" w:hAnsi="Calibri"/>
          <w:rtl w:val="0"/>
          <w:lang w:val="en-US"/>
        </w:rPr>
        <w:t>Dante</w:t>
      </w:r>
      <w:r>
        <w:rPr>
          <w:rtl w:val="0"/>
          <w:lang w:val="zh-TW" w:eastAsia="zh-TW"/>
        </w:rPr>
        <w:t>（拔枪，枪口死死抵住</w:t>
      </w:r>
      <w:r>
        <w:rPr>
          <w:rFonts w:ascii="Calibri" w:hAnsi="Calibri"/>
          <w:rtl w:val="0"/>
          <w:lang w:val="en-US"/>
        </w:rPr>
        <w:t>Lily</w:t>
      </w:r>
      <w:r>
        <w:rPr>
          <w:rtl w:val="0"/>
          <w:lang w:val="zh-TW" w:eastAsia="zh-TW"/>
        </w:rPr>
        <w:t>的额头）：贱人！你骗了我五年！</w:t>
      </w:r>
      <w:r>
        <w:rPr>
          <w:lang w:val="en-US"/>
        </w:rPr>
        <w:br w:type="textWrapping"/>
      </w:r>
      <w:r>
        <w:rPr>
          <w:rFonts w:ascii="Times New Roman" w:hAnsi="Times New Roman"/>
          <w:outline w:val="0"/>
          <w:color w:val="ff0000"/>
          <w:u w:color="ff0000"/>
          <w:rtl w:val="0"/>
          <w:lang w:val="en-US"/>
          <w14:textFill>
            <w14:solidFill>
              <w14:srgbClr w14:val="FF0000"/>
            </w14:solidFill>
          </w14:textFill>
        </w:rPr>
        <w:t>Dante: Bitch! You lied to me for five years!</w:t>
      </w:r>
    </w:p>
    <w:p>
      <w:pPr>
        <w:pStyle w:val="Normal (Web)"/>
        <w:widowControl w:val="1"/>
        <w:spacing w:line="288" w:lineRule="auto"/>
      </w:pPr>
      <w:r>
        <w:rPr>
          <w:rFonts w:ascii="Calibri" w:hAnsi="Calibri"/>
          <w:rtl w:val="0"/>
          <w:lang w:val="en-US"/>
        </w:rPr>
        <w:t>Lily</w:t>
      </w:r>
      <w:r>
        <w:rPr>
          <w:rtl w:val="0"/>
          <w:lang w:val="zh-TW" w:eastAsia="zh-TW"/>
        </w:rPr>
        <w:t>（吓得浑身发抖，尿了裤子，尖叫着大喊）：别杀我！</w:t>
      </w:r>
      <w:r>
        <w:rPr>
          <w:rFonts w:ascii="Calibri" w:hAnsi="Calibri"/>
          <w:rtl w:val="0"/>
          <w:lang w:val="en-US"/>
        </w:rPr>
        <w:t>Dante</w:t>
      </w:r>
      <w:r>
        <w:rPr>
          <w:rtl w:val="0"/>
          <w:lang w:val="zh-TW" w:eastAsia="zh-TW"/>
        </w:rPr>
        <w:t>！你别杀我！当年</w:t>
      </w:r>
      <w:r>
        <w:rPr>
          <w:rFonts w:ascii="Calibri" w:hAnsi="Calibri"/>
          <w:rtl w:val="0"/>
          <w:lang w:val="en-US"/>
        </w:rPr>
        <w:t>Eve</w:t>
      </w:r>
      <w:r>
        <w:rPr>
          <w:rtl w:val="0"/>
          <w:lang w:val="zh-TW" w:eastAsia="zh-TW"/>
        </w:rPr>
        <w:t>流产，也有你的一份！是你亲手把她扔在爆炸的车里！是你亲手害死了你的孩子！你和我一样！都有罪！</w:t>
      </w:r>
      <w:r>
        <w:rPr>
          <w:lang w:val="en-US"/>
        </w:rPr>
        <w:br w:type="textWrapping"/>
      </w:r>
      <w:r>
        <w:rPr>
          <w:rFonts w:ascii="Times New Roman" w:hAnsi="Times New Roman"/>
          <w:outline w:val="0"/>
          <w:color w:val="ff0000"/>
          <w:u w:color="ff0000"/>
          <w:rtl w:val="0"/>
          <w:lang w:val="en-US"/>
          <w14:textFill>
            <w14:solidFill>
              <w14:srgbClr w14:val="FF0000"/>
            </w14:solidFill>
          </w14:textFill>
        </w:rPr>
        <w:t>Lily: Don't kill me! Dante! Don't kill me! Eve's miscarriage was on you too! You chose to leave her in that exploding car! You killed your own child! You're just like me! Guilty!</w:t>
      </w:r>
    </w:p>
    <w:p>
      <w:pPr>
        <w:pStyle w:val="Normal (Web)"/>
        <w:widowControl w:val="1"/>
        <w:spacing w:line="288" w:lineRule="auto"/>
      </w:pPr>
      <w:r>
        <w:rPr>
          <w:rtl w:val="0"/>
          <w:lang w:val="en-US"/>
        </w:rPr>
        <w:t>△</w:t>
      </w:r>
      <w:r>
        <w:rPr>
          <w:rFonts w:ascii="Calibri" w:hAnsi="Calibri"/>
          <w:rtl w:val="0"/>
          <w:lang w:val="en-US"/>
        </w:rPr>
        <w:t>Dante</w:t>
      </w:r>
      <w:r>
        <w:rPr>
          <w:rtl w:val="0"/>
          <w:lang w:val="zh-TW" w:eastAsia="zh-TW"/>
        </w:rPr>
        <w:t>的手猛地僵住，枪口垂了下来，整个人如遭雷击，愣在原地。</w:t>
      </w:r>
    </w:p>
    <w:p>
      <w:pPr>
        <w:pStyle w:val="Normal (Web)"/>
        <w:widowControl w:val="1"/>
        <w:spacing w:line="288" w:lineRule="auto"/>
      </w:pPr>
      <w:r>
        <w:rPr>
          <w:rFonts w:ascii="Calibri" w:hAnsi="Calibri"/>
          <w:rtl w:val="0"/>
          <w:lang w:val="en-US"/>
        </w:rPr>
        <w:t>Eve</w:t>
      </w:r>
      <w:r>
        <w:rPr>
          <w:rtl w:val="0"/>
          <w:lang w:val="zh-TW" w:eastAsia="zh-TW"/>
        </w:rPr>
        <w:t>（看着</w:t>
      </w:r>
      <w:r>
        <w:rPr>
          <w:rFonts w:ascii="Calibri" w:hAnsi="Calibri"/>
          <w:rtl w:val="0"/>
          <w:lang w:val="en-US"/>
        </w:rPr>
        <w:t>Dante</w:t>
      </w:r>
      <w:r>
        <w:rPr>
          <w:rtl w:val="0"/>
          <w:lang w:val="zh-TW" w:eastAsia="zh-TW"/>
        </w:rPr>
        <w:t>，嘴角勾起一抹残忍的笑）：现在，才知道吗？晚了。</w:t>
      </w:r>
      <w:r>
        <w:rPr>
          <w:lang w:val="en-US"/>
        </w:rPr>
        <w:br w:type="textWrapping"/>
      </w:r>
      <w:r>
        <w:rPr>
          <w:rFonts w:ascii="Times New Roman" w:hAnsi="Times New Roman"/>
          <w:outline w:val="0"/>
          <w:color w:val="ff0000"/>
          <w:u w:color="ff0000"/>
          <w:rtl w:val="0"/>
          <w:lang w:val="en-US"/>
          <w14:textFill>
            <w14:solidFill>
              <w14:srgbClr w14:val="FF0000"/>
            </w14:solidFill>
          </w14:textFill>
        </w:rPr>
        <w:t>Eve: You figured it out now? Too late.</w:t>
      </w:r>
    </w:p>
    <w:p>
      <w:pPr>
        <w:pStyle w:val="Normal (Web)"/>
        <w:widowControl w:val="1"/>
        <w:spacing w:line="288" w:lineRule="auto"/>
      </w:pPr>
      <w:r>
        <w:rPr>
          <w:rFonts w:ascii="Calibri" w:hAnsi="Calibri" w:hint="default"/>
          <w:rtl w:val="0"/>
          <w:lang w:val="en-US"/>
        </w:rPr>
        <w:t> </w:t>
      </w:r>
    </w:p>
    <w:p>
      <w:pPr>
        <w:pStyle w:val="Normal (Web)"/>
        <w:widowControl w:val="1"/>
        <w:spacing w:line="288" w:lineRule="auto"/>
        <w:rPr>
          <w:lang w:val="zh-TW" w:eastAsia="zh-TW"/>
        </w:rPr>
      </w:pPr>
      <w:r>
        <w:rPr>
          <w:rtl w:val="0"/>
          <w:lang w:val="zh-TW" w:eastAsia="zh-TW"/>
        </w:rPr>
        <w:t>第九集</w:t>
      </w:r>
    </w:p>
    <w:p>
      <w:pPr>
        <w:pStyle w:val="Normal (Web)"/>
        <w:widowControl w:val="1"/>
        <w:spacing w:line="288" w:lineRule="auto"/>
      </w:pPr>
      <w:r>
        <w:rPr>
          <w:rFonts w:ascii="Calibri" w:hAnsi="Calibri"/>
          <w:rtl w:val="0"/>
          <w:lang w:val="en-US"/>
        </w:rPr>
        <w:t>9-1</w:t>
      </w:r>
      <w:r>
        <w:rPr>
          <w:rtl w:val="0"/>
          <w:lang w:val="zh-TW" w:eastAsia="zh-TW"/>
        </w:rPr>
        <w:t>夜内城郊废弃仓库</w:t>
      </w:r>
    </w:p>
    <w:p>
      <w:pPr>
        <w:pStyle w:val="Normal (Web)"/>
        <w:widowControl w:val="1"/>
        <w:spacing w:line="288" w:lineRule="auto"/>
      </w:pPr>
      <w:r>
        <w:rPr>
          <w:rtl w:val="0"/>
          <w:lang w:val="zh-TW" w:eastAsia="zh-TW"/>
        </w:rPr>
        <w:t>人物：</w:t>
      </w:r>
      <w:r>
        <w:rPr>
          <w:rFonts w:ascii="Calibri" w:hAnsi="Calibri"/>
          <w:rtl w:val="0"/>
          <w:lang w:val="en-US"/>
        </w:rPr>
        <w:t>Dante</w:t>
      </w:r>
      <w:r>
        <w:rPr>
          <w:rtl w:val="0"/>
          <w:lang w:val="zh-TW" w:eastAsia="zh-TW"/>
        </w:rPr>
        <w:t>、手下</w:t>
      </w:r>
    </w:p>
    <w:p>
      <w:pPr>
        <w:pStyle w:val="Normal (Web)"/>
        <w:widowControl w:val="1"/>
        <w:spacing w:line="288" w:lineRule="auto"/>
      </w:pPr>
      <w:r>
        <w:rPr>
          <w:rtl w:val="0"/>
          <w:lang w:val="en-US"/>
        </w:rPr>
        <w:t>△</w:t>
      </w:r>
      <w:r>
        <w:rPr>
          <w:rFonts w:ascii="Calibri" w:hAnsi="Calibri"/>
          <w:rtl w:val="0"/>
          <w:lang w:val="en-US"/>
        </w:rPr>
        <w:t>Dante</w:t>
      </w:r>
      <w:r>
        <w:rPr>
          <w:rtl w:val="0"/>
          <w:lang w:val="zh-TW" w:eastAsia="zh-TW"/>
        </w:rPr>
        <w:t>踹开仓库大门，带着手下冲进来，手电筒的光扫过满是灰尘的仓库。</w:t>
      </w:r>
    </w:p>
    <w:p>
      <w:pPr>
        <w:pStyle w:val="Normal (Web)"/>
        <w:widowControl w:val="1"/>
        <w:spacing w:line="288" w:lineRule="auto"/>
      </w:pPr>
      <w:r>
        <w:rPr>
          <w:rFonts w:ascii="Calibri" w:hAnsi="Calibri"/>
          <w:rtl w:val="0"/>
          <w:lang w:val="en-US"/>
        </w:rPr>
        <w:t>Dante</w:t>
      </w:r>
      <w:r>
        <w:rPr>
          <w:rtl w:val="0"/>
          <w:lang w:val="zh-TW" w:eastAsia="zh-TW"/>
        </w:rPr>
        <w:t>（怒吼）：给我找！五年前</w:t>
      </w:r>
      <w:r>
        <w:rPr>
          <w:rFonts w:ascii="Calibri" w:hAnsi="Calibri"/>
          <w:rtl w:val="0"/>
          <w:lang w:val="en-US"/>
        </w:rPr>
        <w:t>Eve</w:t>
      </w:r>
      <w:r>
        <w:rPr>
          <w:rtl w:val="0"/>
          <w:lang w:val="zh-TW" w:eastAsia="zh-TW"/>
        </w:rPr>
        <w:t>放在这里的保险箱！全部给我翻出来！</w:t>
      </w:r>
      <w:r>
        <w:rPr>
          <w:lang w:val="en-US"/>
        </w:rPr>
        <w:br w:type="textWrapping"/>
      </w:r>
      <w:r>
        <w:rPr>
          <w:rFonts w:ascii="Times New Roman" w:hAnsi="Times New Roman"/>
          <w:outline w:val="0"/>
          <w:color w:val="ff0000"/>
          <w:u w:color="ff0000"/>
          <w:rtl w:val="0"/>
          <w:lang w:val="en-US"/>
          <w14:textFill>
            <w14:solidFill>
              <w14:srgbClr w14:val="FF0000"/>
            </w14:solidFill>
          </w14:textFill>
        </w:rPr>
        <w:t>Dante: Find it! The safe Eve kept here five years ago! Search everywhere!</w:t>
      </w:r>
    </w:p>
    <w:p>
      <w:pPr>
        <w:pStyle w:val="Normal (Web)"/>
        <w:widowControl w:val="1"/>
        <w:spacing w:line="288" w:lineRule="auto"/>
      </w:pPr>
      <w:r>
        <w:rPr>
          <w:rtl w:val="0"/>
          <w:lang w:val="en-US"/>
        </w:rPr>
        <w:t>△</w:t>
      </w:r>
      <w:r>
        <w:rPr>
          <w:rtl w:val="0"/>
          <w:lang w:val="zh-TW" w:eastAsia="zh-TW"/>
        </w:rPr>
        <w:t>手下四散开来，砸开仓库里的储物柜，翻找了十几分钟，终于在墙壁的暗格里，找到了一个锁死的铁制保险箱。</w:t>
      </w:r>
    </w:p>
    <w:p>
      <w:pPr>
        <w:pStyle w:val="Normal (Web)"/>
        <w:widowControl w:val="1"/>
        <w:spacing w:line="288" w:lineRule="auto"/>
      </w:pPr>
      <w:r>
        <w:rPr>
          <w:rtl w:val="0"/>
          <w:lang w:val="zh-TW" w:eastAsia="zh-TW"/>
        </w:rPr>
        <w:t>手下：少主！找到了！</w:t>
      </w:r>
      <w:r>
        <w:rPr>
          <w:lang w:val="en-US"/>
        </w:rPr>
        <w:br w:type="textWrapping"/>
      </w:r>
      <w:r>
        <w:rPr>
          <w:rFonts w:ascii="Times New Roman" w:hAnsi="Times New Roman"/>
          <w:outline w:val="0"/>
          <w:color w:val="ff0000"/>
          <w:u w:color="ff0000"/>
          <w:rtl w:val="0"/>
          <w:lang w:val="en-US"/>
          <w14:textFill>
            <w14:solidFill>
              <w14:srgbClr w14:val="FF0000"/>
            </w14:solidFill>
          </w14:textFill>
        </w:rPr>
        <w:t>Henchman: Boss! We found it!</w:t>
      </w:r>
    </w:p>
    <w:p>
      <w:pPr>
        <w:pStyle w:val="Normal (Web)"/>
        <w:widowControl w:val="1"/>
        <w:spacing w:line="288" w:lineRule="auto"/>
      </w:pPr>
      <w:r>
        <w:rPr>
          <w:rtl w:val="0"/>
          <w:lang w:val="en-US"/>
        </w:rPr>
        <w:t>△</w:t>
      </w:r>
      <w:r>
        <w:rPr>
          <w:rFonts w:ascii="Calibri" w:hAnsi="Calibri"/>
          <w:rtl w:val="0"/>
          <w:lang w:val="en-US"/>
        </w:rPr>
        <w:t>Dante</w:t>
      </w:r>
      <w:r>
        <w:rPr>
          <w:rtl w:val="0"/>
          <w:lang w:val="zh-TW" w:eastAsia="zh-TW"/>
        </w:rPr>
        <w:t>冲过去，抢过铁棍，疯了一样砸向保险箱的锁扣，一下又一下，直到锁扣被砸烂，保险箱的门弹开。</w:t>
      </w:r>
    </w:p>
    <w:p>
      <w:pPr>
        <w:pStyle w:val="Normal (Web)"/>
        <w:widowControl w:val="1"/>
        <w:spacing w:line="288" w:lineRule="auto"/>
      </w:pPr>
      <w:r>
        <w:rPr>
          <w:rtl w:val="0"/>
          <w:lang w:val="en-US"/>
        </w:rPr>
        <w:t>△</w:t>
      </w:r>
      <w:r>
        <w:rPr>
          <w:rFonts w:ascii="Calibri" w:hAnsi="Calibri"/>
          <w:rtl w:val="0"/>
          <w:lang w:val="en-US"/>
        </w:rPr>
        <w:t>Dante</w:t>
      </w:r>
      <w:r>
        <w:rPr>
          <w:rtl w:val="0"/>
          <w:lang w:val="zh-TW" w:eastAsia="zh-TW"/>
        </w:rPr>
        <w:t>伸手进去，先摸出一张发黄的孕检单，上面的字迹已经有些模糊，却清晰写着</w:t>
      </w:r>
      <w:r>
        <w:rPr>
          <w:rFonts w:ascii="Calibri" w:hAnsi="Calibri" w:hint="default"/>
          <w:rtl w:val="0"/>
          <w:lang w:val="en-US"/>
        </w:rPr>
        <w:t>“</w:t>
      </w:r>
      <w:r>
        <w:rPr>
          <w:rtl w:val="0"/>
          <w:lang w:val="zh-TW" w:eastAsia="zh-TW"/>
        </w:rPr>
        <w:t>早孕，双胞胎，孕周</w:t>
      </w:r>
      <w:r>
        <w:rPr>
          <w:rFonts w:ascii="Calibri" w:hAnsi="Calibri"/>
          <w:rtl w:val="0"/>
          <w:lang w:val="en-US"/>
        </w:rPr>
        <w:t>6</w:t>
      </w:r>
      <w:r>
        <w:rPr>
          <w:rtl w:val="0"/>
          <w:lang w:val="zh-TW" w:eastAsia="zh-TW"/>
        </w:rPr>
        <w:t>周</w:t>
      </w:r>
      <w:r>
        <w:rPr>
          <w:rFonts w:ascii="Calibri" w:hAnsi="Calibri"/>
          <w:rtl w:val="0"/>
          <w:lang w:val="zh-TW" w:eastAsia="zh-TW"/>
        </w:rPr>
        <w:t xml:space="preserve"> </w:t>
      </w:r>
      <w:r>
        <w:rPr>
          <w:rFonts w:ascii="Calibri" w:hAnsi="Calibri"/>
          <w:outline w:val="0"/>
          <w:color w:val="ff2600"/>
          <w:u w:color="ff2600"/>
          <w:rtl w:val="0"/>
          <w:lang w:val="zh-TW" w:eastAsia="zh-TW"/>
          <w14:textFill>
            <w14:solidFill>
              <w14:srgbClr w14:val="FF2600"/>
            </w14:solidFill>
          </w14:textFill>
        </w:rPr>
        <w:t>Early pregnancy. Twins. Six weeks along</w:t>
      </w:r>
      <w:r>
        <w:rPr>
          <w:rFonts w:ascii="Calibri" w:hAnsi="Calibri"/>
          <w:rtl w:val="0"/>
          <w:lang w:val="zh-TW" w:eastAsia="zh-TW"/>
        </w:rPr>
        <w:t>.</w:t>
      </w:r>
      <w:r>
        <w:rPr>
          <w:rFonts w:ascii="Calibri" w:hAnsi="Calibri" w:hint="default"/>
          <w:rtl w:val="0"/>
          <w:lang w:val="en-US"/>
        </w:rPr>
        <w:t>”</w:t>
      </w:r>
      <w:r>
        <w:rPr>
          <w:rtl w:val="0"/>
          <w:lang w:val="zh-TW" w:eastAsia="zh-TW"/>
        </w:rPr>
        <w:t>，右下角是</w:t>
      </w:r>
      <w:r>
        <w:rPr>
          <w:rFonts w:ascii="Calibri" w:hAnsi="Calibri"/>
          <w:rtl w:val="0"/>
          <w:lang w:val="en-US"/>
        </w:rPr>
        <w:t>Eve</w:t>
      </w:r>
      <w:r>
        <w:rPr>
          <w:rtl w:val="0"/>
          <w:lang w:val="zh-TW" w:eastAsia="zh-TW"/>
        </w:rPr>
        <w:t>的名字，还有当年的医院盖章。</w:t>
      </w:r>
    </w:p>
    <w:p>
      <w:pPr>
        <w:pStyle w:val="Normal (Web)"/>
        <w:widowControl w:val="1"/>
        <w:spacing w:line="288" w:lineRule="auto"/>
      </w:pPr>
      <w:r>
        <w:rPr>
          <w:rtl w:val="0"/>
          <w:lang w:val="en-US"/>
        </w:rPr>
        <w:t>△</w:t>
      </w:r>
      <w:r>
        <w:rPr>
          <w:rFonts w:ascii="Calibri" w:hAnsi="Calibri"/>
          <w:rtl w:val="0"/>
          <w:lang w:val="en-US"/>
        </w:rPr>
        <w:t>Dante</w:t>
      </w:r>
      <w:r>
        <w:rPr>
          <w:rtl w:val="0"/>
          <w:lang w:val="zh-TW" w:eastAsia="zh-TW"/>
        </w:rPr>
        <w:t>的手瞬间抖了，孕检单差点从手里掉下去。</w:t>
      </w:r>
    </w:p>
    <w:p>
      <w:pPr>
        <w:pStyle w:val="Normal (Web)"/>
        <w:widowControl w:val="1"/>
        <w:spacing w:line="288" w:lineRule="auto"/>
      </w:pPr>
      <w:r>
        <w:rPr>
          <w:rtl w:val="0"/>
          <w:lang w:val="en-US"/>
        </w:rPr>
        <w:t>△</w:t>
      </w:r>
      <w:r>
        <w:rPr>
          <w:rtl w:val="0"/>
          <w:lang w:val="zh-TW" w:eastAsia="zh-TW"/>
        </w:rPr>
        <w:t>他再伸手进去，摸出一件小小的、织了一半的婴儿毛衣，上面沾着已经发黑的血迹，还有一枚他当年送给</w:t>
      </w:r>
      <w:r>
        <w:rPr>
          <w:rFonts w:ascii="Calibri" w:hAnsi="Calibri"/>
          <w:rtl w:val="0"/>
          <w:lang w:val="en-US"/>
        </w:rPr>
        <w:t>Eve</w:t>
      </w:r>
      <w:r>
        <w:rPr>
          <w:rtl w:val="0"/>
          <w:lang w:val="zh-TW" w:eastAsia="zh-TW"/>
        </w:rPr>
        <w:t>，却被他嘲讽不值钱的尾戒。</w:t>
      </w:r>
    </w:p>
    <w:p>
      <w:pPr>
        <w:pStyle w:val="Normal (Web)"/>
        <w:widowControl w:val="1"/>
        <w:spacing w:line="288" w:lineRule="auto"/>
        <w:rPr>
          <w:lang w:val="zh-TW" w:eastAsia="zh-TW"/>
        </w:rPr>
      </w:pPr>
      <w:r>
        <w:rPr>
          <w:rtl w:val="0"/>
          <w:lang w:val="zh-TW" w:eastAsia="zh-TW"/>
        </w:rPr>
        <w:t>（闪回）</w:t>
      </w:r>
    </w:p>
    <w:p>
      <w:pPr>
        <w:pStyle w:val="Normal (Web)"/>
        <w:widowControl w:val="1"/>
        <w:spacing w:line="288" w:lineRule="auto"/>
      </w:pPr>
      <w:r>
        <w:rPr>
          <w:rtl w:val="0"/>
          <w:lang w:val="en-US"/>
        </w:rPr>
        <w:t>△</w:t>
      </w:r>
      <w:r>
        <w:rPr>
          <w:rtl w:val="0"/>
          <w:lang w:val="zh-TW" w:eastAsia="zh-TW"/>
        </w:rPr>
        <w:t>五年前，</w:t>
      </w:r>
      <w:r>
        <w:rPr>
          <w:rFonts w:ascii="Calibri" w:hAnsi="Calibri"/>
          <w:rtl w:val="0"/>
          <w:lang w:val="en-US"/>
        </w:rPr>
        <w:t>Eve</w:t>
      </w:r>
      <w:r>
        <w:rPr>
          <w:rtl w:val="0"/>
          <w:lang w:val="zh-TW" w:eastAsia="zh-TW"/>
        </w:rPr>
        <w:t>坐在沙发上，织着婴儿毛衣，抬头对刚回家的</w:t>
      </w:r>
      <w:r>
        <w:rPr>
          <w:rFonts w:ascii="Calibri" w:hAnsi="Calibri"/>
          <w:rtl w:val="0"/>
          <w:lang w:val="en-US"/>
        </w:rPr>
        <w:t>Dante</w:t>
      </w:r>
      <w:r>
        <w:rPr>
          <w:rtl w:val="0"/>
          <w:lang w:val="zh-TW" w:eastAsia="zh-TW"/>
        </w:rPr>
        <w:t>笑。</w:t>
      </w:r>
    </w:p>
    <w:p>
      <w:pPr>
        <w:pStyle w:val="Normal (Web)"/>
        <w:widowControl w:val="1"/>
        <w:spacing w:line="288" w:lineRule="auto"/>
      </w:pPr>
      <w:r>
        <w:rPr>
          <w:rFonts w:ascii="Calibri" w:hAnsi="Calibri"/>
          <w:rtl w:val="0"/>
          <w:lang w:val="en-US"/>
        </w:rPr>
        <w:t>Eve</w:t>
      </w:r>
      <w:r>
        <w:rPr>
          <w:rtl w:val="0"/>
          <w:lang w:val="zh-TW" w:eastAsia="zh-TW"/>
        </w:rPr>
        <w:t>：</w:t>
      </w:r>
      <w:r>
        <w:rPr>
          <w:rFonts w:ascii="Calibri" w:hAnsi="Calibri"/>
          <w:rtl w:val="0"/>
          <w:lang w:val="en-US"/>
        </w:rPr>
        <w:t>Dante</w:t>
      </w:r>
      <w:r>
        <w:rPr>
          <w:rtl w:val="0"/>
          <w:lang w:val="zh-TW" w:eastAsia="zh-TW"/>
        </w:rPr>
        <w:t>，你看，我给孩子织的小毛衣，好看吗？</w:t>
      </w:r>
      <w:r>
        <w:rPr>
          <w:lang w:val="en-US"/>
        </w:rPr>
        <w:br w:type="textWrapping"/>
      </w:r>
      <w:r>
        <w:rPr>
          <w:rFonts w:ascii="Times New Roman" w:hAnsi="Times New Roman"/>
          <w:outline w:val="0"/>
          <w:color w:val="ff0000"/>
          <w:u w:color="ff0000"/>
          <w:rtl w:val="0"/>
          <w:lang w:val="en-US"/>
          <w14:textFill>
            <w14:solidFill>
              <w14:srgbClr w14:val="FF0000"/>
            </w14:solidFill>
          </w14:textFill>
        </w:rPr>
        <w:t>Eve: Dante, look. The little sweater I knitted for our baby... is it cute?</w:t>
      </w:r>
    </w:p>
    <w:p>
      <w:pPr>
        <w:pStyle w:val="Normal (Web)"/>
        <w:widowControl w:val="1"/>
        <w:spacing w:line="288" w:lineRule="auto"/>
      </w:pPr>
      <w:r>
        <w:rPr>
          <w:rFonts w:ascii="Calibri" w:hAnsi="Calibri"/>
          <w:rtl w:val="0"/>
          <w:lang w:val="en-US"/>
        </w:rPr>
        <w:t>Dante</w:t>
      </w:r>
      <w:r>
        <w:rPr>
          <w:rtl w:val="0"/>
          <w:lang w:val="zh-TW" w:eastAsia="zh-TW"/>
        </w:rPr>
        <w:t>（看都没看一眼，扯掉领带）：无聊。</w:t>
      </w:r>
      <w:r>
        <w:rPr>
          <w:rFonts w:ascii="Calibri" w:hAnsi="Calibri"/>
          <w:rtl w:val="0"/>
          <w:lang w:val="en-US"/>
        </w:rPr>
        <w:t>Lily</w:t>
      </w:r>
      <w:r>
        <w:rPr>
          <w:rtl w:val="0"/>
          <w:lang w:val="zh-TW" w:eastAsia="zh-TW"/>
        </w:rPr>
        <w:t>今天不舒服，我要去看她。</w:t>
      </w:r>
      <w:r>
        <w:rPr>
          <w:lang w:val="en-US"/>
        </w:rPr>
        <w:br w:type="textWrapping"/>
      </w:r>
      <w:r>
        <w:rPr>
          <w:rFonts w:ascii="Times New Roman" w:hAnsi="Times New Roman"/>
          <w:outline w:val="0"/>
          <w:color w:val="ff0000"/>
          <w:u w:color="ff0000"/>
          <w:rtl w:val="0"/>
          <w:lang w:val="en-US"/>
          <w14:textFill>
            <w14:solidFill>
              <w14:srgbClr w14:val="FF0000"/>
            </w14:solidFill>
          </w14:textFill>
        </w:rPr>
        <w:t>Dante: Boring. Lily's not feeling well today. I'm going to check on her.</w:t>
      </w:r>
    </w:p>
    <w:p>
      <w:pPr>
        <w:pStyle w:val="Normal (Web)"/>
        <w:widowControl w:val="1"/>
        <w:spacing w:line="288" w:lineRule="auto"/>
      </w:pPr>
      <w:r>
        <w:rPr>
          <w:rtl w:val="0"/>
          <w:lang w:val="en-US"/>
        </w:rPr>
        <w:t>△</w:t>
      </w:r>
      <w:r>
        <w:rPr>
          <w:rFonts w:ascii="Calibri" w:hAnsi="Calibri"/>
          <w:rtl w:val="0"/>
          <w:lang w:val="en-US"/>
        </w:rPr>
        <w:t>Dante</w:t>
      </w:r>
      <w:r>
        <w:rPr>
          <w:rtl w:val="0"/>
          <w:lang w:val="zh-TW" w:eastAsia="zh-TW"/>
        </w:rPr>
        <w:t>转身就走，门被狠狠甩上，</w:t>
      </w:r>
      <w:r>
        <w:rPr>
          <w:rFonts w:ascii="Calibri" w:hAnsi="Calibri"/>
          <w:rtl w:val="0"/>
          <w:lang w:val="en-US"/>
        </w:rPr>
        <w:t>Eve</w:t>
      </w:r>
      <w:r>
        <w:rPr>
          <w:rtl w:val="0"/>
          <w:lang w:val="zh-TW" w:eastAsia="zh-TW"/>
        </w:rPr>
        <w:t>脸上的笑一点点消失。</w:t>
      </w:r>
    </w:p>
    <w:p>
      <w:pPr>
        <w:pStyle w:val="Normal (Web)"/>
        <w:widowControl w:val="1"/>
        <w:spacing w:line="288" w:lineRule="auto"/>
        <w:rPr>
          <w:lang w:val="zh-TW" w:eastAsia="zh-TW"/>
        </w:rPr>
      </w:pPr>
      <w:r>
        <w:rPr>
          <w:rtl w:val="0"/>
          <w:lang w:val="zh-TW" w:eastAsia="zh-TW"/>
        </w:rPr>
        <w:t>（闪回结束）</w:t>
      </w:r>
    </w:p>
    <w:p>
      <w:pPr>
        <w:pStyle w:val="Normal (Web)"/>
        <w:widowControl w:val="1"/>
        <w:spacing w:line="288" w:lineRule="auto"/>
      </w:pPr>
      <w:r>
        <w:rPr>
          <w:rtl w:val="0"/>
          <w:lang w:val="en-US"/>
        </w:rPr>
        <w:t>△</w:t>
      </w:r>
      <w:r>
        <w:rPr>
          <w:rFonts w:ascii="Calibri" w:hAnsi="Calibri"/>
          <w:rtl w:val="0"/>
          <w:lang w:val="en-US"/>
        </w:rPr>
        <w:t>Dante</w:t>
      </w:r>
      <w:r>
        <w:rPr>
          <w:rtl w:val="0"/>
          <w:lang w:val="zh-TW" w:eastAsia="zh-TW"/>
        </w:rPr>
        <w:t>抱着孕检单和婴儿毛衣，双腿一软，重重跪在地上，眼泪不受控制地砸在纸上。</w:t>
      </w:r>
    </w:p>
    <w:p>
      <w:pPr>
        <w:pStyle w:val="Normal (Web)"/>
        <w:widowControl w:val="1"/>
        <w:spacing w:line="288" w:lineRule="auto"/>
      </w:pPr>
      <w:r>
        <w:rPr>
          <w:rtl w:val="0"/>
          <w:lang w:val="en-US"/>
        </w:rPr>
        <w:t>△</w:t>
      </w:r>
      <w:r>
        <w:rPr>
          <w:rtl w:val="0"/>
          <w:lang w:val="zh-TW" w:eastAsia="zh-TW"/>
        </w:rPr>
        <w:t>他抬手，狠狠扇了自己一个耳光，接着又是一个，一下比一下重，直到嘴角渗出血，脸肿得老高，也没有停。</w:t>
      </w:r>
    </w:p>
    <w:p>
      <w:pPr>
        <w:pStyle w:val="Normal (Web)"/>
        <w:widowControl w:val="1"/>
        <w:spacing w:line="288" w:lineRule="auto"/>
      </w:pPr>
      <w:r>
        <w:rPr>
          <w:rFonts w:ascii="Calibri" w:hAnsi="Calibri" w:hint="default"/>
          <w:rtl w:val="0"/>
          <w:lang w:val="en-US"/>
        </w:rPr>
        <w:t> </w:t>
      </w:r>
    </w:p>
    <w:p>
      <w:pPr>
        <w:pStyle w:val="Normal (Web)"/>
        <w:widowControl w:val="1"/>
        <w:spacing w:line="288" w:lineRule="auto"/>
      </w:pPr>
      <w:r>
        <w:rPr>
          <w:rFonts w:ascii="Calibri" w:hAnsi="Calibri"/>
          <w:rtl w:val="0"/>
          <w:lang w:val="en-US"/>
        </w:rPr>
        <w:t>9-2</w:t>
      </w:r>
      <w:r>
        <w:rPr>
          <w:rtl w:val="0"/>
          <w:lang w:val="zh-TW" w:eastAsia="zh-TW"/>
        </w:rPr>
        <w:t>夜外暴雨街道</w:t>
      </w:r>
    </w:p>
    <w:p>
      <w:pPr>
        <w:pStyle w:val="Normal (Web)"/>
        <w:widowControl w:val="1"/>
        <w:spacing w:line="288" w:lineRule="auto"/>
      </w:pPr>
      <w:r>
        <w:rPr>
          <w:rtl w:val="0"/>
          <w:lang w:val="zh-TW" w:eastAsia="zh-TW"/>
        </w:rPr>
        <w:t>人物：</w:t>
      </w:r>
      <w:r>
        <w:rPr>
          <w:rFonts w:ascii="Calibri" w:hAnsi="Calibri"/>
          <w:rtl w:val="0"/>
          <w:lang w:val="en-US"/>
        </w:rPr>
        <w:t>Dante</w:t>
      </w:r>
    </w:p>
    <w:p>
      <w:pPr>
        <w:pStyle w:val="Normal (Web)"/>
        <w:widowControl w:val="1"/>
        <w:spacing w:line="288" w:lineRule="auto"/>
      </w:pPr>
      <w:r>
        <w:rPr>
          <w:rtl w:val="0"/>
          <w:lang w:val="en-US"/>
        </w:rPr>
        <w:t>△</w:t>
      </w:r>
      <w:r>
        <w:rPr>
          <w:rtl w:val="0"/>
          <w:lang w:val="zh-TW" w:eastAsia="zh-TW"/>
        </w:rPr>
        <w:t>瓢泼大雨砸下来，街道上空无一人。</w:t>
      </w:r>
    </w:p>
    <w:p>
      <w:pPr>
        <w:pStyle w:val="Normal (Web)"/>
        <w:widowControl w:val="1"/>
        <w:spacing w:line="288" w:lineRule="auto"/>
      </w:pPr>
      <w:r>
        <w:rPr>
          <w:rtl w:val="0"/>
          <w:lang w:val="en-US"/>
        </w:rPr>
        <w:t>△</w:t>
      </w:r>
      <w:r>
        <w:rPr>
          <w:rFonts w:ascii="Calibri" w:hAnsi="Calibri"/>
          <w:rtl w:val="0"/>
          <w:lang w:val="en-US"/>
        </w:rPr>
        <w:t>Dante</w:t>
      </w:r>
      <w:r>
        <w:rPr>
          <w:rtl w:val="0"/>
          <w:lang w:val="zh-TW" w:eastAsia="zh-TW"/>
        </w:rPr>
        <w:t>浑身湿透，满身泥污，跪在马路中间的烂泥里，手里死死攥着那张孕检单，仰天发出绝望凄厉的痛哭。</w:t>
      </w:r>
    </w:p>
    <w:p>
      <w:pPr>
        <w:pStyle w:val="Normal (Web)"/>
        <w:widowControl w:val="1"/>
        <w:spacing w:line="288" w:lineRule="auto"/>
      </w:pPr>
      <w:r>
        <w:rPr>
          <w:rFonts w:ascii="Calibri" w:hAnsi="Calibri"/>
          <w:rtl w:val="0"/>
          <w:lang w:val="en-US"/>
        </w:rPr>
        <w:t>Dante</w:t>
      </w:r>
      <w:r>
        <w:rPr>
          <w:rtl w:val="0"/>
          <w:lang w:val="zh-TW" w:eastAsia="zh-TW"/>
        </w:rPr>
        <w:t>：</w:t>
      </w:r>
      <w:r>
        <w:rPr>
          <w:rFonts w:ascii="Calibri" w:hAnsi="Calibri"/>
          <w:rtl w:val="0"/>
          <w:lang w:val="en-US"/>
        </w:rPr>
        <w:t>Eve</w:t>
      </w:r>
      <w:r>
        <w:rPr>
          <w:rtl w:val="0"/>
          <w:lang w:val="zh-TW" w:eastAsia="zh-TW"/>
        </w:rPr>
        <w:t>！我错了！我该死啊！</w:t>
      </w:r>
      <w:r>
        <w:rPr>
          <w:lang w:val="en-US"/>
        </w:rPr>
        <w:br w:type="textWrapping"/>
      </w:r>
      <w:r>
        <w:rPr>
          <w:rFonts w:ascii="Times New Roman" w:hAnsi="Times New Roman"/>
          <w:outline w:val="0"/>
          <w:color w:val="ff0000"/>
          <w:u w:color="ff0000"/>
          <w:rtl w:val="0"/>
          <w:lang w:val="en-US"/>
          <w14:textFill>
            <w14:solidFill>
              <w14:srgbClr w14:val="FF0000"/>
            </w14:solidFill>
          </w14:textFill>
        </w:rPr>
        <w:t>Dante: Eve! I was wrong! I deserve to die!</w:t>
      </w:r>
    </w:p>
    <w:p>
      <w:pPr>
        <w:pStyle w:val="Normal (Web)"/>
        <w:widowControl w:val="1"/>
        <w:spacing w:line="288" w:lineRule="auto"/>
      </w:pPr>
      <w:r>
        <w:rPr>
          <w:rFonts w:ascii="Calibri" w:hAnsi="Calibri"/>
          <w:rtl w:val="0"/>
          <w:lang w:val="en-US"/>
        </w:rPr>
        <w:t>Dante</w:t>
      </w:r>
      <w:r>
        <w:rPr>
          <w:rtl w:val="0"/>
          <w:lang w:val="zh-TW" w:eastAsia="zh-TW"/>
        </w:rPr>
        <w:t>：是我害了你！是我害死了我们的孩子！我不是人！我该死啊！</w:t>
      </w:r>
      <w:r>
        <w:rPr>
          <w:lang w:val="en-US"/>
        </w:rPr>
        <w:br w:type="textWrapping"/>
      </w:r>
      <w:r>
        <w:rPr>
          <w:rFonts w:ascii="Times New Roman" w:hAnsi="Times New Roman"/>
          <w:outline w:val="0"/>
          <w:color w:val="ff0000"/>
          <w:u w:color="ff0000"/>
          <w:rtl w:val="0"/>
          <w:lang w:val="en-US"/>
          <w14:textFill>
            <w14:solidFill>
              <w14:srgbClr w14:val="FF0000"/>
            </w14:solidFill>
          </w14:textFill>
        </w:rPr>
        <w:t>Dante: I ruined you! I killed our child! I'm a monster! I deserve to die!</w:t>
      </w:r>
    </w:p>
    <w:p>
      <w:pPr>
        <w:pStyle w:val="Normal (Web)"/>
        <w:widowControl w:val="1"/>
        <w:spacing w:line="288" w:lineRule="auto"/>
      </w:pPr>
      <w:r>
        <w:rPr>
          <w:rtl w:val="0"/>
          <w:lang w:val="en-US"/>
        </w:rPr>
        <w:t>△</w:t>
      </w:r>
      <w:r>
        <w:rPr>
          <w:rtl w:val="0"/>
          <w:lang w:val="zh-TW" w:eastAsia="zh-TW"/>
        </w:rPr>
        <w:t>暴雨砸在他身上，他像一条丧家之犬，跪在雨里，一遍又一遍地扇自己耳光，一遍又一遍地嘶吼着</w:t>
      </w:r>
      <w:r>
        <w:rPr>
          <w:rFonts w:ascii="Calibri" w:hAnsi="Calibri"/>
          <w:rtl w:val="0"/>
          <w:lang w:val="en-US"/>
        </w:rPr>
        <w:t>Eve</w:t>
      </w:r>
      <w:r>
        <w:rPr>
          <w:rtl w:val="0"/>
          <w:lang w:val="zh-TW" w:eastAsia="zh-TW"/>
        </w:rPr>
        <w:t>的名字，整个人彻底崩溃疯魔。</w:t>
      </w:r>
    </w:p>
    <w:p>
      <w:pPr>
        <w:pStyle w:val="Normal (Web)"/>
        <w:widowControl w:val="1"/>
        <w:spacing w:line="288" w:lineRule="auto"/>
      </w:pPr>
      <w:r>
        <w:rPr>
          <w:rFonts w:ascii="Calibri" w:hAnsi="Calibri" w:hint="default"/>
          <w:rtl w:val="0"/>
          <w:lang w:val="en-US"/>
        </w:rPr>
        <w:t> </w:t>
      </w:r>
    </w:p>
    <w:p>
      <w:pPr>
        <w:pStyle w:val="Normal (Web)"/>
        <w:widowControl w:val="1"/>
        <w:spacing w:line="288" w:lineRule="auto"/>
        <w:rPr>
          <w:lang w:val="zh-TW" w:eastAsia="zh-TW"/>
        </w:rPr>
      </w:pPr>
      <w:r>
        <w:rPr>
          <w:rtl w:val="0"/>
          <w:lang w:val="zh-TW" w:eastAsia="zh-TW"/>
        </w:rPr>
        <w:t>第十集</w:t>
      </w:r>
    </w:p>
    <w:p>
      <w:pPr>
        <w:pStyle w:val="Normal (Web)"/>
        <w:widowControl w:val="1"/>
        <w:spacing w:line="288" w:lineRule="auto"/>
      </w:pPr>
      <w:r>
        <w:rPr>
          <w:rFonts w:ascii="Calibri" w:hAnsi="Calibri"/>
          <w:rtl w:val="0"/>
          <w:lang w:val="en-US"/>
        </w:rPr>
        <w:t>10-1</w:t>
      </w:r>
      <w:r>
        <w:rPr>
          <w:rtl w:val="0"/>
          <w:lang w:val="zh-TW" w:eastAsia="zh-TW"/>
        </w:rPr>
        <w:t>夜内顶层旋转餐厅</w:t>
      </w:r>
    </w:p>
    <w:p>
      <w:pPr>
        <w:pStyle w:val="Normal (Web)"/>
        <w:widowControl w:val="1"/>
        <w:spacing w:line="288" w:lineRule="auto"/>
      </w:pPr>
      <w:r>
        <w:rPr>
          <w:rtl w:val="0"/>
          <w:lang w:val="zh-TW" w:eastAsia="zh-TW"/>
        </w:rPr>
        <w:t>人物：</w:t>
      </w:r>
      <w:r>
        <w:rPr>
          <w:rFonts w:ascii="Calibri" w:hAnsi="Calibri"/>
          <w:rtl w:val="0"/>
          <w:lang w:val="en-US"/>
        </w:rPr>
        <w:t>Eve</w:t>
      </w:r>
      <w:r>
        <w:rPr>
          <w:rtl w:val="0"/>
          <w:lang w:val="zh-TW" w:eastAsia="zh-TW"/>
        </w:rPr>
        <w:t>、</w:t>
      </w:r>
      <w:r>
        <w:rPr>
          <w:rFonts w:ascii="Calibri" w:hAnsi="Calibri"/>
          <w:rtl w:val="0"/>
          <w:lang w:val="en-US"/>
        </w:rPr>
        <w:t>Victor</w:t>
      </w:r>
      <w:r>
        <w:rPr>
          <w:rtl w:val="0"/>
          <w:lang w:val="zh-TW" w:eastAsia="zh-TW"/>
        </w:rPr>
        <w:t>、</w:t>
      </w:r>
      <w:r>
        <w:rPr>
          <w:rFonts w:ascii="Calibri" w:hAnsi="Calibri"/>
          <w:rtl w:val="0"/>
          <w:lang w:val="en-US"/>
        </w:rPr>
        <w:t>Dante</w:t>
      </w:r>
      <w:r>
        <w:rPr>
          <w:rtl w:val="0"/>
          <w:lang w:val="zh-TW" w:eastAsia="zh-TW"/>
        </w:rPr>
        <w:t>、纽约各大帮派大佬若干</w:t>
      </w:r>
    </w:p>
    <w:p>
      <w:pPr>
        <w:pStyle w:val="Normal (Web)"/>
        <w:widowControl w:val="1"/>
        <w:spacing w:line="288" w:lineRule="auto"/>
      </w:pPr>
      <w:r>
        <w:rPr>
          <w:rtl w:val="0"/>
          <w:lang w:val="en-US"/>
        </w:rPr>
        <w:t>△</w:t>
      </w:r>
      <w:r>
        <w:rPr>
          <w:rtl w:val="0"/>
          <w:lang w:val="zh-TW" w:eastAsia="zh-TW"/>
        </w:rPr>
        <w:t>旋转餐厅里，</w:t>
      </w:r>
      <w:r>
        <w:rPr>
          <w:rFonts w:ascii="Calibri" w:hAnsi="Calibri"/>
          <w:rtl w:val="0"/>
          <w:lang w:val="en-US"/>
        </w:rPr>
        <w:t>Eve</w:t>
      </w:r>
      <w:r>
        <w:rPr>
          <w:rtl w:val="0"/>
          <w:lang w:val="zh-TW" w:eastAsia="zh-TW"/>
        </w:rPr>
        <w:t>和</w:t>
      </w:r>
      <w:r>
        <w:rPr>
          <w:rFonts w:ascii="Calibri" w:hAnsi="Calibri"/>
          <w:rtl w:val="0"/>
          <w:lang w:val="en-US"/>
        </w:rPr>
        <w:t>Victor</w:t>
      </w:r>
      <w:r>
        <w:rPr>
          <w:rtl w:val="0"/>
          <w:lang w:val="zh-TW" w:eastAsia="zh-TW"/>
        </w:rPr>
        <w:t>坐在靠窗的位置，举杯庆祝。</w:t>
      </w:r>
    </w:p>
    <w:p>
      <w:pPr>
        <w:pStyle w:val="Normal (Web)"/>
        <w:widowControl w:val="1"/>
        <w:spacing w:line="288" w:lineRule="auto"/>
      </w:pPr>
      <w:r>
        <w:rPr>
          <w:rFonts w:ascii="Calibri" w:hAnsi="Calibri"/>
          <w:rtl w:val="0"/>
          <w:lang w:val="en-US"/>
        </w:rPr>
        <w:t>Victor</w:t>
      </w:r>
      <w:r>
        <w:rPr>
          <w:rtl w:val="0"/>
          <w:lang w:val="zh-TW" w:eastAsia="zh-TW"/>
        </w:rPr>
        <w:t>：恭喜你，拿下了纽约一半的军火市场。柯里昂家族，现在就是个空架子了。</w:t>
      </w:r>
      <w:r>
        <w:rPr>
          <w:lang w:val="en-US"/>
        </w:rPr>
        <w:br w:type="textWrapping"/>
      </w:r>
      <w:r>
        <w:rPr>
          <w:rFonts w:ascii="Times New Roman" w:hAnsi="Times New Roman"/>
          <w:outline w:val="0"/>
          <w:color w:val="ff0000"/>
          <w:u w:color="ff0000"/>
          <w:rtl w:val="0"/>
          <w:lang w:val="en-US"/>
          <w14:textFill>
            <w14:solidFill>
              <w14:srgbClr w14:val="FF0000"/>
            </w14:solidFill>
          </w14:textFill>
        </w:rPr>
        <w:t>Victor: Congratulations. You took half of New York's arms market. The Corleone family is just a shell now.</w:t>
      </w:r>
    </w:p>
    <w:p>
      <w:pPr>
        <w:pStyle w:val="Normal (Web)"/>
        <w:widowControl w:val="1"/>
        <w:spacing w:line="288" w:lineRule="auto"/>
      </w:pPr>
      <w:r>
        <w:rPr>
          <w:rFonts w:ascii="Calibri" w:hAnsi="Calibri"/>
          <w:rtl w:val="0"/>
          <w:lang w:val="en-US"/>
        </w:rPr>
        <w:t>Eve</w:t>
      </w:r>
      <w:r>
        <w:rPr>
          <w:rtl w:val="0"/>
          <w:lang w:val="zh-TW" w:eastAsia="zh-TW"/>
        </w:rPr>
        <w:t>（和他碰杯，喝了一口红酒）：这只是开始。我要的，是整个柯里昂家族，给我的孩子陪葬。</w:t>
      </w:r>
      <w:r>
        <w:rPr>
          <w:lang w:val="en-US"/>
        </w:rPr>
        <w:br w:type="textWrapping"/>
      </w:r>
      <w:r>
        <w:rPr>
          <w:rFonts w:ascii="Times New Roman" w:hAnsi="Times New Roman"/>
          <w:outline w:val="0"/>
          <w:color w:val="ff0000"/>
          <w:u w:color="ff0000"/>
          <w:rtl w:val="0"/>
          <w:lang w:val="en-US"/>
          <w14:textFill>
            <w14:solidFill>
              <w14:srgbClr w14:val="FF0000"/>
            </w14:solidFill>
          </w14:textFill>
        </w:rPr>
        <w:t>Eve: This is only the beginning. I want the entire Corleone family buried with my child.</w:t>
      </w:r>
    </w:p>
    <w:p>
      <w:pPr>
        <w:pStyle w:val="Normal (Web)"/>
        <w:widowControl w:val="1"/>
        <w:spacing w:line="288" w:lineRule="auto"/>
      </w:pPr>
      <w:r>
        <w:rPr>
          <w:rFonts w:ascii="Calibri" w:hAnsi="Calibri"/>
          <w:rtl w:val="0"/>
          <w:lang w:val="en-US"/>
        </w:rPr>
        <w:t>Victor</w:t>
      </w:r>
      <w:r>
        <w:rPr>
          <w:rtl w:val="0"/>
          <w:lang w:val="zh-TW" w:eastAsia="zh-TW"/>
        </w:rPr>
        <w:t>：那</w:t>
      </w:r>
      <w:r>
        <w:rPr>
          <w:rFonts w:ascii="Calibri" w:hAnsi="Calibri"/>
          <w:rtl w:val="0"/>
          <w:lang w:val="en-US"/>
        </w:rPr>
        <w:t>Dante</w:t>
      </w:r>
      <w:r>
        <w:rPr>
          <w:rtl w:val="0"/>
          <w:lang w:val="zh-TW" w:eastAsia="zh-TW"/>
        </w:rPr>
        <w:t>呢？你打算怎么处理他？</w:t>
      </w:r>
      <w:r>
        <w:rPr>
          <w:lang w:val="en-US"/>
        </w:rPr>
        <w:br w:type="textWrapping"/>
      </w:r>
      <w:r>
        <w:rPr>
          <w:rFonts w:ascii="Times New Roman" w:hAnsi="Times New Roman"/>
          <w:outline w:val="0"/>
          <w:color w:val="ff0000"/>
          <w:u w:color="ff0000"/>
          <w:rtl w:val="0"/>
          <w:lang w:val="en-US"/>
          <w14:textFill>
            <w14:solidFill>
              <w14:srgbClr w14:val="FF0000"/>
            </w14:solidFill>
          </w14:textFill>
        </w:rPr>
        <w:t>Victor: What about Dante? What are you going to do with him?</w:t>
      </w:r>
    </w:p>
    <w:p>
      <w:pPr>
        <w:pStyle w:val="Normal (Web)"/>
        <w:widowControl w:val="1"/>
        <w:spacing w:line="288" w:lineRule="auto"/>
      </w:pPr>
      <w:r>
        <w:rPr>
          <w:rFonts w:ascii="Calibri" w:hAnsi="Calibri"/>
          <w:rtl w:val="0"/>
          <w:lang w:val="en-US"/>
        </w:rPr>
        <w:t>Eve</w:t>
      </w:r>
      <w:r>
        <w:rPr>
          <w:rtl w:val="0"/>
          <w:lang w:val="zh-TW" w:eastAsia="zh-TW"/>
        </w:rPr>
        <w:t>：他？一条丧家之犬而已，不配让我费心。</w:t>
      </w:r>
      <w:r>
        <w:rPr>
          <w:lang w:val="en-US"/>
        </w:rPr>
        <w:br w:type="textWrapping"/>
      </w:r>
      <w:r>
        <w:rPr>
          <w:rFonts w:ascii="Times New Roman" w:hAnsi="Times New Roman"/>
          <w:outline w:val="0"/>
          <w:color w:val="ff0000"/>
          <w:u w:color="ff0000"/>
          <w:rtl w:val="0"/>
          <w:lang w:val="en-US"/>
          <w14:textFill>
            <w14:solidFill>
              <w14:srgbClr w14:val="FF0000"/>
            </w14:solidFill>
          </w14:textFill>
        </w:rPr>
        <w:t>Eve: Him? Just a stray dog. Not worth my time.</w:t>
      </w:r>
    </w:p>
    <w:p>
      <w:pPr>
        <w:pStyle w:val="Normal (Web)"/>
        <w:widowControl w:val="1"/>
        <w:spacing w:line="288" w:lineRule="auto"/>
      </w:pPr>
      <w:r>
        <w:rPr>
          <w:rtl w:val="0"/>
          <w:lang w:val="en-US"/>
        </w:rPr>
        <w:t>△</w:t>
      </w:r>
      <w:r>
        <w:rPr>
          <w:rtl w:val="0"/>
          <w:lang w:val="zh-TW" w:eastAsia="zh-TW"/>
        </w:rPr>
        <w:t>餐厅大门被人暴力撞开，门锁掉在地上，发出巨响。</w:t>
      </w:r>
    </w:p>
    <w:p>
      <w:pPr>
        <w:pStyle w:val="Normal (Web)"/>
        <w:widowControl w:val="1"/>
        <w:spacing w:line="288" w:lineRule="auto"/>
      </w:pPr>
      <w:r>
        <w:rPr>
          <w:rtl w:val="0"/>
          <w:lang w:val="en-US"/>
        </w:rPr>
        <w:t>△</w:t>
      </w:r>
      <w:r>
        <w:rPr>
          <w:rtl w:val="0"/>
          <w:lang w:val="zh-TW" w:eastAsia="zh-TW"/>
        </w:rPr>
        <w:t>浑身湿透、满身泥污、脸上还有巴掌印的</w:t>
      </w:r>
      <w:r>
        <w:rPr>
          <w:rFonts w:ascii="Calibri" w:hAnsi="Calibri"/>
          <w:rtl w:val="0"/>
          <w:lang w:val="en-US"/>
        </w:rPr>
        <w:t>Dante</w:t>
      </w:r>
      <w:r>
        <w:rPr>
          <w:rtl w:val="0"/>
          <w:lang w:val="zh-TW" w:eastAsia="zh-TW"/>
        </w:rPr>
        <w:t>，像疯狗一样冲了进来，身后跟着的手下想拦，被他一把推开。</w:t>
      </w:r>
    </w:p>
    <w:p>
      <w:pPr>
        <w:pStyle w:val="Normal (Web)"/>
        <w:widowControl w:val="1"/>
        <w:spacing w:line="288" w:lineRule="auto"/>
      </w:pPr>
      <w:r>
        <w:rPr>
          <w:rtl w:val="0"/>
          <w:lang w:val="en-US"/>
        </w:rPr>
        <w:t>△</w:t>
      </w:r>
      <w:r>
        <w:rPr>
          <w:rtl w:val="0"/>
          <w:lang w:val="zh-TW" w:eastAsia="zh-TW"/>
        </w:rPr>
        <w:t>全餐厅的黑道大佬都看了过来，瞬间安静，所有人都愣住了。</w:t>
      </w:r>
    </w:p>
    <w:p>
      <w:pPr>
        <w:pStyle w:val="Normal (Web)"/>
        <w:widowControl w:val="1"/>
        <w:spacing w:line="288" w:lineRule="auto"/>
      </w:pPr>
      <w:r>
        <w:rPr>
          <w:rtl w:val="0"/>
          <w:lang w:val="en-US"/>
        </w:rPr>
        <w:t>△</w:t>
      </w:r>
      <w:r>
        <w:rPr>
          <w:rFonts w:ascii="Calibri" w:hAnsi="Calibri"/>
          <w:rtl w:val="0"/>
          <w:lang w:val="en-US"/>
        </w:rPr>
        <w:t>Dante</w:t>
      </w:r>
      <w:r>
        <w:rPr>
          <w:rtl w:val="0"/>
          <w:lang w:val="zh-TW" w:eastAsia="zh-TW"/>
        </w:rPr>
        <w:t>径直冲到</w:t>
      </w:r>
      <w:r>
        <w:rPr>
          <w:rFonts w:ascii="Calibri" w:hAnsi="Calibri"/>
          <w:rtl w:val="0"/>
          <w:lang w:val="en-US"/>
        </w:rPr>
        <w:t>Eve</w:t>
      </w:r>
      <w:r>
        <w:rPr>
          <w:rtl w:val="0"/>
          <w:lang w:val="zh-TW" w:eastAsia="zh-TW"/>
        </w:rPr>
        <w:t>的桌前，一把推开旁边的</w:t>
      </w:r>
      <w:r>
        <w:rPr>
          <w:rFonts w:ascii="Calibri" w:hAnsi="Calibri"/>
          <w:rtl w:val="0"/>
          <w:lang w:val="en-US"/>
        </w:rPr>
        <w:t>Victor</w:t>
      </w:r>
      <w:r>
        <w:rPr>
          <w:rtl w:val="0"/>
          <w:lang w:val="zh-TW" w:eastAsia="zh-TW"/>
        </w:rPr>
        <w:t>，在所有人震惊的目光中，</w:t>
      </w:r>
      <w:r>
        <w:rPr>
          <w:rFonts w:ascii="Calibri" w:hAnsi="Calibri" w:hint="default"/>
          <w:rtl w:val="0"/>
          <w:lang w:val="en-US"/>
        </w:rPr>
        <w:t>“</w:t>
      </w:r>
      <w:r>
        <w:rPr>
          <w:rtl w:val="0"/>
          <w:lang w:val="zh-TW" w:eastAsia="zh-TW"/>
        </w:rPr>
        <w:t>扑通</w:t>
      </w:r>
      <w:r>
        <w:rPr>
          <w:rFonts w:ascii="Calibri" w:hAnsi="Calibri" w:hint="default"/>
          <w:rtl w:val="0"/>
          <w:lang w:val="en-US"/>
        </w:rPr>
        <w:t>”</w:t>
      </w:r>
      <w:r>
        <w:rPr>
          <w:rtl w:val="0"/>
          <w:lang w:val="zh-TW" w:eastAsia="zh-TW"/>
        </w:rPr>
        <w:t>一声，重重跪在</w:t>
      </w:r>
      <w:r>
        <w:rPr>
          <w:rFonts w:ascii="Calibri" w:hAnsi="Calibri"/>
          <w:rtl w:val="0"/>
          <w:lang w:val="en-US"/>
        </w:rPr>
        <w:t>Eve</w:t>
      </w:r>
      <w:r>
        <w:rPr>
          <w:rtl w:val="0"/>
          <w:lang w:val="zh-TW" w:eastAsia="zh-TW"/>
        </w:rPr>
        <w:t>面前。</w:t>
      </w:r>
    </w:p>
    <w:p>
      <w:pPr>
        <w:pStyle w:val="Normal (Web)"/>
        <w:widowControl w:val="1"/>
        <w:spacing w:line="288" w:lineRule="auto"/>
      </w:pPr>
      <w:r>
        <w:rPr>
          <w:rtl w:val="0"/>
          <w:lang w:val="en-US"/>
        </w:rPr>
        <w:t>△</w:t>
      </w:r>
      <w:r>
        <w:rPr>
          <w:rtl w:val="0"/>
          <w:lang w:val="zh-TW" w:eastAsia="zh-TW"/>
        </w:rPr>
        <w:t>他从怀里掏出柯里昂家族的教父徽章，还有整个家族的地契、资产转让合同，双手捧着，举到</w:t>
      </w:r>
      <w:r>
        <w:rPr>
          <w:rFonts w:ascii="Calibri" w:hAnsi="Calibri"/>
          <w:rtl w:val="0"/>
          <w:lang w:val="en-US"/>
        </w:rPr>
        <w:t>Eve</w:t>
      </w:r>
      <w:r>
        <w:rPr>
          <w:rtl w:val="0"/>
          <w:lang w:val="zh-TW" w:eastAsia="zh-TW"/>
        </w:rPr>
        <w:t>面前，卑微到了极点。</w:t>
      </w:r>
    </w:p>
    <w:p>
      <w:pPr>
        <w:pStyle w:val="Normal (Web)"/>
        <w:widowControl w:val="1"/>
        <w:spacing w:line="288" w:lineRule="auto"/>
      </w:pPr>
      <w:r>
        <w:rPr>
          <w:rFonts w:ascii="Calibri" w:hAnsi="Calibri"/>
          <w:rtl w:val="0"/>
          <w:lang w:val="en-US"/>
        </w:rPr>
        <w:t>Dante</w:t>
      </w:r>
      <w:r>
        <w:rPr>
          <w:rtl w:val="0"/>
          <w:lang w:val="zh-TW" w:eastAsia="zh-TW"/>
        </w:rPr>
        <w:t>（声音嘶哑，带着哭腔，死死抓着</w:t>
      </w:r>
      <w:r>
        <w:rPr>
          <w:rFonts w:ascii="Calibri" w:hAnsi="Calibri"/>
          <w:rtl w:val="0"/>
          <w:lang w:val="en-US"/>
        </w:rPr>
        <w:t>Eve</w:t>
      </w:r>
      <w:r>
        <w:rPr>
          <w:rtl w:val="0"/>
          <w:lang w:val="zh-TW" w:eastAsia="zh-TW"/>
        </w:rPr>
        <w:t>的小腿）：</w:t>
      </w:r>
      <w:r>
        <w:rPr>
          <w:rFonts w:ascii="Calibri" w:hAnsi="Calibri"/>
          <w:rtl w:val="0"/>
          <w:lang w:val="en-US"/>
        </w:rPr>
        <w:t>Eve</w:t>
      </w:r>
      <w:r>
        <w:rPr>
          <w:rtl w:val="0"/>
          <w:lang w:val="zh-TW" w:eastAsia="zh-TW"/>
        </w:rPr>
        <w:t>！老婆！我错了！我知道错了！</w:t>
      </w:r>
      <w:r>
        <w:rPr>
          <w:lang w:val="en-US"/>
        </w:rPr>
        <w:br w:type="textWrapping"/>
      </w:r>
      <w:r>
        <w:rPr>
          <w:rFonts w:ascii="Times New Roman" w:hAnsi="Times New Roman"/>
          <w:outline w:val="0"/>
          <w:color w:val="ff0000"/>
          <w:u w:color="ff0000"/>
          <w:rtl w:val="0"/>
          <w:lang w:val="en-US"/>
          <w14:textFill>
            <w14:solidFill>
              <w14:srgbClr w14:val="FF0000"/>
            </w14:solidFill>
          </w14:textFill>
        </w:rPr>
        <w:t>Dante: Eve! My wife! I was wrong! I know I was wrong!</w:t>
      </w:r>
    </w:p>
    <w:p>
      <w:pPr>
        <w:pStyle w:val="Normal (Web)"/>
        <w:widowControl w:val="1"/>
        <w:spacing w:line="288" w:lineRule="auto"/>
      </w:pPr>
      <w:r>
        <w:rPr>
          <w:rFonts w:ascii="Calibri" w:hAnsi="Calibri"/>
          <w:rtl w:val="0"/>
          <w:lang w:val="en-US"/>
        </w:rPr>
        <w:t>Dante</w:t>
      </w:r>
      <w:r>
        <w:rPr>
          <w:rtl w:val="0"/>
          <w:lang w:val="zh-TW" w:eastAsia="zh-TW"/>
        </w:rPr>
        <w:t>：你打死我！你拿走我的一切！整个柯里昂家族都是你的！我的命也是你的！我求求你！你原谅我好不好？</w:t>
      </w:r>
      <w:r>
        <w:rPr>
          <w:lang w:val="en-US"/>
        </w:rPr>
        <w:br w:type="textWrapping"/>
      </w:r>
      <w:r>
        <w:rPr>
          <w:rFonts w:ascii="Times New Roman" w:hAnsi="Times New Roman"/>
          <w:outline w:val="0"/>
          <w:color w:val="ff0000"/>
          <w:u w:color="ff0000"/>
          <w:rtl w:val="0"/>
          <w:lang w:val="en-US"/>
          <w14:textFill>
            <w14:solidFill>
              <w14:srgbClr w14:val="FF0000"/>
            </w14:solidFill>
          </w14:textFill>
        </w:rPr>
        <w:t>Dante: Shoot me! Take everything from me! The whole Corleone family is yours! My life is yours! I'm begging you! Please forgive me!</w:t>
      </w:r>
    </w:p>
    <w:p>
      <w:pPr>
        <w:pStyle w:val="Normal (Web)"/>
        <w:widowControl w:val="1"/>
        <w:spacing w:line="288" w:lineRule="auto"/>
      </w:pPr>
      <w:r>
        <w:rPr>
          <w:rtl w:val="0"/>
          <w:lang w:val="en-US"/>
        </w:rPr>
        <w:t>△</w:t>
      </w:r>
      <w:r>
        <w:rPr>
          <w:rtl w:val="0"/>
          <w:lang w:val="zh-TW" w:eastAsia="zh-TW"/>
        </w:rPr>
        <w:t>餐厅里一片倒吸凉气的声音，所有人都不敢相信，不可一世的柯里昂教父，竟然会跪在一个女人面前，卑微到这个地步。</w:t>
      </w:r>
    </w:p>
    <w:p>
      <w:pPr>
        <w:pStyle w:val="Normal (Web)"/>
        <w:widowControl w:val="1"/>
        <w:spacing w:line="288" w:lineRule="auto"/>
      </w:pPr>
      <w:r>
        <w:rPr>
          <w:rtl w:val="0"/>
          <w:lang w:val="en-US"/>
        </w:rPr>
        <w:t>△</w:t>
      </w:r>
      <w:r>
        <w:rPr>
          <w:rFonts w:ascii="Calibri" w:hAnsi="Calibri"/>
          <w:rtl w:val="0"/>
          <w:lang w:val="en-US"/>
        </w:rPr>
        <w:t>Eve</w:t>
      </w:r>
      <w:r>
        <w:rPr>
          <w:rtl w:val="0"/>
          <w:lang w:val="zh-TW" w:eastAsia="zh-TW"/>
        </w:rPr>
        <w:t>看着跪在自己面前的</w:t>
      </w:r>
      <w:r>
        <w:rPr>
          <w:rFonts w:ascii="Calibri" w:hAnsi="Calibri"/>
          <w:rtl w:val="0"/>
          <w:lang w:val="en-US"/>
        </w:rPr>
        <w:t>Dante</w:t>
      </w:r>
      <w:r>
        <w:rPr>
          <w:rtl w:val="0"/>
          <w:lang w:val="zh-TW" w:eastAsia="zh-TW"/>
        </w:rPr>
        <w:t>，眼神没有一丝波澜，缓缓从腰后掏出一把银色的手枪。</w:t>
      </w:r>
    </w:p>
    <w:p>
      <w:pPr>
        <w:pStyle w:val="Normal (Web)"/>
        <w:widowControl w:val="1"/>
        <w:spacing w:line="288" w:lineRule="auto"/>
      </w:pPr>
      <w:r>
        <w:rPr>
          <w:rtl w:val="0"/>
          <w:lang w:val="en-US"/>
        </w:rPr>
        <w:t>△</w:t>
      </w:r>
      <w:r>
        <w:rPr>
          <w:rFonts w:ascii="Calibri" w:hAnsi="Calibri"/>
          <w:rtl w:val="0"/>
          <w:lang w:val="en-US"/>
        </w:rPr>
        <w:t>Eve</w:t>
      </w:r>
      <w:r>
        <w:rPr>
          <w:rtl w:val="0"/>
          <w:lang w:val="zh-TW" w:eastAsia="zh-TW"/>
        </w:rPr>
        <w:t>抬手，将冰冷的枪管，死死抵在</w:t>
      </w:r>
      <w:r>
        <w:rPr>
          <w:rFonts w:ascii="Calibri" w:hAnsi="Calibri"/>
          <w:rtl w:val="0"/>
          <w:lang w:val="en-US"/>
        </w:rPr>
        <w:t>Dante</w:t>
      </w:r>
      <w:r>
        <w:rPr>
          <w:rtl w:val="0"/>
          <w:lang w:val="zh-TW" w:eastAsia="zh-TW"/>
        </w:rPr>
        <w:t>的眉心。</w:t>
      </w:r>
    </w:p>
    <w:p>
      <w:pPr>
        <w:pStyle w:val="Normal (Web)"/>
        <w:widowControl w:val="1"/>
        <w:spacing w:line="288" w:lineRule="auto"/>
      </w:pPr>
      <w:r>
        <w:rPr>
          <w:rFonts w:ascii="Calibri" w:hAnsi="Calibri"/>
          <w:rtl w:val="0"/>
          <w:lang w:val="en-US"/>
        </w:rPr>
        <w:t>Eve</w:t>
      </w:r>
      <w:r>
        <w:rPr>
          <w:rtl w:val="0"/>
          <w:lang w:val="zh-TW" w:eastAsia="zh-TW"/>
        </w:rPr>
        <w:t>（嘴角勾起一抹残忍的笑，声音冰冷刺骨）：原谅你？好啊。一命换两命。你开枪自杀，我就原谅你。</w:t>
      </w:r>
      <w:r>
        <w:rPr>
          <w:lang w:val="en-US"/>
        </w:rPr>
        <w:br w:type="textWrapping"/>
      </w:r>
      <w:r>
        <w:rPr>
          <w:rFonts w:ascii="Times New Roman" w:hAnsi="Times New Roman"/>
          <w:outline w:val="0"/>
          <w:color w:val="ff0000"/>
          <w:u w:color="ff0000"/>
          <w:rtl w:val="0"/>
          <w:lang w:val="en-US"/>
          <w14:textFill>
            <w14:solidFill>
              <w14:srgbClr w14:val="FF0000"/>
            </w14:solidFill>
          </w14:textFill>
        </w:rPr>
        <w:t>Eve: Forgive you? Fine. One life for two. Shoot yourself, and I'll forgive you.</w:t>
      </w:r>
    </w:p>
    <w:p>
      <w:pPr>
        <w:pStyle w:val="Normal (Web)"/>
        <w:widowControl w:val="1"/>
        <w:spacing w:line="288" w:lineRule="auto"/>
      </w:pPr>
      <w:r>
        <w:rPr>
          <w:rtl w:val="0"/>
          <w:lang w:val="en-US"/>
        </w:rPr>
        <w:t>△</w:t>
      </w:r>
      <w:r>
        <w:rPr>
          <w:rFonts w:ascii="Calibri" w:hAnsi="Calibri" w:hint="default"/>
          <w:rtl w:val="0"/>
          <w:lang w:val="en-US"/>
        </w:rPr>
        <w:t>“</w:t>
      </w:r>
      <w:r>
        <w:rPr>
          <w:rtl w:val="0"/>
          <w:lang w:val="zh-TW" w:eastAsia="zh-TW"/>
        </w:rPr>
        <w:t>砰</w:t>
      </w:r>
      <w:r>
        <w:rPr>
          <w:rFonts w:ascii="Calibri" w:hAnsi="Calibri" w:hint="default"/>
          <w:rtl w:val="0"/>
          <w:lang w:val="en-US"/>
        </w:rPr>
        <w:t>”</w:t>
      </w:r>
      <w:r>
        <w:rPr>
          <w:rtl w:val="0"/>
          <w:lang w:val="zh-TW" w:eastAsia="zh-TW"/>
        </w:rPr>
        <w:t>的一声枪响，画面瞬间黑屏。</w:t>
      </w:r>
    </w:p>
    <w:p>
      <w:pPr>
        <w:pStyle w:val="Normal (Web)"/>
        <w:widowControl w:val="1"/>
        <w:spacing w:line="288" w:lineRule="auto"/>
        <w:rPr>
          <w:lang w:val="zh-TW" w:eastAsia="zh-TW"/>
        </w:rPr>
      </w:pPr>
    </w:p>
    <w:p>
      <w:pPr>
        <w:pStyle w:val="Normal (Web)"/>
        <w:widowControl w:val="1"/>
        <w:spacing w:line="288" w:lineRule="auto"/>
      </w:pPr>
    </w:p>
    <w:p>
      <w:pPr>
        <w:pStyle w:val="Normal (Web)"/>
        <w:widowControl w:val="1"/>
        <w:spacing w:line="288" w:lineRule="auto"/>
        <w:rPr>
          <w:lang w:val="zh-TW" w:eastAsia="zh-TW"/>
        </w:rPr>
      </w:pPr>
      <w:r>
        <w:rPr>
          <w:rtl w:val="0"/>
          <w:lang w:val="zh-TW" w:eastAsia="zh-TW"/>
        </w:rPr>
        <w:t>第十一集</w:t>
      </w:r>
    </w:p>
    <w:p>
      <w:pPr>
        <w:pStyle w:val="Normal (Web)"/>
        <w:widowControl w:val="1"/>
        <w:spacing w:line="288" w:lineRule="auto"/>
      </w:pPr>
      <w:r>
        <w:rPr>
          <w:rFonts w:ascii="Calibri" w:hAnsi="Calibri"/>
          <w:rtl w:val="0"/>
          <w:lang w:val="en-US"/>
        </w:rPr>
        <w:t>11-1</w:t>
      </w:r>
      <w:r>
        <w:rPr>
          <w:rtl w:val="0"/>
          <w:lang w:val="zh-TW" w:eastAsia="zh-TW"/>
        </w:rPr>
        <w:t>夜内顶层旋转餐厅</w:t>
      </w:r>
    </w:p>
    <w:p>
      <w:pPr>
        <w:pStyle w:val="Normal (Web)"/>
        <w:widowControl w:val="1"/>
        <w:spacing w:line="288" w:lineRule="auto"/>
      </w:pPr>
      <w:r>
        <w:rPr>
          <w:rtl w:val="0"/>
          <w:lang w:val="zh-TW" w:eastAsia="zh-TW"/>
        </w:rPr>
        <w:t>人物：</w:t>
      </w:r>
      <w:r>
        <w:rPr>
          <w:rFonts w:ascii="Calibri" w:hAnsi="Calibri"/>
          <w:rtl w:val="0"/>
          <w:lang w:val="en-US"/>
        </w:rPr>
        <w:t>Eve</w:t>
      </w:r>
      <w:r>
        <w:rPr>
          <w:rtl w:val="0"/>
          <w:lang w:val="zh-TW" w:eastAsia="zh-TW"/>
        </w:rPr>
        <w:t>、</w:t>
      </w:r>
      <w:r>
        <w:rPr>
          <w:rFonts w:ascii="Calibri" w:hAnsi="Calibri"/>
          <w:rtl w:val="0"/>
          <w:lang w:val="en-US"/>
        </w:rPr>
        <w:t>Dante</w:t>
      </w:r>
      <w:r>
        <w:rPr>
          <w:rtl w:val="0"/>
          <w:lang w:val="zh-TW" w:eastAsia="zh-TW"/>
        </w:rPr>
        <w:t>、</w:t>
      </w:r>
      <w:r>
        <w:rPr>
          <w:rFonts w:ascii="Calibri" w:hAnsi="Calibri"/>
          <w:rtl w:val="0"/>
          <w:lang w:val="en-US"/>
        </w:rPr>
        <w:t>Victor</w:t>
      </w:r>
      <w:r>
        <w:rPr>
          <w:rtl w:val="0"/>
          <w:lang w:val="zh-TW" w:eastAsia="zh-TW"/>
        </w:rPr>
        <w:t>、黑帮大佬若干</w:t>
      </w:r>
    </w:p>
    <w:p>
      <w:pPr>
        <w:pStyle w:val="Normal (Web)"/>
        <w:widowControl w:val="1"/>
        <w:spacing w:line="288" w:lineRule="auto"/>
      </w:pPr>
      <w:r>
        <w:rPr>
          <w:rtl w:val="0"/>
          <w:lang w:val="en-US"/>
        </w:rPr>
        <w:t>△</w:t>
      </w:r>
      <w:r>
        <w:rPr>
          <w:rtl w:val="0"/>
          <w:lang w:val="zh-TW" w:eastAsia="zh-TW"/>
        </w:rPr>
        <w:t>枪响过后画面亮起，子弹擦着</w:t>
      </w:r>
      <w:r>
        <w:rPr>
          <w:rFonts w:ascii="Calibri" w:hAnsi="Calibri"/>
          <w:rtl w:val="0"/>
          <w:lang w:val="en-US"/>
        </w:rPr>
        <w:t>Dante</w:t>
      </w:r>
      <w:r>
        <w:rPr>
          <w:rtl w:val="0"/>
          <w:lang w:val="zh-TW" w:eastAsia="zh-TW"/>
        </w:rPr>
        <w:t>耳边打在身后玻璃上，只留下一道裂痕，是空包弹。</w:t>
      </w:r>
    </w:p>
    <w:p>
      <w:pPr>
        <w:pStyle w:val="Normal (Web)"/>
        <w:widowControl w:val="1"/>
        <w:spacing w:line="288" w:lineRule="auto"/>
      </w:pPr>
      <w:r>
        <w:rPr>
          <w:rtl w:val="0"/>
          <w:lang w:val="en-US"/>
        </w:rPr>
        <w:t>△</w:t>
      </w:r>
      <w:r>
        <w:rPr>
          <w:rFonts w:ascii="Calibri" w:hAnsi="Calibri"/>
          <w:rtl w:val="0"/>
          <w:lang w:val="en-US"/>
        </w:rPr>
        <w:t>Eve</w:t>
      </w:r>
      <w:r>
        <w:rPr>
          <w:rtl w:val="0"/>
          <w:lang w:val="zh-TW" w:eastAsia="zh-TW"/>
        </w:rPr>
        <w:t>收回枪拉开保险，把枪扔在桌上，看着跪地的</w:t>
      </w:r>
      <w:r>
        <w:rPr>
          <w:rFonts w:ascii="Calibri" w:hAnsi="Calibri"/>
          <w:rtl w:val="0"/>
          <w:lang w:val="en-US"/>
        </w:rPr>
        <w:t>Dante</w:t>
      </w:r>
      <w:r>
        <w:rPr>
          <w:rtl w:val="0"/>
          <w:lang w:val="zh-TW" w:eastAsia="zh-TW"/>
        </w:rPr>
        <w:t>，满眼嘲讽。</w:t>
      </w:r>
    </w:p>
    <w:p>
      <w:pPr>
        <w:pStyle w:val="Normal (Web)"/>
        <w:widowControl w:val="1"/>
        <w:spacing w:line="288" w:lineRule="auto"/>
      </w:pPr>
      <w:r>
        <w:rPr>
          <w:rFonts w:ascii="Calibri" w:hAnsi="Calibri"/>
          <w:rtl w:val="0"/>
          <w:lang w:val="en-US"/>
        </w:rPr>
        <w:t>Eve</w:t>
      </w:r>
      <w:r>
        <w:rPr>
          <w:rtl w:val="0"/>
          <w:lang w:val="zh-TW" w:eastAsia="zh-TW"/>
        </w:rPr>
        <w:t>：枪里没有杀你的子弹。</w:t>
      </w:r>
      <w:r>
        <w:rPr>
          <w:rFonts w:ascii="Calibri" w:hAnsi="Calibri"/>
          <w:rtl w:val="0"/>
          <w:lang w:val="en-US"/>
        </w:rPr>
        <w:t>Dante</w:t>
      </w:r>
      <w:r>
        <w:rPr>
          <w:rtl w:val="0"/>
          <w:lang w:val="zh-TW" w:eastAsia="zh-TW"/>
        </w:rPr>
        <w:t>，你的命太贱，杀你我嫌脏了我的枪。</w:t>
      </w:r>
      <w:r>
        <w:rPr>
          <w:lang w:val="en-US"/>
        </w:rPr>
        <w:br w:type="textWrapping"/>
      </w:r>
      <w:r>
        <w:rPr>
          <w:rFonts w:ascii="Times New Roman" w:hAnsi="Times New Roman"/>
          <w:outline w:val="0"/>
          <w:color w:val="ff0000"/>
          <w:u w:color="ff0000"/>
          <w:rtl w:val="0"/>
          <w:lang w:val="en-US"/>
          <w14:textFill>
            <w14:solidFill>
              <w14:srgbClr w14:val="FF0000"/>
            </w14:solidFill>
          </w14:textFill>
        </w:rPr>
        <w:t>Eve: There were no bullets for you. Dante, your life is too worthless. Killing you would dirty my gun.</w:t>
      </w:r>
    </w:p>
    <w:p>
      <w:pPr>
        <w:pStyle w:val="Normal (Web)"/>
        <w:widowControl w:val="1"/>
        <w:spacing w:line="288" w:lineRule="auto"/>
      </w:pPr>
      <w:r>
        <w:rPr>
          <w:rFonts w:ascii="Calibri" w:hAnsi="Calibri"/>
          <w:rtl w:val="0"/>
          <w:lang w:val="en-US"/>
        </w:rPr>
        <w:t>Dante</w:t>
      </w:r>
      <w:r>
        <w:rPr>
          <w:rtl w:val="0"/>
          <w:lang w:val="zh-TW" w:eastAsia="zh-TW"/>
        </w:rPr>
        <w:t>（眼睛瞬间亮起来，死死抓着</w:t>
      </w:r>
      <w:r>
        <w:rPr>
          <w:rFonts w:ascii="Calibri" w:hAnsi="Calibri"/>
          <w:rtl w:val="0"/>
          <w:lang w:val="en-US"/>
        </w:rPr>
        <w:t>Eve</w:t>
      </w:r>
      <w:r>
        <w:rPr>
          <w:rtl w:val="0"/>
          <w:lang w:val="zh-TW" w:eastAsia="zh-TW"/>
        </w:rPr>
        <w:t>的裙摆）：你没杀我</w:t>
      </w:r>
      <w:r>
        <w:rPr>
          <w:rFonts w:ascii="Calibri" w:hAnsi="Calibri" w:hint="default"/>
          <w:rtl w:val="0"/>
          <w:lang w:val="en-US"/>
        </w:rPr>
        <w:t>……</w:t>
      </w:r>
      <w:r>
        <w:rPr>
          <w:rtl w:val="0"/>
          <w:lang w:val="zh-TW" w:eastAsia="zh-TW"/>
        </w:rPr>
        <w:t>你是不是还在乎我？</w:t>
      </w:r>
      <w:r>
        <w:rPr>
          <w:rFonts w:ascii="Calibri" w:hAnsi="Calibri"/>
          <w:rtl w:val="0"/>
          <w:lang w:val="en-US"/>
        </w:rPr>
        <w:t>Eve</w:t>
      </w:r>
      <w:r>
        <w:rPr>
          <w:rtl w:val="0"/>
          <w:lang w:val="zh-TW" w:eastAsia="zh-TW"/>
        </w:rPr>
        <w:t>，我知道你心里还有我！</w:t>
      </w:r>
      <w:r>
        <w:rPr>
          <w:lang w:val="en-US"/>
        </w:rPr>
        <w:br w:type="textWrapping"/>
      </w:r>
      <w:r>
        <w:rPr>
          <w:rFonts w:ascii="Times New Roman" w:hAnsi="Times New Roman"/>
          <w:outline w:val="0"/>
          <w:color w:val="ff0000"/>
          <w:u w:color="ff0000"/>
          <w:rtl w:val="0"/>
          <w:lang w:val="en-US"/>
          <w14:textFill>
            <w14:solidFill>
              <w14:srgbClr w14:val="FF0000"/>
            </w14:solidFill>
          </w14:textFill>
        </w:rPr>
        <w:t>Dante: You didn't kill me... Does that mean you still care? Eve, I know you still have feelings for me!</w:t>
      </w:r>
    </w:p>
    <w:p>
      <w:pPr>
        <w:pStyle w:val="Normal (Web)"/>
        <w:widowControl w:val="1"/>
        <w:spacing w:line="288" w:lineRule="auto"/>
      </w:pPr>
      <w:r>
        <w:rPr>
          <w:rFonts w:ascii="Calibri" w:hAnsi="Calibri"/>
          <w:rtl w:val="0"/>
          <w:lang w:val="en-US"/>
        </w:rPr>
        <w:t>Eve</w:t>
      </w:r>
      <w:r>
        <w:rPr>
          <w:rtl w:val="0"/>
          <w:lang w:val="zh-TW" w:eastAsia="zh-TW"/>
        </w:rPr>
        <w:t>（一脚踹开他站起身）：在乎你？我只在乎怎么让你活着，尝遍我当年受过的所有苦。</w:t>
      </w:r>
      <w:r>
        <w:rPr>
          <w:lang w:val="en-US"/>
        </w:rPr>
        <w:br w:type="textWrapping"/>
      </w:r>
      <w:r>
        <w:rPr>
          <w:rFonts w:ascii="Times New Roman" w:hAnsi="Times New Roman"/>
          <w:outline w:val="0"/>
          <w:color w:val="ff0000"/>
          <w:u w:color="ff0000"/>
          <w:rtl w:val="0"/>
          <w:lang w:val="en-US"/>
          <w14:textFill>
            <w14:solidFill>
              <w14:srgbClr w14:val="FF0000"/>
            </w14:solidFill>
          </w14:textFill>
        </w:rPr>
        <w:t>Eve: Care about you? I only care about keeping you alive long enough to taste every bit of pain I suffered back then.</w:t>
      </w:r>
    </w:p>
    <w:p>
      <w:pPr>
        <w:pStyle w:val="Normal (Web)"/>
        <w:widowControl w:val="1"/>
        <w:spacing w:line="288" w:lineRule="auto"/>
      </w:pPr>
      <w:r>
        <w:rPr>
          <w:rtl w:val="0"/>
          <w:lang w:val="en-US"/>
        </w:rPr>
        <w:t>△</w:t>
      </w:r>
      <w:r>
        <w:rPr>
          <w:rFonts w:ascii="Calibri" w:hAnsi="Calibri"/>
          <w:rtl w:val="0"/>
          <w:lang w:val="en-US"/>
        </w:rPr>
        <w:t>Eve</w:t>
      </w:r>
      <w:r>
        <w:rPr>
          <w:rtl w:val="0"/>
          <w:lang w:val="zh-TW" w:eastAsia="zh-TW"/>
        </w:rPr>
        <w:t>转身带着</w:t>
      </w:r>
      <w:r>
        <w:rPr>
          <w:rFonts w:ascii="Calibri" w:hAnsi="Calibri"/>
          <w:rtl w:val="0"/>
          <w:lang w:val="en-US"/>
        </w:rPr>
        <w:t>Victor</w:t>
      </w:r>
      <w:r>
        <w:rPr>
          <w:rtl w:val="0"/>
          <w:lang w:val="zh-TW" w:eastAsia="zh-TW"/>
        </w:rPr>
        <w:t>和保镖离开餐厅，头也不回。</w:t>
      </w:r>
    </w:p>
    <w:p>
      <w:pPr>
        <w:pStyle w:val="Normal (Web)"/>
        <w:widowControl w:val="1"/>
        <w:spacing w:line="288" w:lineRule="auto"/>
        <w:rPr>
          <w:lang w:val="zh-TW" w:eastAsia="zh-TW"/>
        </w:rPr>
      </w:pPr>
    </w:p>
    <w:p>
      <w:pPr>
        <w:pStyle w:val="Normal (Web)"/>
        <w:widowControl w:val="1"/>
        <w:spacing w:line="288" w:lineRule="auto"/>
      </w:pPr>
    </w:p>
    <w:p>
      <w:pPr>
        <w:pStyle w:val="Normal (Web)"/>
        <w:widowControl w:val="1"/>
        <w:spacing w:line="288" w:lineRule="auto"/>
      </w:pPr>
      <w:r>
        <w:rPr>
          <w:rFonts w:ascii="Calibri" w:hAnsi="Calibri"/>
          <w:rtl w:val="0"/>
          <w:lang w:val="en-US"/>
        </w:rPr>
        <w:t>11-2</w:t>
      </w:r>
      <w:r>
        <w:rPr>
          <w:rtl w:val="0"/>
          <w:lang w:val="zh-TW" w:eastAsia="zh-TW"/>
        </w:rPr>
        <w:t>夜内柯里昂庄园地下室</w:t>
      </w:r>
    </w:p>
    <w:p>
      <w:pPr>
        <w:pStyle w:val="Normal (Web)"/>
        <w:widowControl w:val="1"/>
        <w:spacing w:line="288" w:lineRule="auto"/>
      </w:pPr>
      <w:r>
        <w:rPr>
          <w:rtl w:val="0"/>
          <w:lang w:val="zh-TW" w:eastAsia="zh-TW"/>
        </w:rPr>
        <w:t>人物：</w:t>
      </w:r>
      <w:r>
        <w:rPr>
          <w:rFonts w:ascii="Calibri" w:hAnsi="Calibri"/>
          <w:rtl w:val="0"/>
          <w:lang w:val="en-US"/>
        </w:rPr>
        <w:t>Dante</w:t>
      </w:r>
      <w:r>
        <w:rPr>
          <w:rtl w:val="0"/>
          <w:lang w:val="zh-TW" w:eastAsia="zh-TW"/>
        </w:rPr>
        <w:t>、</w:t>
      </w:r>
      <w:r>
        <w:rPr>
          <w:rFonts w:ascii="Calibri" w:hAnsi="Calibri"/>
          <w:rtl w:val="0"/>
          <w:lang w:val="en-US"/>
        </w:rPr>
        <w:t>Lily</w:t>
      </w:r>
      <w:r>
        <w:rPr>
          <w:rtl w:val="0"/>
          <w:lang w:val="zh-TW" w:eastAsia="zh-TW"/>
        </w:rPr>
        <w:t>、手下若干</w:t>
      </w:r>
    </w:p>
    <w:p>
      <w:pPr>
        <w:pStyle w:val="Normal (Web)"/>
        <w:widowControl w:val="1"/>
        <w:spacing w:line="288" w:lineRule="auto"/>
      </w:pPr>
      <w:r>
        <w:rPr>
          <w:rtl w:val="0"/>
          <w:lang w:val="en-US"/>
        </w:rPr>
        <w:t>△</w:t>
      </w:r>
      <w:r>
        <w:rPr>
          <w:rFonts w:ascii="Calibri" w:hAnsi="Calibri"/>
          <w:rtl w:val="0"/>
          <w:lang w:val="en-US"/>
        </w:rPr>
        <w:t>Dante</w:t>
      </w:r>
      <w:r>
        <w:rPr>
          <w:rtl w:val="0"/>
          <w:lang w:val="zh-TW" w:eastAsia="zh-TW"/>
        </w:rPr>
        <w:t>回到庄园，一脚踹开地下室门，</w:t>
      </w:r>
      <w:r>
        <w:rPr>
          <w:rFonts w:ascii="Calibri" w:hAnsi="Calibri"/>
          <w:rtl w:val="0"/>
          <w:lang w:val="en-US"/>
        </w:rPr>
        <w:t>Lily</w:t>
      </w:r>
      <w:r>
        <w:rPr>
          <w:rtl w:val="0"/>
          <w:lang w:val="zh-TW" w:eastAsia="zh-TW"/>
        </w:rPr>
        <w:t>被绑在椅子上，看到他进来疯狂哭喊。</w:t>
      </w:r>
    </w:p>
    <w:p>
      <w:pPr>
        <w:pStyle w:val="Normal (Web)"/>
        <w:widowControl w:val="1"/>
        <w:spacing w:line="288" w:lineRule="auto"/>
      </w:pPr>
      <w:r>
        <w:rPr>
          <w:rFonts w:ascii="Calibri" w:hAnsi="Calibri"/>
          <w:rtl w:val="0"/>
          <w:lang w:val="en-US"/>
        </w:rPr>
        <w:t>Lily</w:t>
      </w:r>
      <w:r>
        <w:rPr>
          <w:rtl w:val="0"/>
          <w:lang w:val="zh-TW" w:eastAsia="zh-TW"/>
        </w:rPr>
        <w:t>：</w:t>
      </w:r>
      <w:r>
        <w:rPr>
          <w:rFonts w:ascii="Calibri" w:hAnsi="Calibri"/>
          <w:rtl w:val="0"/>
          <w:lang w:val="en-US"/>
        </w:rPr>
        <w:t>Dante</w:t>
      </w:r>
      <w:r>
        <w:rPr>
          <w:rtl w:val="0"/>
          <w:lang w:val="zh-TW" w:eastAsia="zh-TW"/>
        </w:rPr>
        <w:t>！你放了我！我知道错了！我再也不敢了！</w:t>
      </w:r>
      <w:r>
        <w:rPr>
          <w:lang w:val="en-US"/>
        </w:rPr>
        <w:br w:type="textWrapping"/>
      </w:r>
      <w:r>
        <w:rPr>
          <w:rFonts w:ascii="Times New Roman" w:hAnsi="Times New Roman"/>
          <w:outline w:val="0"/>
          <w:color w:val="ff0000"/>
          <w:u w:color="ff0000"/>
          <w:rtl w:val="0"/>
          <w:lang w:val="en-US"/>
          <w14:textFill>
            <w14:solidFill>
              <w14:srgbClr w14:val="FF0000"/>
            </w14:solidFill>
          </w14:textFill>
        </w:rPr>
        <w:t>Lily: Dante! Let me go! I know I was wrong! I'll never do it again!</w:t>
      </w:r>
    </w:p>
    <w:p>
      <w:pPr>
        <w:pStyle w:val="Normal (Web)"/>
        <w:widowControl w:val="1"/>
        <w:spacing w:line="288" w:lineRule="auto"/>
      </w:pPr>
      <w:r>
        <w:rPr>
          <w:rFonts w:ascii="Calibri" w:hAnsi="Calibri"/>
          <w:rtl w:val="0"/>
          <w:lang w:val="en-US"/>
        </w:rPr>
        <w:t>Dante</w:t>
      </w:r>
      <w:r>
        <w:rPr>
          <w:rtl w:val="0"/>
          <w:lang w:val="zh-TW" w:eastAsia="zh-TW"/>
        </w:rPr>
        <w:t>（走到她面前，眼神冰冷）：你害她流产，骗了我五年，你觉得我会放了你？</w:t>
      </w:r>
      <w:r>
        <w:rPr>
          <w:lang w:val="en-US"/>
        </w:rPr>
        <w:br w:type="textWrapping"/>
      </w:r>
      <w:r>
        <w:rPr>
          <w:rFonts w:ascii="Times New Roman" w:hAnsi="Times New Roman"/>
          <w:outline w:val="0"/>
          <w:color w:val="ff0000"/>
          <w:u w:color="ff0000"/>
          <w:rtl w:val="0"/>
          <w:lang w:val="en-US"/>
          <w14:textFill>
            <w14:solidFill>
              <w14:srgbClr w14:val="FF0000"/>
            </w14:solidFill>
          </w14:textFill>
        </w:rPr>
        <w:t>Dante: You made her miscarry and lied to me for five years. You think I'd let you go?</w:t>
      </w:r>
    </w:p>
    <w:p>
      <w:pPr>
        <w:pStyle w:val="Normal (Web)"/>
        <w:widowControl w:val="1"/>
        <w:spacing w:line="288" w:lineRule="auto"/>
      </w:pPr>
      <w:r>
        <w:rPr>
          <w:rFonts w:ascii="Calibri" w:hAnsi="Calibri"/>
          <w:rtl w:val="0"/>
          <w:lang w:val="en-US"/>
        </w:rPr>
        <w:t>Lily</w:t>
      </w:r>
      <w:r>
        <w:rPr>
          <w:rtl w:val="0"/>
          <w:lang w:val="zh-TW" w:eastAsia="zh-TW"/>
        </w:rPr>
        <w:t>：我是你初恋啊！你忘了我们以前的日子了吗？</w:t>
      </w:r>
      <w:r>
        <w:rPr>
          <w:lang w:val="en-US"/>
        </w:rPr>
        <w:br w:type="textWrapping"/>
      </w:r>
      <w:r>
        <w:rPr>
          <w:rFonts w:ascii="Times New Roman" w:hAnsi="Times New Roman"/>
          <w:outline w:val="0"/>
          <w:color w:val="ff0000"/>
          <w:u w:color="ff0000"/>
          <w:rtl w:val="0"/>
          <w:lang w:val="en-US"/>
          <w14:textFill>
            <w14:solidFill>
              <w14:srgbClr w14:val="FF0000"/>
            </w14:solidFill>
          </w14:textFill>
        </w:rPr>
        <w:t>Lily: I was your first love! Did you forget our old time?</w:t>
      </w:r>
    </w:p>
    <w:p>
      <w:pPr>
        <w:pStyle w:val="Normal (Web)"/>
        <w:widowControl w:val="1"/>
        <w:spacing w:line="288" w:lineRule="auto"/>
      </w:pPr>
      <w:r>
        <w:rPr>
          <w:rFonts w:ascii="Calibri" w:hAnsi="Calibri"/>
          <w:rtl w:val="0"/>
          <w:lang w:val="en-US"/>
        </w:rPr>
        <w:t>Dante</w:t>
      </w:r>
      <w:r>
        <w:rPr>
          <w:rtl w:val="0"/>
          <w:lang w:val="zh-TW" w:eastAsia="zh-TW"/>
        </w:rPr>
        <w:t>：闭嘴。从你设计害她的那一刻起，你就该死。</w:t>
      </w:r>
      <w:r>
        <w:rPr>
          <w:lang w:val="en-US"/>
        </w:rPr>
        <w:br w:type="textWrapping"/>
      </w:r>
      <w:r>
        <w:rPr>
          <w:rFonts w:ascii="Times New Roman" w:hAnsi="Times New Roman"/>
          <w:outline w:val="0"/>
          <w:color w:val="ff0000"/>
          <w:u w:color="ff0000"/>
          <w:rtl w:val="0"/>
          <w:lang w:val="en-US"/>
          <w14:textFill>
            <w14:solidFill>
              <w14:srgbClr w14:val="FF0000"/>
            </w14:solidFill>
          </w14:textFill>
        </w:rPr>
        <w:t>Dante: Shut up. The moment you set her up, you signed your own death warrant.</w:t>
      </w:r>
    </w:p>
    <w:p>
      <w:pPr>
        <w:pStyle w:val="Normal (Web)"/>
        <w:widowControl w:val="1"/>
        <w:spacing w:line="288" w:lineRule="auto"/>
      </w:pPr>
      <w:r>
        <w:rPr>
          <w:rtl w:val="0"/>
          <w:lang w:val="en-US"/>
        </w:rPr>
        <w:t>△</w:t>
      </w:r>
      <w:r>
        <w:rPr>
          <w:rFonts w:ascii="Calibri" w:hAnsi="Calibri"/>
          <w:rtl w:val="0"/>
          <w:lang w:val="en-US"/>
        </w:rPr>
        <w:t>Dante</w:t>
      </w:r>
      <w:r>
        <w:rPr>
          <w:rtl w:val="0"/>
          <w:lang w:val="zh-TW" w:eastAsia="zh-TW"/>
        </w:rPr>
        <w:t>对着手下挥了挥手，眼神没有一丝温度。</w:t>
      </w:r>
    </w:p>
    <w:p>
      <w:pPr>
        <w:pStyle w:val="Normal (Web)"/>
        <w:widowControl w:val="1"/>
        <w:spacing w:line="288" w:lineRule="auto"/>
      </w:pPr>
      <w:r>
        <w:rPr>
          <w:rFonts w:ascii="Calibri" w:hAnsi="Calibri"/>
          <w:rtl w:val="0"/>
          <w:lang w:val="en-US"/>
        </w:rPr>
        <w:t>Dante</w:t>
      </w:r>
      <w:r>
        <w:rPr>
          <w:rtl w:val="0"/>
          <w:lang w:val="zh-TW" w:eastAsia="zh-TW"/>
        </w:rPr>
        <w:t>：把她关进狗笼，和庄园里的猎犬关在一起。没有我的命令，不准给她吃的，不准放她出来。</w:t>
      </w:r>
      <w:r>
        <w:rPr>
          <w:lang w:val="en-US"/>
        </w:rPr>
        <w:br w:type="textWrapping"/>
      </w:r>
      <w:r>
        <w:rPr>
          <w:rFonts w:ascii="Times New Roman" w:hAnsi="Times New Roman"/>
          <w:outline w:val="0"/>
          <w:color w:val="ff0000"/>
          <w:u w:color="ff0000"/>
          <w:rtl w:val="0"/>
          <w:lang w:val="en-US"/>
          <w14:textFill>
            <w14:solidFill>
              <w14:srgbClr w14:val="FF0000"/>
            </w14:solidFill>
          </w14:textFill>
        </w:rPr>
        <w:t>Dante: Lock her in a dog cage with the estate hounds. No food. No letting her out without my order.</w:t>
      </w:r>
    </w:p>
    <w:p>
      <w:pPr>
        <w:pStyle w:val="Normal (Web)"/>
        <w:widowControl w:val="1"/>
        <w:spacing w:line="288" w:lineRule="auto"/>
      </w:pPr>
      <w:r>
        <w:rPr>
          <w:rFonts w:ascii="Calibri" w:hAnsi="Calibri"/>
          <w:rtl w:val="0"/>
          <w:lang w:val="en-US"/>
        </w:rPr>
        <w:t>Lily</w:t>
      </w:r>
      <w:r>
        <w:rPr>
          <w:rtl w:val="0"/>
          <w:lang w:val="zh-TW" w:eastAsia="zh-TW"/>
        </w:rPr>
        <w:t>（疯狂尖叫）：不要！</w:t>
      </w:r>
      <w:r>
        <w:rPr>
          <w:rFonts w:ascii="Calibri" w:hAnsi="Calibri"/>
          <w:rtl w:val="0"/>
          <w:lang w:val="en-US"/>
        </w:rPr>
        <w:t>Dante</w:t>
      </w:r>
      <w:r>
        <w:rPr>
          <w:rtl w:val="0"/>
          <w:lang w:val="zh-TW" w:eastAsia="zh-TW"/>
        </w:rPr>
        <w:t>！你不能这么对我！我错了！我真的错了！</w:t>
      </w:r>
      <w:r>
        <w:rPr>
          <w:lang w:val="en-US"/>
        </w:rPr>
        <w:br w:type="textWrapping"/>
      </w:r>
      <w:r>
        <w:rPr>
          <w:rFonts w:ascii="Times New Roman" w:hAnsi="Times New Roman"/>
          <w:outline w:val="0"/>
          <w:color w:val="ff0000"/>
          <w:u w:color="ff0000"/>
          <w:rtl w:val="0"/>
          <w:lang w:val="en-US"/>
          <w14:textFill>
            <w14:solidFill>
              <w14:srgbClr w14:val="FF0000"/>
            </w14:solidFill>
          </w14:textFill>
        </w:rPr>
        <w:t>Lily: No! Dante! You can't do this to me! I was wrong! I really was!</w:t>
      </w:r>
    </w:p>
    <w:p>
      <w:pPr>
        <w:pStyle w:val="Normal (Web)"/>
        <w:widowControl w:val="1"/>
        <w:spacing w:line="288" w:lineRule="auto"/>
      </w:pPr>
      <w:r>
        <w:rPr>
          <w:rtl w:val="0"/>
          <w:lang w:val="en-US"/>
        </w:rPr>
        <w:t>△</w:t>
      </w:r>
      <w:r>
        <w:rPr>
          <w:rtl w:val="0"/>
          <w:lang w:val="zh-TW" w:eastAsia="zh-TW"/>
        </w:rPr>
        <w:t>手下捂住</w:t>
      </w:r>
      <w:r>
        <w:rPr>
          <w:rFonts w:ascii="Calibri" w:hAnsi="Calibri"/>
          <w:rtl w:val="0"/>
          <w:lang w:val="en-US"/>
        </w:rPr>
        <w:t>Lily</w:t>
      </w:r>
      <w:r>
        <w:rPr>
          <w:rtl w:val="0"/>
          <w:lang w:val="zh-TW" w:eastAsia="zh-TW"/>
        </w:rPr>
        <w:t>的嘴，把她拖了出去。</w:t>
      </w:r>
    </w:p>
    <w:p>
      <w:pPr>
        <w:pStyle w:val="Normal (Web)"/>
        <w:widowControl w:val="1"/>
        <w:spacing w:line="288" w:lineRule="auto"/>
        <w:rPr>
          <w:lang w:val="zh-TW" w:eastAsia="zh-TW"/>
        </w:rPr>
      </w:pPr>
    </w:p>
    <w:p>
      <w:pPr>
        <w:pStyle w:val="Normal (Web)"/>
        <w:widowControl w:val="1"/>
        <w:spacing w:line="288" w:lineRule="auto"/>
      </w:pPr>
    </w:p>
    <w:p>
      <w:pPr>
        <w:pStyle w:val="Normal (Web)"/>
        <w:widowControl w:val="1"/>
        <w:spacing w:line="288" w:lineRule="auto"/>
      </w:pPr>
      <w:r>
        <w:rPr>
          <w:rFonts w:ascii="Calibri" w:hAnsi="Calibri"/>
          <w:rtl w:val="0"/>
          <w:lang w:val="en-US"/>
        </w:rPr>
        <w:t>11-3</w:t>
      </w:r>
      <w:r>
        <w:rPr>
          <w:rtl w:val="0"/>
          <w:lang w:val="zh-TW" w:eastAsia="zh-TW"/>
        </w:rPr>
        <w:t>日外</w:t>
      </w:r>
      <w:r>
        <w:rPr>
          <w:rFonts w:ascii="Calibri" w:hAnsi="Calibri"/>
          <w:rtl w:val="0"/>
          <w:lang w:val="zh-TW" w:eastAsia="zh-TW"/>
        </w:rPr>
        <w:t xml:space="preserve"> </w:t>
      </w:r>
      <w:r>
        <w:rPr>
          <w:rFonts w:ascii="Calibri" w:hAnsi="Calibri"/>
          <w:rtl w:val="0"/>
          <w:lang w:val="en-US"/>
        </w:rPr>
        <w:t>Eve</w:t>
      </w:r>
      <w:r>
        <w:rPr>
          <w:rtl w:val="0"/>
          <w:lang w:val="zh-TW" w:eastAsia="zh-TW"/>
        </w:rPr>
        <w:t>的公司楼下</w:t>
      </w:r>
    </w:p>
    <w:p>
      <w:pPr>
        <w:pStyle w:val="Normal (Web)"/>
        <w:widowControl w:val="1"/>
        <w:spacing w:line="288" w:lineRule="auto"/>
      </w:pPr>
      <w:r>
        <w:rPr>
          <w:rtl w:val="0"/>
          <w:lang w:val="zh-TW" w:eastAsia="zh-TW"/>
        </w:rPr>
        <w:t>人物：</w:t>
      </w:r>
      <w:r>
        <w:rPr>
          <w:rFonts w:ascii="Calibri" w:hAnsi="Calibri"/>
          <w:rtl w:val="0"/>
          <w:lang w:val="en-US"/>
        </w:rPr>
        <w:t>Eve</w:t>
      </w:r>
      <w:r>
        <w:rPr>
          <w:rtl w:val="0"/>
          <w:lang w:val="zh-TW" w:eastAsia="zh-TW"/>
        </w:rPr>
        <w:t>、</w:t>
      </w:r>
      <w:r>
        <w:rPr>
          <w:rFonts w:ascii="Calibri" w:hAnsi="Calibri"/>
          <w:rtl w:val="0"/>
          <w:lang w:val="en-US"/>
        </w:rPr>
        <w:t>Dante</w:t>
      </w:r>
      <w:r>
        <w:rPr>
          <w:rtl w:val="0"/>
          <w:lang w:val="zh-TW" w:eastAsia="zh-TW"/>
        </w:rPr>
        <w:t>、</w:t>
      </w:r>
      <w:r>
        <w:rPr>
          <w:rFonts w:ascii="Calibri" w:hAnsi="Calibri"/>
          <w:rtl w:val="0"/>
          <w:lang w:val="en-US"/>
        </w:rPr>
        <w:t>Victor</w:t>
      </w:r>
      <w:r>
        <w:rPr>
          <w:rtl w:val="0"/>
          <w:lang w:val="zh-TW" w:eastAsia="zh-TW"/>
        </w:rPr>
        <w:t>、保镖若干</w:t>
      </w:r>
    </w:p>
    <w:p>
      <w:pPr>
        <w:pStyle w:val="Normal (Web)"/>
        <w:widowControl w:val="1"/>
        <w:spacing w:line="288" w:lineRule="auto"/>
      </w:pPr>
      <w:r>
        <w:rPr>
          <w:rtl w:val="0"/>
          <w:lang w:val="en-US"/>
        </w:rPr>
        <w:t>△</w:t>
      </w:r>
      <w:r>
        <w:rPr>
          <w:rFonts w:ascii="Calibri" w:hAnsi="Calibri"/>
          <w:rtl w:val="0"/>
          <w:lang w:val="en-US"/>
        </w:rPr>
        <w:t>Dante</w:t>
      </w:r>
      <w:r>
        <w:rPr>
          <w:rtl w:val="0"/>
          <w:lang w:val="zh-TW" w:eastAsia="zh-TW"/>
        </w:rPr>
        <w:t>包下纽约所有花店，</w:t>
      </w:r>
      <w:r>
        <w:rPr>
          <w:rFonts w:ascii="Calibri" w:hAnsi="Calibri"/>
          <w:rtl w:val="0"/>
          <w:lang w:val="en-US"/>
        </w:rPr>
        <w:t>9999</w:t>
      </w:r>
      <w:r>
        <w:rPr>
          <w:rtl w:val="0"/>
          <w:lang w:val="zh-TW" w:eastAsia="zh-TW"/>
        </w:rPr>
        <w:t>束红玫瑰堆满整条街，他穿门童制服站在公司门口，一站就是一整天。</w:t>
      </w:r>
    </w:p>
    <w:p>
      <w:pPr>
        <w:pStyle w:val="Normal (Web)"/>
        <w:widowControl w:val="1"/>
        <w:spacing w:line="288" w:lineRule="auto"/>
      </w:pPr>
      <w:r>
        <w:rPr>
          <w:rtl w:val="0"/>
          <w:lang w:val="en-US"/>
        </w:rPr>
        <w:t>△</w:t>
      </w:r>
      <w:r>
        <w:rPr>
          <w:rFonts w:ascii="Calibri" w:hAnsi="Calibri"/>
          <w:rtl w:val="0"/>
          <w:lang w:val="en-US"/>
        </w:rPr>
        <w:t>Eve</w:t>
      </w:r>
      <w:r>
        <w:rPr>
          <w:rtl w:val="0"/>
          <w:lang w:val="zh-TW" w:eastAsia="zh-TW"/>
        </w:rPr>
        <w:t>的车开过来停在门口，</w:t>
      </w:r>
      <w:r>
        <w:rPr>
          <w:rFonts w:ascii="Calibri" w:hAnsi="Calibri"/>
          <w:rtl w:val="0"/>
          <w:lang w:val="en-US"/>
        </w:rPr>
        <w:t>Dante</w:t>
      </w:r>
      <w:r>
        <w:rPr>
          <w:rtl w:val="0"/>
          <w:lang w:val="zh-TW" w:eastAsia="zh-TW"/>
        </w:rPr>
        <w:t>立刻冲上去想开车门。</w:t>
      </w:r>
    </w:p>
    <w:p>
      <w:pPr>
        <w:pStyle w:val="Normal (Web)"/>
        <w:widowControl w:val="1"/>
        <w:spacing w:line="288" w:lineRule="auto"/>
      </w:pPr>
      <w:r>
        <w:rPr>
          <w:rtl w:val="0"/>
          <w:lang w:val="en-US"/>
        </w:rPr>
        <w:t>△</w:t>
      </w:r>
      <w:r>
        <w:rPr>
          <w:rFonts w:ascii="Calibri" w:hAnsi="Calibri"/>
          <w:rtl w:val="0"/>
          <w:lang w:val="en-US"/>
        </w:rPr>
        <w:t>Victor</w:t>
      </w:r>
      <w:r>
        <w:rPr>
          <w:rtl w:val="0"/>
          <w:lang w:val="zh-TW" w:eastAsia="zh-TW"/>
        </w:rPr>
        <w:t>先下车，一拳狠狠砸在</w:t>
      </w:r>
      <w:r>
        <w:rPr>
          <w:rFonts w:ascii="Calibri" w:hAnsi="Calibri"/>
          <w:rtl w:val="0"/>
          <w:lang w:val="en-US"/>
        </w:rPr>
        <w:t>Dante</w:t>
      </w:r>
      <w:r>
        <w:rPr>
          <w:rtl w:val="0"/>
          <w:lang w:val="zh-TW" w:eastAsia="zh-TW"/>
        </w:rPr>
        <w:t>脸上，</w:t>
      </w:r>
      <w:r>
        <w:rPr>
          <w:rFonts w:ascii="Calibri" w:hAnsi="Calibri"/>
          <w:rtl w:val="0"/>
          <w:lang w:val="en-US"/>
        </w:rPr>
        <w:t>Dante</w:t>
      </w:r>
      <w:r>
        <w:rPr>
          <w:rtl w:val="0"/>
          <w:lang w:val="zh-TW" w:eastAsia="zh-TW"/>
        </w:rPr>
        <w:t>被打倒在地，嘴角渗血却没有还手。</w:t>
      </w:r>
    </w:p>
    <w:p>
      <w:pPr>
        <w:pStyle w:val="Normal (Web)"/>
        <w:widowControl w:val="1"/>
        <w:spacing w:line="288" w:lineRule="auto"/>
      </w:pPr>
      <w:r>
        <w:rPr>
          <w:rFonts w:ascii="Calibri" w:hAnsi="Calibri"/>
          <w:rtl w:val="0"/>
          <w:lang w:val="en-US"/>
        </w:rPr>
        <w:t>Victor</w:t>
      </w:r>
      <w:r>
        <w:rPr>
          <w:rtl w:val="0"/>
          <w:lang w:val="zh-TW" w:eastAsia="zh-TW"/>
        </w:rPr>
        <w:t>：滚。她不想看见你。</w:t>
      </w:r>
      <w:r>
        <w:rPr>
          <w:lang w:val="en-US"/>
        </w:rPr>
        <w:br w:type="textWrapping"/>
      </w:r>
      <w:r>
        <w:rPr>
          <w:rFonts w:ascii="Times New Roman" w:hAnsi="Times New Roman"/>
          <w:outline w:val="0"/>
          <w:color w:val="ff0000"/>
          <w:u w:color="ff0000"/>
          <w:rtl w:val="0"/>
          <w:lang w:val="en-US"/>
          <w14:textFill>
            <w14:solidFill>
              <w14:srgbClr w14:val="FF0000"/>
            </w14:solidFill>
          </w14:textFill>
        </w:rPr>
        <w:t>Victor: Get lost. She doesn't want to see you.</w:t>
      </w:r>
    </w:p>
    <w:p>
      <w:pPr>
        <w:pStyle w:val="Normal (Web)"/>
        <w:widowControl w:val="1"/>
        <w:spacing w:line="288" w:lineRule="auto"/>
      </w:pPr>
      <w:r>
        <w:rPr>
          <w:rFonts w:ascii="Calibri" w:hAnsi="Calibri"/>
          <w:rtl w:val="0"/>
          <w:lang w:val="en-US"/>
        </w:rPr>
        <w:t>Dante</w:t>
      </w:r>
      <w:r>
        <w:rPr>
          <w:rtl w:val="0"/>
          <w:lang w:val="zh-TW" w:eastAsia="zh-TW"/>
        </w:rPr>
        <w:t>（爬起来擦了擦嘴角的血，眼睛死死盯着车里的</w:t>
      </w:r>
      <w:r>
        <w:rPr>
          <w:rFonts w:ascii="Calibri" w:hAnsi="Calibri"/>
          <w:rtl w:val="0"/>
          <w:lang w:val="en-US"/>
        </w:rPr>
        <w:t>Eve</w:t>
      </w:r>
      <w:r>
        <w:rPr>
          <w:rtl w:val="0"/>
          <w:lang w:val="zh-TW" w:eastAsia="zh-TW"/>
        </w:rPr>
        <w:t>）：我不滚。我欠她的，我要用一辈子还。</w:t>
      </w:r>
      <w:r>
        <w:rPr>
          <w:lang w:val="en-US"/>
        </w:rPr>
        <w:br w:type="textWrapping"/>
      </w:r>
      <w:r>
        <w:rPr>
          <w:rFonts w:ascii="Times New Roman" w:hAnsi="Times New Roman"/>
          <w:outline w:val="0"/>
          <w:color w:val="ff0000"/>
          <w:u w:color="ff0000"/>
          <w:rtl w:val="0"/>
          <w:lang w:val="en-US"/>
          <w14:textFill>
            <w14:solidFill>
              <w14:srgbClr w14:val="FF0000"/>
            </w14:solidFill>
          </w14:textFill>
        </w:rPr>
        <w:t>Dante: I'm not leaving. I owe her. I'll spend the rest of my life paying it back.</w:t>
      </w:r>
    </w:p>
    <w:p>
      <w:pPr>
        <w:pStyle w:val="Normal (Web)"/>
        <w:widowControl w:val="1"/>
        <w:spacing w:line="288" w:lineRule="auto"/>
      </w:pPr>
      <w:r>
        <w:rPr>
          <w:rtl w:val="0"/>
          <w:lang w:val="en-US"/>
        </w:rPr>
        <w:t>△</w:t>
      </w:r>
      <w:r>
        <w:rPr>
          <w:rFonts w:ascii="Calibri" w:hAnsi="Calibri"/>
          <w:rtl w:val="0"/>
          <w:lang w:val="en-US"/>
        </w:rPr>
        <w:t>Eve</w:t>
      </w:r>
      <w:r>
        <w:rPr>
          <w:rtl w:val="0"/>
          <w:lang w:val="zh-TW" w:eastAsia="zh-TW"/>
        </w:rPr>
        <w:t>推开车门走下来，看都没看他一眼，踩着他吐在地上的鲜血径直走进公司。</w:t>
      </w:r>
    </w:p>
    <w:p>
      <w:pPr>
        <w:pStyle w:val="Normal (Web)"/>
        <w:widowControl w:val="1"/>
        <w:spacing w:line="288" w:lineRule="auto"/>
      </w:pPr>
      <w:r>
        <w:rPr>
          <w:rFonts w:ascii="Calibri" w:hAnsi="Calibri"/>
          <w:rtl w:val="0"/>
          <w:lang w:val="en-US"/>
        </w:rPr>
        <w:t>Eve</w:t>
      </w:r>
      <w:r>
        <w:rPr>
          <w:rtl w:val="0"/>
          <w:lang w:val="zh-TW" w:eastAsia="zh-TW"/>
        </w:rPr>
        <w:t>（冷冷吐出两个字）：恶心。</w:t>
      </w:r>
      <w:r>
        <w:rPr>
          <w:lang w:val="en-US"/>
        </w:rPr>
        <w:br w:type="textWrapping"/>
      </w:r>
      <w:r>
        <w:rPr>
          <w:rFonts w:ascii="Times New Roman" w:hAnsi="Times New Roman"/>
          <w:outline w:val="0"/>
          <w:color w:val="ff0000"/>
          <w:u w:color="ff0000"/>
          <w:rtl w:val="0"/>
          <w:lang w:val="en-US"/>
          <w14:textFill>
            <w14:solidFill>
              <w14:srgbClr w14:val="FF0000"/>
            </w14:solidFill>
          </w14:textFill>
        </w:rPr>
        <w:t>Eve: Disgusting.</w:t>
      </w:r>
    </w:p>
    <w:p>
      <w:pPr>
        <w:pStyle w:val="Normal (Web)"/>
        <w:widowControl w:val="1"/>
        <w:spacing w:line="288" w:lineRule="auto"/>
      </w:pPr>
      <w:r>
        <w:rPr>
          <w:rtl w:val="0"/>
          <w:lang w:val="en-US"/>
        </w:rPr>
        <w:t>△</w:t>
      </w:r>
      <w:r>
        <w:rPr>
          <w:rFonts w:ascii="Calibri" w:hAnsi="Calibri"/>
          <w:rtl w:val="0"/>
          <w:lang w:val="en-US"/>
        </w:rPr>
        <w:t>Dante</w:t>
      </w:r>
      <w:r>
        <w:rPr>
          <w:rtl w:val="0"/>
          <w:lang w:val="zh-TW" w:eastAsia="zh-TW"/>
        </w:rPr>
        <w:t>看着</w:t>
      </w:r>
      <w:r>
        <w:rPr>
          <w:rFonts w:ascii="Calibri" w:hAnsi="Calibri"/>
          <w:rtl w:val="0"/>
          <w:lang w:val="en-US"/>
        </w:rPr>
        <w:t>Eve</w:t>
      </w:r>
      <w:r>
        <w:rPr>
          <w:rtl w:val="0"/>
          <w:lang w:val="zh-TW" w:eastAsia="zh-TW"/>
        </w:rPr>
        <w:t>的背影，跪在地上狠狠一拳砸在地面上，却依旧不肯离开。</w:t>
      </w:r>
    </w:p>
    <w:p>
      <w:pPr>
        <w:pStyle w:val="Normal (Web)"/>
        <w:widowControl w:val="1"/>
        <w:spacing w:line="288" w:lineRule="auto"/>
        <w:rPr>
          <w:lang w:val="zh-TW" w:eastAsia="zh-TW"/>
        </w:rPr>
      </w:pPr>
    </w:p>
    <w:p>
      <w:pPr>
        <w:pStyle w:val="Normal (Web)"/>
        <w:widowControl w:val="1"/>
        <w:spacing w:line="288" w:lineRule="auto"/>
      </w:pPr>
    </w:p>
    <w:p>
      <w:pPr>
        <w:pStyle w:val="Normal (Web)"/>
        <w:widowControl w:val="1"/>
        <w:spacing w:line="288" w:lineRule="auto"/>
        <w:rPr>
          <w:lang w:val="zh-TW" w:eastAsia="zh-TW"/>
        </w:rPr>
      </w:pPr>
      <w:r>
        <w:rPr>
          <w:rtl w:val="0"/>
          <w:lang w:val="zh-TW" w:eastAsia="zh-TW"/>
        </w:rPr>
        <w:t>第十二集</w:t>
      </w:r>
    </w:p>
    <w:p>
      <w:pPr>
        <w:pStyle w:val="Normal (Web)"/>
        <w:widowControl w:val="1"/>
        <w:spacing w:line="288" w:lineRule="auto"/>
      </w:pPr>
      <w:r>
        <w:rPr>
          <w:rFonts w:ascii="Calibri" w:hAnsi="Calibri"/>
          <w:rtl w:val="0"/>
          <w:lang w:val="en-US"/>
        </w:rPr>
        <w:t>12-1</w:t>
      </w:r>
      <w:r>
        <w:rPr>
          <w:rtl w:val="0"/>
          <w:lang w:val="zh-TW" w:eastAsia="zh-TW"/>
        </w:rPr>
        <w:t>夜内柯里昂庄园会议室</w:t>
      </w:r>
    </w:p>
    <w:p>
      <w:pPr>
        <w:pStyle w:val="Normal (Web)"/>
        <w:widowControl w:val="1"/>
        <w:spacing w:line="288" w:lineRule="auto"/>
      </w:pPr>
      <w:r>
        <w:rPr>
          <w:rtl w:val="0"/>
          <w:lang w:val="zh-TW" w:eastAsia="zh-TW"/>
        </w:rPr>
        <w:t>人物：</w:t>
      </w:r>
      <w:r>
        <w:rPr>
          <w:rFonts w:ascii="Calibri" w:hAnsi="Calibri"/>
          <w:rtl w:val="0"/>
          <w:lang w:val="en-US"/>
        </w:rPr>
        <w:t>Dante</w:t>
      </w:r>
      <w:r>
        <w:rPr>
          <w:rtl w:val="0"/>
          <w:lang w:val="zh-TW" w:eastAsia="zh-TW"/>
        </w:rPr>
        <w:t>、家族元老若干、手下若干</w:t>
      </w:r>
    </w:p>
    <w:p>
      <w:pPr>
        <w:pStyle w:val="Normal (Web)"/>
        <w:widowControl w:val="1"/>
        <w:spacing w:line="288" w:lineRule="auto"/>
      </w:pPr>
      <w:r>
        <w:rPr>
          <w:rtl w:val="0"/>
          <w:lang w:val="en-US"/>
        </w:rPr>
        <w:t>△</w:t>
      </w:r>
      <w:r>
        <w:rPr>
          <w:rtl w:val="0"/>
          <w:lang w:val="zh-TW" w:eastAsia="zh-TW"/>
        </w:rPr>
        <w:t>会议室里，十几个家族元老坐在长桌两侧，脸色阴沉看着主位上的</w:t>
      </w:r>
      <w:r>
        <w:rPr>
          <w:rFonts w:ascii="Calibri" w:hAnsi="Calibri"/>
          <w:rtl w:val="0"/>
          <w:lang w:val="en-US"/>
        </w:rPr>
        <w:t>Dante</w:t>
      </w:r>
      <w:r>
        <w:rPr>
          <w:rtl w:val="0"/>
          <w:lang w:val="zh-TW" w:eastAsia="zh-TW"/>
        </w:rPr>
        <w:t>。</w:t>
      </w:r>
    </w:p>
    <w:p>
      <w:pPr>
        <w:pStyle w:val="Normal (Web)"/>
        <w:widowControl w:val="1"/>
        <w:spacing w:line="288" w:lineRule="auto"/>
      </w:pPr>
      <w:r>
        <w:rPr>
          <w:rtl w:val="0"/>
          <w:lang w:val="zh-TW" w:eastAsia="zh-TW"/>
        </w:rPr>
        <w:t>元老</w:t>
      </w:r>
      <w:r>
        <w:rPr>
          <w:rFonts w:ascii="Calibri" w:hAnsi="Calibri"/>
          <w:rtl w:val="0"/>
          <w:lang w:val="en-US"/>
        </w:rPr>
        <w:t>1</w:t>
      </w:r>
      <w:r>
        <w:rPr>
          <w:rtl w:val="0"/>
          <w:lang w:val="zh-TW" w:eastAsia="zh-TW"/>
        </w:rPr>
        <w:t>：</w:t>
      </w:r>
      <w:r>
        <w:rPr>
          <w:rFonts w:ascii="Calibri" w:hAnsi="Calibri"/>
          <w:rtl w:val="0"/>
          <w:lang w:val="en-US"/>
        </w:rPr>
        <w:t>Dante</w:t>
      </w:r>
      <w:r>
        <w:rPr>
          <w:rtl w:val="0"/>
          <w:lang w:val="zh-TW" w:eastAsia="zh-TW"/>
        </w:rPr>
        <w:t>！你看看你现在像什么样子！为了一个女人，荒废家族事务，丢了西海岸的地盘，断了欧洲的军火线！</w:t>
      </w:r>
      <w:r>
        <w:rPr>
          <w:lang w:val="en-US"/>
        </w:rPr>
        <w:br w:type="textWrapping"/>
      </w:r>
      <w:r>
        <w:rPr>
          <w:rFonts w:ascii="Times New Roman" w:hAnsi="Times New Roman"/>
          <w:outline w:val="0"/>
          <w:color w:val="ff0000"/>
          <w:u w:color="ff0000"/>
          <w:rtl w:val="0"/>
          <w:lang w:val="en-US"/>
          <w14:textFill>
            <w14:solidFill>
              <w14:srgbClr w14:val="FF0000"/>
            </w14:solidFill>
          </w14:textFill>
        </w:rPr>
        <w:t>Elder 1: Dante! Look at yourself! For one woman, you've abandoned family business, lost the West Coast territory, and lost the European arms line!</w:t>
      </w:r>
    </w:p>
    <w:p>
      <w:pPr>
        <w:pStyle w:val="Normal (Web)"/>
        <w:widowControl w:val="1"/>
        <w:spacing w:line="288" w:lineRule="auto"/>
      </w:pPr>
      <w:r>
        <w:rPr>
          <w:rtl w:val="0"/>
          <w:lang w:val="zh-TW" w:eastAsia="zh-TW"/>
        </w:rPr>
        <w:t>元老</w:t>
      </w:r>
      <w:r>
        <w:rPr>
          <w:rFonts w:ascii="Calibri" w:hAnsi="Calibri"/>
          <w:rtl w:val="0"/>
          <w:lang w:val="en-US"/>
        </w:rPr>
        <w:t>2</w:t>
      </w:r>
      <w:r>
        <w:rPr>
          <w:rtl w:val="0"/>
          <w:lang w:val="zh-TW" w:eastAsia="zh-TW"/>
        </w:rPr>
        <w:t>：柯里昂家族百年基业，就要毁在你手里了！那个</w:t>
      </w:r>
      <w:r>
        <w:rPr>
          <w:rFonts w:ascii="Calibri" w:hAnsi="Calibri"/>
          <w:rtl w:val="0"/>
          <w:lang w:val="en-US"/>
        </w:rPr>
        <w:t>Eve</w:t>
      </w:r>
      <w:r>
        <w:rPr>
          <w:rtl w:val="0"/>
          <w:lang w:val="zh-TW" w:eastAsia="zh-TW"/>
        </w:rPr>
        <w:t>就是个祸害！你必须立刻杀了她，和她做个了断！</w:t>
      </w:r>
      <w:r>
        <w:rPr>
          <w:lang w:val="en-US"/>
        </w:rPr>
        <w:br w:type="textWrapping"/>
      </w:r>
      <w:r>
        <w:rPr>
          <w:rFonts w:ascii="Times New Roman" w:hAnsi="Times New Roman"/>
          <w:outline w:val="0"/>
          <w:color w:val="ff0000"/>
          <w:u w:color="ff0000"/>
          <w:rtl w:val="0"/>
          <w:lang w:val="en-US"/>
          <w14:textFill>
            <w14:solidFill>
              <w14:srgbClr w14:val="FF0000"/>
            </w14:solidFill>
          </w14:textFill>
        </w:rPr>
        <w:t>Elder 2: The Corleone family's century-old empire is about to collapse because of you! That Eve is a curse! You must kill her now and end this!</w:t>
      </w:r>
    </w:p>
    <w:p>
      <w:pPr>
        <w:pStyle w:val="Normal (Web)"/>
        <w:widowControl w:val="1"/>
        <w:spacing w:line="288" w:lineRule="auto"/>
      </w:pPr>
      <w:r>
        <w:rPr>
          <w:rtl w:val="0"/>
          <w:lang w:val="zh-TW" w:eastAsia="zh-TW"/>
        </w:rPr>
        <w:t>元老</w:t>
      </w:r>
      <w:r>
        <w:rPr>
          <w:rFonts w:ascii="Calibri" w:hAnsi="Calibri"/>
          <w:rtl w:val="0"/>
          <w:lang w:val="en-US"/>
        </w:rPr>
        <w:t>3</w:t>
      </w:r>
      <w:r>
        <w:rPr>
          <w:rtl w:val="0"/>
          <w:lang w:val="zh-TW" w:eastAsia="zh-TW"/>
        </w:rPr>
        <w:t>：不然，我们就联合起来废黜你的教父之位，重新选新的继承人！</w:t>
      </w:r>
      <w:r>
        <w:rPr>
          <w:lang w:val="en-US"/>
        </w:rPr>
        <w:br w:type="textWrapping"/>
      </w:r>
      <w:r>
        <w:rPr>
          <w:rFonts w:ascii="Times New Roman" w:hAnsi="Times New Roman"/>
          <w:outline w:val="0"/>
          <w:color w:val="ff0000"/>
          <w:u w:color="ff0000"/>
          <w:rtl w:val="0"/>
          <w:lang w:val="en-US"/>
          <w14:textFill>
            <w14:solidFill>
              <w14:srgbClr w14:val="FF0000"/>
            </w14:solidFill>
          </w14:textFill>
        </w:rPr>
        <w:t>Elder 3: Otherwise, we</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 xml:space="preserve">ll unite to depose you as Don and choose a new heir! </w:t>
      </w:r>
    </w:p>
    <w:p>
      <w:pPr>
        <w:pStyle w:val="Normal (Web)"/>
        <w:widowControl w:val="1"/>
        <w:spacing w:line="288" w:lineRule="auto"/>
      </w:pPr>
      <w:r>
        <w:rPr>
          <w:rFonts w:ascii="Calibri" w:hAnsi="Calibri"/>
          <w:rtl w:val="0"/>
          <w:lang w:val="en-US"/>
        </w:rPr>
        <w:t>Dante</w:t>
      </w:r>
      <w:r>
        <w:rPr>
          <w:rtl w:val="0"/>
          <w:lang w:val="zh-TW" w:eastAsia="zh-TW"/>
        </w:rPr>
        <w:t>（手指敲着桌面，眼神冰冷）：你们说完了？</w:t>
      </w:r>
      <w:r>
        <w:rPr>
          <w:lang w:val="en-US"/>
        </w:rPr>
        <w:br w:type="textWrapping"/>
      </w:r>
      <w:r>
        <w:rPr>
          <w:rFonts w:ascii="Times New Roman" w:hAnsi="Times New Roman"/>
          <w:outline w:val="0"/>
          <w:color w:val="ff0000"/>
          <w:u w:color="ff0000"/>
          <w:rtl w:val="0"/>
          <w:lang w:val="en-US"/>
          <w14:textFill>
            <w14:solidFill>
              <w14:srgbClr w14:val="FF0000"/>
            </w14:solidFill>
          </w14:textFill>
        </w:rPr>
        <w:t>Dante: Are you done?</w:t>
      </w:r>
    </w:p>
    <w:p>
      <w:pPr>
        <w:pStyle w:val="Normal (Web)"/>
        <w:widowControl w:val="1"/>
        <w:spacing w:line="288" w:lineRule="auto"/>
      </w:pPr>
      <w:r>
        <w:rPr>
          <w:rtl w:val="0"/>
          <w:lang w:val="zh-TW" w:eastAsia="zh-TW"/>
        </w:rPr>
        <w:t>元老</w:t>
      </w:r>
      <w:r>
        <w:rPr>
          <w:rFonts w:ascii="Calibri" w:hAnsi="Calibri"/>
          <w:rtl w:val="0"/>
          <w:lang w:val="en-US"/>
        </w:rPr>
        <w:t>1</w:t>
      </w:r>
      <w:r>
        <w:rPr>
          <w:rtl w:val="0"/>
          <w:lang w:val="zh-TW" w:eastAsia="zh-TW"/>
        </w:rPr>
        <w:t>：我们说的都是实话！你再这么下去，整个家族都要完了！</w:t>
      </w:r>
      <w:r>
        <w:rPr>
          <w:lang w:val="en-US"/>
        </w:rPr>
        <w:br w:type="textWrapping"/>
      </w:r>
      <w:r>
        <w:rPr>
          <w:rFonts w:ascii="Times New Roman" w:hAnsi="Times New Roman"/>
          <w:outline w:val="0"/>
          <w:color w:val="ff0000"/>
          <w:u w:color="ff0000"/>
          <w:rtl w:val="0"/>
          <w:lang w:val="en-US"/>
          <w14:textFill>
            <w14:solidFill>
              <w14:srgbClr w14:val="FF0000"/>
            </w14:solidFill>
          </w14:textFill>
        </w:rPr>
        <w:t>Elder 1: We're telling the truth! Keep this up, and the whole family is ruined!</w:t>
      </w:r>
    </w:p>
    <w:p>
      <w:pPr>
        <w:pStyle w:val="Normal (Web)"/>
        <w:widowControl w:val="1"/>
        <w:spacing w:line="288" w:lineRule="auto"/>
      </w:pPr>
      <w:r>
        <w:rPr>
          <w:rFonts w:ascii="Calibri" w:hAnsi="Calibri"/>
          <w:rtl w:val="0"/>
          <w:lang w:val="en-US"/>
        </w:rPr>
        <w:t>Dante</w:t>
      </w:r>
      <w:r>
        <w:rPr>
          <w:rtl w:val="0"/>
          <w:lang w:val="zh-TW" w:eastAsia="zh-TW"/>
        </w:rPr>
        <w:t>：我告诉你们。</w:t>
      </w:r>
      <w:r>
        <w:rPr>
          <w:rFonts w:ascii="Calibri" w:hAnsi="Calibri"/>
          <w:rtl w:val="0"/>
          <w:lang w:val="en-US"/>
        </w:rPr>
        <w:t>Eve</w:t>
      </w:r>
      <w:r>
        <w:rPr>
          <w:rtl w:val="0"/>
          <w:lang w:val="zh-TW" w:eastAsia="zh-TW"/>
        </w:rPr>
        <w:t>，是我这辈子唯一亏欠的人，也是我这辈子唯一要护着的人。</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Dante: Listen carefully. Eve is the only person I owe and the only person I will protect  in my lifetime. </w:t>
      </w:r>
    </w:p>
    <w:p>
      <w:pPr>
        <w:pStyle w:val="Normal (Web)"/>
        <w:widowControl w:val="1"/>
        <w:spacing w:line="288" w:lineRule="auto"/>
      </w:pPr>
      <w:r>
        <w:rPr>
          <w:rtl w:val="0"/>
          <w:lang w:val="en-US"/>
        </w:rPr>
        <w:t>△</w:t>
      </w:r>
      <w:r>
        <w:rPr>
          <w:rFonts w:ascii="Calibri" w:hAnsi="Calibri"/>
          <w:rtl w:val="0"/>
          <w:lang w:val="en-US"/>
        </w:rPr>
        <w:t>Dante</w:t>
      </w:r>
      <w:r>
        <w:rPr>
          <w:rtl w:val="0"/>
          <w:lang w:val="zh-TW" w:eastAsia="zh-TW"/>
        </w:rPr>
        <w:t>猛地站起身，从腰间拔出砍刀狠狠剁在会议桌上。</w:t>
      </w:r>
    </w:p>
    <w:p>
      <w:pPr>
        <w:pStyle w:val="Normal (Web)"/>
        <w:widowControl w:val="1"/>
        <w:spacing w:line="288" w:lineRule="auto"/>
      </w:pPr>
      <w:r>
        <w:rPr>
          <w:rFonts w:ascii="Calibri" w:hAnsi="Calibri"/>
          <w:rtl w:val="0"/>
          <w:lang w:val="en-US"/>
        </w:rPr>
        <w:t>Dante</w:t>
      </w:r>
      <w:r>
        <w:rPr>
          <w:rtl w:val="0"/>
          <w:lang w:val="zh-TW" w:eastAsia="zh-TW"/>
        </w:rPr>
        <w:t>：谁敢动她一根头发，我就杀了谁。谁敢再说一句她的坏话，我就割了谁的舌头。</w:t>
      </w:r>
      <w:r>
        <w:rPr>
          <w:lang w:val="en-US"/>
        </w:rPr>
        <w:br w:type="textWrapping"/>
      </w:r>
      <w:r>
        <w:rPr>
          <w:rFonts w:ascii="Times New Roman" w:hAnsi="Times New Roman"/>
          <w:outline w:val="0"/>
          <w:color w:val="ff0000"/>
          <w:u w:color="ff0000"/>
          <w:rtl w:val="0"/>
          <w:lang w:val="en-US"/>
          <w14:textFill>
            <w14:solidFill>
              <w14:srgbClr w14:val="FF0000"/>
            </w14:solidFill>
          </w14:textFill>
        </w:rPr>
        <w:t>Dante: Touch one hair on her, and I</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ll kill you. Say one word against her, and I</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ll cut out your tongue.</w:t>
      </w:r>
    </w:p>
    <w:p>
      <w:pPr>
        <w:pStyle w:val="Normal (Web)"/>
        <w:widowControl w:val="1"/>
        <w:spacing w:line="288" w:lineRule="auto"/>
      </w:pPr>
      <w:r>
        <w:rPr>
          <w:rtl w:val="0"/>
          <w:lang w:val="zh-TW" w:eastAsia="zh-TW"/>
        </w:rPr>
        <w:t>元老</w:t>
      </w:r>
      <w:r>
        <w:rPr>
          <w:rFonts w:ascii="Calibri" w:hAnsi="Calibri"/>
          <w:rtl w:val="0"/>
          <w:lang w:val="en-US"/>
        </w:rPr>
        <w:t>1</w:t>
      </w:r>
      <w:r>
        <w:rPr>
          <w:rtl w:val="0"/>
          <w:lang w:val="zh-TW" w:eastAsia="zh-TW"/>
        </w:rPr>
        <w:t>（拍桌站起来）：</w:t>
      </w:r>
      <w:r>
        <w:rPr>
          <w:rFonts w:ascii="Calibri" w:hAnsi="Calibri"/>
          <w:rtl w:val="0"/>
          <w:lang w:val="en-US"/>
        </w:rPr>
        <w:t>Dante</w:t>
      </w:r>
      <w:r>
        <w:rPr>
          <w:rtl w:val="0"/>
          <w:lang w:val="zh-TW" w:eastAsia="zh-TW"/>
        </w:rPr>
        <w:t>！你疯了！为了一个女人，你要和整个家族作对吗？</w:t>
      </w:r>
      <w:r>
        <w:rPr>
          <w:lang w:val="en-US"/>
        </w:rPr>
        <w:br w:type="textWrapping"/>
      </w:r>
      <w:r>
        <w:rPr>
          <w:rFonts w:ascii="Times New Roman" w:hAnsi="Times New Roman"/>
          <w:outline w:val="0"/>
          <w:color w:val="ff0000"/>
          <w:u w:color="ff0000"/>
          <w:rtl w:val="0"/>
          <w:lang w:val="en-US"/>
          <w14:textFill>
            <w14:solidFill>
              <w14:srgbClr w14:val="FF0000"/>
            </w14:solidFill>
          </w14:textFill>
        </w:rPr>
        <w:t>Elder 1: Dante! You're insane! Are you turning against the whole family for one woman?</w:t>
      </w:r>
    </w:p>
    <w:p>
      <w:pPr>
        <w:pStyle w:val="Normal (Web)"/>
        <w:widowControl w:val="1"/>
        <w:spacing w:line="288" w:lineRule="auto"/>
      </w:pPr>
      <w:r>
        <w:rPr>
          <w:rtl w:val="0"/>
          <w:lang w:val="en-US"/>
        </w:rPr>
        <w:t>△</w:t>
      </w:r>
      <w:r>
        <w:rPr>
          <w:rFonts w:ascii="Calibri" w:hAnsi="Calibri"/>
          <w:rtl w:val="0"/>
          <w:lang w:val="en-US"/>
        </w:rPr>
        <w:t>Dante</w:t>
      </w:r>
      <w:r>
        <w:rPr>
          <w:rtl w:val="0"/>
          <w:lang w:val="zh-TW" w:eastAsia="zh-TW"/>
        </w:rPr>
        <w:t>抬手一把抓住元老</w:t>
      </w:r>
      <w:r>
        <w:rPr>
          <w:rFonts w:ascii="Calibri" w:hAnsi="Calibri"/>
          <w:rtl w:val="0"/>
          <w:lang w:val="en-US"/>
        </w:rPr>
        <w:t>1</w:t>
      </w:r>
      <w:r>
        <w:rPr>
          <w:rtl w:val="0"/>
          <w:lang w:val="zh-TW" w:eastAsia="zh-TW"/>
        </w:rPr>
        <w:t>的手按在桌上，砍刀狠狠落下，直接砍下了他的手。</w:t>
      </w:r>
    </w:p>
    <w:p>
      <w:pPr>
        <w:pStyle w:val="Normal (Web)"/>
        <w:widowControl w:val="1"/>
        <w:spacing w:line="288" w:lineRule="auto"/>
      </w:pPr>
      <w:r>
        <w:rPr>
          <w:rtl w:val="0"/>
          <w:lang w:val="en-US"/>
        </w:rPr>
        <w:t>△</w:t>
      </w:r>
      <w:r>
        <w:rPr>
          <w:rtl w:val="0"/>
          <w:lang w:val="zh-TW" w:eastAsia="zh-TW"/>
        </w:rPr>
        <w:t>元老</w:t>
      </w:r>
      <w:r>
        <w:rPr>
          <w:rFonts w:ascii="Calibri" w:hAnsi="Calibri"/>
          <w:rtl w:val="0"/>
          <w:lang w:val="en-US"/>
        </w:rPr>
        <w:t>1</w:t>
      </w:r>
      <w:r>
        <w:rPr>
          <w:rtl w:val="0"/>
          <w:lang w:val="zh-TW" w:eastAsia="zh-TW"/>
        </w:rPr>
        <w:t>发出凄厉的惨叫倒在地上，鲜血喷溅了整个会议桌。</w:t>
      </w:r>
    </w:p>
    <w:p>
      <w:pPr>
        <w:pStyle w:val="Normal (Web)"/>
        <w:widowControl w:val="1"/>
        <w:spacing w:line="288" w:lineRule="auto"/>
      </w:pPr>
      <w:r>
        <w:rPr>
          <w:rtl w:val="0"/>
          <w:lang w:val="en-US"/>
        </w:rPr>
        <w:t>△</w:t>
      </w:r>
      <w:r>
        <w:rPr>
          <w:rtl w:val="0"/>
          <w:lang w:val="zh-TW" w:eastAsia="zh-TW"/>
        </w:rPr>
        <w:t>其他元老瞬间吓得脸色惨白，不敢再说话。</w:t>
      </w:r>
    </w:p>
    <w:p>
      <w:pPr>
        <w:pStyle w:val="Normal (Web)"/>
        <w:widowControl w:val="1"/>
        <w:spacing w:line="288" w:lineRule="auto"/>
      </w:pPr>
      <w:r>
        <w:rPr>
          <w:rFonts w:ascii="Calibri" w:hAnsi="Calibri"/>
          <w:rtl w:val="0"/>
          <w:lang w:val="en-US"/>
        </w:rPr>
        <w:t>Dante</w:t>
      </w:r>
      <w:r>
        <w:rPr>
          <w:rtl w:val="0"/>
          <w:lang w:val="zh-TW" w:eastAsia="zh-TW"/>
        </w:rPr>
        <w:t>（浑身是血，眼神凶狠，对着所有元老咆哮）：我再说一遍！谁敢动她，我就把整个柯里昂家族，全部沉进哈德逊河！</w:t>
      </w:r>
      <w:r>
        <w:rPr>
          <w:lang w:val="en-US"/>
        </w:rPr>
        <w:br w:type="textWrapping"/>
      </w:r>
      <w:r>
        <w:rPr>
          <w:rFonts w:ascii="Times New Roman" w:hAnsi="Times New Roman"/>
          <w:outline w:val="0"/>
          <w:color w:val="ff0000"/>
          <w:u w:color="ff0000"/>
          <w:rtl w:val="0"/>
          <w:lang w:val="en-US"/>
          <w14:textFill>
            <w14:solidFill>
              <w14:srgbClr w14:val="FF0000"/>
            </w14:solidFill>
          </w14:textFill>
        </w:rPr>
        <w:t>Dante: I'll say it again! If anyone touches her, I'll sink the entire Corleone family into the Hudson River!</w:t>
      </w:r>
    </w:p>
    <w:p>
      <w:pPr>
        <w:pStyle w:val="Normal (Web)"/>
        <w:widowControl w:val="1"/>
        <w:spacing w:line="288" w:lineRule="auto"/>
      </w:pPr>
      <w:r>
        <w:rPr>
          <w:rtl w:val="0"/>
          <w:lang w:val="en-US"/>
        </w:rPr>
        <w:t>△</w:t>
      </w:r>
      <w:r>
        <w:rPr>
          <w:rFonts w:ascii="Calibri" w:hAnsi="Calibri"/>
          <w:rtl w:val="0"/>
          <w:lang w:val="en-US"/>
        </w:rPr>
        <w:t>Dante</w:t>
      </w:r>
      <w:r>
        <w:rPr>
          <w:rtl w:val="0"/>
          <w:lang w:val="zh-TW" w:eastAsia="zh-TW"/>
        </w:rPr>
        <w:t>把砍刀扔在桌上，刀尖对着剩下的元老。</w:t>
      </w:r>
    </w:p>
    <w:p>
      <w:pPr>
        <w:pStyle w:val="Normal (Web)"/>
        <w:widowControl w:val="1"/>
        <w:spacing w:line="288" w:lineRule="auto"/>
      </w:pPr>
      <w:r>
        <w:rPr>
          <w:rFonts w:ascii="Calibri" w:hAnsi="Calibri"/>
          <w:rtl w:val="0"/>
          <w:lang w:val="en-US"/>
        </w:rPr>
        <w:t>Dante</w:t>
      </w:r>
      <w:r>
        <w:rPr>
          <w:rtl w:val="0"/>
          <w:lang w:val="zh-TW" w:eastAsia="zh-TW"/>
        </w:rPr>
        <w:t>：谁还有意见？</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Dante: Any objection? </w:t>
      </w:r>
    </w:p>
    <w:p>
      <w:pPr>
        <w:pStyle w:val="Normal (Web)"/>
        <w:widowControl w:val="1"/>
        <w:spacing w:line="288" w:lineRule="auto"/>
      </w:pPr>
      <w:r>
        <w:rPr>
          <w:rtl w:val="0"/>
          <w:lang w:val="en-US"/>
        </w:rPr>
        <w:t>△</w:t>
      </w:r>
      <w:r>
        <w:rPr>
          <w:rtl w:val="0"/>
          <w:lang w:val="zh-TW" w:eastAsia="zh-TW"/>
        </w:rPr>
        <w:t>所有元老浑身发抖，纷纷低下头不敢再出声。</w:t>
      </w:r>
    </w:p>
    <w:p>
      <w:pPr>
        <w:pStyle w:val="Normal (Web)"/>
        <w:widowControl w:val="1"/>
        <w:spacing w:line="288" w:lineRule="auto"/>
        <w:rPr>
          <w:lang w:val="zh-TW" w:eastAsia="zh-TW"/>
        </w:rPr>
      </w:pPr>
    </w:p>
    <w:p>
      <w:pPr>
        <w:pStyle w:val="Normal (Web)"/>
        <w:widowControl w:val="1"/>
        <w:spacing w:line="288" w:lineRule="auto"/>
      </w:pPr>
    </w:p>
    <w:p>
      <w:pPr>
        <w:pStyle w:val="Normal (Web)"/>
        <w:widowControl w:val="1"/>
        <w:spacing w:line="288" w:lineRule="auto"/>
      </w:pPr>
      <w:r>
        <w:rPr>
          <w:rFonts w:ascii="Calibri" w:hAnsi="Calibri"/>
          <w:rtl w:val="0"/>
          <w:lang w:val="en-US"/>
        </w:rPr>
        <w:t>12-2</w:t>
      </w:r>
      <w:r>
        <w:rPr>
          <w:rtl w:val="0"/>
          <w:lang w:val="zh-TW" w:eastAsia="zh-TW"/>
        </w:rPr>
        <w:t>夜内</w:t>
      </w:r>
      <w:r>
        <w:rPr>
          <w:rFonts w:ascii="Calibri" w:hAnsi="Calibri"/>
          <w:rtl w:val="0"/>
          <w:lang w:val="zh-TW" w:eastAsia="zh-TW"/>
        </w:rPr>
        <w:t xml:space="preserve"> </w:t>
      </w:r>
      <w:r>
        <w:rPr>
          <w:rFonts w:ascii="Calibri" w:hAnsi="Calibri"/>
          <w:rtl w:val="0"/>
          <w:lang w:val="en-US"/>
        </w:rPr>
        <w:t>Eve</w:t>
      </w:r>
      <w:r>
        <w:rPr>
          <w:rtl w:val="0"/>
          <w:lang w:val="zh-TW" w:eastAsia="zh-TW"/>
        </w:rPr>
        <w:t>的庄园书房</w:t>
      </w:r>
    </w:p>
    <w:p>
      <w:pPr>
        <w:pStyle w:val="Normal (Web)"/>
        <w:widowControl w:val="1"/>
        <w:spacing w:line="288" w:lineRule="auto"/>
      </w:pPr>
      <w:r>
        <w:rPr>
          <w:rtl w:val="0"/>
          <w:lang w:val="zh-TW" w:eastAsia="zh-TW"/>
        </w:rPr>
        <w:t>人物：</w:t>
      </w:r>
      <w:r>
        <w:rPr>
          <w:rFonts w:ascii="Calibri" w:hAnsi="Calibri"/>
          <w:rtl w:val="0"/>
          <w:lang w:val="en-US"/>
        </w:rPr>
        <w:t>Eve</w:t>
      </w:r>
      <w:r>
        <w:rPr>
          <w:rtl w:val="0"/>
          <w:lang w:val="zh-TW" w:eastAsia="zh-TW"/>
        </w:rPr>
        <w:t>、</w:t>
      </w:r>
      <w:r>
        <w:rPr>
          <w:rFonts w:ascii="Calibri" w:hAnsi="Calibri"/>
          <w:rtl w:val="0"/>
          <w:lang w:val="en-US"/>
        </w:rPr>
        <w:t>Victor</w:t>
      </w:r>
    </w:p>
    <w:p>
      <w:pPr>
        <w:pStyle w:val="Normal (Web)"/>
        <w:widowControl w:val="1"/>
        <w:spacing w:line="288" w:lineRule="auto"/>
      </w:pPr>
      <w:r>
        <w:rPr>
          <w:rtl w:val="0"/>
          <w:lang w:val="en-US"/>
        </w:rPr>
        <w:t>△</w:t>
      </w:r>
      <w:r>
        <w:rPr>
          <w:rFonts w:ascii="Calibri" w:hAnsi="Calibri"/>
          <w:rtl w:val="0"/>
          <w:lang w:val="en-US"/>
        </w:rPr>
        <w:t>Victor</w:t>
      </w:r>
      <w:r>
        <w:rPr>
          <w:rtl w:val="0"/>
          <w:lang w:val="zh-TW" w:eastAsia="zh-TW"/>
        </w:rPr>
        <w:t>把会议室发生的事告诉了</w:t>
      </w:r>
      <w:r>
        <w:rPr>
          <w:rFonts w:ascii="Calibri" w:hAnsi="Calibri"/>
          <w:rtl w:val="0"/>
          <w:lang w:val="en-US"/>
        </w:rPr>
        <w:t>Eve</w:t>
      </w:r>
      <w:r>
        <w:rPr>
          <w:rtl w:val="0"/>
          <w:lang w:val="zh-TW" w:eastAsia="zh-TW"/>
        </w:rPr>
        <w:t>。</w:t>
      </w:r>
    </w:p>
    <w:p>
      <w:pPr>
        <w:pStyle w:val="Normal (Web)"/>
        <w:widowControl w:val="1"/>
        <w:spacing w:line="288" w:lineRule="auto"/>
      </w:pPr>
      <w:r>
        <w:rPr>
          <w:rFonts w:ascii="Calibri" w:hAnsi="Calibri"/>
          <w:rtl w:val="0"/>
          <w:lang w:val="en-US"/>
        </w:rPr>
        <w:t>Victor</w:t>
      </w:r>
      <w:r>
        <w:rPr>
          <w:rtl w:val="0"/>
          <w:lang w:val="zh-TW" w:eastAsia="zh-TW"/>
        </w:rPr>
        <w:t>：他为了你，砍了元老的手，和整个家族翻脸了。</w:t>
      </w:r>
      <w:r>
        <w:rPr>
          <w:lang w:val="en-US"/>
        </w:rPr>
        <w:br w:type="textWrapping"/>
      </w:r>
      <w:r>
        <w:rPr>
          <w:rFonts w:ascii="Times New Roman" w:hAnsi="Times New Roman"/>
          <w:outline w:val="0"/>
          <w:color w:val="ff0000"/>
          <w:u w:color="ff0000"/>
          <w:rtl w:val="0"/>
          <w:lang w:val="en-US"/>
          <w14:textFill>
            <w14:solidFill>
              <w14:srgbClr w14:val="FF0000"/>
            </w14:solidFill>
          </w14:textFill>
        </w:rPr>
        <w:t>Victor: For you, he cut off an elder's hand and turned against his whole family.</w:t>
      </w:r>
    </w:p>
    <w:p>
      <w:pPr>
        <w:pStyle w:val="Normal (Web)"/>
        <w:widowControl w:val="1"/>
        <w:spacing w:line="288" w:lineRule="auto"/>
      </w:pPr>
      <w:r>
        <w:rPr>
          <w:rFonts w:ascii="Calibri" w:hAnsi="Calibri"/>
          <w:rtl w:val="0"/>
          <w:lang w:val="en-US"/>
        </w:rPr>
        <w:t>Eve</w:t>
      </w:r>
      <w:r>
        <w:rPr>
          <w:rtl w:val="0"/>
          <w:lang w:val="zh-TW" w:eastAsia="zh-TW"/>
        </w:rPr>
        <w:t>（看着电脑上的军火图纸，头都没抬）：那是他的事，和我没关系。</w:t>
      </w:r>
      <w:r>
        <w:rPr>
          <w:lang w:val="en-US"/>
        </w:rPr>
        <w:br w:type="textWrapping"/>
      </w:r>
      <w:r>
        <w:rPr>
          <w:rFonts w:ascii="Times New Roman" w:hAnsi="Times New Roman"/>
          <w:outline w:val="0"/>
          <w:color w:val="ff0000"/>
          <w:u w:color="ff0000"/>
          <w:rtl w:val="0"/>
          <w:lang w:val="en-US"/>
          <w14:textFill>
            <w14:solidFill>
              <w14:srgbClr w14:val="FF0000"/>
            </w14:solidFill>
          </w14:textFill>
        </w:rPr>
        <w:t>Eve: That's his business. It has nothing to do with me.</w:t>
      </w:r>
    </w:p>
    <w:p>
      <w:pPr>
        <w:pStyle w:val="Normal (Web)"/>
        <w:widowControl w:val="1"/>
        <w:spacing w:line="288" w:lineRule="auto"/>
      </w:pPr>
      <w:r>
        <w:rPr>
          <w:rFonts w:ascii="Calibri" w:hAnsi="Calibri"/>
          <w:rtl w:val="0"/>
          <w:lang w:val="en-US"/>
        </w:rPr>
        <w:t>Victor</w:t>
      </w:r>
      <w:r>
        <w:rPr>
          <w:rtl w:val="0"/>
          <w:lang w:val="zh-TW" w:eastAsia="zh-TW"/>
        </w:rPr>
        <w:t>：你真的一点都不动心？</w:t>
      </w:r>
      <w:r>
        <w:rPr>
          <w:lang w:val="en-US"/>
        </w:rPr>
        <w:br w:type="textWrapping"/>
      </w:r>
      <w:r>
        <w:rPr>
          <w:rFonts w:ascii="Times New Roman" w:hAnsi="Times New Roman"/>
          <w:outline w:val="0"/>
          <w:color w:val="ff0000"/>
          <w:u w:color="ff0000"/>
          <w:rtl w:val="0"/>
          <w:lang w:val="en-US"/>
          <w14:textFill>
            <w14:solidFill>
              <w14:srgbClr w14:val="FF0000"/>
            </w14:solidFill>
          </w14:textFill>
        </w:rPr>
        <w:t>Victor: You really don't feel anything?</w:t>
      </w:r>
    </w:p>
    <w:p>
      <w:pPr>
        <w:pStyle w:val="Normal (Web)"/>
        <w:widowControl w:val="1"/>
        <w:spacing w:line="288" w:lineRule="auto"/>
      </w:pPr>
      <w:r>
        <w:rPr>
          <w:rFonts w:ascii="Calibri" w:hAnsi="Calibri"/>
          <w:rtl w:val="0"/>
          <w:lang w:val="en-US"/>
        </w:rPr>
        <w:t>Eve</w:t>
      </w:r>
      <w:r>
        <w:rPr>
          <w:rtl w:val="0"/>
          <w:lang w:val="zh-TW" w:eastAsia="zh-TW"/>
        </w:rPr>
        <w:t>（抬眼，眼神冰冷）：动心？当年他把我扔在爆炸的车里的时候，怎么没想过今天？他做的所有事，都只是为了给他自己赎罪，不是为了我。</w:t>
      </w:r>
      <w:r>
        <w:rPr>
          <w:lang w:val="en-US"/>
        </w:rPr>
        <w:br w:type="textWrapping"/>
      </w:r>
      <w:r>
        <w:rPr>
          <w:rFonts w:ascii="Times New Roman" w:hAnsi="Times New Roman"/>
          <w:outline w:val="0"/>
          <w:color w:val="ff0000"/>
          <w:u w:color="ff0000"/>
          <w:rtl w:val="0"/>
          <w:lang w:val="en-US"/>
          <w14:textFill>
            <w14:solidFill>
              <w14:srgbClr w14:val="FF0000"/>
            </w14:solidFill>
          </w14:textFill>
        </w:rPr>
        <w:t>Eve: Feel anything? Did he think this day would come when he left me in that burning car? Everything he's doing is penance for himself, not for me.</w:t>
      </w:r>
    </w:p>
    <w:p>
      <w:pPr>
        <w:pStyle w:val="Normal (Web)"/>
        <w:widowControl w:val="1"/>
        <w:spacing w:line="288" w:lineRule="auto"/>
      </w:pPr>
      <w:r>
        <w:rPr>
          <w:rtl w:val="0"/>
          <w:lang w:val="en-US"/>
        </w:rPr>
        <w:t>△</w:t>
      </w:r>
      <w:r>
        <w:rPr>
          <w:rFonts w:ascii="Calibri" w:hAnsi="Calibri"/>
          <w:rtl w:val="0"/>
          <w:lang w:val="en-US"/>
        </w:rPr>
        <w:t>Eve</w:t>
      </w:r>
      <w:r>
        <w:rPr>
          <w:rtl w:val="0"/>
          <w:lang w:val="zh-TW" w:eastAsia="zh-TW"/>
        </w:rPr>
        <w:t>合上电脑看向窗外。</w:t>
      </w:r>
    </w:p>
    <w:p>
      <w:pPr>
        <w:pStyle w:val="Normal (Web)"/>
        <w:widowControl w:val="1"/>
        <w:spacing w:line="288" w:lineRule="auto"/>
      </w:pPr>
      <w:r>
        <w:rPr>
          <w:rFonts w:ascii="Calibri" w:hAnsi="Calibri"/>
          <w:rtl w:val="0"/>
          <w:lang w:val="en-US"/>
        </w:rPr>
        <w:t>Eve</w:t>
      </w:r>
      <w:r>
        <w:rPr>
          <w:rtl w:val="0"/>
          <w:lang w:val="zh-TW" w:eastAsia="zh-TW"/>
        </w:rPr>
        <w:t>：他欠我的，不是砍几双手，跪几次地，就能还清的。</w:t>
      </w:r>
      <w:r>
        <w:rPr>
          <w:lang w:val="en-US"/>
        </w:rPr>
        <w:br w:type="textWrapping"/>
      </w:r>
      <w:r>
        <w:rPr>
          <w:rFonts w:ascii="Times New Roman" w:hAnsi="Times New Roman"/>
          <w:outline w:val="0"/>
          <w:color w:val="ff0000"/>
          <w:u w:color="ff0000"/>
          <w:rtl w:val="0"/>
          <w:lang w:val="en-US"/>
          <w14:textFill>
            <w14:solidFill>
              <w14:srgbClr w14:val="FF0000"/>
            </w14:solidFill>
          </w14:textFill>
        </w:rPr>
        <w:t>Eve: What he owes me can't be repaid with a few severed hands and a few times kneeling.</w:t>
      </w:r>
    </w:p>
    <w:p>
      <w:pPr>
        <w:pStyle w:val="Normal (Web)"/>
        <w:widowControl w:val="1"/>
        <w:spacing w:line="288" w:lineRule="auto"/>
      </w:pPr>
      <w:r>
        <w:rPr>
          <w:rtl w:val="0"/>
          <w:lang w:val="en-US"/>
        </w:rPr>
        <w:t>△</w:t>
      </w:r>
      <w:r>
        <w:rPr>
          <w:rtl w:val="0"/>
          <w:lang w:val="zh-TW" w:eastAsia="zh-TW"/>
        </w:rPr>
        <w:t>窗外，</w:t>
      </w:r>
      <w:r>
        <w:rPr>
          <w:rFonts w:ascii="Calibri" w:hAnsi="Calibri"/>
          <w:rtl w:val="0"/>
          <w:lang w:val="en-US"/>
        </w:rPr>
        <w:t>Dante</w:t>
      </w:r>
      <w:r>
        <w:rPr>
          <w:rtl w:val="0"/>
          <w:lang w:val="zh-TW" w:eastAsia="zh-TW"/>
        </w:rPr>
        <w:t>的身影站在庄园大门外，隔着铁栅栏死死盯着庄园里的灯光，一站就是一夜。</w:t>
      </w:r>
    </w:p>
    <w:p>
      <w:pPr>
        <w:pStyle w:val="Normal (Web)"/>
        <w:widowControl w:val="1"/>
        <w:spacing w:line="288" w:lineRule="auto"/>
        <w:rPr>
          <w:lang w:val="zh-TW" w:eastAsia="zh-TW"/>
        </w:rPr>
      </w:pPr>
    </w:p>
    <w:p>
      <w:pPr>
        <w:pStyle w:val="Normal (Web)"/>
        <w:widowControl w:val="1"/>
        <w:spacing w:line="288" w:lineRule="auto"/>
      </w:pPr>
    </w:p>
    <w:p>
      <w:pPr>
        <w:pStyle w:val="Normal (Web)"/>
        <w:widowControl w:val="1"/>
        <w:spacing w:line="288" w:lineRule="auto"/>
        <w:rPr>
          <w:lang w:val="zh-TW" w:eastAsia="zh-TW"/>
        </w:rPr>
      </w:pPr>
      <w:r>
        <w:rPr>
          <w:rtl w:val="0"/>
          <w:lang w:val="zh-TW" w:eastAsia="zh-TW"/>
        </w:rPr>
        <w:t>第十三集</w:t>
      </w:r>
    </w:p>
    <w:p>
      <w:pPr>
        <w:pStyle w:val="Normal (Web)"/>
        <w:widowControl w:val="1"/>
        <w:spacing w:line="288" w:lineRule="auto"/>
      </w:pPr>
      <w:r>
        <w:rPr>
          <w:rFonts w:ascii="Calibri" w:hAnsi="Calibri"/>
          <w:rtl w:val="0"/>
          <w:lang w:val="en-US"/>
        </w:rPr>
        <w:t>13-1</w:t>
      </w:r>
      <w:r>
        <w:rPr>
          <w:rtl w:val="0"/>
          <w:lang w:val="zh-TW" w:eastAsia="zh-TW"/>
        </w:rPr>
        <w:t>夜内柯里昂庄园狗舍</w:t>
      </w:r>
    </w:p>
    <w:p>
      <w:pPr>
        <w:pStyle w:val="Normal (Web)"/>
        <w:widowControl w:val="1"/>
        <w:spacing w:line="288" w:lineRule="auto"/>
      </w:pPr>
      <w:r>
        <w:rPr>
          <w:rtl w:val="0"/>
          <w:lang w:val="zh-TW" w:eastAsia="zh-TW"/>
        </w:rPr>
        <w:t>人物：</w:t>
      </w:r>
      <w:r>
        <w:rPr>
          <w:rFonts w:ascii="Calibri" w:hAnsi="Calibri"/>
          <w:rtl w:val="0"/>
          <w:lang w:val="en-US"/>
        </w:rPr>
        <w:t>Lily</w:t>
      </w:r>
      <w:r>
        <w:rPr>
          <w:rtl w:val="0"/>
          <w:lang w:val="zh-TW" w:eastAsia="zh-TW"/>
        </w:rPr>
        <w:t>、看守、反叛元老</w:t>
      </w:r>
    </w:p>
    <w:p>
      <w:pPr>
        <w:pStyle w:val="Normal (Web)"/>
        <w:widowControl w:val="1"/>
        <w:spacing w:line="288" w:lineRule="auto"/>
      </w:pPr>
      <w:r>
        <w:rPr>
          <w:rtl w:val="0"/>
          <w:lang w:val="en-US"/>
        </w:rPr>
        <w:t>△</w:t>
      </w:r>
      <w:r>
        <w:rPr>
          <w:rtl w:val="0"/>
          <w:lang w:val="zh-TW" w:eastAsia="zh-TW"/>
        </w:rPr>
        <w:t>狗舍里，</w:t>
      </w:r>
      <w:r>
        <w:rPr>
          <w:rFonts w:ascii="Calibri" w:hAnsi="Calibri"/>
          <w:rtl w:val="0"/>
          <w:lang w:val="en-US"/>
        </w:rPr>
        <w:t>Lily</w:t>
      </w:r>
      <w:r>
        <w:rPr>
          <w:rtl w:val="0"/>
          <w:lang w:val="zh-TW" w:eastAsia="zh-TW"/>
        </w:rPr>
        <w:t>被关在狗笼里浑身脏污，看到看守过来，立刻贴在笼子上露出谄媚的笑。</w:t>
      </w:r>
    </w:p>
    <w:p>
      <w:pPr>
        <w:pStyle w:val="Normal (Web)"/>
        <w:widowControl w:val="1"/>
        <w:spacing w:line="288" w:lineRule="auto"/>
      </w:pPr>
      <w:r>
        <w:rPr>
          <w:rFonts w:ascii="Calibri" w:hAnsi="Calibri"/>
          <w:rtl w:val="0"/>
          <w:lang w:val="en-US"/>
        </w:rPr>
        <w:t>Lily</w:t>
      </w:r>
      <w:r>
        <w:rPr>
          <w:rtl w:val="0"/>
          <w:lang w:val="zh-TW" w:eastAsia="zh-TW"/>
        </w:rPr>
        <w:t>：大哥，你放我出去，我给你钱，我给你很多很多钱！我还能陪你，你想怎么样都行！</w:t>
      </w:r>
      <w:r>
        <w:rPr>
          <w:lang w:val="en-US"/>
        </w:rPr>
        <w:br w:type="textWrapping"/>
      </w:r>
      <w:r>
        <w:rPr>
          <w:rFonts w:ascii="Times New Roman" w:hAnsi="Times New Roman"/>
          <w:outline w:val="0"/>
          <w:color w:val="ff0000"/>
          <w:u w:color="ff0000"/>
          <w:rtl w:val="0"/>
          <w:lang w:val="en-US"/>
          <w14:textFill>
            <w14:solidFill>
              <w14:srgbClr w14:val="FF0000"/>
            </w14:solidFill>
          </w14:textFill>
        </w:rPr>
        <w:t>Lily: Please, let me out. I'll pay you. I'll pay you a fortune! I can sleep with you!  Anything you want!</w:t>
      </w:r>
    </w:p>
    <w:p>
      <w:pPr>
        <w:pStyle w:val="Normal (Web)"/>
        <w:widowControl w:val="1"/>
        <w:spacing w:line="288" w:lineRule="auto"/>
      </w:pPr>
      <w:r>
        <w:rPr>
          <w:rtl w:val="0"/>
          <w:lang w:val="en-US"/>
        </w:rPr>
        <w:t>△</w:t>
      </w:r>
      <w:r>
        <w:rPr>
          <w:rtl w:val="0"/>
          <w:lang w:val="zh-TW" w:eastAsia="zh-TW"/>
        </w:rPr>
        <w:t>看守看着</w:t>
      </w:r>
      <w:r>
        <w:rPr>
          <w:rFonts w:ascii="Calibri" w:hAnsi="Calibri"/>
          <w:rtl w:val="0"/>
          <w:lang w:val="en-US"/>
        </w:rPr>
        <w:t>Lily</w:t>
      </w:r>
      <w:r>
        <w:rPr>
          <w:rtl w:val="0"/>
          <w:lang w:val="zh-TW" w:eastAsia="zh-TW"/>
        </w:rPr>
        <w:t>的脸眼神松动，打开了狗笼的锁。</w:t>
      </w:r>
    </w:p>
    <w:p>
      <w:pPr>
        <w:pStyle w:val="Normal (Web)"/>
        <w:widowControl w:val="1"/>
        <w:spacing w:line="288" w:lineRule="auto"/>
      </w:pPr>
      <w:r>
        <w:rPr>
          <w:rtl w:val="0"/>
          <w:lang w:val="en-US"/>
        </w:rPr>
        <w:t>△</w:t>
      </w:r>
      <w:r>
        <w:rPr>
          <w:rFonts w:ascii="Calibri" w:hAnsi="Calibri"/>
          <w:rtl w:val="0"/>
          <w:lang w:val="en-US"/>
        </w:rPr>
        <w:t>Lily</w:t>
      </w:r>
      <w:r>
        <w:rPr>
          <w:rtl w:val="0"/>
          <w:lang w:val="zh-TW" w:eastAsia="zh-TW"/>
        </w:rPr>
        <w:t>从狗笼里出来，立刻拿起旁边的铁棍狠狠砸在看守的头上，看守当场倒地。</w:t>
      </w:r>
    </w:p>
    <w:p>
      <w:pPr>
        <w:pStyle w:val="Normal (Web)"/>
        <w:widowControl w:val="1"/>
        <w:spacing w:line="288" w:lineRule="auto"/>
      </w:pPr>
      <w:r>
        <w:rPr>
          <w:rtl w:val="0"/>
          <w:lang w:val="en-US"/>
        </w:rPr>
        <w:t>△</w:t>
      </w:r>
      <w:r>
        <w:rPr>
          <w:rFonts w:ascii="Calibri" w:hAnsi="Calibri"/>
          <w:rtl w:val="0"/>
          <w:lang w:val="en-US"/>
        </w:rPr>
        <w:t>Lily</w:t>
      </w:r>
      <w:r>
        <w:rPr>
          <w:rtl w:val="0"/>
          <w:lang w:val="zh-TW" w:eastAsia="zh-TW"/>
        </w:rPr>
        <w:t>跑出狗舍，连夜联系了被</w:t>
      </w:r>
      <w:r>
        <w:rPr>
          <w:rFonts w:ascii="Calibri" w:hAnsi="Calibri"/>
          <w:rtl w:val="0"/>
          <w:lang w:val="en-US"/>
        </w:rPr>
        <w:t>Dante</w:t>
      </w:r>
      <w:r>
        <w:rPr>
          <w:rtl w:val="0"/>
          <w:lang w:val="zh-TW" w:eastAsia="zh-TW"/>
        </w:rPr>
        <w:t>砍手的元老的弟弟，也就是反叛的元老。</w:t>
      </w:r>
    </w:p>
    <w:p>
      <w:pPr>
        <w:pStyle w:val="Normal (Web)"/>
        <w:widowControl w:val="1"/>
        <w:spacing w:line="288" w:lineRule="auto"/>
        <w:rPr>
          <w:lang w:val="zh-TW" w:eastAsia="zh-TW"/>
        </w:rPr>
      </w:pPr>
    </w:p>
    <w:p>
      <w:pPr>
        <w:pStyle w:val="Normal (Web)"/>
        <w:widowControl w:val="1"/>
        <w:spacing w:line="288" w:lineRule="auto"/>
      </w:pPr>
    </w:p>
    <w:p>
      <w:pPr>
        <w:pStyle w:val="Normal (Web)"/>
        <w:widowControl w:val="1"/>
        <w:spacing w:line="288" w:lineRule="auto"/>
      </w:pPr>
      <w:r>
        <w:rPr>
          <w:rFonts w:ascii="Calibri" w:hAnsi="Calibri"/>
          <w:rtl w:val="0"/>
          <w:lang w:val="en-US"/>
        </w:rPr>
        <w:t>13-2</w:t>
      </w:r>
      <w:r>
        <w:rPr>
          <w:rtl w:val="0"/>
          <w:lang w:val="zh-TW" w:eastAsia="zh-TW"/>
        </w:rPr>
        <w:t>夜内废弃码头仓库</w:t>
      </w:r>
    </w:p>
    <w:p>
      <w:pPr>
        <w:pStyle w:val="Normal (Web)"/>
        <w:widowControl w:val="1"/>
        <w:spacing w:line="288" w:lineRule="auto"/>
      </w:pPr>
      <w:r>
        <w:rPr>
          <w:rtl w:val="0"/>
          <w:lang w:val="zh-TW" w:eastAsia="zh-TW"/>
        </w:rPr>
        <w:t>人物：</w:t>
      </w:r>
      <w:r>
        <w:rPr>
          <w:rFonts w:ascii="Calibri" w:hAnsi="Calibri"/>
          <w:rtl w:val="0"/>
          <w:lang w:val="en-US"/>
        </w:rPr>
        <w:t>Lily</w:t>
      </w:r>
      <w:r>
        <w:rPr>
          <w:rtl w:val="0"/>
          <w:lang w:val="zh-TW" w:eastAsia="zh-TW"/>
        </w:rPr>
        <w:t>、反叛元老、杀手若干</w:t>
      </w:r>
    </w:p>
    <w:p>
      <w:pPr>
        <w:pStyle w:val="Normal (Web)"/>
        <w:widowControl w:val="1"/>
        <w:spacing w:line="288" w:lineRule="auto"/>
      </w:pPr>
      <w:r>
        <w:rPr>
          <w:rtl w:val="0"/>
          <w:lang w:val="en-US"/>
        </w:rPr>
        <w:t>△</w:t>
      </w:r>
      <w:r>
        <w:rPr>
          <w:rFonts w:ascii="Calibri" w:hAnsi="Calibri"/>
          <w:rtl w:val="0"/>
          <w:lang w:val="en-US"/>
        </w:rPr>
        <w:t>Lily</w:t>
      </w:r>
      <w:r>
        <w:rPr>
          <w:rtl w:val="0"/>
          <w:lang w:val="zh-TW" w:eastAsia="zh-TW"/>
        </w:rPr>
        <w:t>和反叛元老坐在仓库里，看着面前几十个全副武装的杀手。</w:t>
      </w:r>
    </w:p>
    <w:p>
      <w:pPr>
        <w:pStyle w:val="Normal (Web)"/>
        <w:widowControl w:val="1"/>
        <w:spacing w:line="288" w:lineRule="auto"/>
      </w:pPr>
      <w:r>
        <w:rPr>
          <w:rtl w:val="0"/>
          <w:lang w:val="zh-TW" w:eastAsia="zh-TW"/>
        </w:rPr>
        <w:t>反叛元老：</w:t>
      </w:r>
      <w:r>
        <w:rPr>
          <w:rFonts w:ascii="Calibri" w:hAnsi="Calibri"/>
          <w:rtl w:val="0"/>
          <w:lang w:val="en-US"/>
        </w:rPr>
        <w:t>Lily</w:t>
      </w:r>
      <w:r>
        <w:rPr>
          <w:rtl w:val="0"/>
          <w:lang w:val="zh-TW" w:eastAsia="zh-TW"/>
        </w:rPr>
        <w:t>小姐，你确定这个办法能引</w:t>
      </w:r>
      <w:r>
        <w:rPr>
          <w:rFonts w:ascii="Calibri" w:hAnsi="Calibri"/>
          <w:rtl w:val="0"/>
          <w:lang w:val="en-US"/>
        </w:rPr>
        <w:t>Eve</w:t>
      </w:r>
      <w:r>
        <w:rPr>
          <w:rtl w:val="0"/>
          <w:lang w:val="zh-TW" w:eastAsia="zh-TW"/>
        </w:rPr>
        <w:t>过来？</w:t>
      </w:r>
      <w:r>
        <w:rPr>
          <w:lang w:val="en-US"/>
        </w:rPr>
        <w:br w:type="textWrapping"/>
      </w:r>
      <w:r>
        <w:rPr>
          <w:rFonts w:ascii="Times New Roman" w:hAnsi="Times New Roman"/>
          <w:outline w:val="0"/>
          <w:color w:val="ff0000"/>
          <w:u w:color="ff0000"/>
          <w:rtl w:val="0"/>
          <w:lang w:val="en-US"/>
          <w14:textFill>
            <w14:solidFill>
              <w14:srgbClr w14:val="FF0000"/>
            </w14:solidFill>
          </w14:textFill>
        </w:rPr>
        <w:t>Rebel Elder: Miss Lily, are you sure this will draw Eve out?</w:t>
      </w:r>
    </w:p>
    <w:p>
      <w:pPr>
        <w:pStyle w:val="Normal (Web)"/>
        <w:widowControl w:val="1"/>
        <w:spacing w:line="288" w:lineRule="auto"/>
      </w:pPr>
      <w:r>
        <w:rPr>
          <w:rFonts w:ascii="Calibri" w:hAnsi="Calibri"/>
          <w:rtl w:val="0"/>
          <w:lang w:val="en-US"/>
        </w:rPr>
        <w:t>Lily</w:t>
      </w:r>
      <w:r>
        <w:rPr>
          <w:rtl w:val="0"/>
          <w:lang w:val="zh-TW" w:eastAsia="zh-TW"/>
        </w:rPr>
        <w:t>（阴狠笑）：当然。这个孤儿院的小女孩，是</w:t>
      </w:r>
      <w:r>
        <w:rPr>
          <w:rFonts w:ascii="Calibri" w:hAnsi="Calibri"/>
          <w:rtl w:val="0"/>
          <w:lang w:val="en-US"/>
        </w:rPr>
        <w:t>Eve</w:t>
      </w:r>
      <w:r>
        <w:rPr>
          <w:rtl w:val="0"/>
          <w:lang w:val="zh-TW" w:eastAsia="zh-TW"/>
        </w:rPr>
        <w:t>当年在庄园里，唯一偷偷资助、疼到骨子里的人。她知道小女孩被绑，一定会孤身过来。</w:t>
      </w:r>
      <w:r>
        <w:rPr>
          <w:lang w:val="en-US"/>
        </w:rPr>
        <w:br w:type="textWrapping"/>
      </w:r>
      <w:r>
        <w:rPr>
          <w:rFonts w:ascii="Times New Roman" w:hAnsi="Times New Roman"/>
          <w:outline w:val="0"/>
          <w:color w:val="ff0000"/>
          <w:u w:color="ff0000"/>
          <w:rtl w:val="0"/>
          <w:lang w:val="en-US"/>
          <w14:textFill>
            <w14:solidFill>
              <w14:srgbClr w14:val="FF0000"/>
            </w14:solidFill>
          </w14:textFill>
        </w:rPr>
        <w:t>Lily: Of course. Eve secretly supported that orphan girl in the estate and she cared about the girl. If she knows the girl was kidnapped, she'll come alone.</w:t>
      </w:r>
    </w:p>
    <w:p>
      <w:pPr>
        <w:pStyle w:val="Normal (Web)"/>
        <w:widowControl w:val="1"/>
        <w:spacing w:line="288" w:lineRule="auto"/>
      </w:pPr>
      <w:r>
        <w:rPr>
          <w:rtl w:val="0"/>
          <w:lang w:val="zh-TW" w:eastAsia="zh-TW"/>
        </w:rPr>
        <w:t>反叛元老：等她来了，我们就杀了她。到时候</w:t>
      </w:r>
      <w:r>
        <w:rPr>
          <w:rFonts w:ascii="Calibri" w:hAnsi="Calibri"/>
          <w:rtl w:val="0"/>
          <w:lang w:val="en-US"/>
        </w:rPr>
        <w:t>Dante</w:t>
      </w:r>
      <w:r>
        <w:rPr>
          <w:rtl w:val="0"/>
          <w:lang w:val="zh-TW" w:eastAsia="zh-TW"/>
        </w:rPr>
        <w:t>没了软肋，我们就能趁机夺了柯里昂家族的权。</w:t>
      </w:r>
      <w:r>
        <w:rPr>
          <w:lang w:val="en-US"/>
        </w:rPr>
        <w:br w:type="textWrapping"/>
      </w:r>
      <w:r>
        <w:rPr>
          <w:rFonts w:ascii="Times New Roman" w:hAnsi="Times New Roman"/>
          <w:outline w:val="0"/>
          <w:color w:val="ff0000"/>
          <w:u w:color="ff0000"/>
          <w:rtl w:val="0"/>
          <w:lang w:val="en-US"/>
          <w14:textFill>
            <w14:solidFill>
              <w14:srgbClr w14:val="FF0000"/>
            </w14:solidFill>
          </w14:textFill>
        </w:rPr>
        <w:t>Rebel Elder: When she comes, we kill her. Once Dante loses his weakness, we can take control of the Corleone family.</w:t>
      </w:r>
    </w:p>
    <w:p>
      <w:pPr>
        <w:pStyle w:val="Normal (Web)"/>
        <w:widowControl w:val="1"/>
        <w:spacing w:line="288" w:lineRule="auto"/>
      </w:pPr>
      <w:r>
        <w:rPr>
          <w:rFonts w:ascii="Calibri" w:hAnsi="Calibri"/>
          <w:rtl w:val="0"/>
          <w:lang w:val="en-US"/>
        </w:rPr>
        <w:t>Lily</w:t>
      </w:r>
      <w:r>
        <w:rPr>
          <w:rtl w:val="0"/>
          <w:lang w:val="zh-TW" w:eastAsia="zh-TW"/>
        </w:rPr>
        <w:t>：我不止要杀了她。我要划花她的脸，让她受尽折磨，让她生不如死！</w:t>
      </w:r>
      <w:r>
        <w:rPr>
          <w:lang w:val="en-US"/>
        </w:rPr>
        <w:br w:type="textWrapping"/>
      </w:r>
      <w:r>
        <w:rPr>
          <w:rFonts w:ascii="Times New Roman" w:hAnsi="Times New Roman"/>
          <w:outline w:val="0"/>
          <w:color w:val="ff0000"/>
          <w:u w:color="ff0000"/>
          <w:rtl w:val="0"/>
          <w:lang w:val="en-US"/>
          <w14:textFill>
            <w14:solidFill>
              <w14:srgbClr w14:val="FF0000"/>
            </w14:solidFill>
          </w14:textFill>
        </w:rPr>
        <w:t>Lily: I don't just want her dead. I want to carve up her face and torture her until she wishes she were dead!</w:t>
      </w:r>
    </w:p>
    <w:p>
      <w:pPr>
        <w:pStyle w:val="Normal (Web)"/>
        <w:widowControl w:val="1"/>
        <w:spacing w:line="288" w:lineRule="auto"/>
      </w:pPr>
      <w:r>
        <w:rPr>
          <w:rtl w:val="0"/>
          <w:lang w:val="en-US"/>
        </w:rPr>
        <w:t>△</w:t>
      </w:r>
      <w:r>
        <w:rPr>
          <w:rFonts w:ascii="Calibri" w:hAnsi="Calibri"/>
          <w:rtl w:val="0"/>
          <w:lang w:val="en-US"/>
        </w:rPr>
        <w:t>Lily</w:t>
      </w:r>
      <w:r>
        <w:rPr>
          <w:rtl w:val="0"/>
          <w:lang w:val="zh-TW" w:eastAsia="zh-TW"/>
        </w:rPr>
        <w:t>拿起手机拨通</w:t>
      </w:r>
      <w:r>
        <w:rPr>
          <w:rFonts w:ascii="Calibri" w:hAnsi="Calibri"/>
          <w:rtl w:val="0"/>
          <w:lang w:val="en-US"/>
        </w:rPr>
        <w:t>Eve</w:t>
      </w:r>
      <w:r>
        <w:rPr>
          <w:rtl w:val="0"/>
          <w:lang w:val="zh-TW" w:eastAsia="zh-TW"/>
        </w:rPr>
        <w:t>的电话，开了免提。</w:t>
      </w:r>
    </w:p>
    <w:p>
      <w:pPr>
        <w:pStyle w:val="Normal (Web)"/>
        <w:widowControl w:val="1"/>
        <w:spacing w:line="288" w:lineRule="auto"/>
      </w:pPr>
      <w:r>
        <w:rPr>
          <w:rFonts w:ascii="Calibri" w:hAnsi="Calibri"/>
          <w:rtl w:val="0"/>
          <w:lang w:val="en-US"/>
        </w:rPr>
        <w:t>Eve</w:t>
      </w:r>
      <w:r>
        <w:rPr>
          <w:rtl w:val="0"/>
          <w:lang w:val="zh-TW" w:eastAsia="zh-TW"/>
        </w:rPr>
        <w:t>（电话音）：谁？</w:t>
      </w:r>
      <w:r>
        <w:rPr>
          <w:lang w:val="en-US"/>
        </w:rPr>
        <w:br w:type="textWrapping"/>
      </w:r>
      <w:r>
        <w:rPr>
          <w:rFonts w:ascii="Times New Roman" w:hAnsi="Times New Roman"/>
          <w:outline w:val="0"/>
          <w:color w:val="ff0000"/>
          <w:u w:color="ff0000"/>
          <w:rtl w:val="0"/>
          <w:lang w:val="en-US"/>
          <w14:textFill>
            <w14:solidFill>
              <w14:srgbClr w14:val="FF0000"/>
            </w14:solidFill>
          </w14:textFill>
        </w:rPr>
        <w:t>Eve: Who is this?</w:t>
      </w:r>
    </w:p>
    <w:p>
      <w:pPr>
        <w:pStyle w:val="Normal (Web)"/>
        <w:widowControl w:val="1"/>
        <w:spacing w:line="288" w:lineRule="auto"/>
      </w:pPr>
      <w:r>
        <w:rPr>
          <w:rFonts w:ascii="Calibri" w:hAnsi="Calibri"/>
          <w:rtl w:val="0"/>
          <w:lang w:val="en-US"/>
        </w:rPr>
        <w:t>Lily</w:t>
      </w:r>
      <w:r>
        <w:rPr>
          <w:rtl w:val="0"/>
          <w:lang w:val="zh-TW" w:eastAsia="zh-TW"/>
        </w:rPr>
        <w:t>：</w:t>
      </w:r>
      <w:r>
        <w:rPr>
          <w:rFonts w:ascii="Calibri" w:hAnsi="Calibri"/>
          <w:rtl w:val="0"/>
          <w:lang w:val="en-US"/>
        </w:rPr>
        <w:t>Eve</w:t>
      </w:r>
      <w:r>
        <w:rPr>
          <w:rtl w:val="0"/>
          <w:lang w:val="zh-TW" w:eastAsia="zh-TW"/>
        </w:rPr>
        <w:t>，好久不见。想不想见见你最疼的小安娜？</w:t>
      </w:r>
      <w:r>
        <w:rPr>
          <w:lang w:val="en-US"/>
        </w:rPr>
        <w:br w:type="textWrapping"/>
      </w:r>
      <w:r>
        <w:rPr>
          <w:rFonts w:ascii="Times New Roman" w:hAnsi="Times New Roman"/>
          <w:outline w:val="0"/>
          <w:color w:val="ff0000"/>
          <w:u w:color="ff0000"/>
          <w:rtl w:val="0"/>
          <w:lang w:val="en-US"/>
          <w14:textFill>
            <w14:solidFill>
              <w14:srgbClr w14:val="FF0000"/>
            </w14:solidFill>
          </w14:textFill>
        </w:rPr>
        <w:t>Lily: Eve, long time no see. Want to see your precious Little Anna?</w:t>
      </w:r>
    </w:p>
    <w:p>
      <w:pPr>
        <w:pStyle w:val="Normal (Web)"/>
        <w:widowControl w:val="1"/>
        <w:spacing w:line="288" w:lineRule="auto"/>
      </w:pPr>
      <w:r>
        <w:rPr>
          <w:rtl w:val="0"/>
          <w:lang w:val="en-US"/>
        </w:rPr>
        <w:t>△</w:t>
      </w:r>
      <w:r>
        <w:rPr>
          <w:rFonts w:ascii="Calibri" w:hAnsi="Calibri"/>
          <w:rtl w:val="0"/>
          <w:lang w:val="en-US"/>
        </w:rPr>
        <w:t>Lily</w:t>
      </w:r>
      <w:r>
        <w:rPr>
          <w:rtl w:val="0"/>
          <w:lang w:val="zh-TW" w:eastAsia="zh-TW"/>
        </w:rPr>
        <w:t>把手机凑到小女孩嘴边，小女孩吓得哭着喊</w:t>
      </w:r>
      <w:r>
        <w:rPr>
          <w:rFonts w:ascii="Calibri" w:hAnsi="Calibri"/>
          <w:rtl w:val="0"/>
          <w:lang w:val="en-US"/>
        </w:rPr>
        <w:t>Eve</w:t>
      </w:r>
      <w:r>
        <w:rPr>
          <w:rtl w:val="0"/>
          <w:lang w:val="zh-TW" w:eastAsia="zh-TW"/>
        </w:rPr>
        <w:t>的名字。</w:t>
      </w:r>
    </w:p>
    <w:p>
      <w:pPr>
        <w:pStyle w:val="Normal (Web)"/>
        <w:widowControl w:val="1"/>
        <w:spacing w:line="288" w:lineRule="auto"/>
      </w:pPr>
      <w:r>
        <w:rPr>
          <w:rtl w:val="0"/>
          <w:lang w:val="zh-TW" w:eastAsia="zh-TW"/>
        </w:rPr>
        <w:t>小女孩：伊芙姐姐！救我！伊芙姐姐！</w:t>
      </w:r>
      <w:r>
        <w:rPr>
          <w:lang w:val="en-US"/>
        </w:rPr>
        <w:br w:type="textWrapping"/>
      </w:r>
      <w:r>
        <w:rPr>
          <w:rFonts w:ascii="Times New Roman" w:hAnsi="Times New Roman"/>
          <w:outline w:val="0"/>
          <w:color w:val="ff0000"/>
          <w:u w:color="ff0000"/>
          <w:rtl w:val="0"/>
          <w:lang w:val="en-US"/>
          <w14:textFill>
            <w14:solidFill>
              <w14:srgbClr w14:val="FF0000"/>
            </w14:solidFill>
          </w14:textFill>
        </w:rPr>
        <w:t>Little Girl: Eve! Save me! Eve!</w:t>
      </w:r>
    </w:p>
    <w:p>
      <w:pPr>
        <w:pStyle w:val="Normal (Web)"/>
        <w:widowControl w:val="1"/>
        <w:spacing w:line="288" w:lineRule="auto"/>
      </w:pPr>
      <w:r>
        <w:rPr>
          <w:rFonts w:ascii="Calibri" w:hAnsi="Calibri"/>
          <w:rtl w:val="0"/>
          <w:lang w:val="en-US"/>
        </w:rPr>
        <w:t>Eve</w:t>
      </w:r>
      <w:r>
        <w:rPr>
          <w:rtl w:val="0"/>
          <w:lang w:val="zh-TW" w:eastAsia="zh-TW"/>
        </w:rPr>
        <w:t>（电话音，瞬间冷下来）：</w:t>
      </w:r>
      <w:r>
        <w:rPr>
          <w:rFonts w:ascii="Calibri" w:hAnsi="Calibri"/>
          <w:rtl w:val="0"/>
          <w:lang w:val="en-US"/>
        </w:rPr>
        <w:t>Lily</w:t>
      </w:r>
      <w:r>
        <w:rPr>
          <w:rtl w:val="0"/>
          <w:lang w:val="zh-TW" w:eastAsia="zh-TW"/>
        </w:rPr>
        <w:t>，你敢动她一根头发，我把你挫骨扬灰。</w:t>
      </w:r>
      <w:r>
        <w:rPr>
          <w:lang w:val="en-US"/>
        </w:rPr>
        <w:br w:type="textWrapping"/>
      </w:r>
      <w:r>
        <w:rPr>
          <w:rFonts w:ascii="Times New Roman" w:hAnsi="Times New Roman"/>
          <w:outline w:val="0"/>
          <w:color w:val="ff0000"/>
          <w:u w:color="ff0000"/>
          <w:rtl w:val="0"/>
          <w:lang w:val="en-US"/>
          <w14:textFill>
            <w14:solidFill>
              <w14:srgbClr w14:val="FF0000"/>
            </w14:solidFill>
          </w14:textFill>
        </w:rPr>
        <w:t>Eve: Lily, touch one hair on her head, and I'll grind you into dust.</w:t>
      </w:r>
    </w:p>
    <w:p>
      <w:pPr>
        <w:pStyle w:val="Normal (Web)"/>
        <w:widowControl w:val="1"/>
        <w:spacing w:line="288" w:lineRule="auto"/>
      </w:pPr>
      <w:r>
        <w:rPr>
          <w:rFonts w:ascii="Calibri" w:hAnsi="Calibri"/>
          <w:rtl w:val="0"/>
          <w:lang w:val="en-US"/>
        </w:rPr>
        <w:t>Lily</w:t>
      </w:r>
      <w:r>
        <w:rPr>
          <w:rtl w:val="0"/>
          <w:lang w:val="zh-TW" w:eastAsia="zh-TW"/>
        </w:rPr>
        <w:t>：想救她，就一个人来城郊废弃码头。不准带任何人，不准报警。给你一个小时，晚一分钟，我就卸了她一根手指头。</w:t>
      </w:r>
      <w:r>
        <w:rPr>
          <w:lang w:val="en-US"/>
        </w:rPr>
        <w:br w:type="textWrapping"/>
      </w:r>
      <w:r>
        <w:rPr>
          <w:rFonts w:ascii="Times New Roman" w:hAnsi="Times New Roman"/>
          <w:outline w:val="0"/>
          <w:color w:val="ff0000"/>
          <w:u w:color="ff0000"/>
          <w:rtl w:val="0"/>
          <w:lang w:val="en-US"/>
          <w14:textFill>
            <w14:solidFill>
              <w14:srgbClr w14:val="FF0000"/>
            </w14:solidFill>
          </w14:textFill>
        </w:rPr>
        <w:t>Lily: To save her, come alone to the abandoned dock outside the city. No backup, no cops. You have one hour. One minute late, I cut off one finger.</w:t>
      </w:r>
    </w:p>
    <w:p>
      <w:pPr>
        <w:pStyle w:val="Normal (Web)"/>
        <w:widowControl w:val="1"/>
        <w:spacing w:line="288" w:lineRule="auto"/>
      </w:pPr>
      <w:r>
        <w:rPr>
          <w:rtl w:val="0"/>
          <w:lang w:val="en-US"/>
        </w:rPr>
        <w:t>△</w:t>
      </w:r>
      <w:r>
        <w:rPr>
          <w:rFonts w:ascii="Calibri" w:hAnsi="Calibri"/>
          <w:rtl w:val="0"/>
          <w:lang w:val="en-US"/>
        </w:rPr>
        <w:t>Lily</w:t>
      </w:r>
      <w:r>
        <w:rPr>
          <w:rtl w:val="0"/>
          <w:lang w:val="zh-TW" w:eastAsia="zh-TW"/>
        </w:rPr>
        <w:t>直接挂断电话，对着杀手们挥了挥手。</w:t>
      </w:r>
    </w:p>
    <w:p>
      <w:pPr>
        <w:pStyle w:val="Normal (Web)"/>
        <w:widowControl w:val="1"/>
        <w:spacing w:line="288" w:lineRule="auto"/>
      </w:pPr>
      <w:r>
        <w:rPr>
          <w:rFonts w:ascii="Calibri" w:hAnsi="Calibri"/>
          <w:rtl w:val="0"/>
          <w:lang w:val="en-US"/>
        </w:rPr>
        <w:t>Lily</w:t>
      </w:r>
      <w:r>
        <w:rPr>
          <w:rtl w:val="0"/>
          <w:lang w:val="zh-TW" w:eastAsia="zh-TW"/>
        </w:rPr>
        <w:t>：都给我藏好了！等她进来，就给我往死里打！我要她今天，有来无回！</w:t>
      </w:r>
      <w:r>
        <w:rPr>
          <w:lang w:val="en-US"/>
        </w:rPr>
        <w:br w:type="textWrapping"/>
      </w:r>
      <w:r>
        <w:rPr>
          <w:rFonts w:ascii="Times New Roman" w:hAnsi="Times New Roman"/>
          <w:outline w:val="0"/>
          <w:color w:val="ff0000"/>
          <w:u w:color="ff0000"/>
          <w:rtl w:val="0"/>
          <w:lang w:val="en-US"/>
          <w14:textFill>
            <w14:solidFill>
              <w14:srgbClr w14:val="FF0000"/>
            </w14:solidFill>
          </w14:textFill>
        </w:rPr>
        <w:t>Lily: Hide! Once she comes in, beat her to death! She won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 leave here alive today!</w:t>
      </w:r>
    </w:p>
    <w:p>
      <w:pPr>
        <w:pStyle w:val="Normal (Web)"/>
        <w:widowControl w:val="1"/>
        <w:spacing w:line="288" w:lineRule="auto"/>
      </w:pPr>
      <w:r>
        <w:rPr>
          <w:rtl w:val="0"/>
          <w:lang w:val="en-US"/>
        </w:rPr>
        <w:t>△</w:t>
      </w:r>
      <w:r>
        <w:rPr>
          <w:rtl w:val="0"/>
          <w:lang w:val="zh-TW" w:eastAsia="zh-TW"/>
        </w:rPr>
        <w:t>杀手们立刻四散开来，藏在仓库各个角落，几十支微冲对准了仓库大门。</w:t>
      </w:r>
    </w:p>
    <w:p>
      <w:pPr>
        <w:pStyle w:val="Normal (Web)"/>
        <w:widowControl w:val="1"/>
        <w:spacing w:line="288" w:lineRule="auto"/>
        <w:rPr>
          <w:lang w:val="zh-TW" w:eastAsia="zh-TW"/>
        </w:rPr>
      </w:pPr>
    </w:p>
    <w:p>
      <w:pPr>
        <w:pStyle w:val="Normal (Web)"/>
        <w:widowControl w:val="1"/>
        <w:spacing w:line="288" w:lineRule="auto"/>
      </w:pPr>
    </w:p>
    <w:p>
      <w:pPr>
        <w:pStyle w:val="Normal (Web)"/>
        <w:widowControl w:val="1"/>
        <w:spacing w:line="288" w:lineRule="auto"/>
      </w:pPr>
      <w:r>
        <w:rPr>
          <w:rFonts w:ascii="Calibri" w:hAnsi="Calibri"/>
          <w:rtl w:val="0"/>
          <w:lang w:val="en-US"/>
        </w:rPr>
        <w:t>13-3</w:t>
      </w:r>
      <w:r>
        <w:rPr>
          <w:rtl w:val="0"/>
          <w:lang w:val="zh-TW" w:eastAsia="zh-TW"/>
        </w:rPr>
        <w:t>夜外废弃码头</w:t>
      </w:r>
    </w:p>
    <w:p>
      <w:pPr>
        <w:pStyle w:val="Normal (Web)"/>
        <w:widowControl w:val="1"/>
        <w:spacing w:line="288" w:lineRule="auto"/>
      </w:pPr>
      <w:r>
        <w:rPr>
          <w:rtl w:val="0"/>
          <w:lang w:val="zh-TW" w:eastAsia="zh-TW"/>
        </w:rPr>
        <w:t>人物：</w:t>
      </w:r>
      <w:r>
        <w:rPr>
          <w:rFonts w:ascii="Calibri" w:hAnsi="Calibri"/>
          <w:rtl w:val="0"/>
          <w:lang w:val="en-US"/>
        </w:rPr>
        <w:t>Eve</w:t>
      </w:r>
    </w:p>
    <w:p>
      <w:pPr>
        <w:pStyle w:val="Normal (Web)"/>
        <w:widowControl w:val="1"/>
        <w:spacing w:line="288" w:lineRule="auto"/>
      </w:pPr>
      <w:r>
        <w:rPr>
          <w:rtl w:val="0"/>
          <w:lang w:val="en-US"/>
        </w:rPr>
        <w:t>△</w:t>
      </w:r>
      <w:r>
        <w:rPr>
          <w:rtl w:val="0"/>
          <w:lang w:val="zh-TW" w:eastAsia="zh-TW"/>
        </w:rPr>
        <w:t>一个小时后，</w:t>
      </w:r>
      <w:r>
        <w:rPr>
          <w:rFonts w:ascii="Calibri" w:hAnsi="Calibri"/>
          <w:rtl w:val="0"/>
          <w:lang w:val="en-US"/>
        </w:rPr>
        <w:t>Eve</w:t>
      </w:r>
      <w:r>
        <w:rPr>
          <w:rtl w:val="0"/>
          <w:lang w:val="zh-TW" w:eastAsia="zh-TW"/>
        </w:rPr>
        <w:t>孤身一人，手里拿着一把手枪，一步步踏入码头。</w:t>
      </w:r>
    </w:p>
    <w:p>
      <w:pPr>
        <w:pStyle w:val="Normal (Web)"/>
        <w:widowControl w:val="1"/>
        <w:spacing w:line="288" w:lineRule="auto"/>
      </w:pPr>
      <w:r>
        <w:rPr>
          <w:rtl w:val="0"/>
          <w:lang w:val="en-US"/>
        </w:rPr>
        <w:t>△</w:t>
      </w:r>
      <w:r>
        <w:rPr>
          <w:rtl w:val="0"/>
          <w:lang w:val="zh-TW" w:eastAsia="zh-TW"/>
        </w:rPr>
        <w:t>她推开仓库大门走了进去。</w:t>
      </w:r>
    </w:p>
    <w:p>
      <w:pPr>
        <w:pStyle w:val="Normal (Web)"/>
        <w:widowControl w:val="1"/>
        <w:spacing w:line="288" w:lineRule="auto"/>
      </w:pPr>
      <w:r>
        <w:rPr>
          <w:rtl w:val="0"/>
          <w:lang w:val="en-US"/>
        </w:rPr>
        <w:t>△</w:t>
      </w:r>
      <w:r>
        <w:rPr>
          <w:rtl w:val="0"/>
          <w:lang w:val="zh-TW" w:eastAsia="zh-TW"/>
        </w:rPr>
        <w:t>仓库里瞬间亮起几十盏探照灯，强光打在</w:t>
      </w:r>
      <w:r>
        <w:rPr>
          <w:rFonts w:ascii="Calibri" w:hAnsi="Calibri"/>
          <w:rtl w:val="0"/>
          <w:lang w:val="en-US"/>
        </w:rPr>
        <w:t>Eve</w:t>
      </w:r>
      <w:r>
        <w:rPr>
          <w:rtl w:val="0"/>
          <w:lang w:val="zh-TW" w:eastAsia="zh-TW"/>
        </w:rPr>
        <w:t>脸上，她下意识眯起眼睛。</w:t>
      </w:r>
    </w:p>
    <w:p>
      <w:pPr>
        <w:pStyle w:val="Normal (Web)"/>
        <w:widowControl w:val="1"/>
        <w:spacing w:line="288" w:lineRule="auto"/>
      </w:pPr>
      <w:r>
        <w:rPr>
          <w:rtl w:val="0"/>
          <w:lang w:val="en-US"/>
        </w:rPr>
        <w:t>△</w:t>
      </w:r>
      <w:r>
        <w:rPr>
          <w:rtl w:val="0"/>
          <w:lang w:val="zh-TW" w:eastAsia="zh-TW"/>
        </w:rPr>
        <w:t>四周的黑暗里，几十支微冲齐刷刷对准了她，保险拉开的声音此起彼伏。</w:t>
      </w:r>
    </w:p>
    <w:p>
      <w:pPr>
        <w:pStyle w:val="Normal (Web)"/>
        <w:widowControl w:val="1"/>
        <w:spacing w:line="288" w:lineRule="auto"/>
      </w:pPr>
      <w:r>
        <w:rPr>
          <w:rtl w:val="0"/>
          <w:lang w:val="en-US"/>
        </w:rPr>
        <w:t>△</w:t>
      </w:r>
      <w:r>
        <w:rPr>
          <w:rFonts w:ascii="Calibri" w:hAnsi="Calibri"/>
          <w:rtl w:val="0"/>
          <w:lang w:val="en-US"/>
        </w:rPr>
        <w:t>Lily</w:t>
      </w:r>
      <w:r>
        <w:rPr>
          <w:rtl w:val="0"/>
          <w:lang w:val="zh-TW" w:eastAsia="zh-TW"/>
        </w:rPr>
        <w:t>站在二楼的平台上，看着被包围的</w:t>
      </w:r>
      <w:r>
        <w:rPr>
          <w:rFonts w:ascii="Calibri" w:hAnsi="Calibri"/>
          <w:rtl w:val="0"/>
          <w:lang w:val="en-US"/>
        </w:rPr>
        <w:t>Eve</w:t>
      </w:r>
      <w:r>
        <w:rPr>
          <w:rtl w:val="0"/>
          <w:lang w:val="zh-TW" w:eastAsia="zh-TW"/>
        </w:rPr>
        <w:t>，发出嚣张的大笑。</w:t>
      </w:r>
    </w:p>
    <w:p>
      <w:pPr>
        <w:pStyle w:val="Normal (Web)"/>
        <w:widowControl w:val="1"/>
        <w:spacing w:line="288" w:lineRule="auto"/>
        <w:rPr>
          <w:rFonts w:ascii="Times New Roman" w:cs="Times New Roman" w:hAnsi="Times New Roman" w:eastAsia="Times New Roman"/>
          <w:outline w:val="0"/>
          <w:color w:val="ff0000"/>
          <w:u w:color="ff0000"/>
          <w14:textFill>
            <w14:solidFill>
              <w14:srgbClr w14:val="FF0000"/>
            </w14:solidFill>
          </w14:textFill>
        </w:rPr>
      </w:pPr>
      <w:r>
        <w:rPr>
          <w:rFonts w:ascii="Calibri" w:hAnsi="Calibri"/>
          <w:rtl w:val="0"/>
          <w:lang w:val="en-US"/>
        </w:rPr>
        <w:t>Lily</w:t>
      </w:r>
      <w:r>
        <w:rPr>
          <w:rtl w:val="0"/>
          <w:lang w:val="zh-TW" w:eastAsia="zh-TW"/>
        </w:rPr>
        <w:t>：</w:t>
      </w:r>
      <w:r>
        <w:rPr>
          <w:rFonts w:ascii="Calibri" w:hAnsi="Calibri"/>
          <w:rtl w:val="0"/>
          <w:lang w:val="en-US"/>
        </w:rPr>
        <w:t>Eve</w:t>
      </w:r>
      <w:r>
        <w:rPr>
          <w:rtl w:val="0"/>
          <w:lang w:val="zh-TW" w:eastAsia="zh-TW"/>
        </w:rPr>
        <w:t>！你还真敢一个人来！今天，就是你的死期！</w:t>
      </w:r>
      <w:r>
        <w:rPr>
          <w:lang w:val="en-US"/>
        </w:rPr>
        <w:br w:type="textWrapping"/>
      </w:r>
      <w:r>
        <w:rPr>
          <w:rFonts w:ascii="Times New Roman" w:hAnsi="Times New Roman"/>
          <w:outline w:val="0"/>
          <w:color w:val="ff0000"/>
          <w:u w:color="ff0000"/>
          <w:rtl w:val="0"/>
          <w:lang w:val="en-US"/>
          <w14:textFill>
            <w14:solidFill>
              <w14:srgbClr w14:val="FF0000"/>
            </w14:solidFill>
          </w14:textFill>
        </w:rPr>
        <w:t>Lily: Eve! You really came alone! Today, you die!</w:t>
      </w:r>
    </w:p>
    <w:p>
      <w:pPr>
        <w:pStyle w:val="Normal (Web)"/>
        <w:widowControl w:val="1"/>
        <w:spacing w:line="288" w:lineRule="auto"/>
        <w:rPr>
          <w:rFonts w:ascii="Times New Roman" w:cs="Times New Roman" w:hAnsi="Times New Roman" w:eastAsia="Times New Roman"/>
          <w:outline w:val="0"/>
          <w:color w:val="ff0000"/>
          <w:u w:color="ff0000"/>
          <w14:textFill>
            <w14:solidFill>
              <w14:srgbClr w14:val="FF0000"/>
            </w14:solidFill>
          </w14:textFill>
        </w:rPr>
      </w:pPr>
    </w:p>
    <w:p>
      <w:pPr>
        <w:pStyle w:val="Normal (Web)"/>
        <w:widowControl w:val="1"/>
        <w:spacing w:line="288" w:lineRule="auto"/>
      </w:pPr>
    </w:p>
    <w:p>
      <w:pPr>
        <w:pStyle w:val="Normal (Web)"/>
        <w:widowControl w:val="1"/>
        <w:spacing w:line="288" w:lineRule="auto"/>
        <w:rPr>
          <w:lang w:val="zh-TW" w:eastAsia="zh-TW"/>
        </w:rPr>
      </w:pPr>
      <w:r>
        <w:rPr>
          <w:rtl w:val="0"/>
          <w:lang w:val="zh-TW" w:eastAsia="zh-TW"/>
        </w:rPr>
        <w:t>第十四集</w:t>
      </w:r>
    </w:p>
    <w:p>
      <w:pPr>
        <w:pStyle w:val="Normal (Web)"/>
        <w:widowControl w:val="1"/>
        <w:spacing w:line="288" w:lineRule="auto"/>
      </w:pPr>
      <w:r>
        <w:rPr>
          <w:rFonts w:ascii="Calibri" w:hAnsi="Calibri"/>
          <w:rtl w:val="0"/>
          <w:lang w:val="en-US"/>
        </w:rPr>
        <w:t>14-1</w:t>
      </w:r>
      <w:r>
        <w:rPr>
          <w:rtl w:val="0"/>
          <w:lang w:val="zh-TW" w:eastAsia="zh-TW"/>
        </w:rPr>
        <w:t>夜内废弃码头仓库</w:t>
      </w:r>
    </w:p>
    <w:p>
      <w:pPr>
        <w:pStyle w:val="Normal (Web)"/>
        <w:widowControl w:val="1"/>
        <w:spacing w:line="288" w:lineRule="auto"/>
      </w:pPr>
      <w:r>
        <w:rPr>
          <w:rtl w:val="0"/>
          <w:lang w:val="zh-TW" w:eastAsia="zh-TW"/>
        </w:rPr>
        <w:t>人物：</w:t>
      </w:r>
      <w:r>
        <w:rPr>
          <w:rFonts w:ascii="Calibri" w:hAnsi="Calibri"/>
          <w:rtl w:val="0"/>
          <w:lang w:val="en-US"/>
        </w:rPr>
        <w:t>Eve</w:t>
      </w:r>
      <w:r>
        <w:rPr>
          <w:rtl w:val="0"/>
          <w:lang w:val="zh-TW" w:eastAsia="zh-TW"/>
        </w:rPr>
        <w:t>、</w:t>
      </w:r>
      <w:r>
        <w:rPr>
          <w:rFonts w:ascii="Calibri" w:hAnsi="Calibri"/>
          <w:rtl w:val="0"/>
          <w:lang w:val="en-US"/>
        </w:rPr>
        <w:t>Dante</w:t>
      </w:r>
      <w:r>
        <w:rPr>
          <w:rtl w:val="0"/>
          <w:lang w:val="zh-TW" w:eastAsia="zh-TW"/>
        </w:rPr>
        <w:t>、</w:t>
      </w:r>
      <w:r>
        <w:rPr>
          <w:rFonts w:ascii="Calibri" w:hAnsi="Calibri"/>
          <w:rtl w:val="0"/>
          <w:lang w:val="en-US"/>
        </w:rPr>
        <w:t>Lily</w:t>
      </w:r>
      <w:r>
        <w:rPr>
          <w:rtl w:val="0"/>
          <w:lang w:val="zh-TW" w:eastAsia="zh-TW"/>
        </w:rPr>
        <w:t>、杀手若干</w:t>
      </w:r>
    </w:p>
    <w:p>
      <w:pPr>
        <w:pStyle w:val="Normal (Web)"/>
        <w:widowControl w:val="1"/>
        <w:spacing w:line="288" w:lineRule="auto"/>
      </w:pPr>
      <w:r>
        <w:rPr>
          <w:rtl w:val="0"/>
          <w:lang w:val="en-US"/>
        </w:rPr>
        <w:t>△</w:t>
      </w:r>
      <w:r>
        <w:rPr>
          <w:rFonts w:ascii="Calibri" w:hAnsi="Calibri"/>
          <w:rtl w:val="0"/>
          <w:lang w:val="en-US"/>
        </w:rPr>
        <w:t>Eve</w:t>
      </w:r>
      <w:r>
        <w:rPr>
          <w:rtl w:val="0"/>
          <w:lang w:val="zh-TW" w:eastAsia="zh-TW"/>
        </w:rPr>
        <w:t>看着四周的枪口面不改色，抬手举枪，直接打中了离她最近的两个杀手的手腕。</w:t>
      </w:r>
    </w:p>
    <w:p>
      <w:pPr>
        <w:pStyle w:val="Normal (Web)"/>
        <w:widowControl w:val="1"/>
        <w:spacing w:line="288" w:lineRule="auto"/>
      </w:pPr>
      <w:r>
        <w:rPr>
          <w:rtl w:val="0"/>
          <w:lang w:val="en-US"/>
        </w:rPr>
        <w:t>△</w:t>
      </w:r>
      <w:r>
        <w:rPr>
          <w:rtl w:val="0"/>
          <w:lang w:val="zh-TW" w:eastAsia="zh-TW"/>
        </w:rPr>
        <w:t>枪战瞬间爆发，子弹横飞，</w:t>
      </w:r>
      <w:r>
        <w:rPr>
          <w:rFonts w:ascii="Calibri" w:hAnsi="Calibri"/>
          <w:rtl w:val="0"/>
          <w:lang w:val="en-US"/>
        </w:rPr>
        <w:t>Eve</w:t>
      </w:r>
      <w:r>
        <w:rPr>
          <w:rtl w:val="0"/>
          <w:lang w:val="zh-TW" w:eastAsia="zh-TW"/>
        </w:rPr>
        <w:t>躲在货箱后面精准反击，几个杀手接连倒地。</w:t>
      </w:r>
    </w:p>
    <w:p>
      <w:pPr>
        <w:pStyle w:val="Normal (Web)"/>
        <w:widowControl w:val="1"/>
        <w:spacing w:line="288" w:lineRule="auto"/>
      </w:pPr>
      <w:r>
        <w:rPr>
          <w:rtl w:val="0"/>
          <w:lang w:val="en-US"/>
        </w:rPr>
        <w:t>△</w:t>
      </w:r>
      <w:r>
        <w:rPr>
          <w:rtl w:val="0"/>
          <w:lang w:val="zh-TW" w:eastAsia="zh-TW"/>
        </w:rPr>
        <w:t>二楼的狙击手瞄准了</w:t>
      </w:r>
      <w:r>
        <w:rPr>
          <w:rFonts w:ascii="Calibri" w:hAnsi="Calibri"/>
          <w:rtl w:val="0"/>
          <w:lang w:val="en-US"/>
        </w:rPr>
        <w:t>Eve</w:t>
      </w:r>
      <w:r>
        <w:rPr>
          <w:rtl w:val="0"/>
          <w:lang w:val="zh-TW" w:eastAsia="zh-TW"/>
        </w:rPr>
        <w:t>，扣动扳机的瞬间，一辆防弹车猛地撞破仓库墙壁冲了进来。</w:t>
      </w:r>
    </w:p>
    <w:p>
      <w:pPr>
        <w:pStyle w:val="Normal (Web)"/>
        <w:widowControl w:val="1"/>
        <w:spacing w:line="288" w:lineRule="auto"/>
      </w:pPr>
      <w:r>
        <w:rPr>
          <w:rtl w:val="0"/>
          <w:lang w:val="en-US"/>
        </w:rPr>
        <w:t>△</w:t>
      </w:r>
      <w:r>
        <w:rPr>
          <w:rFonts w:ascii="Calibri" w:hAnsi="Calibri"/>
          <w:rtl w:val="0"/>
          <w:lang w:val="en-US"/>
        </w:rPr>
        <w:t>Dante</w:t>
      </w:r>
      <w:r>
        <w:rPr>
          <w:rtl w:val="0"/>
          <w:lang w:val="zh-TW" w:eastAsia="zh-TW"/>
        </w:rPr>
        <w:t>从车上跳下来，疯了一样冲过去，一把将</w:t>
      </w:r>
      <w:r>
        <w:rPr>
          <w:rFonts w:ascii="Calibri" w:hAnsi="Calibri"/>
          <w:rtl w:val="0"/>
          <w:lang w:val="en-US"/>
        </w:rPr>
        <w:t>Eve</w:t>
      </w:r>
      <w:r>
        <w:rPr>
          <w:rtl w:val="0"/>
          <w:lang w:val="zh-TW" w:eastAsia="zh-TW"/>
        </w:rPr>
        <w:t>死死护在货箱和自己身体之间的死角里。</w:t>
      </w:r>
    </w:p>
    <w:p>
      <w:pPr>
        <w:pStyle w:val="Normal (Web)"/>
        <w:widowControl w:val="1"/>
        <w:spacing w:line="288" w:lineRule="auto"/>
      </w:pPr>
      <w:r>
        <w:rPr>
          <w:rtl w:val="0"/>
          <w:lang w:val="en-US"/>
        </w:rPr>
        <w:t>△</w:t>
      </w:r>
      <w:r>
        <w:rPr>
          <w:rtl w:val="0"/>
          <w:lang w:val="zh-TW" w:eastAsia="zh-TW"/>
        </w:rPr>
        <w:t>子弹狠狠打在</w:t>
      </w:r>
      <w:r>
        <w:rPr>
          <w:rFonts w:ascii="Calibri" w:hAnsi="Calibri"/>
          <w:rtl w:val="0"/>
          <w:lang w:val="en-US"/>
        </w:rPr>
        <w:t>Dante</w:t>
      </w:r>
      <w:r>
        <w:rPr>
          <w:rtl w:val="0"/>
          <w:lang w:val="zh-TW" w:eastAsia="zh-TW"/>
        </w:rPr>
        <w:t>的后背上，两枪，鲜血瞬间浸透了他的西装，染红了</w:t>
      </w:r>
      <w:r>
        <w:rPr>
          <w:rFonts w:ascii="Calibri" w:hAnsi="Calibri"/>
          <w:rtl w:val="0"/>
          <w:lang w:val="en-US"/>
        </w:rPr>
        <w:t>Eve</w:t>
      </w:r>
      <w:r>
        <w:rPr>
          <w:rtl w:val="0"/>
          <w:lang w:val="zh-TW" w:eastAsia="zh-TW"/>
        </w:rPr>
        <w:t>的风衣。</w:t>
      </w:r>
    </w:p>
    <w:p>
      <w:pPr>
        <w:pStyle w:val="Normal (Web)"/>
        <w:widowControl w:val="1"/>
        <w:spacing w:line="288" w:lineRule="auto"/>
      </w:pPr>
      <w:r>
        <w:rPr>
          <w:rFonts w:ascii="Calibri" w:hAnsi="Calibri"/>
          <w:rtl w:val="0"/>
          <w:lang w:val="en-US"/>
        </w:rPr>
        <w:t>Eve</w:t>
      </w:r>
      <w:r>
        <w:rPr>
          <w:rtl w:val="0"/>
          <w:lang w:val="zh-TW" w:eastAsia="zh-TW"/>
        </w:rPr>
        <w:t>（瞳孔骤缩，看着他后背的血）：你疯了？</w:t>
      </w:r>
      <w:r>
        <w:rPr>
          <w:lang w:val="en-US"/>
        </w:rPr>
        <w:br w:type="textWrapping"/>
      </w:r>
      <w:r>
        <w:rPr>
          <w:rFonts w:ascii="Times New Roman" w:hAnsi="Times New Roman"/>
          <w:outline w:val="0"/>
          <w:color w:val="ff0000"/>
          <w:u w:color="ff0000"/>
          <w:rtl w:val="0"/>
          <w:lang w:val="en-US"/>
          <w14:textFill>
            <w14:solidFill>
              <w14:srgbClr w14:val="FF0000"/>
            </w14:solidFill>
          </w14:textFill>
        </w:rPr>
        <w:t>Eve: Are you insane?</w:t>
      </w:r>
    </w:p>
    <w:p>
      <w:pPr>
        <w:pStyle w:val="Normal (Web)"/>
        <w:widowControl w:val="1"/>
        <w:spacing w:line="288" w:lineRule="auto"/>
      </w:pPr>
      <w:r>
        <w:rPr>
          <w:rFonts w:ascii="Calibri" w:hAnsi="Calibri"/>
          <w:rtl w:val="0"/>
          <w:lang w:val="en-US"/>
        </w:rPr>
        <w:t>Dante</w:t>
      </w:r>
      <w:r>
        <w:rPr>
          <w:rtl w:val="0"/>
          <w:lang w:val="zh-TW" w:eastAsia="zh-TW"/>
        </w:rPr>
        <w:t>（咬着牙，对</w:t>
      </w:r>
      <w:r>
        <w:rPr>
          <w:rFonts w:ascii="Calibri" w:hAnsi="Calibri"/>
          <w:rtl w:val="0"/>
          <w:lang w:val="en-US"/>
        </w:rPr>
        <w:t>Eve</w:t>
      </w:r>
      <w:r>
        <w:rPr>
          <w:rtl w:val="0"/>
          <w:lang w:val="zh-TW" w:eastAsia="zh-TW"/>
        </w:rPr>
        <w:t>挤出一个惨笑，手死死护着她的头）：这次</w:t>
      </w:r>
      <w:r>
        <w:rPr>
          <w:rFonts w:ascii="Calibri" w:hAnsi="Calibri" w:hint="default"/>
          <w:rtl w:val="0"/>
          <w:lang w:val="en-US"/>
        </w:rPr>
        <w:t>……</w:t>
      </w:r>
      <w:r>
        <w:rPr>
          <w:rtl w:val="0"/>
          <w:lang w:val="zh-TW" w:eastAsia="zh-TW"/>
        </w:rPr>
        <w:t>我选你。再也不会丢下你了。</w:t>
      </w:r>
      <w:r>
        <w:rPr>
          <w:lang w:val="en-US"/>
        </w:rPr>
        <w:br w:type="textWrapping"/>
      </w:r>
      <w:r>
        <w:rPr>
          <w:rFonts w:ascii="Times New Roman" w:hAnsi="Times New Roman"/>
          <w:outline w:val="0"/>
          <w:color w:val="ff0000"/>
          <w:u w:color="ff0000"/>
          <w:rtl w:val="0"/>
          <w:lang w:val="en-US"/>
          <w14:textFill>
            <w14:solidFill>
              <w14:srgbClr w14:val="FF0000"/>
            </w14:solidFill>
          </w14:textFill>
        </w:rPr>
        <w:t>Dante: This time... I choose you. I'll never leave you behind again.</w:t>
      </w:r>
    </w:p>
    <w:p>
      <w:pPr>
        <w:pStyle w:val="Normal (Web)"/>
        <w:widowControl w:val="1"/>
        <w:spacing w:line="288" w:lineRule="auto"/>
      </w:pPr>
      <w:r>
        <w:rPr>
          <w:rtl w:val="0"/>
          <w:lang w:val="en-US"/>
        </w:rPr>
        <w:t>△</w:t>
      </w:r>
      <w:r>
        <w:rPr>
          <w:rFonts w:ascii="Calibri" w:hAnsi="Calibri"/>
          <w:rtl w:val="0"/>
          <w:lang w:val="en-US"/>
        </w:rPr>
        <w:t>Dante</w:t>
      </w:r>
      <w:r>
        <w:rPr>
          <w:rtl w:val="0"/>
          <w:lang w:val="zh-TW" w:eastAsia="zh-TW"/>
        </w:rPr>
        <w:t>转身拿起旁边的冲锋枪，对着四周的杀手疯狂扫射，像一头失控的猛兽，哪怕后背不断中枪，也半步不退，死死挡在</w:t>
      </w:r>
      <w:r>
        <w:rPr>
          <w:rFonts w:ascii="Calibri" w:hAnsi="Calibri"/>
          <w:rtl w:val="0"/>
          <w:lang w:val="en-US"/>
        </w:rPr>
        <w:t>Eve</w:t>
      </w:r>
      <w:r>
        <w:rPr>
          <w:rtl w:val="0"/>
          <w:lang w:val="zh-TW" w:eastAsia="zh-TW"/>
        </w:rPr>
        <w:t>身前。</w:t>
      </w:r>
    </w:p>
    <w:p>
      <w:pPr>
        <w:pStyle w:val="Normal (Web)"/>
        <w:widowControl w:val="1"/>
        <w:spacing w:line="288" w:lineRule="auto"/>
      </w:pPr>
      <w:r>
        <w:rPr>
          <w:rtl w:val="0"/>
          <w:lang w:val="en-US"/>
        </w:rPr>
        <w:t>△</w:t>
      </w:r>
      <w:r>
        <w:rPr>
          <w:rFonts w:ascii="Calibri" w:hAnsi="Calibri"/>
          <w:rtl w:val="0"/>
          <w:lang w:val="en-US"/>
        </w:rPr>
        <w:t>Lily</w:t>
      </w:r>
      <w:r>
        <w:rPr>
          <w:rtl w:val="0"/>
          <w:lang w:val="zh-TW" w:eastAsia="zh-TW"/>
        </w:rPr>
        <w:t>看着</w:t>
      </w:r>
      <w:r>
        <w:rPr>
          <w:rFonts w:ascii="Calibri" w:hAnsi="Calibri"/>
          <w:rtl w:val="0"/>
          <w:lang w:val="en-US"/>
        </w:rPr>
        <w:t>Dante</w:t>
      </w:r>
      <w:r>
        <w:rPr>
          <w:rtl w:val="0"/>
          <w:lang w:val="zh-TW" w:eastAsia="zh-TW"/>
        </w:rPr>
        <w:t>疯魔的样子，气得浑身发抖，按下了手里的炸弹遥控器。</w:t>
      </w:r>
    </w:p>
    <w:p>
      <w:pPr>
        <w:pStyle w:val="Normal (Web)"/>
        <w:widowControl w:val="1"/>
        <w:spacing w:line="288" w:lineRule="auto"/>
      </w:pPr>
      <w:r>
        <w:rPr>
          <w:rFonts w:ascii="Calibri" w:hAnsi="Calibri"/>
          <w:rtl w:val="0"/>
          <w:lang w:val="en-US"/>
        </w:rPr>
        <w:t>Lily</w:t>
      </w:r>
      <w:r>
        <w:rPr>
          <w:rtl w:val="0"/>
          <w:lang w:val="zh-TW" w:eastAsia="zh-TW"/>
        </w:rPr>
        <w:t>：既然你们都想死！那就一起死！</w:t>
      </w:r>
      <w:r>
        <w:rPr>
          <w:lang w:val="en-US"/>
        </w:rPr>
        <w:br w:type="textWrapping"/>
      </w:r>
      <w:r>
        <w:rPr>
          <w:rFonts w:ascii="Times New Roman" w:hAnsi="Times New Roman"/>
          <w:outline w:val="0"/>
          <w:color w:val="ff0000"/>
          <w:u w:color="ff0000"/>
          <w:rtl w:val="0"/>
          <w:lang w:val="en-US"/>
          <w14:textFill>
            <w14:solidFill>
              <w14:srgbClr w14:val="FF0000"/>
            </w14:solidFill>
          </w14:textFill>
        </w:rPr>
        <w:t>Lily: If you both wanna die so badly! Then die together!</w:t>
      </w:r>
    </w:p>
    <w:p>
      <w:pPr>
        <w:pStyle w:val="Normal (Web)"/>
        <w:widowControl w:val="1"/>
        <w:spacing w:line="288" w:lineRule="auto"/>
      </w:pPr>
      <w:r>
        <w:rPr>
          <w:rtl w:val="0"/>
          <w:lang w:val="en-US"/>
        </w:rPr>
        <w:t>△</w:t>
      </w:r>
      <w:r>
        <w:rPr>
          <w:rtl w:val="0"/>
          <w:lang w:val="zh-TW" w:eastAsia="zh-TW"/>
        </w:rPr>
        <w:t>仓库里响起刺耳的炸弹倒计时声，</w:t>
      </w:r>
      <w:r>
        <w:rPr>
          <w:rFonts w:ascii="Calibri" w:hAnsi="Calibri"/>
          <w:rtl w:val="0"/>
          <w:lang w:val="en-US"/>
        </w:rPr>
        <w:t>10</w:t>
      </w:r>
      <w:r>
        <w:rPr>
          <w:rtl w:val="0"/>
          <w:lang w:val="zh-TW" w:eastAsia="zh-TW"/>
        </w:rPr>
        <w:t>、</w:t>
      </w:r>
      <w:r>
        <w:rPr>
          <w:rFonts w:ascii="Calibri" w:hAnsi="Calibri"/>
          <w:rtl w:val="0"/>
          <w:lang w:val="en-US"/>
        </w:rPr>
        <w:t>9</w:t>
      </w:r>
      <w:r>
        <w:rPr>
          <w:rtl w:val="0"/>
          <w:lang w:val="zh-TW" w:eastAsia="zh-TW"/>
        </w:rPr>
        <w:t>、</w:t>
      </w:r>
      <w:r>
        <w:rPr>
          <w:rFonts w:ascii="Calibri" w:hAnsi="Calibri"/>
          <w:rtl w:val="0"/>
          <w:lang w:val="en-US"/>
        </w:rPr>
        <w:t>8</w:t>
      </w:r>
      <w:r>
        <w:rPr>
          <w:rFonts w:ascii="Calibri" w:hAnsi="Calibri" w:hint="default"/>
          <w:rtl w:val="0"/>
          <w:lang w:val="en-US"/>
        </w:rPr>
        <w:t>……</w:t>
      </w:r>
    </w:p>
    <w:p>
      <w:pPr>
        <w:pStyle w:val="Normal (Web)"/>
        <w:widowControl w:val="1"/>
        <w:spacing w:line="288" w:lineRule="auto"/>
      </w:pPr>
      <w:r>
        <w:rPr>
          <w:rtl w:val="0"/>
          <w:lang w:val="en-US"/>
        </w:rPr>
        <w:t>△</w:t>
      </w:r>
      <w:r>
        <w:rPr>
          <w:rtl w:val="0"/>
          <w:lang w:val="zh-TW" w:eastAsia="zh-TW"/>
        </w:rPr>
        <w:t>仓库的承重柱上绑满了炸药，火花已经窜了起来。</w:t>
      </w:r>
    </w:p>
    <w:p>
      <w:pPr>
        <w:pStyle w:val="Normal (Web)"/>
        <w:widowControl w:val="1"/>
        <w:spacing w:line="288" w:lineRule="auto"/>
      </w:pPr>
      <w:r>
        <w:rPr>
          <w:rFonts w:ascii="Calibri" w:hAnsi="Calibri"/>
          <w:rtl w:val="0"/>
          <w:lang w:val="en-US"/>
        </w:rPr>
        <w:t>Dante</w:t>
      </w:r>
      <w:r>
        <w:rPr>
          <w:rtl w:val="0"/>
          <w:lang w:val="zh-TW" w:eastAsia="zh-TW"/>
        </w:rPr>
        <w:t>（回头看向</w:t>
      </w:r>
      <w:r>
        <w:rPr>
          <w:rFonts w:ascii="Calibri" w:hAnsi="Calibri"/>
          <w:rtl w:val="0"/>
          <w:lang w:val="en-US"/>
        </w:rPr>
        <w:t>Eve</w:t>
      </w:r>
      <w:r>
        <w:rPr>
          <w:rtl w:val="0"/>
          <w:lang w:val="zh-TW" w:eastAsia="zh-TW"/>
        </w:rPr>
        <w:t>，眼神里全是决绝）：</w:t>
      </w:r>
      <w:r>
        <w:rPr>
          <w:rFonts w:ascii="Calibri" w:hAnsi="Calibri"/>
          <w:rtl w:val="0"/>
          <w:lang w:val="en-US"/>
        </w:rPr>
        <w:t>Eve</w:t>
      </w:r>
      <w:r>
        <w:rPr>
          <w:rtl w:val="0"/>
          <w:lang w:val="zh-TW" w:eastAsia="zh-TW"/>
        </w:rPr>
        <w:t>，活下去。</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Dante: Eve, stay alive. </w:t>
      </w:r>
    </w:p>
    <w:p>
      <w:pPr>
        <w:pStyle w:val="Normal (Web)"/>
        <w:widowControl w:val="1"/>
        <w:spacing w:line="288" w:lineRule="auto"/>
      </w:pPr>
      <w:r>
        <w:rPr>
          <w:rtl w:val="0"/>
          <w:lang w:val="en-US"/>
        </w:rPr>
        <w:t>△</w:t>
      </w:r>
      <w:r>
        <w:rPr>
          <w:rFonts w:ascii="Calibri" w:hAnsi="Calibri"/>
          <w:rtl w:val="0"/>
          <w:lang w:val="en-US"/>
        </w:rPr>
        <w:t>Dante</w:t>
      </w:r>
      <w:r>
        <w:rPr>
          <w:rtl w:val="0"/>
          <w:lang w:val="zh-TW" w:eastAsia="zh-TW"/>
        </w:rPr>
        <w:t>一把抱起</w:t>
      </w:r>
      <w:r>
        <w:rPr>
          <w:rFonts w:ascii="Calibri" w:hAnsi="Calibri"/>
          <w:rtl w:val="0"/>
          <w:lang w:val="en-US"/>
        </w:rPr>
        <w:t>Eve</w:t>
      </w:r>
      <w:r>
        <w:rPr>
          <w:rtl w:val="0"/>
          <w:lang w:val="zh-TW" w:eastAsia="zh-TW"/>
        </w:rPr>
        <w:t>，用尽全身力气，将她从被撞破的墙壁缺口里狠狠扔了出去。</w:t>
      </w:r>
    </w:p>
    <w:p>
      <w:pPr>
        <w:pStyle w:val="Normal (Web)"/>
        <w:widowControl w:val="1"/>
        <w:spacing w:line="288" w:lineRule="auto"/>
      </w:pPr>
      <w:r>
        <w:rPr>
          <w:rtl w:val="0"/>
          <w:lang w:val="en-US"/>
        </w:rPr>
        <w:t>△</w:t>
      </w:r>
      <w:r>
        <w:rPr>
          <w:rFonts w:ascii="Calibri" w:hAnsi="Calibri"/>
          <w:rtl w:val="0"/>
          <w:lang w:val="en-US"/>
        </w:rPr>
        <w:t>Eve</w:t>
      </w:r>
      <w:r>
        <w:rPr>
          <w:rtl w:val="0"/>
          <w:lang w:val="zh-TW" w:eastAsia="zh-TW"/>
        </w:rPr>
        <w:t>摔在仓库外的空地上，回头看向仓库里。</w:t>
      </w:r>
    </w:p>
    <w:p>
      <w:pPr>
        <w:pStyle w:val="Normal (Web)"/>
        <w:widowControl w:val="1"/>
        <w:spacing w:line="288" w:lineRule="auto"/>
      </w:pPr>
      <w:r>
        <w:rPr>
          <w:rtl w:val="0"/>
          <w:lang w:val="en-US"/>
        </w:rPr>
        <w:t>△</w:t>
      </w:r>
      <w:r>
        <w:rPr>
          <w:rtl w:val="0"/>
          <w:lang w:val="zh-TW" w:eastAsia="zh-TW"/>
        </w:rPr>
        <w:t>倒计时结束，轰然巨响，炸弹爆炸，仓库的屋顶和承重柱瞬间坍塌，巨大的石板砸下来，正好压在</w:t>
      </w:r>
      <w:r>
        <w:rPr>
          <w:rFonts w:ascii="Calibri" w:hAnsi="Calibri"/>
          <w:rtl w:val="0"/>
          <w:lang w:val="en-US"/>
        </w:rPr>
        <w:t>Dante</w:t>
      </w:r>
      <w:r>
        <w:rPr>
          <w:rtl w:val="0"/>
          <w:lang w:val="zh-TW" w:eastAsia="zh-TW"/>
        </w:rPr>
        <w:t>站着的位置。</w:t>
      </w:r>
    </w:p>
    <w:p>
      <w:pPr>
        <w:pStyle w:val="Normal (Web)"/>
        <w:widowControl w:val="1"/>
        <w:spacing w:line="288" w:lineRule="auto"/>
      </w:pPr>
      <w:r>
        <w:rPr>
          <w:rtl w:val="0"/>
          <w:lang w:val="en-US"/>
        </w:rPr>
        <w:t>△</w:t>
      </w:r>
      <w:r>
        <w:rPr>
          <w:rtl w:val="0"/>
          <w:lang w:val="zh-TW" w:eastAsia="zh-TW"/>
        </w:rPr>
        <w:t>火光冲天，烟尘弥漫，整个仓库彻底塌成了一片废墟。</w:t>
      </w:r>
    </w:p>
    <w:p>
      <w:pPr>
        <w:pStyle w:val="Normal (Web)"/>
        <w:widowControl w:val="1"/>
        <w:spacing w:line="288" w:lineRule="auto"/>
      </w:pPr>
      <w:r>
        <w:rPr>
          <w:rFonts w:ascii="Calibri" w:hAnsi="Calibri"/>
          <w:rtl w:val="0"/>
          <w:lang w:val="en-US"/>
        </w:rPr>
        <w:t>Eve</w:t>
      </w:r>
      <w:r>
        <w:rPr>
          <w:rtl w:val="0"/>
          <w:lang w:val="zh-TW" w:eastAsia="zh-TW"/>
        </w:rPr>
        <w:t>（看着废墟，下意识往前迈了一步，手微微发抖）：</w:t>
      </w:r>
      <w:r>
        <w:rPr>
          <w:rFonts w:ascii="Calibri" w:hAnsi="Calibri"/>
          <w:rtl w:val="0"/>
          <w:lang w:val="en-US"/>
        </w:rPr>
        <w:t>Dante</w:t>
      </w:r>
      <w:r>
        <w:rPr>
          <w:rFonts w:ascii="Calibri" w:hAnsi="Calibri" w:hint="default"/>
          <w:rtl w:val="0"/>
          <w:lang w:val="en-US"/>
        </w:rPr>
        <w:t>……</w:t>
        <w:br w:type="textWrapping"/>
      </w:r>
      <w:r>
        <w:rPr>
          <w:rFonts w:ascii="Times New Roman" w:hAnsi="Times New Roman"/>
          <w:outline w:val="0"/>
          <w:color w:val="ff0000"/>
          <w:u w:color="ff0000"/>
          <w:rtl w:val="0"/>
          <w:lang w:val="en-US"/>
          <w14:textFill>
            <w14:solidFill>
              <w14:srgbClr w14:val="FF0000"/>
            </w14:solidFill>
          </w14:textFill>
        </w:rPr>
        <w:t>Eve: Dante...</w:t>
      </w:r>
    </w:p>
    <w:p>
      <w:pPr>
        <w:pStyle w:val="Normal (Web)"/>
        <w:widowControl w:val="1"/>
        <w:spacing w:line="288" w:lineRule="auto"/>
      </w:pPr>
      <w:r>
        <w:rPr>
          <w:rtl w:val="0"/>
          <w:lang w:val="en-US"/>
        </w:rPr>
        <w:t>△</w:t>
      </w:r>
      <w:r>
        <w:rPr>
          <w:rFonts w:ascii="Calibri" w:hAnsi="Calibri"/>
          <w:rtl w:val="0"/>
          <w:lang w:val="en-US"/>
        </w:rPr>
        <w:t>Victor</w:t>
      </w:r>
      <w:r>
        <w:rPr>
          <w:rtl w:val="0"/>
          <w:lang w:val="zh-TW" w:eastAsia="zh-TW"/>
        </w:rPr>
        <w:t>带着手下开车赶到，冲过来扶住</w:t>
      </w:r>
      <w:r>
        <w:rPr>
          <w:rFonts w:ascii="Calibri" w:hAnsi="Calibri"/>
          <w:rtl w:val="0"/>
          <w:lang w:val="en-US"/>
        </w:rPr>
        <w:t>Eve</w:t>
      </w:r>
      <w:r>
        <w:rPr>
          <w:rtl w:val="0"/>
          <w:lang w:val="zh-TW" w:eastAsia="zh-TW"/>
        </w:rPr>
        <w:t>。</w:t>
      </w:r>
    </w:p>
    <w:p>
      <w:pPr>
        <w:pStyle w:val="Normal (Web)"/>
        <w:widowControl w:val="1"/>
        <w:spacing w:line="288" w:lineRule="auto"/>
      </w:pPr>
      <w:r>
        <w:rPr>
          <w:rFonts w:ascii="Calibri" w:hAnsi="Calibri"/>
          <w:rtl w:val="0"/>
          <w:lang w:val="en-US"/>
        </w:rPr>
        <w:t>Victor</w:t>
      </w:r>
      <w:r>
        <w:rPr>
          <w:rtl w:val="0"/>
          <w:lang w:val="zh-TW" w:eastAsia="zh-TW"/>
        </w:rPr>
        <w:t>：</w:t>
      </w:r>
      <w:r>
        <w:rPr>
          <w:rFonts w:ascii="Calibri" w:hAnsi="Calibri"/>
          <w:rtl w:val="0"/>
          <w:lang w:val="en-US"/>
        </w:rPr>
        <w:t>Eve</w:t>
      </w:r>
      <w:r>
        <w:rPr>
          <w:rtl w:val="0"/>
          <w:lang w:val="zh-TW" w:eastAsia="zh-TW"/>
        </w:rPr>
        <w:t>！你没事吧！</w:t>
      </w:r>
      <w:r>
        <w:rPr>
          <w:lang w:val="en-US"/>
        </w:rPr>
        <w:br w:type="textWrapping"/>
      </w:r>
      <w:r>
        <w:rPr>
          <w:rFonts w:ascii="Times New Roman" w:hAnsi="Times New Roman"/>
          <w:outline w:val="0"/>
          <w:color w:val="ff0000"/>
          <w:u w:color="ff0000"/>
          <w:rtl w:val="0"/>
          <w:lang w:val="en-US"/>
          <w14:textFill>
            <w14:solidFill>
              <w14:srgbClr w14:val="FF0000"/>
            </w14:solidFill>
          </w14:textFill>
        </w:rPr>
        <w:t>Victor: Eve! Are you okay?!</w:t>
      </w:r>
    </w:p>
    <w:p>
      <w:pPr>
        <w:pStyle w:val="Normal (Web)"/>
        <w:widowControl w:val="1"/>
        <w:spacing w:line="288" w:lineRule="auto"/>
      </w:pPr>
      <w:r>
        <w:rPr>
          <w:rtl w:val="0"/>
          <w:lang w:val="en-US"/>
        </w:rPr>
        <w:t>△</w:t>
      </w:r>
      <w:r>
        <w:rPr>
          <w:rFonts w:ascii="Calibri" w:hAnsi="Calibri"/>
          <w:rtl w:val="0"/>
          <w:lang w:val="en-US"/>
        </w:rPr>
        <w:t>Eve</w:t>
      </w:r>
      <w:r>
        <w:rPr>
          <w:rtl w:val="0"/>
          <w:lang w:val="zh-TW" w:eastAsia="zh-TW"/>
        </w:rPr>
        <w:t>看着燃烧的废墟，眼神里闪过一丝复杂，很快又恢复了冰冷。</w:t>
      </w:r>
    </w:p>
    <w:p>
      <w:pPr>
        <w:pStyle w:val="Normal (Web)"/>
        <w:widowControl w:val="1"/>
        <w:spacing w:line="288" w:lineRule="auto"/>
        <w:rPr>
          <w:rFonts w:ascii="Times New Roman" w:cs="Times New Roman" w:hAnsi="Times New Roman" w:eastAsia="Times New Roman"/>
          <w:outline w:val="0"/>
          <w:color w:val="ff0000"/>
          <w:u w:color="ff0000"/>
          <w14:textFill>
            <w14:solidFill>
              <w14:srgbClr w14:val="FF0000"/>
            </w14:solidFill>
          </w14:textFill>
        </w:rPr>
      </w:pPr>
      <w:r>
        <w:rPr>
          <w:rFonts w:ascii="Calibri" w:hAnsi="Calibri"/>
          <w:rtl w:val="0"/>
          <w:lang w:val="en-US"/>
        </w:rPr>
        <w:t>Eve</w:t>
      </w:r>
      <w:r>
        <w:rPr>
          <w:rtl w:val="0"/>
          <w:lang w:val="zh-TW" w:eastAsia="zh-TW"/>
        </w:rPr>
        <w:t>：我没事。清理现场，活要见人，死要见尸。</w:t>
      </w:r>
      <w:r>
        <w:rPr>
          <w:lang w:val="en-US"/>
        </w:rPr>
        <w:br w:type="textWrapping"/>
      </w:r>
      <w:r>
        <w:rPr>
          <w:rFonts w:ascii="Times New Roman" w:hAnsi="Times New Roman"/>
          <w:outline w:val="0"/>
          <w:color w:val="ff0000"/>
          <w:u w:color="ff0000"/>
          <w:rtl w:val="0"/>
          <w:lang w:val="en-US"/>
          <w14:textFill>
            <w14:solidFill>
              <w14:srgbClr w14:val="FF0000"/>
            </w14:solidFill>
          </w14:textFill>
        </w:rPr>
        <w:t>Eve: I'm fine. Clean this up. Find them, alive or dead.</w:t>
      </w:r>
    </w:p>
    <w:p>
      <w:pPr>
        <w:pStyle w:val="Normal (Web)"/>
        <w:widowControl w:val="1"/>
        <w:spacing w:line="288" w:lineRule="auto"/>
        <w:rPr>
          <w:rFonts w:ascii="Times New Roman" w:cs="Times New Roman" w:hAnsi="Times New Roman" w:eastAsia="Times New Roman"/>
          <w:outline w:val="0"/>
          <w:color w:val="ff0000"/>
          <w:u w:color="ff0000"/>
          <w14:textFill>
            <w14:solidFill>
              <w14:srgbClr w14:val="FF0000"/>
            </w14:solidFill>
          </w14:textFill>
        </w:rPr>
      </w:pPr>
    </w:p>
    <w:p>
      <w:pPr>
        <w:pStyle w:val="Normal (Web)"/>
        <w:widowControl w:val="1"/>
        <w:spacing w:line="288" w:lineRule="auto"/>
      </w:pPr>
    </w:p>
    <w:p>
      <w:pPr>
        <w:pStyle w:val="Normal (Web)"/>
        <w:widowControl w:val="1"/>
        <w:spacing w:line="288" w:lineRule="auto"/>
        <w:rPr>
          <w:lang w:val="zh-TW" w:eastAsia="zh-TW"/>
        </w:rPr>
      </w:pPr>
      <w:r>
        <w:rPr>
          <w:rtl w:val="0"/>
          <w:lang w:val="zh-TW" w:eastAsia="zh-TW"/>
        </w:rPr>
        <w:t>第十五集</w:t>
      </w:r>
    </w:p>
    <w:p>
      <w:pPr>
        <w:pStyle w:val="Normal (Web)"/>
        <w:widowControl w:val="1"/>
        <w:spacing w:line="288" w:lineRule="auto"/>
      </w:pPr>
      <w:r>
        <w:rPr>
          <w:rFonts w:ascii="Calibri" w:hAnsi="Calibri"/>
          <w:rtl w:val="0"/>
          <w:lang w:val="en-US"/>
        </w:rPr>
        <w:t>15-1</w:t>
      </w:r>
      <w:r>
        <w:rPr>
          <w:rtl w:val="0"/>
          <w:lang w:val="zh-TW" w:eastAsia="zh-TW"/>
        </w:rPr>
        <w:t>日内私立医院重症监护室</w:t>
      </w:r>
    </w:p>
    <w:p>
      <w:pPr>
        <w:pStyle w:val="Normal (Web)"/>
        <w:widowControl w:val="1"/>
        <w:spacing w:line="288" w:lineRule="auto"/>
      </w:pPr>
      <w:r>
        <w:rPr>
          <w:rtl w:val="0"/>
          <w:lang w:val="zh-TW" w:eastAsia="zh-TW"/>
        </w:rPr>
        <w:t>人物：</w:t>
      </w:r>
      <w:r>
        <w:rPr>
          <w:rFonts w:ascii="Calibri" w:hAnsi="Calibri"/>
          <w:rtl w:val="0"/>
          <w:lang w:val="en-US"/>
        </w:rPr>
        <w:t>Dante</w:t>
      </w:r>
      <w:r>
        <w:rPr>
          <w:rtl w:val="0"/>
          <w:lang w:val="zh-TW" w:eastAsia="zh-TW"/>
        </w:rPr>
        <w:t>、医生、手下</w:t>
      </w:r>
    </w:p>
    <w:p>
      <w:pPr>
        <w:pStyle w:val="Normal (Web)"/>
        <w:widowControl w:val="1"/>
        <w:spacing w:line="288" w:lineRule="auto"/>
      </w:pPr>
      <w:r>
        <w:rPr>
          <w:rtl w:val="0"/>
          <w:lang w:val="en-US"/>
        </w:rPr>
        <w:t>△</w:t>
      </w:r>
      <w:r>
        <w:rPr>
          <w:rtl w:val="0"/>
          <w:lang w:val="zh-TW" w:eastAsia="zh-TW"/>
        </w:rPr>
        <w:t>医院抢救室门口，手下焦急地等着，医生从里面走出来摘下口罩。</w:t>
      </w:r>
    </w:p>
    <w:p>
      <w:pPr>
        <w:pStyle w:val="Normal (Web)"/>
        <w:widowControl w:val="1"/>
        <w:spacing w:line="288" w:lineRule="auto"/>
      </w:pPr>
      <w:r>
        <w:rPr>
          <w:rtl w:val="0"/>
          <w:lang w:val="zh-TW" w:eastAsia="zh-TW"/>
        </w:rPr>
        <w:t>手下：医生！他怎么样了？</w:t>
      </w:r>
      <w:r>
        <w:rPr>
          <w:lang w:val="en-US"/>
        </w:rPr>
        <w:br w:type="textWrapping"/>
      </w:r>
      <w:r>
        <w:rPr>
          <w:rFonts w:ascii="Times New Roman" w:hAnsi="Times New Roman"/>
          <w:outline w:val="0"/>
          <w:color w:val="ff0000"/>
          <w:u w:color="ff0000"/>
          <w:rtl w:val="0"/>
          <w:lang w:val="en-US"/>
          <w14:textFill>
            <w14:solidFill>
              <w14:srgbClr w14:val="FF0000"/>
            </w14:solidFill>
          </w14:textFill>
        </w:rPr>
        <w:t>Henchman: Doctor! How is he?!</w:t>
      </w:r>
    </w:p>
    <w:p>
      <w:pPr>
        <w:pStyle w:val="Normal (Web)"/>
        <w:widowControl w:val="1"/>
        <w:spacing w:line="288" w:lineRule="auto"/>
      </w:pPr>
      <w:r>
        <w:rPr>
          <w:rtl w:val="0"/>
          <w:lang w:val="zh-TW" w:eastAsia="zh-TW"/>
        </w:rPr>
        <w:t>医生：子弹取出来了，爆炸造成的多处骨折，内脏也有损伤。抢救了三天三夜，总算捡回一条命。能不能醒过来，就看他自己的意志了。</w:t>
      </w:r>
      <w:r>
        <w:rPr>
          <w:lang w:val="en-US"/>
        </w:rPr>
        <w:br w:type="textWrapping"/>
      </w:r>
      <w:r>
        <w:rPr>
          <w:rFonts w:ascii="Times New Roman" w:hAnsi="Times New Roman"/>
          <w:outline w:val="0"/>
          <w:color w:val="ff0000"/>
          <w:u w:color="ff0000"/>
          <w:rtl w:val="0"/>
          <w:lang w:val="en-US"/>
          <w14:textFill>
            <w14:solidFill>
              <w14:srgbClr w14:val="FF0000"/>
            </w14:solidFill>
          </w14:textFill>
        </w:rPr>
        <w:t>Doctor: We got the bullet out. The blast caused multiple fractures and internal damage. After three days in emergency care, he barely survived. Whether he wakes up depends on his own will.</w:t>
      </w:r>
    </w:p>
    <w:p>
      <w:pPr>
        <w:pStyle w:val="Normal (Web)"/>
        <w:widowControl w:val="1"/>
        <w:spacing w:line="288" w:lineRule="auto"/>
      </w:pPr>
      <w:r>
        <w:rPr>
          <w:rtl w:val="0"/>
          <w:lang w:val="en-US"/>
        </w:rPr>
        <w:t>△</w:t>
      </w:r>
      <w:r>
        <w:rPr>
          <w:rtl w:val="0"/>
          <w:lang w:val="zh-TW" w:eastAsia="zh-TW"/>
        </w:rPr>
        <w:t>病房里，</w:t>
      </w:r>
      <w:r>
        <w:rPr>
          <w:rFonts w:ascii="Calibri" w:hAnsi="Calibri"/>
          <w:rtl w:val="0"/>
          <w:lang w:val="en-US"/>
        </w:rPr>
        <w:t>Dante</w:t>
      </w:r>
      <w:r>
        <w:rPr>
          <w:rtl w:val="0"/>
          <w:lang w:val="zh-TW" w:eastAsia="zh-TW"/>
        </w:rPr>
        <w:t>躺在病床上浑身缠满绷带，昏迷不醒。</w:t>
      </w:r>
    </w:p>
    <w:p>
      <w:pPr>
        <w:pStyle w:val="Normal (Web)"/>
        <w:widowControl w:val="1"/>
        <w:spacing w:line="288" w:lineRule="auto"/>
      </w:pPr>
      <w:r>
        <w:rPr>
          <w:rtl w:val="0"/>
          <w:lang w:val="en-US"/>
        </w:rPr>
        <w:t>△</w:t>
      </w:r>
      <w:r>
        <w:rPr>
          <w:rtl w:val="0"/>
          <w:lang w:val="zh-TW" w:eastAsia="zh-TW"/>
        </w:rPr>
        <w:t>又过了一天，</w:t>
      </w:r>
      <w:r>
        <w:rPr>
          <w:rFonts w:ascii="Calibri" w:hAnsi="Calibri"/>
          <w:rtl w:val="0"/>
          <w:lang w:val="en-US"/>
        </w:rPr>
        <w:t>Dante</w:t>
      </w:r>
      <w:r>
        <w:rPr>
          <w:rtl w:val="0"/>
          <w:lang w:val="zh-TW" w:eastAsia="zh-TW"/>
        </w:rPr>
        <w:t>猛地睁开眼睛，第一时间拔掉手背上的输液针，不顾身上缝合的伤口，掀开被子下床。</w:t>
      </w:r>
    </w:p>
    <w:p>
      <w:pPr>
        <w:pStyle w:val="Normal (Web)"/>
        <w:widowControl w:val="1"/>
        <w:spacing w:line="288" w:lineRule="auto"/>
      </w:pPr>
      <w:r>
        <w:rPr>
          <w:rtl w:val="0"/>
          <w:lang w:val="zh-TW" w:eastAsia="zh-TW"/>
        </w:rPr>
        <w:t>护士：先生！你不能下床！你的伤口还没愈合！会裂开的！</w:t>
      </w:r>
      <w:r>
        <w:rPr>
          <w:lang w:val="en-US"/>
        </w:rPr>
        <w:br w:type="textWrapping"/>
      </w:r>
      <w:r>
        <w:rPr>
          <w:rFonts w:ascii="Times New Roman" w:hAnsi="Times New Roman"/>
          <w:outline w:val="0"/>
          <w:color w:val="ff0000"/>
          <w:u w:color="ff0000"/>
          <w:rtl w:val="0"/>
          <w:lang w:val="en-US"/>
          <w14:textFill>
            <w14:solidFill>
              <w14:srgbClr w14:val="FF0000"/>
            </w14:solidFill>
          </w14:textFill>
        </w:rPr>
        <w:t>Nurse: Sir! You can't get out of bed! Your wounds haven't healed! They'll tear open!</w:t>
      </w:r>
    </w:p>
    <w:p>
      <w:pPr>
        <w:pStyle w:val="Normal (Web)"/>
        <w:widowControl w:val="1"/>
        <w:spacing w:line="288" w:lineRule="auto"/>
      </w:pPr>
      <w:r>
        <w:rPr>
          <w:rFonts w:ascii="Calibri" w:hAnsi="Calibri"/>
          <w:rtl w:val="0"/>
          <w:lang w:val="en-US"/>
        </w:rPr>
        <w:t>Dante</w:t>
      </w:r>
      <w:r>
        <w:rPr>
          <w:rtl w:val="0"/>
          <w:lang w:val="zh-TW" w:eastAsia="zh-TW"/>
        </w:rPr>
        <w:t>（推开护士，声音嘶哑）：别拦我。我要去找她。</w:t>
      </w:r>
      <w:r>
        <w:rPr>
          <w:lang w:val="en-US"/>
        </w:rPr>
        <w:br w:type="textWrapping"/>
      </w:r>
      <w:r>
        <w:rPr>
          <w:rFonts w:ascii="Times New Roman" w:hAnsi="Times New Roman"/>
          <w:outline w:val="0"/>
          <w:color w:val="ff0000"/>
          <w:u w:color="ff0000"/>
          <w:rtl w:val="0"/>
          <w:lang w:val="en-US"/>
          <w14:textFill>
            <w14:solidFill>
              <w14:srgbClr w14:val="FF0000"/>
            </w14:solidFill>
          </w14:textFill>
        </w:rPr>
        <w:t>Dante: Don't stop me. I have to find her.</w:t>
      </w:r>
    </w:p>
    <w:p>
      <w:pPr>
        <w:pStyle w:val="Normal (Web)"/>
        <w:widowControl w:val="1"/>
        <w:spacing w:line="288" w:lineRule="auto"/>
      </w:pPr>
      <w:r>
        <w:rPr>
          <w:rtl w:val="0"/>
          <w:lang w:val="en-US"/>
        </w:rPr>
        <w:t>△</w:t>
      </w:r>
      <w:r>
        <w:rPr>
          <w:rFonts w:ascii="Calibri" w:hAnsi="Calibri"/>
          <w:rtl w:val="0"/>
          <w:lang w:val="en-US"/>
        </w:rPr>
        <w:t>Dante</w:t>
      </w:r>
      <w:r>
        <w:rPr>
          <w:rtl w:val="0"/>
          <w:lang w:val="zh-TW" w:eastAsia="zh-TW"/>
        </w:rPr>
        <w:t>不顾所有人的阻拦，拖着残破的身体走出医院，一步步往</w:t>
      </w:r>
      <w:r>
        <w:rPr>
          <w:rFonts w:ascii="Calibri" w:hAnsi="Calibri"/>
          <w:rtl w:val="0"/>
          <w:lang w:val="en-US"/>
        </w:rPr>
        <w:t>Eve</w:t>
      </w:r>
      <w:r>
        <w:rPr>
          <w:rtl w:val="0"/>
          <w:lang w:val="zh-TW" w:eastAsia="zh-TW"/>
        </w:rPr>
        <w:t>的庄园走去。</w:t>
      </w:r>
    </w:p>
    <w:p>
      <w:pPr>
        <w:pStyle w:val="Normal (Web)"/>
        <w:widowControl w:val="1"/>
        <w:spacing w:line="288" w:lineRule="auto"/>
        <w:rPr>
          <w:lang w:val="zh-TW" w:eastAsia="zh-TW"/>
        </w:rPr>
      </w:pPr>
    </w:p>
    <w:p>
      <w:pPr>
        <w:pStyle w:val="Normal (Web)"/>
        <w:widowControl w:val="1"/>
        <w:spacing w:line="288" w:lineRule="auto"/>
      </w:pPr>
    </w:p>
    <w:p>
      <w:pPr>
        <w:pStyle w:val="Normal (Web)"/>
        <w:widowControl w:val="1"/>
        <w:spacing w:line="288" w:lineRule="auto"/>
      </w:pPr>
      <w:r>
        <w:rPr>
          <w:rFonts w:ascii="Calibri" w:hAnsi="Calibri"/>
          <w:rtl w:val="0"/>
          <w:lang w:val="en-US"/>
        </w:rPr>
        <w:t>15-2</w:t>
      </w:r>
      <w:r>
        <w:rPr>
          <w:rtl w:val="0"/>
          <w:lang w:val="zh-TW" w:eastAsia="zh-TW"/>
        </w:rPr>
        <w:t>夜外</w:t>
      </w:r>
      <w:r>
        <w:rPr>
          <w:rFonts w:ascii="Calibri" w:hAnsi="Calibri"/>
          <w:rtl w:val="0"/>
          <w:lang w:val="zh-TW" w:eastAsia="zh-TW"/>
        </w:rPr>
        <w:t xml:space="preserve"> </w:t>
      </w:r>
      <w:r>
        <w:rPr>
          <w:rFonts w:ascii="Calibri" w:hAnsi="Calibri"/>
          <w:rtl w:val="0"/>
          <w:lang w:val="en-US"/>
        </w:rPr>
        <w:t>Eve</w:t>
      </w:r>
      <w:r>
        <w:rPr>
          <w:rtl w:val="0"/>
          <w:lang w:val="zh-TW" w:eastAsia="zh-TW"/>
        </w:rPr>
        <w:t>的庄园大门外</w:t>
      </w:r>
    </w:p>
    <w:p>
      <w:pPr>
        <w:pStyle w:val="Normal (Web)"/>
        <w:widowControl w:val="1"/>
        <w:spacing w:line="288" w:lineRule="auto"/>
      </w:pPr>
      <w:r>
        <w:rPr>
          <w:rtl w:val="0"/>
          <w:lang w:val="zh-TW" w:eastAsia="zh-TW"/>
        </w:rPr>
        <w:t>人物：</w:t>
      </w:r>
      <w:r>
        <w:rPr>
          <w:rFonts w:ascii="Calibri" w:hAnsi="Calibri"/>
          <w:rtl w:val="0"/>
          <w:lang w:val="en-US"/>
        </w:rPr>
        <w:t>Eve</w:t>
      </w:r>
      <w:r>
        <w:rPr>
          <w:rtl w:val="0"/>
          <w:lang w:val="zh-TW" w:eastAsia="zh-TW"/>
        </w:rPr>
        <w:t>、</w:t>
      </w:r>
      <w:r>
        <w:rPr>
          <w:rFonts w:ascii="Calibri" w:hAnsi="Calibri"/>
          <w:rtl w:val="0"/>
          <w:lang w:val="en-US"/>
        </w:rPr>
        <w:t>Dante</w:t>
      </w:r>
      <w:r>
        <w:rPr>
          <w:rtl w:val="0"/>
          <w:lang w:val="zh-TW" w:eastAsia="zh-TW"/>
        </w:rPr>
        <w:t>、管家</w:t>
      </w:r>
    </w:p>
    <w:p>
      <w:pPr>
        <w:pStyle w:val="Normal (Web)"/>
        <w:widowControl w:val="1"/>
        <w:spacing w:line="288" w:lineRule="auto"/>
      </w:pPr>
      <w:r>
        <w:rPr>
          <w:rtl w:val="0"/>
          <w:lang w:val="en-US"/>
        </w:rPr>
        <w:t>△</w:t>
      </w:r>
      <w:r>
        <w:rPr>
          <w:rtl w:val="0"/>
          <w:lang w:val="zh-TW" w:eastAsia="zh-TW"/>
        </w:rPr>
        <w:t>瓢泼大雨再次落下，砸在地面上溅起水花。</w:t>
      </w:r>
    </w:p>
    <w:p>
      <w:pPr>
        <w:pStyle w:val="Normal (Web)"/>
        <w:widowControl w:val="1"/>
        <w:spacing w:line="288" w:lineRule="auto"/>
      </w:pPr>
      <w:r>
        <w:rPr>
          <w:rtl w:val="0"/>
          <w:lang w:val="en-US"/>
        </w:rPr>
        <w:t>△</w:t>
      </w:r>
      <w:r>
        <w:rPr>
          <w:rFonts w:ascii="Calibri" w:hAnsi="Calibri"/>
          <w:rtl w:val="0"/>
          <w:lang w:val="en-US"/>
        </w:rPr>
        <w:t>Dante</w:t>
      </w:r>
      <w:r>
        <w:rPr>
          <w:rtl w:val="0"/>
          <w:lang w:val="zh-TW" w:eastAsia="zh-TW"/>
        </w:rPr>
        <w:t>浑身湿透，身上的绷带被雨水浸透，伤口裂开，鲜血顺着腿往下流，染红了脚下的地面。</w:t>
      </w:r>
    </w:p>
    <w:p>
      <w:pPr>
        <w:pStyle w:val="Normal (Web)"/>
        <w:widowControl w:val="1"/>
        <w:spacing w:line="288" w:lineRule="auto"/>
      </w:pPr>
      <w:r>
        <w:rPr>
          <w:rtl w:val="0"/>
          <w:lang w:val="en-US"/>
        </w:rPr>
        <w:t>△</w:t>
      </w:r>
      <w:r>
        <w:rPr>
          <w:rtl w:val="0"/>
          <w:lang w:val="zh-TW" w:eastAsia="zh-TW"/>
        </w:rPr>
        <w:t>他走到庄园铁门前，再也撑不住，重重摔在地上晕了过去。</w:t>
      </w:r>
    </w:p>
    <w:p>
      <w:pPr>
        <w:pStyle w:val="Normal (Web)"/>
        <w:widowControl w:val="1"/>
        <w:spacing w:line="288" w:lineRule="auto"/>
      </w:pPr>
      <w:r>
        <w:rPr>
          <w:rtl w:val="0"/>
          <w:lang w:val="en-US"/>
        </w:rPr>
        <w:t>△</w:t>
      </w:r>
      <w:r>
        <w:rPr>
          <w:rtl w:val="0"/>
          <w:lang w:val="zh-TW" w:eastAsia="zh-TW"/>
        </w:rPr>
        <w:t>庄园监控室里，</w:t>
      </w:r>
      <w:r>
        <w:rPr>
          <w:rFonts w:ascii="Calibri" w:hAnsi="Calibri"/>
          <w:rtl w:val="0"/>
          <w:lang w:val="en-US"/>
        </w:rPr>
        <w:t>Eve</w:t>
      </w:r>
      <w:r>
        <w:rPr>
          <w:rtl w:val="0"/>
          <w:lang w:val="zh-TW" w:eastAsia="zh-TW"/>
        </w:rPr>
        <w:t>坐在屏幕前，冷眼看着铁门外晕倒的</w:t>
      </w:r>
      <w:r>
        <w:rPr>
          <w:rFonts w:ascii="Calibri" w:hAnsi="Calibri"/>
          <w:rtl w:val="0"/>
          <w:lang w:val="en-US"/>
        </w:rPr>
        <w:t>Dante</w:t>
      </w:r>
      <w:r>
        <w:rPr>
          <w:rtl w:val="0"/>
          <w:lang w:val="zh-TW" w:eastAsia="zh-TW"/>
        </w:rPr>
        <w:t>，面无表情。</w:t>
      </w:r>
    </w:p>
    <w:p>
      <w:pPr>
        <w:pStyle w:val="Normal (Web)"/>
        <w:widowControl w:val="1"/>
        <w:spacing w:line="288" w:lineRule="auto"/>
        <w:rPr>
          <w:lang w:val="zh-TW" w:eastAsia="zh-TW"/>
        </w:rPr>
      </w:pPr>
      <w:r>
        <w:rPr>
          <w:rtl w:val="0"/>
          <w:lang w:val="zh-TW" w:eastAsia="zh-TW"/>
        </w:rPr>
        <w:t>管家站在旁边，小心翼翼开口。</w:t>
      </w:r>
    </w:p>
    <w:p>
      <w:pPr>
        <w:pStyle w:val="Normal (Web)"/>
        <w:widowControl w:val="1"/>
        <w:spacing w:line="288" w:lineRule="auto"/>
      </w:pPr>
      <w:r>
        <w:rPr>
          <w:rtl w:val="0"/>
          <w:lang w:val="zh-TW" w:eastAsia="zh-TW"/>
        </w:rPr>
        <w:t>管家：夫人，外面雨太大了，少主他伤得很重，再这么下去，会没命的。要不要</w:t>
      </w:r>
      <w:r>
        <w:rPr>
          <w:rFonts w:ascii="Calibri" w:hAnsi="Calibri" w:hint="default"/>
          <w:rtl w:val="0"/>
          <w:lang w:val="en-US"/>
        </w:rPr>
        <w:t>……</w:t>
        <w:br w:type="textWrapping"/>
      </w:r>
      <w:r>
        <w:rPr>
          <w:rFonts w:ascii="Times New Roman" w:hAnsi="Times New Roman"/>
          <w:outline w:val="0"/>
          <w:color w:val="ff0000"/>
          <w:u w:color="ff0000"/>
          <w:rtl w:val="0"/>
          <w:lang w:val="en-US"/>
          <w14:textFill>
            <w14:solidFill>
              <w14:srgbClr w14:val="FF0000"/>
            </w14:solidFill>
          </w14:textFill>
        </w:rPr>
        <w:t>Butler: Madam, the rain is too heavy. Mr.</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Corleone is badly hurt. If this goes on, he'll die. Should we...</w:t>
      </w:r>
    </w:p>
    <w:p>
      <w:pPr>
        <w:pStyle w:val="Normal (Web)"/>
        <w:widowControl w:val="1"/>
        <w:spacing w:line="288" w:lineRule="auto"/>
      </w:pPr>
      <w:r>
        <w:rPr>
          <w:rFonts w:ascii="Calibri" w:hAnsi="Calibri"/>
          <w:rtl w:val="0"/>
          <w:lang w:val="en-US"/>
        </w:rPr>
        <w:t>Eve</w:t>
      </w:r>
      <w:r>
        <w:rPr>
          <w:rtl w:val="0"/>
          <w:lang w:val="zh-TW" w:eastAsia="zh-TW"/>
        </w:rPr>
        <w:t>（打断他，眼神没有一丝波澜）：不用。</w:t>
      </w:r>
      <w:r>
        <w:rPr>
          <w:lang w:val="en-US"/>
        </w:rPr>
        <w:br w:type="textWrapping"/>
      </w:r>
      <w:r>
        <w:rPr>
          <w:rFonts w:ascii="Times New Roman" w:hAnsi="Times New Roman"/>
          <w:outline w:val="0"/>
          <w:color w:val="ff0000"/>
          <w:u w:color="ff0000"/>
          <w:rtl w:val="0"/>
          <w:lang w:val="en-US"/>
          <w14:textFill>
            <w14:solidFill>
              <w14:srgbClr w14:val="FF0000"/>
            </w14:solidFill>
          </w14:textFill>
        </w:rPr>
        <w:t>Eve: No.</w:t>
      </w:r>
    </w:p>
    <w:p>
      <w:pPr>
        <w:pStyle w:val="Normal (Web)"/>
        <w:widowControl w:val="1"/>
        <w:spacing w:line="288" w:lineRule="auto"/>
      </w:pPr>
      <w:r>
        <w:rPr>
          <w:rtl w:val="0"/>
          <w:lang w:val="en-US"/>
        </w:rPr>
        <w:t>△</w:t>
      </w:r>
      <w:r>
        <w:rPr>
          <w:rFonts w:ascii="Calibri" w:hAnsi="Calibri"/>
          <w:rtl w:val="0"/>
          <w:lang w:val="en-US"/>
        </w:rPr>
        <w:t>Eve</w:t>
      </w:r>
      <w:r>
        <w:rPr>
          <w:rtl w:val="0"/>
          <w:lang w:val="zh-TW" w:eastAsia="zh-TW"/>
        </w:rPr>
        <w:t>看向管家，语气冰冷没有一丝温度。</w:t>
      </w:r>
    </w:p>
    <w:p>
      <w:pPr>
        <w:pStyle w:val="Normal (Web)"/>
        <w:widowControl w:val="1"/>
        <w:spacing w:line="288" w:lineRule="auto"/>
      </w:pPr>
      <w:r>
        <w:rPr>
          <w:rFonts w:ascii="Calibri" w:hAnsi="Calibri"/>
          <w:rtl w:val="0"/>
          <w:lang w:val="en-US"/>
        </w:rPr>
        <w:t>Eve</w:t>
      </w:r>
      <w:r>
        <w:rPr>
          <w:rtl w:val="0"/>
          <w:lang w:val="zh-TW" w:eastAsia="zh-TW"/>
        </w:rPr>
        <w:t>：放条狗出去。别让他的血，脏了我的地毯。</w:t>
      </w:r>
      <w:r>
        <w:rPr>
          <w:lang w:val="en-US"/>
        </w:rPr>
        <w:br w:type="textWrapping"/>
      </w:r>
      <w:r>
        <w:rPr>
          <w:rFonts w:ascii="Times New Roman" w:hAnsi="Times New Roman"/>
          <w:outline w:val="0"/>
          <w:color w:val="ff0000"/>
          <w:u w:color="ff0000"/>
          <w:rtl w:val="0"/>
          <w:lang w:val="en-US"/>
          <w14:textFill>
            <w14:solidFill>
              <w14:srgbClr w14:val="FF0000"/>
            </w14:solidFill>
          </w14:textFill>
        </w:rPr>
        <w:t>Eve: Send a dog out. Don't let his blood stain my carpet.</w:t>
      </w:r>
    </w:p>
    <w:p>
      <w:pPr>
        <w:pStyle w:val="Normal (Web)"/>
        <w:widowControl w:val="1"/>
        <w:spacing w:line="288" w:lineRule="auto"/>
      </w:pPr>
      <w:r>
        <w:rPr>
          <w:rtl w:val="0"/>
          <w:lang w:val="zh-TW" w:eastAsia="zh-TW"/>
        </w:rPr>
        <w:t>管家：是。</w:t>
      </w:r>
      <w:r>
        <w:rPr>
          <w:lang w:val="en-US"/>
        </w:rPr>
        <w:br w:type="textWrapping"/>
      </w:r>
      <w:r>
        <w:rPr>
          <w:rFonts w:ascii="Times New Roman" w:hAnsi="Times New Roman"/>
          <w:outline w:val="0"/>
          <w:color w:val="ff0000"/>
          <w:u w:color="ff0000"/>
          <w:rtl w:val="0"/>
          <w:lang w:val="en-US"/>
          <w14:textFill>
            <w14:solidFill>
              <w14:srgbClr w14:val="FF0000"/>
            </w14:solidFill>
          </w14:textFill>
        </w:rPr>
        <w:t>Butler: Yes.</w:t>
      </w:r>
    </w:p>
    <w:p>
      <w:pPr>
        <w:pStyle w:val="Normal (Web)"/>
        <w:widowControl w:val="1"/>
        <w:spacing w:line="288" w:lineRule="auto"/>
      </w:pPr>
      <w:r>
        <w:rPr>
          <w:rtl w:val="0"/>
          <w:lang w:val="en-US"/>
        </w:rPr>
        <w:t>△</w:t>
      </w:r>
      <w:r>
        <w:rPr>
          <w:rtl w:val="0"/>
          <w:lang w:val="zh-TW" w:eastAsia="zh-TW"/>
        </w:rPr>
        <w:t>管家转身下去，打开了庄园侧门，一条凶猛的猎犬冲了出去，对着铁门外的</w:t>
      </w:r>
      <w:r>
        <w:rPr>
          <w:rFonts w:ascii="Calibri" w:hAnsi="Calibri"/>
          <w:rtl w:val="0"/>
          <w:lang w:val="en-US"/>
        </w:rPr>
        <w:t>Dante</w:t>
      </w:r>
      <w:r>
        <w:rPr>
          <w:rtl w:val="0"/>
          <w:lang w:val="zh-TW" w:eastAsia="zh-TW"/>
        </w:rPr>
        <w:t>发出凶狠的吠叫。</w:t>
      </w:r>
    </w:p>
    <w:p>
      <w:pPr>
        <w:pStyle w:val="Normal (Web)"/>
        <w:widowControl w:val="1"/>
        <w:spacing w:line="288" w:lineRule="auto"/>
      </w:pPr>
      <w:r>
        <w:rPr>
          <w:rtl w:val="0"/>
          <w:lang w:val="en-US"/>
        </w:rPr>
        <w:t>△</w:t>
      </w:r>
      <w:r>
        <w:rPr>
          <w:rtl w:val="0"/>
          <w:lang w:val="zh-TW" w:eastAsia="zh-TW"/>
        </w:rPr>
        <w:t>雨越下越大，</w:t>
      </w:r>
      <w:r>
        <w:rPr>
          <w:rFonts w:ascii="Calibri" w:hAnsi="Calibri"/>
          <w:rtl w:val="0"/>
          <w:lang w:val="en-US"/>
        </w:rPr>
        <w:t>Dante</w:t>
      </w:r>
      <w:r>
        <w:rPr>
          <w:rtl w:val="0"/>
          <w:lang w:val="zh-TW" w:eastAsia="zh-TW"/>
        </w:rPr>
        <w:t>躺在雨里毫无动静，猎犬一步步逼近，露出了尖利的獠牙。</w:t>
      </w:r>
    </w:p>
    <w:p>
      <w:pPr>
        <w:pStyle w:val="Normal (Web)"/>
        <w:widowControl w:val="1"/>
        <w:spacing w:line="288" w:lineRule="auto"/>
      </w:pPr>
      <w:r>
        <w:rPr>
          <w:rtl w:val="0"/>
          <w:lang w:val="en-US"/>
        </w:rPr>
        <w:t>△</w:t>
      </w:r>
      <w:r>
        <w:rPr>
          <w:rtl w:val="0"/>
          <w:lang w:val="zh-TW" w:eastAsia="zh-TW"/>
        </w:rPr>
        <w:t>监控屏幕前，</w:t>
      </w:r>
      <w:r>
        <w:rPr>
          <w:rFonts w:ascii="Calibri" w:hAnsi="Calibri"/>
          <w:rtl w:val="0"/>
          <w:lang w:val="en-US"/>
        </w:rPr>
        <w:t>Eve</w:t>
      </w:r>
      <w:r>
        <w:rPr>
          <w:rtl w:val="0"/>
          <w:lang w:val="zh-TW" w:eastAsia="zh-TW"/>
        </w:rPr>
        <w:t>看着这一幕，端起桌上的红酒喝了一口，眼神里没有一丝动容。</w:t>
      </w:r>
    </w:p>
    <w:p>
      <w:pPr>
        <w:pStyle w:val="Normal (Web)"/>
        <w:widowControl w:val="1"/>
        <w:spacing w:line="288" w:lineRule="auto"/>
        <w:rPr>
          <w:lang w:val="zh-TW" w:eastAsia="zh-TW"/>
        </w:rPr>
      </w:pPr>
    </w:p>
    <w:p>
      <w:pPr>
        <w:pStyle w:val="Normal (Web)"/>
        <w:widowControl w:val="1"/>
        <w:spacing w:line="288" w:lineRule="auto"/>
      </w:pPr>
    </w:p>
    <w:p>
      <w:pPr>
        <w:pStyle w:val="Normal (Web)"/>
        <w:widowControl w:val="1"/>
        <w:spacing w:line="288" w:lineRule="auto"/>
        <w:rPr>
          <w:lang w:val="zh-TW" w:eastAsia="zh-TW"/>
        </w:rPr>
      </w:pPr>
      <w:r>
        <w:rPr>
          <w:rtl w:val="0"/>
          <w:lang w:val="zh-TW" w:eastAsia="zh-TW"/>
        </w:rPr>
        <w:t>第十六集</w:t>
      </w:r>
    </w:p>
    <w:p>
      <w:pPr>
        <w:pStyle w:val="Normal (Web)"/>
        <w:widowControl w:val="1"/>
        <w:spacing w:line="288" w:lineRule="auto"/>
      </w:pPr>
      <w:r>
        <w:rPr>
          <w:rFonts w:ascii="Calibri" w:hAnsi="Calibri"/>
          <w:rtl w:val="0"/>
          <w:lang w:val="en-US"/>
        </w:rPr>
        <w:t>16-1</w:t>
      </w:r>
      <w:r>
        <w:rPr>
          <w:rtl w:val="0"/>
          <w:lang w:val="zh-TW" w:eastAsia="zh-TW"/>
        </w:rPr>
        <w:t>夜外</w:t>
      </w:r>
      <w:r>
        <w:rPr>
          <w:rFonts w:ascii="Calibri" w:hAnsi="Calibri"/>
          <w:rtl w:val="0"/>
          <w:lang w:val="zh-TW" w:eastAsia="zh-TW"/>
        </w:rPr>
        <w:t xml:space="preserve"> </w:t>
      </w:r>
      <w:r>
        <w:rPr>
          <w:rFonts w:ascii="Calibri" w:hAnsi="Calibri"/>
          <w:rtl w:val="0"/>
          <w:lang w:val="en-US"/>
        </w:rPr>
        <w:t>Eve</w:t>
      </w:r>
      <w:r>
        <w:rPr>
          <w:rtl w:val="0"/>
          <w:lang w:val="zh-TW" w:eastAsia="zh-TW"/>
        </w:rPr>
        <w:t>的庄园大门外</w:t>
      </w:r>
    </w:p>
    <w:p>
      <w:pPr>
        <w:pStyle w:val="Normal (Web)"/>
        <w:widowControl w:val="1"/>
        <w:spacing w:line="288" w:lineRule="auto"/>
      </w:pPr>
      <w:r>
        <w:rPr>
          <w:rtl w:val="0"/>
          <w:lang w:val="zh-TW" w:eastAsia="zh-TW"/>
        </w:rPr>
        <w:t>人物：</w:t>
      </w:r>
      <w:r>
        <w:rPr>
          <w:rFonts w:ascii="Calibri" w:hAnsi="Calibri"/>
          <w:rtl w:val="0"/>
          <w:lang w:val="en-US"/>
        </w:rPr>
        <w:t>Dante</w:t>
      </w:r>
      <w:r>
        <w:rPr>
          <w:rtl w:val="0"/>
          <w:lang w:val="zh-TW" w:eastAsia="zh-TW"/>
        </w:rPr>
        <w:t>、猎犬、管家</w:t>
      </w:r>
    </w:p>
    <w:p>
      <w:pPr>
        <w:pStyle w:val="Normal (Web)"/>
        <w:widowControl w:val="1"/>
        <w:spacing w:line="288" w:lineRule="auto"/>
      </w:pPr>
      <w:r>
        <w:rPr>
          <w:rtl w:val="0"/>
          <w:lang w:val="en-US"/>
        </w:rPr>
        <w:t>△</w:t>
      </w:r>
      <w:r>
        <w:rPr>
          <w:rtl w:val="0"/>
          <w:lang w:val="zh-TW" w:eastAsia="zh-TW"/>
        </w:rPr>
        <w:t>雨里，猎犬对着倒地的</w:t>
      </w:r>
      <w:r>
        <w:rPr>
          <w:rFonts w:ascii="Calibri" w:hAnsi="Calibri"/>
          <w:rtl w:val="0"/>
          <w:lang w:val="en-US"/>
        </w:rPr>
        <w:t>Dante</w:t>
      </w:r>
      <w:r>
        <w:rPr>
          <w:rtl w:val="0"/>
          <w:lang w:val="zh-TW" w:eastAsia="zh-TW"/>
        </w:rPr>
        <w:t>狂吠，张嘴就要咬下去。</w:t>
      </w:r>
    </w:p>
    <w:p>
      <w:pPr>
        <w:pStyle w:val="Normal (Web)"/>
        <w:widowControl w:val="1"/>
        <w:spacing w:line="288" w:lineRule="auto"/>
      </w:pPr>
      <w:r>
        <w:rPr>
          <w:rtl w:val="0"/>
          <w:lang w:val="en-US"/>
        </w:rPr>
        <w:t>△</w:t>
      </w:r>
      <w:r>
        <w:rPr>
          <w:rFonts w:ascii="Calibri" w:hAnsi="Calibri"/>
          <w:rtl w:val="0"/>
          <w:lang w:val="en-US"/>
        </w:rPr>
        <w:t>Dante</w:t>
      </w:r>
      <w:r>
        <w:rPr>
          <w:rtl w:val="0"/>
          <w:lang w:val="zh-TW" w:eastAsia="zh-TW"/>
        </w:rPr>
        <w:t>猛地睁开眼，一把掐住猎犬的脖子，哪怕浑身是伤，眼神依旧凶狠，猎犬被掐得呜咽挣扎。</w:t>
      </w:r>
    </w:p>
    <w:p>
      <w:pPr>
        <w:pStyle w:val="Normal (Web)"/>
        <w:widowControl w:val="1"/>
        <w:spacing w:line="288" w:lineRule="auto"/>
      </w:pPr>
      <w:r>
        <w:rPr>
          <w:rFonts w:ascii="Calibri" w:hAnsi="Calibri"/>
          <w:rtl w:val="0"/>
          <w:lang w:val="en-US"/>
        </w:rPr>
        <w:t>Dante</w:t>
      </w:r>
      <w:r>
        <w:rPr>
          <w:rtl w:val="0"/>
          <w:lang w:val="zh-TW" w:eastAsia="zh-TW"/>
        </w:rPr>
        <w:t>（声音嘶哑，盯着庄园里的灯光）：我不会死</w:t>
      </w:r>
      <w:r>
        <w:rPr>
          <w:rFonts w:ascii="Calibri" w:hAnsi="Calibri" w:hint="default"/>
          <w:rtl w:val="0"/>
          <w:lang w:val="en-US"/>
        </w:rPr>
        <w:t>……</w:t>
      </w:r>
      <w:r>
        <w:rPr>
          <w:rtl w:val="0"/>
          <w:lang w:val="zh-TW" w:eastAsia="zh-TW"/>
        </w:rPr>
        <w:t>我还没求到她原谅</w:t>
      </w:r>
      <w:r>
        <w:rPr>
          <w:rFonts w:ascii="Calibri" w:hAnsi="Calibri" w:hint="default"/>
          <w:rtl w:val="0"/>
          <w:lang w:val="en-US"/>
        </w:rPr>
        <w:t>……</w:t>
        <w:br w:type="textWrapping"/>
      </w:r>
      <w:r>
        <w:rPr>
          <w:rFonts w:ascii="Times New Roman" w:hAnsi="Times New Roman"/>
          <w:outline w:val="0"/>
          <w:color w:val="ff0000"/>
          <w:u w:color="ff0000"/>
          <w:rtl w:val="0"/>
          <w:lang w:val="en-US"/>
          <w14:textFill>
            <w14:solidFill>
              <w14:srgbClr w14:val="FF0000"/>
            </w14:solidFill>
          </w14:textFill>
        </w:rPr>
        <w:t>Dante: I won't die... not before she forgives me...</w:t>
      </w:r>
    </w:p>
    <w:p>
      <w:pPr>
        <w:pStyle w:val="Normal (Web)"/>
        <w:widowControl w:val="1"/>
        <w:spacing w:line="288" w:lineRule="auto"/>
      </w:pPr>
      <w:r>
        <w:rPr>
          <w:rtl w:val="0"/>
          <w:lang w:val="en-US"/>
        </w:rPr>
        <w:t>△</w:t>
      </w:r>
      <w:r>
        <w:rPr>
          <w:rFonts w:ascii="Calibri" w:hAnsi="Calibri"/>
          <w:rtl w:val="0"/>
          <w:lang w:val="en-US"/>
        </w:rPr>
        <w:t>Dante</w:t>
      </w:r>
      <w:r>
        <w:rPr>
          <w:rtl w:val="0"/>
          <w:lang w:val="zh-TW" w:eastAsia="zh-TW"/>
        </w:rPr>
        <w:t>松开手，猎犬夹着尾巴跑回庄园。</w:t>
      </w:r>
    </w:p>
    <w:p>
      <w:pPr>
        <w:pStyle w:val="Normal (Web)"/>
        <w:widowControl w:val="1"/>
        <w:spacing w:line="288" w:lineRule="auto"/>
      </w:pPr>
      <w:r>
        <w:rPr>
          <w:rtl w:val="0"/>
          <w:lang w:val="en-US"/>
        </w:rPr>
        <w:t>△</w:t>
      </w:r>
      <w:r>
        <w:rPr>
          <w:rFonts w:ascii="Calibri" w:hAnsi="Calibri"/>
          <w:rtl w:val="0"/>
          <w:lang w:val="en-US"/>
        </w:rPr>
        <w:t>Dante</w:t>
      </w:r>
      <w:r>
        <w:rPr>
          <w:rtl w:val="0"/>
          <w:lang w:val="zh-TW" w:eastAsia="zh-TW"/>
        </w:rPr>
        <w:t>撑着铁门，一点点站起来，后背的伤口彻底裂开，鲜血顺着衣服往下滴，他却死死盯着庄园的方向，不肯离开半步。</w:t>
      </w:r>
    </w:p>
    <w:p>
      <w:pPr>
        <w:pStyle w:val="Normal (Web)"/>
        <w:widowControl w:val="1"/>
        <w:spacing w:line="288" w:lineRule="auto"/>
        <w:rPr>
          <w:lang w:val="zh-TW" w:eastAsia="zh-TW"/>
        </w:rPr>
      </w:pPr>
    </w:p>
    <w:p>
      <w:pPr>
        <w:pStyle w:val="Normal (Web)"/>
        <w:widowControl w:val="1"/>
        <w:spacing w:line="288" w:lineRule="auto"/>
      </w:pPr>
    </w:p>
    <w:p>
      <w:pPr>
        <w:pStyle w:val="Normal (Web)"/>
        <w:widowControl w:val="1"/>
        <w:spacing w:line="288" w:lineRule="auto"/>
      </w:pPr>
      <w:r>
        <w:rPr>
          <w:rFonts w:ascii="Calibri" w:hAnsi="Calibri"/>
          <w:rtl w:val="0"/>
          <w:lang w:val="en-US"/>
        </w:rPr>
        <w:t>16-2</w:t>
      </w:r>
      <w:r>
        <w:rPr>
          <w:rtl w:val="0"/>
          <w:lang w:val="zh-TW" w:eastAsia="zh-TW"/>
        </w:rPr>
        <w:t>夜内地下刑房</w:t>
      </w:r>
    </w:p>
    <w:p>
      <w:pPr>
        <w:pStyle w:val="Normal (Web)"/>
        <w:widowControl w:val="1"/>
        <w:spacing w:line="288" w:lineRule="auto"/>
      </w:pPr>
      <w:r>
        <w:rPr>
          <w:rtl w:val="0"/>
          <w:lang w:val="zh-TW" w:eastAsia="zh-TW"/>
        </w:rPr>
        <w:t>人物：</w:t>
      </w:r>
      <w:r>
        <w:rPr>
          <w:rFonts w:ascii="Calibri" w:hAnsi="Calibri"/>
          <w:rtl w:val="0"/>
          <w:lang w:val="en-US"/>
        </w:rPr>
        <w:t>Eve</w:t>
      </w:r>
      <w:r>
        <w:rPr>
          <w:rtl w:val="0"/>
          <w:lang w:val="zh-TW" w:eastAsia="zh-TW"/>
        </w:rPr>
        <w:t>、</w:t>
      </w:r>
      <w:r>
        <w:rPr>
          <w:rFonts w:ascii="Calibri" w:hAnsi="Calibri"/>
          <w:rtl w:val="0"/>
          <w:lang w:val="en-US"/>
        </w:rPr>
        <w:t>Lily</w:t>
      </w:r>
      <w:r>
        <w:rPr>
          <w:rtl w:val="0"/>
          <w:lang w:val="zh-TW" w:eastAsia="zh-TW"/>
        </w:rPr>
        <w:t>、混混、</w:t>
      </w:r>
      <w:r>
        <w:rPr>
          <w:rFonts w:ascii="Calibri" w:hAnsi="Calibri"/>
          <w:rtl w:val="0"/>
          <w:lang w:val="en-US"/>
        </w:rPr>
        <w:t>Victor</w:t>
      </w:r>
      <w:r>
        <w:rPr>
          <w:rtl w:val="0"/>
          <w:lang w:val="zh-TW" w:eastAsia="zh-TW"/>
        </w:rPr>
        <w:t>的手下若干</w:t>
      </w:r>
    </w:p>
    <w:p>
      <w:pPr>
        <w:pStyle w:val="Normal (Web)"/>
        <w:widowControl w:val="1"/>
        <w:spacing w:line="288" w:lineRule="auto"/>
      </w:pPr>
      <w:r>
        <w:rPr>
          <w:rtl w:val="0"/>
          <w:lang w:val="en-US"/>
        </w:rPr>
        <w:t>△</w:t>
      </w:r>
      <w:r>
        <w:rPr>
          <w:rFonts w:ascii="Calibri" w:hAnsi="Calibri"/>
          <w:rtl w:val="0"/>
          <w:lang w:val="en-US"/>
        </w:rPr>
        <w:t>Lily</w:t>
      </w:r>
      <w:r>
        <w:rPr>
          <w:rtl w:val="0"/>
          <w:lang w:val="zh-TW" w:eastAsia="zh-TW"/>
        </w:rPr>
        <w:t>被绑在刑椅上，嘴被堵住，看到</w:t>
      </w:r>
      <w:r>
        <w:rPr>
          <w:rFonts w:ascii="Calibri" w:hAnsi="Calibri"/>
          <w:rtl w:val="0"/>
          <w:lang w:val="en-US"/>
        </w:rPr>
        <w:t>Eve</w:t>
      </w:r>
      <w:r>
        <w:rPr>
          <w:rtl w:val="0"/>
          <w:lang w:val="zh-TW" w:eastAsia="zh-TW"/>
        </w:rPr>
        <w:t>走进来，疯狂挣扎，眼里满是恐惧。</w:t>
      </w:r>
    </w:p>
    <w:p>
      <w:pPr>
        <w:pStyle w:val="Normal (Web)"/>
        <w:widowControl w:val="1"/>
        <w:spacing w:line="288" w:lineRule="auto"/>
      </w:pPr>
      <w:r>
        <w:rPr>
          <w:rtl w:val="0"/>
          <w:lang w:val="en-US"/>
        </w:rPr>
        <w:t>△</w:t>
      </w:r>
      <w:r>
        <w:rPr>
          <w:rFonts w:ascii="Calibri" w:hAnsi="Calibri"/>
          <w:rtl w:val="0"/>
          <w:lang w:val="en-US"/>
        </w:rPr>
        <w:t>Eve</w:t>
      </w:r>
      <w:r>
        <w:rPr>
          <w:rtl w:val="0"/>
          <w:lang w:val="zh-TW" w:eastAsia="zh-TW"/>
        </w:rPr>
        <w:t>走到她面前，抬手扯掉她嘴里的布。</w:t>
      </w:r>
    </w:p>
    <w:p>
      <w:pPr>
        <w:pStyle w:val="Normal (Web)"/>
        <w:widowControl w:val="1"/>
        <w:spacing w:line="288" w:lineRule="auto"/>
      </w:pPr>
      <w:r>
        <w:rPr>
          <w:rFonts w:ascii="Calibri" w:hAnsi="Calibri"/>
          <w:rtl w:val="0"/>
          <w:lang w:val="en-US"/>
        </w:rPr>
        <w:t>Lily</w:t>
      </w:r>
      <w:r>
        <w:rPr>
          <w:rtl w:val="0"/>
          <w:lang w:val="zh-TW" w:eastAsia="zh-TW"/>
        </w:rPr>
        <w:t>（哭喊）：</w:t>
      </w:r>
      <w:r>
        <w:rPr>
          <w:rFonts w:ascii="Calibri" w:hAnsi="Calibri"/>
          <w:rtl w:val="0"/>
          <w:lang w:val="en-US"/>
        </w:rPr>
        <w:t>Eve</w:t>
      </w:r>
      <w:r>
        <w:rPr>
          <w:rtl w:val="0"/>
          <w:lang w:val="zh-TW" w:eastAsia="zh-TW"/>
        </w:rPr>
        <w:t>！我错了！我真的错了！你放了我！我再也不敢了！</w:t>
      </w:r>
      <w:r>
        <w:rPr>
          <w:lang w:val="en-US"/>
        </w:rPr>
        <w:br w:type="textWrapping"/>
      </w:r>
      <w:r>
        <w:rPr>
          <w:rFonts w:ascii="Times New Roman" w:hAnsi="Times New Roman"/>
          <w:outline w:val="0"/>
          <w:color w:val="ff0000"/>
          <w:u w:color="ff0000"/>
          <w:rtl w:val="0"/>
          <w:lang w:val="en-US"/>
          <w14:textFill>
            <w14:solidFill>
              <w14:srgbClr w14:val="FF0000"/>
            </w14:solidFill>
          </w14:textFill>
        </w:rPr>
        <w:t>Lily: Eve! I was wrong! I swear I was wrong! Let me go! I'll never do it again!</w:t>
      </w:r>
    </w:p>
    <w:p>
      <w:pPr>
        <w:pStyle w:val="Normal (Web)"/>
        <w:widowControl w:val="1"/>
        <w:spacing w:line="288" w:lineRule="auto"/>
      </w:pPr>
      <w:r>
        <w:rPr>
          <w:rFonts w:ascii="Calibri" w:hAnsi="Calibri"/>
          <w:rtl w:val="0"/>
          <w:lang w:val="en-US"/>
        </w:rPr>
        <w:t>Eve</w:t>
      </w:r>
      <w:r>
        <w:rPr>
          <w:rtl w:val="0"/>
          <w:lang w:val="zh-TW" w:eastAsia="zh-TW"/>
        </w:rPr>
        <w:t>：错了？当年你设计车祸，把我扔在爆炸的车里的时候，怎么没想过会有今天？</w:t>
      </w:r>
      <w:r>
        <w:rPr>
          <w:lang w:val="en-US"/>
        </w:rPr>
        <w:br w:type="textWrapping"/>
      </w:r>
      <w:r>
        <w:rPr>
          <w:rFonts w:ascii="Times New Roman" w:hAnsi="Times New Roman"/>
          <w:outline w:val="0"/>
          <w:color w:val="ff0000"/>
          <w:u w:color="ff0000"/>
          <w:rtl w:val="0"/>
          <w:lang w:val="en-US"/>
          <w14:textFill>
            <w14:solidFill>
              <w14:srgbClr w14:val="FF0000"/>
            </w14:solidFill>
          </w14:textFill>
        </w:rPr>
        <w:t>Eve: Wrong? When you staged that crash and left me in that exploding car, did you ever think this day would come?</w:t>
      </w:r>
    </w:p>
    <w:p>
      <w:pPr>
        <w:pStyle w:val="Normal (Web)"/>
        <w:widowControl w:val="1"/>
        <w:spacing w:line="288" w:lineRule="auto"/>
      </w:pPr>
      <w:r>
        <w:rPr>
          <w:rFonts w:ascii="Calibri" w:hAnsi="Calibri"/>
          <w:rtl w:val="0"/>
          <w:lang w:val="en-US"/>
        </w:rPr>
        <w:t>Lily</w:t>
      </w:r>
      <w:r>
        <w:rPr>
          <w:rtl w:val="0"/>
          <w:lang w:val="zh-TW" w:eastAsia="zh-TW"/>
        </w:rPr>
        <w:t>：是我鬼迷心窍！是我嫉妒你！你大人有大量，饶了我这一次！</w:t>
      </w:r>
      <w:r>
        <w:rPr>
          <w:lang w:val="en-US"/>
        </w:rPr>
        <w:br w:type="textWrapping"/>
      </w:r>
      <w:r>
        <w:rPr>
          <w:rFonts w:ascii="Times New Roman" w:hAnsi="Times New Roman"/>
          <w:outline w:val="0"/>
          <w:color w:val="ff0000"/>
          <w:u w:color="ff0000"/>
          <w:rtl w:val="0"/>
          <w:lang w:val="en-US"/>
          <w14:textFill>
            <w14:solidFill>
              <w14:srgbClr w14:val="FF0000"/>
            </w14:solidFill>
          </w14:textFill>
        </w:rPr>
        <w:t>Lily: I lost my mind! I was jealous of you! Please, be merciful. Spare me this once!</w:t>
      </w:r>
    </w:p>
    <w:p>
      <w:pPr>
        <w:pStyle w:val="Normal (Web)"/>
        <w:widowControl w:val="1"/>
        <w:spacing w:line="288" w:lineRule="auto"/>
      </w:pPr>
      <w:r>
        <w:rPr>
          <w:rFonts w:ascii="Calibri" w:hAnsi="Calibri"/>
          <w:rtl w:val="0"/>
          <w:lang w:val="en-US"/>
        </w:rPr>
        <w:t>Eve</w:t>
      </w:r>
      <w:r>
        <w:rPr>
          <w:rtl w:val="0"/>
          <w:lang w:val="zh-TW" w:eastAsia="zh-TW"/>
        </w:rPr>
        <w:t>：饶了你？我那没出世的两个孩子，能饶了我吗？</w:t>
      </w:r>
      <w:r>
        <w:rPr>
          <w:lang w:val="en-US"/>
        </w:rPr>
        <w:br w:type="textWrapping"/>
      </w:r>
      <w:r>
        <w:rPr>
          <w:rFonts w:ascii="Times New Roman" w:hAnsi="Times New Roman"/>
          <w:outline w:val="0"/>
          <w:color w:val="ff0000"/>
          <w:u w:color="ff0000"/>
          <w:rtl w:val="0"/>
          <w:lang w:val="en-US"/>
          <w14:textFill>
            <w14:solidFill>
              <w14:srgbClr w14:val="FF0000"/>
            </w14:solidFill>
          </w14:textFill>
        </w:rPr>
        <w:t>Eve: Spare you? Did my two unborn children get spared?</w:t>
      </w:r>
    </w:p>
    <w:p>
      <w:pPr>
        <w:pStyle w:val="Normal (Web)"/>
        <w:widowControl w:val="1"/>
        <w:spacing w:line="288" w:lineRule="auto"/>
      </w:pPr>
      <w:r>
        <w:rPr>
          <w:rtl w:val="0"/>
          <w:lang w:val="en-US"/>
        </w:rPr>
        <w:t>△</w:t>
      </w:r>
      <w:r>
        <w:rPr>
          <w:rFonts w:ascii="Calibri" w:hAnsi="Calibri"/>
          <w:rtl w:val="0"/>
          <w:lang w:val="en-US"/>
        </w:rPr>
        <w:t>Eve</w:t>
      </w:r>
      <w:r>
        <w:rPr>
          <w:rtl w:val="0"/>
          <w:lang w:val="zh-TW" w:eastAsia="zh-TW"/>
        </w:rPr>
        <w:t>打了个响指，手下把被绑住的混混拖进来，扔在</w:t>
      </w:r>
      <w:r>
        <w:rPr>
          <w:rFonts w:ascii="Calibri" w:hAnsi="Calibri"/>
          <w:rtl w:val="0"/>
          <w:lang w:val="en-US"/>
        </w:rPr>
        <w:t>Lily</w:t>
      </w:r>
      <w:r>
        <w:rPr>
          <w:rtl w:val="0"/>
          <w:lang w:val="zh-TW" w:eastAsia="zh-TW"/>
        </w:rPr>
        <w:t>面前。</w:t>
      </w:r>
    </w:p>
    <w:p>
      <w:pPr>
        <w:pStyle w:val="Normal (Web)"/>
        <w:widowControl w:val="1"/>
        <w:spacing w:line="288" w:lineRule="auto"/>
      </w:pPr>
      <w:r>
        <w:rPr>
          <w:rFonts w:ascii="Calibri" w:hAnsi="Calibri"/>
          <w:rtl w:val="0"/>
          <w:lang w:val="en-US"/>
        </w:rPr>
        <w:t>Eve</w:t>
      </w:r>
      <w:r>
        <w:rPr>
          <w:rtl w:val="0"/>
          <w:lang w:val="zh-TW" w:eastAsia="zh-TW"/>
        </w:rPr>
        <w:t>：这不是你孩子的亲生父亲吗？五年了，你们终于团聚了。</w:t>
      </w:r>
      <w:r>
        <w:rPr>
          <w:lang w:val="en-US"/>
        </w:rPr>
        <w:br w:type="textWrapping"/>
      </w:r>
      <w:r>
        <w:rPr>
          <w:rFonts w:ascii="Times New Roman" w:hAnsi="Times New Roman"/>
          <w:outline w:val="0"/>
          <w:color w:val="ff0000"/>
          <w:u w:color="ff0000"/>
          <w:rtl w:val="0"/>
          <w:lang w:val="en-US"/>
          <w14:textFill>
            <w14:solidFill>
              <w14:srgbClr w14:val="FF0000"/>
            </w14:solidFill>
          </w14:textFill>
        </w:rPr>
        <w:t>Eve: Isn't this your child's birth father? After five years, you're finally reunited.</w:t>
      </w:r>
    </w:p>
    <w:p>
      <w:pPr>
        <w:pStyle w:val="Normal (Web)"/>
        <w:widowControl w:val="1"/>
        <w:spacing w:line="288" w:lineRule="auto"/>
      </w:pPr>
      <w:r>
        <w:rPr>
          <w:rtl w:val="0"/>
          <w:lang w:val="zh-TW" w:eastAsia="zh-TW"/>
        </w:rPr>
        <w:t>混混（哭喊）：伊芙小姐！饶了我！都是</w:t>
      </w:r>
      <w:r>
        <w:rPr>
          <w:rFonts w:ascii="Calibri" w:hAnsi="Calibri"/>
          <w:rtl w:val="0"/>
          <w:lang w:val="en-US"/>
        </w:rPr>
        <w:t>Lily</w:t>
      </w:r>
      <w:r>
        <w:rPr>
          <w:rtl w:val="0"/>
          <w:lang w:val="zh-TW" w:eastAsia="zh-TW"/>
        </w:rPr>
        <w:t>逼我的！我什么都不知道！</w:t>
      </w:r>
      <w:r>
        <w:rPr>
          <w:lang w:val="en-US"/>
        </w:rPr>
        <w:br w:type="textWrapping"/>
      </w:r>
      <w:r>
        <w:rPr>
          <w:rFonts w:ascii="Times New Roman" w:hAnsi="Times New Roman"/>
          <w:outline w:val="0"/>
          <w:color w:val="ff0000"/>
          <w:u w:color="ff0000"/>
          <w:rtl w:val="0"/>
          <w:lang w:val="en-US"/>
          <w14:textFill>
            <w14:solidFill>
              <w14:srgbClr w14:val="FF0000"/>
            </w14:solidFill>
          </w14:textFill>
        </w:rPr>
        <w:t>Thug: Miss Eve! Spare me! Lily made me do it! I don't know anything!</w:t>
      </w:r>
    </w:p>
    <w:p>
      <w:pPr>
        <w:pStyle w:val="Normal (Web)"/>
        <w:widowControl w:val="1"/>
        <w:spacing w:line="288" w:lineRule="auto"/>
      </w:pPr>
      <w:r>
        <w:rPr>
          <w:rFonts w:ascii="Calibri" w:hAnsi="Calibri"/>
          <w:rtl w:val="0"/>
          <w:lang w:val="en-US"/>
        </w:rPr>
        <w:t>Lily</w:t>
      </w:r>
      <w:r>
        <w:rPr>
          <w:rtl w:val="0"/>
          <w:lang w:val="zh-TW" w:eastAsia="zh-TW"/>
        </w:rPr>
        <w:t>（尖叫）：你胡说！是你主动勾引我的！</w:t>
      </w:r>
      <w:r>
        <w:rPr>
          <w:lang w:val="en-US"/>
        </w:rPr>
        <w:br w:type="textWrapping"/>
      </w:r>
      <w:r>
        <w:rPr>
          <w:rFonts w:ascii="Times New Roman" w:hAnsi="Times New Roman"/>
          <w:outline w:val="0"/>
          <w:color w:val="ff0000"/>
          <w:u w:color="ff0000"/>
          <w:rtl w:val="0"/>
          <w:lang w:val="en-US"/>
          <w14:textFill>
            <w14:solidFill>
              <w14:srgbClr w14:val="FF0000"/>
            </w14:solidFill>
          </w14:textFill>
        </w:rPr>
        <w:t>Lily: You're lying! You came onto me!</w:t>
      </w:r>
    </w:p>
    <w:p>
      <w:pPr>
        <w:pStyle w:val="Normal (Web)"/>
        <w:widowControl w:val="1"/>
        <w:spacing w:line="288" w:lineRule="auto"/>
      </w:pPr>
      <w:r>
        <w:rPr>
          <w:rtl w:val="0"/>
          <w:lang w:val="en-US"/>
        </w:rPr>
        <w:t>△</w:t>
      </w:r>
      <w:r>
        <w:rPr>
          <w:rFonts w:ascii="Calibri" w:hAnsi="Calibri"/>
          <w:rtl w:val="0"/>
          <w:lang w:val="en-US"/>
        </w:rPr>
        <w:t>Eve</w:t>
      </w:r>
      <w:r>
        <w:rPr>
          <w:rtl w:val="0"/>
          <w:lang w:val="zh-TW" w:eastAsia="zh-TW"/>
        </w:rPr>
        <w:t>抬手示意，手下拖着混混走到旁边的鳄鱼池边。</w:t>
      </w:r>
    </w:p>
    <w:p>
      <w:pPr>
        <w:pStyle w:val="Normal (Web)"/>
        <w:widowControl w:val="1"/>
        <w:spacing w:line="288" w:lineRule="auto"/>
      </w:pPr>
      <w:r>
        <w:rPr>
          <w:rtl w:val="0"/>
          <w:lang w:val="en-US"/>
        </w:rPr>
        <w:t>△</w:t>
      </w:r>
      <w:r>
        <w:rPr>
          <w:rFonts w:ascii="Calibri" w:hAnsi="Calibri"/>
          <w:rtl w:val="0"/>
          <w:lang w:val="en-US"/>
        </w:rPr>
        <w:t>Lily</w:t>
      </w:r>
      <w:r>
        <w:rPr>
          <w:rtl w:val="0"/>
          <w:lang w:val="zh-TW" w:eastAsia="zh-TW"/>
        </w:rPr>
        <w:t>看着池里游动的鳄鱼，吓得浑身发抖，脸色惨白。</w:t>
      </w:r>
    </w:p>
    <w:p>
      <w:pPr>
        <w:pStyle w:val="Normal (Web)"/>
        <w:widowControl w:val="1"/>
        <w:spacing w:line="288" w:lineRule="auto"/>
      </w:pPr>
      <w:r>
        <w:rPr>
          <w:rFonts w:ascii="Calibri" w:hAnsi="Calibri"/>
          <w:rtl w:val="0"/>
          <w:lang w:val="en-US"/>
        </w:rPr>
        <w:t>Eve</w:t>
      </w:r>
      <w:r>
        <w:rPr>
          <w:rtl w:val="0"/>
          <w:lang w:val="zh-TW" w:eastAsia="zh-TW"/>
        </w:rPr>
        <w:t>：你不是最喜欢仗着</w:t>
      </w:r>
      <w:r>
        <w:rPr>
          <w:rFonts w:ascii="Calibri" w:hAnsi="Calibri"/>
          <w:rtl w:val="0"/>
          <w:lang w:val="en-US"/>
        </w:rPr>
        <w:t>Dante</w:t>
      </w:r>
      <w:r>
        <w:rPr>
          <w:rtl w:val="0"/>
          <w:lang w:val="zh-TW" w:eastAsia="zh-TW"/>
        </w:rPr>
        <w:t>的势，把人扔出去喂狗吗？今天，我让你亲眼看看，你的情夫，是什么下场。</w:t>
      </w:r>
      <w:r>
        <w:rPr>
          <w:lang w:val="en-US"/>
        </w:rPr>
        <w:br w:type="textWrapping"/>
      </w:r>
      <w:r>
        <w:rPr>
          <w:rFonts w:ascii="Times New Roman" w:hAnsi="Times New Roman"/>
          <w:outline w:val="0"/>
          <w:color w:val="ff0000"/>
          <w:u w:color="ff0000"/>
          <w:rtl w:val="0"/>
          <w:lang w:val="en-US"/>
          <w14:textFill>
            <w14:solidFill>
              <w14:srgbClr w14:val="FF0000"/>
            </w14:solidFill>
          </w14:textFill>
        </w:rPr>
        <w:t>Eve: Don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 you love using Dante's power to throw people out for the dogs? Today, I'll show you what happens to your lover.</w:t>
      </w:r>
    </w:p>
    <w:p>
      <w:pPr>
        <w:pStyle w:val="Normal (Web)"/>
        <w:widowControl w:val="1"/>
        <w:spacing w:line="288" w:lineRule="auto"/>
      </w:pPr>
      <w:r>
        <w:rPr>
          <w:rtl w:val="0"/>
          <w:lang w:val="en-US"/>
        </w:rPr>
        <w:t>△</w:t>
      </w:r>
      <w:r>
        <w:rPr>
          <w:rFonts w:ascii="Calibri" w:hAnsi="Calibri"/>
          <w:rtl w:val="0"/>
          <w:lang w:val="en-US"/>
        </w:rPr>
        <w:t>Eve</w:t>
      </w:r>
      <w:r>
        <w:rPr>
          <w:rtl w:val="0"/>
          <w:lang w:val="zh-TW" w:eastAsia="zh-TW"/>
        </w:rPr>
        <w:t>挥了挥手，手下直接把混混扔进了鳄鱼池。</w:t>
      </w:r>
    </w:p>
    <w:p>
      <w:pPr>
        <w:pStyle w:val="Normal (Web)"/>
        <w:widowControl w:val="1"/>
        <w:spacing w:line="288" w:lineRule="auto"/>
      </w:pPr>
      <w:r>
        <w:rPr>
          <w:rtl w:val="0"/>
          <w:lang w:val="en-US"/>
        </w:rPr>
        <w:t>△</w:t>
      </w:r>
      <w:r>
        <w:rPr>
          <w:rtl w:val="0"/>
          <w:lang w:val="zh-TW" w:eastAsia="zh-TW"/>
        </w:rPr>
        <w:t>惨叫声响起，很快又消失，池面泛起血水。</w:t>
      </w:r>
    </w:p>
    <w:p>
      <w:pPr>
        <w:pStyle w:val="Normal (Web)"/>
        <w:widowControl w:val="1"/>
        <w:spacing w:line="288" w:lineRule="auto"/>
      </w:pPr>
      <w:r>
        <w:rPr>
          <w:rFonts w:ascii="Calibri" w:hAnsi="Calibri"/>
          <w:rtl w:val="0"/>
          <w:lang w:val="en-US"/>
        </w:rPr>
        <w:t>Lily</w:t>
      </w:r>
      <w:r>
        <w:rPr>
          <w:rtl w:val="0"/>
          <w:lang w:val="zh-TW" w:eastAsia="zh-TW"/>
        </w:rPr>
        <w:t>（彻底崩溃，疯狂尖叫，眼泪鼻涕糊了一脸）：啊！不要！魔鬼！你是魔鬼！</w:t>
      </w:r>
      <w:r>
        <w:rPr>
          <w:lang w:val="en-US"/>
        </w:rPr>
        <w:br w:type="textWrapping"/>
      </w:r>
      <w:r>
        <w:rPr>
          <w:rFonts w:ascii="Times New Roman" w:hAnsi="Times New Roman"/>
          <w:outline w:val="0"/>
          <w:color w:val="ff0000"/>
          <w:u w:color="ff0000"/>
          <w:rtl w:val="0"/>
          <w:lang w:val="en-US"/>
          <w14:textFill>
            <w14:solidFill>
              <w14:srgbClr w14:val="FF0000"/>
            </w14:solidFill>
          </w14:textFill>
        </w:rPr>
        <w:t>Lily: No! Please! You monster! You're a monster!</w:t>
      </w:r>
    </w:p>
    <w:p>
      <w:pPr>
        <w:pStyle w:val="Normal (Web)"/>
        <w:widowControl w:val="1"/>
        <w:spacing w:line="288" w:lineRule="auto"/>
      </w:pPr>
      <w:r>
        <w:rPr>
          <w:rtl w:val="0"/>
          <w:lang w:val="en-US"/>
        </w:rPr>
        <w:t>△</w:t>
      </w:r>
      <w:r>
        <w:rPr>
          <w:rFonts w:ascii="Calibri" w:hAnsi="Calibri"/>
          <w:rtl w:val="0"/>
          <w:lang w:val="en-US"/>
        </w:rPr>
        <w:t>Eve</w:t>
      </w:r>
      <w:r>
        <w:rPr>
          <w:rtl w:val="0"/>
          <w:lang w:val="zh-TW" w:eastAsia="zh-TW"/>
        </w:rPr>
        <w:t>拿起旁边的钝刀，刀尖划过</w:t>
      </w:r>
      <w:r>
        <w:rPr>
          <w:rFonts w:ascii="Calibri" w:hAnsi="Calibri"/>
          <w:rtl w:val="0"/>
          <w:lang w:val="en-US"/>
        </w:rPr>
        <w:t>Lily</w:t>
      </w:r>
      <w:r>
        <w:rPr>
          <w:rtl w:val="0"/>
          <w:lang w:val="zh-TW" w:eastAsia="zh-TW"/>
        </w:rPr>
        <w:t>引以为傲的脸，留下一道血痕。</w:t>
      </w:r>
    </w:p>
    <w:p>
      <w:pPr>
        <w:pStyle w:val="Normal (Web)"/>
        <w:widowControl w:val="1"/>
        <w:spacing w:line="288" w:lineRule="auto"/>
      </w:pPr>
      <w:r>
        <w:rPr>
          <w:rFonts w:ascii="Calibri" w:hAnsi="Calibri"/>
          <w:rtl w:val="0"/>
          <w:lang w:val="en-US"/>
        </w:rPr>
        <w:t>Eve</w:t>
      </w:r>
      <w:r>
        <w:rPr>
          <w:rtl w:val="0"/>
          <w:lang w:val="zh-TW" w:eastAsia="zh-TW"/>
        </w:rPr>
        <w:t>：这一刀，是还你当年给我的那一巴掌。</w:t>
      </w:r>
      <w:r>
        <w:rPr>
          <w:lang w:val="en-US"/>
        </w:rPr>
        <w:br w:type="textWrapping"/>
      </w:r>
      <w:r>
        <w:rPr>
          <w:rFonts w:ascii="Times New Roman" w:hAnsi="Times New Roman"/>
          <w:outline w:val="0"/>
          <w:color w:val="ff0000"/>
          <w:u w:color="ff0000"/>
          <w:rtl w:val="0"/>
          <w:lang w:val="en-US"/>
          <w14:textFill>
            <w14:solidFill>
              <w14:srgbClr w14:val="FF0000"/>
            </w14:solidFill>
          </w14:textFill>
        </w:rPr>
        <w:t>Eve: This cut is for the slap you gave me back then.</w:t>
      </w:r>
    </w:p>
    <w:p>
      <w:pPr>
        <w:pStyle w:val="Normal (Web)"/>
        <w:widowControl w:val="1"/>
        <w:spacing w:line="288" w:lineRule="auto"/>
      </w:pPr>
      <w:r>
        <w:rPr>
          <w:rtl w:val="0"/>
          <w:lang w:val="en-US"/>
        </w:rPr>
        <w:t>△</w:t>
      </w:r>
      <w:r>
        <w:rPr>
          <w:rtl w:val="0"/>
          <w:lang w:val="zh-TW" w:eastAsia="zh-TW"/>
        </w:rPr>
        <w:t>钝刀再次落下，</w:t>
      </w:r>
      <w:r>
        <w:rPr>
          <w:rFonts w:ascii="Calibri" w:hAnsi="Calibri"/>
          <w:rtl w:val="0"/>
          <w:lang w:val="en-US"/>
        </w:rPr>
        <w:t>Lily</w:t>
      </w:r>
      <w:r>
        <w:rPr>
          <w:rtl w:val="0"/>
          <w:lang w:val="zh-TW" w:eastAsia="zh-TW"/>
        </w:rPr>
        <w:t>的脸被划得血肉模糊，发出凄厉的惨叫。</w:t>
      </w:r>
    </w:p>
    <w:p>
      <w:pPr>
        <w:pStyle w:val="Normal (Web)"/>
        <w:widowControl w:val="1"/>
        <w:spacing w:line="288" w:lineRule="auto"/>
      </w:pPr>
      <w:r>
        <w:rPr>
          <w:rFonts w:ascii="Calibri" w:hAnsi="Calibri"/>
          <w:rtl w:val="0"/>
          <w:lang w:val="en-US"/>
        </w:rPr>
        <w:t>Eve</w:t>
      </w:r>
      <w:r>
        <w:rPr>
          <w:rtl w:val="0"/>
          <w:lang w:val="zh-TW" w:eastAsia="zh-TW"/>
        </w:rPr>
        <w:t>（捏着</w:t>
      </w:r>
      <w:r>
        <w:rPr>
          <w:rFonts w:ascii="Calibri" w:hAnsi="Calibri"/>
          <w:rtl w:val="0"/>
          <w:lang w:val="en-US"/>
        </w:rPr>
        <w:t>Lily</w:t>
      </w:r>
      <w:r>
        <w:rPr>
          <w:rtl w:val="0"/>
          <w:lang w:val="zh-TW" w:eastAsia="zh-TW"/>
        </w:rPr>
        <w:t>的下巴，眼神冰冷）：游戏还没结束。我要你活着，亲眼看着</w:t>
      </w:r>
      <w:r>
        <w:rPr>
          <w:rFonts w:ascii="Calibri" w:hAnsi="Calibri"/>
          <w:rtl w:val="0"/>
          <w:lang w:val="en-US"/>
        </w:rPr>
        <w:t>Dante</w:t>
      </w:r>
      <w:r>
        <w:rPr>
          <w:rtl w:val="0"/>
          <w:lang w:val="zh-TW" w:eastAsia="zh-TW"/>
        </w:rPr>
        <w:t>怎么像狗一样，对我摇尾乞怜。</w:t>
      </w:r>
      <w:r>
        <w:rPr>
          <w:lang w:val="en-US"/>
        </w:rPr>
        <w:br w:type="textWrapping"/>
      </w:r>
      <w:r>
        <w:rPr>
          <w:rFonts w:ascii="Times New Roman" w:hAnsi="Times New Roman"/>
          <w:outline w:val="0"/>
          <w:color w:val="ff0000"/>
          <w:u w:color="ff0000"/>
          <w:rtl w:val="0"/>
          <w:lang w:val="en-US"/>
          <w14:textFill>
            <w14:solidFill>
              <w14:srgbClr w14:val="FF0000"/>
            </w14:solidFill>
          </w14:textFill>
        </w:rPr>
        <w:t>Eve: The game isn't over. I want you alive to watch Dante wag his tail and beg me like a dog.</w:t>
      </w:r>
    </w:p>
    <w:p>
      <w:pPr>
        <w:pStyle w:val="Normal (Web)"/>
        <w:widowControl w:val="1"/>
        <w:spacing w:line="288" w:lineRule="auto"/>
      </w:pPr>
      <w:r>
        <w:rPr>
          <w:rtl w:val="0"/>
          <w:lang w:val="en-US"/>
        </w:rPr>
        <w:t>△</w:t>
      </w:r>
      <w:r>
        <w:rPr>
          <w:rFonts w:ascii="Calibri" w:hAnsi="Calibri"/>
          <w:rtl w:val="0"/>
          <w:lang w:val="en-US"/>
        </w:rPr>
        <w:t>Lily</w:t>
      </w:r>
      <w:r>
        <w:rPr>
          <w:rtl w:val="0"/>
          <w:lang w:val="zh-TW" w:eastAsia="zh-TW"/>
        </w:rPr>
        <w:t>看着</w:t>
      </w:r>
      <w:r>
        <w:rPr>
          <w:rFonts w:ascii="Calibri" w:hAnsi="Calibri"/>
          <w:rtl w:val="0"/>
          <w:lang w:val="en-US"/>
        </w:rPr>
        <w:t>Eve</w:t>
      </w:r>
      <w:r>
        <w:rPr>
          <w:rtl w:val="0"/>
          <w:lang w:val="zh-TW" w:eastAsia="zh-TW"/>
        </w:rPr>
        <w:t>眼里的狠戾，彻底吓疯了，嘴里不停念叨着</w:t>
      </w:r>
      <w:r>
        <w:rPr>
          <w:rFonts w:ascii="Calibri" w:hAnsi="Calibri" w:hint="default"/>
          <w:rtl w:val="0"/>
          <w:lang w:val="en-US"/>
        </w:rPr>
        <w:t>“</w:t>
      </w:r>
      <w:r>
        <w:rPr>
          <w:rtl w:val="0"/>
          <w:lang w:val="zh-TW" w:eastAsia="zh-TW"/>
        </w:rPr>
        <w:t>疯了，都疯了</w:t>
      </w:r>
      <w:r>
        <w:rPr>
          <w:rFonts w:ascii="Calibri" w:hAnsi="Calibri"/>
          <w:rtl w:val="0"/>
          <w:lang w:val="en-US"/>
        </w:rPr>
        <w:t xml:space="preserve"> </w:t>
      </w:r>
      <w:r>
        <w:rPr>
          <w:rFonts w:ascii="Times New Roman" w:hAnsi="Times New Roman"/>
          <w:outline w:val="0"/>
          <w:color w:val="ff2600"/>
          <w:u w:color="ff2600"/>
          <w:rtl w:val="0"/>
          <w:lang w:val="en-US"/>
          <w14:textFill>
            <w14:solidFill>
              <w14:srgbClr w14:val="FF2600"/>
            </w14:solidFill>
          </w14:textFill>
        </w:rPr>
        <w:t>Insane, you</w:t>
      </w:r>
      <w:r>
        <w:rPr>
          <w:rFonts w:ascii="Times New Roman" w:hAnsi="Times New Roman" w:hint="default"/>
          <w:outline w:val="0"/>
          <w:color w:val="ff2600"/>
          <w:u w:color="ff2600"/>
          <w:rtl w:val="0"/>
          <w:lang w:val="en-US"/>
          <w14:textFill>
            <w14:solidFill>
              <w14:srgbClr w14:val="FF2600"/>
            </w14:solidFill>
          </w14:textFill>
        </w:rPr>
        <w:t>’</w:t>
      </w:r>
      <w:r>
        <w:rPr>
          <w:rFonts w:ascii="Times New Roman" w:hAnsi="Times New Roman"/>
          <w:outline w:val="0"/>
          <w:color w:val="ff2600"/>
          <w:u w:color="ff2600"/>
          <w:rtl w:val="0"/>
          <w:lang w:val="en-US"/>
          <w14:textFill>
            <w14:solidFill>
              <w14:srgbClr w14:val="FF2600"/>
            </w14:solidFill>
          </w14:textFill>
        </w:rPr>
        <w:t>re insane</w:t>
      </w:r>
      <w:r>
        <w:rPr>
          <w:rFonts w:ascii="Calibri" w:hAnsi="Calibri" w:hint="default"/>
          <w:rtl w:val="0"/>
          <w:lang w:val="en-US"/>
        </w:rPr>
        <w:t>”</w:t>
      </w:r>
      <w:r>
        <w:rPr>
          <w:rtl w:val="0"/>
          <w:lang w:val="zh-TW" w:eastAsia="zh-TW"/>
        </w:rPr>
        <w:t>。</w:t>
      </w:r>
    </w:p>
    <w:p>
      <w:pPr>
        <w:pStyle w:val="Normal (Web)"/>
        <w:widowControl w:val="1"/>
        <w:spacing w:line="288" w:lineRule="auto"/>
        <w:rPr>
          <w:lang w:val="zh-TW" w:eastAsia="zh-TW"/>
        </w:rPr>
      </w:pPr>
    </w:p>
    <w:p>
      <w:pPr>
        <w:pStyle w:val="Normal (Web)"/>
        <w:widowControl w:val="1"/>
        <w:spacing w:line="288" w:lineRule="auto"/>
      </w:pPr>
    </w:p>
    <w:p>
      <w:pPr>
        <w:pStyle w:val="Normal (Web)"/>
        <w:widowControl w:val="1"/>
        <w:spacing w:line="288" w:lineRule="auto"/>
        <w:rPr>
          <w:lang w:val="zh-TW" w:eastAsia="zh-TW"/>
        </w:rPr>
      </w:pPr>
      <w:r>
        <w:rPr>
          <w:rtl w:val="0"/>
          <w:lang w:val="zh-TW" w:eastAsia="zh-TW"/>
        </w:rPr>
        <w:t>第十七集</w:t>
      </w:r>
    </w:p>
    <w:p>
      <w:pPr>
        <w:pStyle w:val="Normal (Web)"/>
        <w:widowControl w:val="1"/>
        <w:spacing w:line="288" w:lineRule="auto"/>
      </w:pPr>
      <w:r>
        <w:rPr>
          <w:rFonts w:ascii="Calibri" w:hAnsi="Calibri"/>
          <w:rtl w:val="0"/>
          <w:lang w:val="en-US"/>
        </w:rPr>
        <w:t>17-1</w:t>
      </w:r>
      <w:r>
        <w:rPr>
          <w:rtl w:val="0"/>
          <w:lang w:val="zh-TW" w:eastAsia="zh-TW"/>
        </w:rPr>
        <w:t>日内</w:t>
      </w:r>
      <w:r>
        <w:rPr>
          <w:rFonts w:ascii="Calibri" w:hAnsi="Calibri"/>
          <w:rtl w:val="0"/>
          <w:lang w:val="zh-TW" w:eastAsia="zh-TW"/>
        </w:rPr>
        <w:t xml:space="preserve"> </w:t>
      </w:r>
      <w:r>
        <w:rPr>
          <w:rFonts w:ascii="Calibri" w:hAnsi="Calibri"/>
          <w:rtl w:val="0"/>
          <w:lang w:val="en-US"/>
        </w:rPr>
        <w:t>Eve</w:t>
      </w:r>
      <w:r>
        <w:rPr>
          <w:rtl w:val="0"/>
          <w:lang w:val="zh-TW" w:eastAsia="zh-TW"/>
        </w:rPr>
        <w:t>的公司总裁办公室</w:t>
      </w:r>
    </w:p>
    <w:p>
      <w:pPr>
        <w:pStyle w:val="Normal (Web)"/>
        <w:widowControl w:val="1"/>
        <w:spacing w:line="288" w:lineRule="auto"/>
      </w:pPr>
      <w:r>
        <w:rPr>
          <w:rtl w:val="0"/>
          <w:lang w:val="zh-TW" w:eastAsia="zh-TW"/>
        </w:rPr>
        <w:t>人物：</w:t>
      </w:r>
      <w:r>
        <w:rPr>
          <w:rFonts w:ascii="Calibri" w:hAnsi="Calibri"/>
          <w:rtl w:val="0"/>
          <w:lang w:val="en-US"/>
        </w:rPr>
        <w:t>Eve</w:t>
      </w:r>
      <w:r>
        <w:rPr>
          <w:rtl w:val="0"/>
          <w:lang w:val="zh-TW" w:eastAsia="zh-TW"/>
        </w:rPr>
        <w:t>、</w:t>
      </w:r>
      <w:r>
        <w:rPr>
          <w:rFonts w:ascii="Calibri" w:hAnsi="Calibri"/>
          <w:rtl w:val="0"/>
          <w:lang w:val="en-US"/>
        </w:rPr>
        <w:t>Dante</w:t>
      </w:r>
      <w:r>
        <w:rPr>
          <w:rtl w:val="0"/>
          <w:lang w:val="zh-TW" w:eastAsia="zh-TW"/>
        </w:rPr>
        <w:t>、律师、</w:t>
      </w:r>
      <w:r>
        <w:rPr>
          <w:rFonts w:ascii="Calibri" w:hAnsi="Calibri"/>
          <w:rtl w:val="0"/>
          <w:lang w:val="en-US"/>
        </w:rPr>
        <w:t>Victor</w:t>
      </w:r>
    </w:p>
    <w:p>
      <w:pPr>
        <w:pStyle w:val="Normal (Web)"/>
        <w:widowControl w:val="1"/>
        <w:spacing w:line="288" w:lineRule="auto"/>
      </w:pPr>
      <w:r>
        <w:rPr>
          <w:rtl w:val="0"/>
          <w:lang w:val="en-US"/>
        </w:rPr>
        <w:t>△</w:t>
      </w:r>
      <w:r>
        <w:rPr>
          <w:rFonts w:ascii="Calibri" w:hAnsi="Calibri"/>
          <w:rtl w:val="0"/>
          <w:lang w:val="en-US"/>
        </w:rPr>
        <w:t>Dante</w:t>
      </w:r>
      <w:r>
        <w:rPr>
          <w:rtl w:val="0"/>
          <w:lang w:val="zh-TW" w:eastAsia="zh-TW"/>
        </w:rPr>
        <w:t>穿着一身黑色西装，身上还缠着绷带，带着律师走进办公室。</w:t>
      </w:r>
    </w:p>
    <w:p>
      <w:pPr>
        <w:pStyle w:val="Normal (Web)"/>
        <w:widowControl w:val="1"/>
        <w:spacing w:line="288" w:lineRule="auto"/>
      </w:pPr>
      <w:r>
        <w:rPr>
          <w:rtl w:val="0"/>
          <w:lang w:val="en-US"/>
        </w:rPr>
        <w:t>△</w:t>
      </w:r>
      <w:r>
        <w:rPr>
          <w:rFonts w:ascii="Calibri" w:hAnsi="Calibri"/>
          <w:rtl w:val="0"/>
          <w:lang w:val="en-US"/>
        </w:rPr>
        <w:t>Eve</w:t>
      </w:r>
      <w:r>
        <w:rPr>
          <w:rtl w:val="0"/>
          <w:lang w:val="zh-TW" w:eastAsia="zh-TW"/>
        </w:rPr>
        <w:t>坐在办公桌后，看着文件，头都没抬。</w:t>
      </w:r>
    </w:p>
    <w:p>
      <w:pPr>
        <w:pStyle w:val="Normal (Web)"/>
        <w:widowControl w:val="1"/>
        <w:spacing w:line="288" w:lineRule="auto"/>
      </w:pPr>
      <w:r>
        <w:rPr>
          <w:rFonts w:ascii="Calibri" w:hAnsi="Calibri"/>
          <w:rtl w:val="0"/>
          <w:lang w:val="en-US"/>
        </w:rPr>
        <w:t>Eve</w:t>
      </w:r>
      <w:r>
        <w:rPr>
          <w:rtl w:val="0"/>
          <w:lang w:val="zh-TW" w:eastAsia="zh-TW"/>
        </w:rPr>
        <w:t>：谁让你进来的？滚出去。</w:t>
      </w:r>
      <w:r>
        <w:rPr>
          <w:lang w:val="en-US"/>
        </w:rPr>
        <w:br w:type="textWrapping"/>
      </w:r>
      <w:r>
        <w:rPr>
          <w:rFonts w:ascii="Times New Roman" w:hAnsi="Times New Roman"/>
          <w:outline w:val="0"/>
          <w:color w:val="ff0000"/>
          <w:u w:color="ff0000"/>
          <w:rtl w:val="0"/>
          <w:lang w:val="en-US"/>
          <w14:textFill>
            <w14:solidFill>
              <w14:srgbClr w14:val="FF0000"/>
            </w14:solidFill>
          </w14:textFill>
        </w:rPr>
        <w:t>Eve: Who let you in? Get out.</w:t>
      </w:r>
    </w:p>
    <w:p>
      <w:pPr>
        <w:pStyle w:val="Normal (Web)"/>
        <w:widowControl w:val="1"/>
        <w:spacing w:line="288" w:lineRule="auto"/>
      </w:pPr>
      <w:r>
        <w:rPr>
          <w:rFonts w:ascii="Calibri" w:hAnsi="Calibri"/>
          <w:rtl w:val="0"/>
          <w:lang w:val="en-US"/>
        </w:rPr>
        <w:t>Dante</w:t>
      </w:r>
      <w:r>
        <w:rPr>
          <w:rtl w:val="0"/>
          <w:lang w:val="zh-TW" w:eastAsia="zh-TW"/>
        </w:rPr>
        <w:t>（走到办公桌前，停下脚步，眼神里全是卑微）：</w:t>
      </w:r>
      <w:r>
        <w:rPr>
          <w:rFonts w:ascii="Calibri" w:hAnsi="Calibri"/>
          <w:rtl w:val="0"/>
          <w:lang w:val="en-US"/>
        </w:rPr>
        <w:t>Eve</w:t>
      </w:r>
      <w:r>
        <w:rPr>
          <w:rtl w:val="0"/>
          <w:lang w:val="zh-TW" w:eastAsia="zh-TW"/>
        </w:rPr>
        <w:t>，我就说几句话，说完我就走。</w:t>
      </w:r>
      <w:r>
        <w:rPr>
          <w:lang w:val="en-US"/>
        </w:rPr>
        <w:br w:type="textWrapping"/>
      </w:r>
      <w:r>
        <w:rPr>
          <w:rFonts w:ascii="Times New Roman" w:hAnsi="Times New Roman"/>
          <w:outline w:val="0"/>
          <w:color w:val="ff0000"/>
          <w:u w:color="ff0000"/>
          <w:rtl w:val="0"/>
          <w:lang w:val="en-US"/>
          <w14:textFill>
            <w14:solidFill>
              <w14:srgbClr w14:val="FF0000"/>
            </w14:solidFill>
          </w14:textFill>
        </w:rPr>
        <w:t>Dante: Eve, just let me say a few words. Then I'll leave.</w:t>
      </w:r>
    </w:p>
    <w:p>
      <w:pPr>
        <w:pStyle w:val="Normal (Web)"/>
        <w:widowControl w:val="1"/>
        <w:spacing w:line="288" w:lineRule="auto"/>
      </w:pPr>
      <w:r>
        <w:rPr>
          <w:rtl w:val="0"/>
          <w:lang w:val="en-US"/>
        </w:rPr>
        <w:t>△</w:t>
      </w:r>
      <w:r>
        <w:rPr>
          <w:rFonts w:ascii="Calibri" w:hAnsi="Calibri"/>
          <w:rtl w:val="0"/>
          <w:lang w:val="en-US"/>
        </w:rPr>
        <w:t>Dante</w:t>
      </w:r>
      <w:r>
        <w:rPr>
          <w:rtl w:val="0"/>
          <w:lang w:val="zh-TW" w:eastAsia="zh-TW"/>
        </w:rPr>
        <w:t>示意律师，律师把厚厚的一叠文件放在桌上。</w:t>
      </w:r>
    </w:p>
    <w:p>
      <w:pPr>
        <w:pStyle w:val="Normal (Web)"/>
        <w:widowControl w:val="1"/>
        <w:spacing w:line="288" w:lineRule="auto"/>
      </w:pPr>
      <w:r>
        <w:rPr>
          <w:rFonts w:ascii="Calibri" w:hAnsi="Calibri"/>
          <w:rtl w:val="0"/>
          <w:lang w:val="en-US"/>
        </w:rPr>
        <w:t>Dante</w:t>
      </w:r>
      <w:r>
        <w:rPr>
          <w:rtl w:val="0"/>
          <w:lang w:val="zh-TW" w:eastAsia="zh-TW"/>
        </w:rPr>
        <w:t>：这是柯里昂家族所有地盘的转让协议，海外二十三个账户的资产，所有军火线、码头、赌场，全部在这里。</w:t>
      </w:r>
      <w:r>
        <w:rPr>
          <w:lang w:val="en-US"/>
        </w:rPr>
        <w:br w:type="textWrapping"/>
      </w:r>
      <w:r>
        <w:rPr>
          <w:rFonts w:ascii="Times New Roman" w:hAnsi="Times New Roman"/>
          <w:outline w:val="0"/>
          <w:color w:val="ff0000"/>
          <w:u w:color="ff0000"/>
          <w:rtl w:val="0"/>
          <w:lang w:val="en-US"/>
          <w14:textFill>
            <w14:solidFill>
              <w14:srgbClr w14:val="FF0000"/>
            </w14:solidFill>
          </w14:textFill>
        </w:rPr>
        <w:t>Dante: These are the transfer papers for every Corleone territory: twenty-three overseas accounts, every arms route, dock, and casino. All of it.</w:t>
      </w:r>
    </w:p>
    <w:p>
      <w:pPr>
        <w:pStyle w:val="Normal (Web)"/>
        <w:widowControl w:val="1"/>
        <w:spacing w:line="288" w:lineRule="auto"/>
      </w:pPr>
      <w:r>
        <w:rPr>
          <w:rtl w:val="0"/>
          <w:lang w:val="en-US"/>
        </w:rPr>
        <w:t>△</w:t>
      </w:r>
      <w:r>
        <w:rPr>
          <w:rFonts w:ascii="Calibri" w:hAnsi="Calibri"/>
          <w:rtl w:val="0"/>
          <w:lang w:val="en-US"/>
        </w:rPr>
        <w:t>Dante</w:t>
      </w:r>
      <w:r>
        <w:rPr>
          <w:rtl w:val="0"/>
          <w:lang w:val="zh-TW" w:eastAsia="zh-TW"/>
        </w:rPr>
        <w:t>把笔放在文件上，推到</w:t>
      </w:r>
      <w:r>
        <w:rPr>
          <w:rFonts w:ascii="Calibri" w:hAnsi="Calibri"/>
          <w:rtl w:val="0"/>
          <w:lang w:val="en-US"/>
        </w:rPr>
        <w:t>Eve</w:t>
      </w:r>
      <w:r>
        <w:rPr>
          <w:rtl w:val="0"/>
          <w:lang w:val="zh-TW" w:eastAsia="zh-TW"/>
        </w:rPr>
        <w:t>面前。</w:t>
      </w:r>
    </w:p>
    <w:p>
      <w:pPr>
        <w:pStyle w:val="Normal (Web)"/>
        <w:widowControl w:val="1"/>
        <w:spacing w:line="288" w:lineRule="auto"/>
      </w:pPr>
      <w:r>
        <w:rPr>
          <w:rFonts w:ascii="Calibri" w:hAnsi="Calibri"/>
          <w:rtl w:val="0"/>
          <w:lang w:val="en-US"/>
        </w:rPr>
        <w:t>Dante</w:t>
      </w:r>
      <w:r>
        <w:rPr>
          <w:rtl w:val="0"/>
          <w:lang w:val="zh-TW" w:eastAsia="zh-TW"/>
        </w:rPr>
        <w:t>：我已经签好字了。从今天起，柯里昂家族的一切，都是你的。</w:t>
      </w:r>
      <w:r>
        <w:rPr>
          <w:lang w:val="en-US"/>
        </w:rPr>
        <w:br w:type="textWrapping"/>
      </w:r>
      <w:r>
        <w:rPr>
          <w:rFonts w:ascii="Times New Roman" w:hAnsi="Times New Roman"/>
          <w:outline w:val="0"/>
          <w:color w:val="ff0000"/>
          <w:u w:color="ff0000"/>
          <w:rtl w:val="0"/>
          <w:lang w:val="en-US"/>
          <w14:textFill>
            <w14:solidFill>
              <w14:srgbClr w14:val="FF0000"/>
            </w14:solidFill>
          </w14:textFill>
        </w:rPr>
        <w:t>Dante: I've signed everything. From now on, everything the Corleone family owns is yours.</w:t>
      </w:r>
    </w:p>
    <w:p>
      <w:pPr>
        <w:pStyle w:val="Normal (Web)"/>
        <w:widowControl w:val="1"/>
        <w:spacing w:line="288" w:lineRule="auto"/>
      </w:pPr>
      <w:r>
        <w:rPr>
          <w:rFonts w:ascii="Calibri" w:hAnsi="Calibri"/>
          <w:rtl w:val="0"/>
          <w:lang w:val="en-US"/>
        </w:rPr>
        <w:t>Eve</w:t>
      </w:r>
      <w:r>
        <w:rPr>
          <w:rtl w:val="0"/>
          <w:lang w:val="zh-TW" w:eastAsia="zh-TW"/>
        </w:rPr>
        <w:t>（终于抬眼，看向他，嘴角勾起嘲讽）：怎么？教父不当了？用整个家族，来换我一句原谅？</w:t>
      </w:r>
      <w:r>
        <w:rPr>
          <w:lang w:val="en-US"/>
        </w:rPr>
        <w:br w:type="textWrapping"/>
      </w:r>
      <w:r>
        <w:rPr>
          <w:rFonts w:ascii="Times New Roman" w:hAnsi="Times New Roman"/>
          <w:outline w:val="0"/>
          <w:color w:val="ff0000"/>
          <w:u w:color="ff0000"/>
          <w:rtl w:val="0"/>
          <w:lang w:val="en-US"/>
          <w14:textFill>
            <w14:solidFill>
              <w14:srgbClr w14:val="FF0000"/>
            </w14:solidFill>
          </w14:textFill>
        </w:rPr>
        <w:t>Eve: What? Done being Don? Trading your whole family for one word of forgiveness?</w:t>
      </w:r>
    </w:p>
    <w:p>
      <w:pPr>
        <w:pStyle w:val="Normal (Web)"/>
        <w:widowControl w:val="1"/>
        <w:spacing w:line="288" w:lineRule="auto"/>
      </w:pPr>
      <w:r>
        <w:rPr>
          <w:rFonts w:ascii="Calibri" w:hAnsi="Calibri"/>
          <w:rtl w:val="0"/>
          <w:lang w:val="en-US"/>
        </w:rPr>
        <w:t>Dante</w:t>
      </w:r>
      <w:r>
        <w:rPr>
          <w:rtl w:val="0"/>
          <w:lang w:val="zh-TW" w:eastAsia="zh-TW"/>
        </w:rPr>
        <w:t>：我欠你的，别说一个家族，就算是我的命，也还不清。我不要家族，不要教父的位置，我只要你。</w:t>
      </w:r>
      <w:r>
        <w:rPr>
          <w:lang w:val="en-US"/>
        </w:rPr>
        <w:br w:type="textWrapping"/>
      </w:r>
      <w:r>
        <w:rPr>
          <w:rFonts w:ascii="Times New Roman" w:hAnsi="Times New Roman"/>
          <w:outline w:val="0"/>
          <w:color w:val="ff0000"/>
          <w:u w:color="ff0000"/>
          <w:rtl w:val="0"/>
          <w:lang w:val="en-US"/>
          <w14:textFill>
            <w14:solidFill>
              <w14:srgbClr w14:val="FF0000"/>
            </w14:solidFill>
          </w14:textFill>
        </w:rPr>
        <w:t>Dante: What I owe you can't be repaid with one family, or even my life. I don't want the family or the Don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title. I only want you.</w:t>
      </w:r>
    </w:p>
    <w:p>
      <w:pPr>
        <w:pStyle w:val="Normal (Web)"/>
        <w:widowControl w:val="1"/>
        <w:spacing w:line="288" w:lineRule="auto"/>
      </w:pPr>
      <w:r>
        <w:rPr>
          <w:rFonts w:ascii="Calibri" w:hAnsi="Calibri"/>
          <w:rtl w:val="0"/>
          <w:lang w:val="en-US"/>
        </w:rPr>
        <w:t>Eve</w:t>
      </w:r>
      <w:r>
        <w:rPr>
          <w:rtl w:val="0"/>
          <w:lang w:val="zh-TW" w:eastAsia="zh-TW"/>
        </w:rPr>
        <w:t>：哦？条件呢？</w:t>
      </w:r>
      <w:r>
        <w:rPr>
          <w:lang w:val="en-US"/>
        </w:rPr>
        <w:br w:type="textWrapping"/>
      </w:r>
      <w:r>
        <w:rPr>
          <w:rFonts w:ascii="Times New Roman" w:hAnsi="Times New Roman"/>
          <w:outline w:val="0"/>
          <w:color w:val="ff0000"/>
          <w:u w:color="ff0000"/>
          <w:rtl w:val="0"/>
          <w:lang w:val="en-US"/>
          <w14:textFill>
            <w14:solidFill>
              <w14:srgbClr w14:val="FF0000"/>
            </w14:solidFill>
          </w14:textFill>
        </w:rPr>
        <w:t>Eve: Oh? What's the catch?</w:t>
      </w:r>
    </w:p>
    <w:p>
      <w:pPr>
        <w:pStyle w:val="Normal (Web)"/>
        <w:widowControl w:val="1"/>
        <w:spacing w:line="288" w:lineRule="auto"/>
      </w:pPr>
      <w:r>
        <w:rPr>
          <w:rFonts w:ascii="Calibri" w:hAnsi="Calibri"/>
          <w:rtl w:val="0"/>
          <w:lang w:val="en-US"/>
        </w:rPr>
        <w:t>Dante</w:t>
      </w:r>
      <w:r>
        <w:rPr>
          <w:rtl w:val="0"/>
          <w:lang w:val="zh-TW" w:eastAsia="zh-TW"/>
        </w:rPr>
        <w:t>：只有一个条件。让我留在你身边。哪怕是做个保镖，做个司机，做个看门的，什么都可以。只要能看着你，守着你，我什么都愿意。</w:t>
      </w:r>
      <w:r>
        <w:rPr>
          <w:lang w:val="en-US"/>
        </w:rPr>
        <w:br w:type="textWrapping"/>
      </w:r>
      <w:r>
        <w:rPr>
          <w:rFonts w:ascii="Times New Roman" w:hAnsi="Times New Roman"/>
          <w:outline w:val="0"/>
          <w:color w:val="ff0000"/>
          <w:u w:color="ff0000"/>
          <w:rtl w:val="0"/>
          <w:lang w:val="en-US"/>
          <w14:textFill>
            <w14:solidFill>
              <w14:srgbClr w14:val="FF0000"/>
            </w14:solidFill>
          </w14:textFill>
        </w:rPr>
        <w:t>Dante: Only one condition. Let me stay by your side. Bodyguard, driver, doorman, anything. As long as I can see you and protect you, I'll do anything.</w:t>
      </w:r>
    </w:p>
    <w:p>
      <w:pPr>
        <w:pStyle w:val="Normal (Web)"/>
        <w:widowControl w:val="1"/>
        <w:spacing w:line="288" w:lineRule="auto"/>
      </w:pPr>
      <w:r>
        <w:rPr>
          <w:rtl w:val="0"/>
          <w:lang w:val="en-US"/>
        </w:rPr>
        <w:t>△</w:t>
      </w:r>
      <w:r>
        <w:rPr>
          <w:rtl w:val="0"/>
          <w:lang w:val="zh-TW" w:eastAsia="zh-TW"/>
        </w:rPr>
        <w:t>办公室门被推开，</w:t>
      </w:r>
      <w:r>
        <w:rPr>
          <w:rFonts w:ascii="Calibri" w:hAnsi="Calibri"/>
          <w:rtl w:val="0"/>
          <w:lang w:val="en-US"/>
        </w:rPr>
        <w:t>Victor</w:t>
      </w:r>
      <w:r>
        <w:rPr>
          <w:rtl w:val="0"/>
          <w:lang w:val="zh-TW" w:eastAsia="zh-TW"/>
        </w:rPr>
        <w:t>走进来，看到桌上的文件，嗤笑一声。</w:t>
      </w:r>
    </w:p>
    <w:p>
      <w:pPr>
        <w:pStyle w:val="Normal (Web)"/>
        <w:widowControl w:val="1"/>
        <w:spacing w:line="288" w:lineRule="auto"/>
      </w:pPr>
      <w:r>
        <w:rPr>
          <w:rFonts w:ascii="Calibri" w:hAnsi="Calibri"/>
          <w:rtl w:val="0"/>
          <w:lang w:val="en-US"/>
        </w:rPr>
        <w:t>Victor</w:t>
      </w:r>
      <w:r>
        <w:rPr>
          <w:rtl w:val="0"/>
          <w:lang w:val="zh-TW" w:eastAsia="zh-TW"/>
        </w:rPr>
        <w:t>：柯里昂教父，现在成了卖家族求荣的软骨头了？</w:t>
      </w:r>
      <w:r>
        <w:rPr>
          <w:lang w:val="en-US"/>
        </w:rPr>
        <w:br w:type="textWrapping"/>
      </w:r>
      <w:r>
        <w:rPr>
          <w:rFonts w:ascii="Times New Roman" w:hAnsi="Times New Roman"/>
          <w:outline w:val="0"/>
          <w:color w:val="ff0000"/>
          <w:u w:color="ff0000"/>
          <w:rtl w:val="0"/>
          <w:lang w:val="en-US"/>
          <w14:textFill>
            <w14:solidFill>
              <w14:srgbClr w14:val="FF0000"/>
            </w14:solidFill>
          </w14:textFill>
        </w:rPr>
        <w:t>Victor: So the Corleone Don is a spineless rat selling out his family now?</w:t>
      </w:r>
    </w:p>
    <w:p>
      <w:pPr>
        <w:pStyle w:val="Normal (Web)"/>
        <w:widowControl w:val="1"/>
        <w:spacing w:line="288" w:lineRule="auto"/>
      </w:pPr>
      <w:r>
        <w:rPr>
          <w:rFonts w:ascii="Calibri" w:hAnsi="Calibri"/>
          <w:rtl w:val="0"/>
          <w:lang w:val="en-US"/>
        </w:rPr>
        <w:t>Dante</w:t>
      </w:r>
      <w:r>
        <w:rPr>
          <w:rtl w:val="0"/>
          <w:lang w:val="zh-TW" w:eastAsia="zh-TW"/>
        </w:rPr>
        <w:t>（看都没看他，眼睛死死盯着</w:t>
      </w:r>
      <w:r>
        <w:rPr>
          <w:rFonts w:ascii="Calibri" w:hAnsi="Calibri"/>
          <w:rtl w:val="0"/>
          <w:lang w:val="en-US"/>
        </w:rPr>
        <w:t>Eve</w:t>
      </w:r>
      <w:r>
        <w:rPr>
          <w:rtl w:val="0"/>
          <w:lang w:val="zh-TW" w:eastAsia="zh-TW"/>
        </w:rPr>
        <w:t>）：只要她肯要我，我做什么都愿意。</w:t>
      </w:r>
      <w:r>
        <w:rPr>
          <w:lang w:val="en-US"/>
        </w:rPr>
        <w:br w:type="textWrapping"/>
      </w:r>
      <w:r>
        <w:rPr>
          <w:rFonts w:ascii="Times New Roman" w:hAnsi="Times New Roman"/>
          <w:outline w:val="0"/>
          <w:color w:val="ff0000"/>
          <w:u w:color="ff0000"/>
          <w:rtl w:val="0"/>
          <w:lang w:val="en-US"/>
          <w14:textFill>
            <w14:solidFill>
              <w14:srgbClr w14:val="FF0000"/>
            </w14:solidFill>
          </w14:textFill>
        </w:rPr>
        <w:t>Dante: If she'll take me, I'll do anything.</w:t>
      </w:r>
    </w:p>
    <w:p>
      <w:pPr>
        <w:pStyle w:val="Normal (Web)"/>
        <w:widowControl w:val="1"/>
        <w:spacing w:line="288" w:lineRule="auto"/>
      </w:pPr>
      <w:r>
        <w:rPr>
          <w:rtl w:val="0"/>
          <w:lang w:val="en-US"/>
        </w:rPr>
        <w:t>△</w:t>
      </w:r>
      <w:r>
        <w:rPr>
          <w:rtl w:val="0"/>
          <w:lang w:val="zh-TW" w:eastAsia="zh-TW"/>
        </w:rPr>
        <w:t>消息瞬间传遍纽约地下世界，所有黑帮都炸开了锅。</w:t>
      </w:r>
    </w:p>
    <w:p>
      <w:pPr>
        <w:pStyle w:val="Normal (Web)"/>
        <w:widowControl w:val="1"/>
        <w:spacing w:line="288" w:lineRule="auto"/>
      </w:pPr>
      <w:r>
        <w:rPr>
          <w:rtl w:val="0"/>
          <w:lang w:val="en-US"/>
        </w:rPr>
        <w:t>△</w:t>
      </w:r>
      <w:r>
        <w:rPr>
          <w:rtl w:val="0"/>
          <w:lang w:val="zh-TW" w:eastAsia="zh-TW"/>
        </w:rPr>
        <w:t>手下给</w:t>
      </w:r>
      <w:r>
        <w:rPr>
          <w:rFonts w:ascii="Calibri" w:hAnsi="Calibri"/>
          <w:rtl w:val="0"/>
          <w:lang w:val="en-US"/>
        </w:rPr>
        <w:t>Victor</w:t>
      </w:r>
      <w:r>
        <w:rPr>
          <w:rtl w:val="0"/>
          <w:lang w:val="zh-TW" w:eastAsia="zh-TW"/>
        </w:rPr>
        <w:t>打来电话，</w:t>
      </w:r>
      <w:r>
        <w:rPr>
          <w:rFonts w:ascii="Calibri" w:hAnsi="Calibri"/>
          <w:rtl w:val="0"/>
          <w:lang w:val="en-US"/>
        </w:rPr>
        <w:t>Victor</w:t>
      </w:r>
      <w:r>
        <w:rPr>
          <w:rtl w:val="0"/>
          <w:lang w:val="zh-TW" w:eastAsia="zh-TW"/>
        </w:rPr>
        <w:t>接起听了两句，挂了电话看向</w:t>
      </w:r>
      <w:r>
        <w:rPr>
          <w:rFonts w:ascii="Calibri" w:hAnsi="Calibri"/>
          <w:rtl w:val="0"/>
          <w:lang w:val="en-US"/>
        </w:rPr>
        <w:t>Eve</w:t>
      </w:r>
      <w:r>
        <w:rPr>
          <w:rtl w:val="0"/>
          <w:lang w:val="zh-TW" w:eastAsia="zh-TW"/>
        </w:rPr>
        <w:t>。</w:t>
      </w:r>
    </w:p>
    <w:p>
      <w:pPr>
        <w:pStyle w:val="Normal (Web)"/>
        <w:widowControl w:val="1"/>
        <w:spacing w:line="288" w:lineRule="auto"/>
      </w:pPr>
      <w:r>
        <w:rPr>
          <w:rFonts w:ascii="Calibri" w:hAnsi="Calibri"/>
          <w:rtl w:val="0"/>
          <w:lang w:val="en-US"/>
        </w:rPr>
        <w:t>Victor</w:t>
      </w:r>
      <w:r>
        <w:rPr>
          <w:rtl w:val="0"/>
          <w:lang w:val="zh-TW" w:eastAsia="zh-TW"/>
        </w:rPr>
        <w:t>：整个黑道都震动了。纽约百年的柯里昂家族，一夜之间，改姓了。</w:t>
      </w:r>
      <w:r>
        <w:rPr>
          <w:lang w:val="en-US"/>
        </w:rPr>
        <w:br w:type="textWrapping"/>
      </w:r>
      <w:r>
        <w:rPr>
          <w:rFonts w:ascii="Times New Roman" w:hAnsi="Times New Roman"/>
          <w:outline w:val="0"/>
          <w:color w:val="ff0000"/>
          <w:u w:color="ff0000"/>
          <w:rtl w:val="0"/>
          <w:lang w:val="en-US"/>
          <w14:textFill>
            <w14:solidFill>
              <w14:srgbClr w14:val="FF0000"/>
            </w14:solidFill>
          </w14:textFill>
        </w:rPr>
        <w:t>Victor: The whole underworld is shaken. The Corleone family ruled New York for a century. Overnight, it changed hands..</w:t>
      </w:r>
    </w:p>
    <w:p>
      <w:pPr>
        <w:pStyle w:val="Normal (Web)"/>
        <w:widowControl w:val="1"/>
        <w:spacing w:line="288" w:lineRule="auto"/>
      </w:pPr>
      <w:r>
        <w:rPr>
          <w:rFonts w:ascii="Calibri" w:hAnsi="Calibri"/>
          <w:rtl w:val="0"/>
          <w:lang w:val="en-US"/>
        </w:rPr>
        <w:t>Eve</w:t>
      </w:r>
      <w:r>
        <w:rPr>
          <w:rtl w:val="0"/>
          <w:lang w:val="zh-TW" w:eastAsia="zh-TW"/>
        </w:rPr>
        <w:t>（拿起文件，翻了两页，扔回桌上）：整个家族都给我了？</w:t>
      </w:r>
      <w:r>
        <w:rPr>
          <w:lang w:val="en-US"/>
        </w:rPr>
        <w:br w:type="textWrapping"/>
      </w:r>
      <w:r>
        <w:rPr>
          <w:rFonts w:ascii="Times New Roman" w:hAnsi="Times New Roman"/>
          <w:outline w:val="0"/>
          <w:color w:val="ff0000"/>
          <w:u w:color="ff0000"/>
          <w:rtl w:val="0"/>
          <w:lang w:val="en-US"/>
          <w14:textFill>
            <w14:solidFill>
              <w14:srgbClr w14:val="FF0000"/>
            </w14:solidFill>
          </w14:textFill>
        </w:rPr>
        <w:t>Eve: You gave me the whole family?</w:t>
      </w:r>
    </w:p>
    <w:p>
      <w:pPr>
        <w:pStyle w:val="Normal (Web)"/>
        <w:widowControl w:val="1"/>
        <w:spacing w:line="288" w:lineRule="auto"/>
      </w:pPr>
      <w:r>
        <w:rPr>
          <w:rFonts w:ascii="Calibri" w:hAnsi="Calibri"/>
          <w:rtl w:val="0"/>
          <w:lang w:val="en-US"/>
        </w:rPr>
        <w:t>Dante</w:t>
      </w:r>
      <w:r>
        <w:rPr>
          <w:rtl w:val="0"/>
          <w:lang w:val="zh-TW" w:eastAsia="zh-TW"/>
        </w:rPr>
        <w:t>：是，全是你的。</w:t>
      </w:r>
      <w:r>
        <w:rPr>
          <w:lang w:val="en-US"/>
        </w:rPr>
        <w:br w:type="textWrapping"/>
      </w:r>
      <w:r>
        <w:rPr>
          <w:rFonts w:ascii="Times New Roman" w:hAnsi="Times New Roman"/>
          <w:outline w:val="0"/>
          <w:color w:val="ff0000"/>
          <w:u w:color="ff0000"/>
          <w:rtl w:val="0"/>
          <w:lang w:val="en-US"/>
          <w14:textFill>
            <w14:solidFill>
              <w14:srgbClr w14:val="FF0000"/>
            </w14:solidFill>
          </w14:textFill>
        </w:rPr>
        <w:t>Dante: Yes. All yours.</w:t>
      </w:r>
    </w:p>
    <w:p>
      <w:pPr>
        <w:pStyle w:val="Normal (Web)"/>
        <w:widowControl w:val="1"/>
        <w:spacing w:line="288" w:lineRule="auto"/>
      </w:pPr>
      <w:r>
        <w:rPr>
          <w:rtl w:val="0"/>
          <w:lang w:val="en-US"/>
        </w:rPr>
        <w:t>△</w:t>
      </w:r>
      <w:r>
        <w:rPr>
          <w:rFonts w:ascii="Calibri" w:hAnsi="Calibri"/>
          <w:rtl w:val="0"/>
          <w:lang w:val="en-US"/>
        </w:rPr>
        <w:t>Eve</w:t>
      </w:r>
      <w:r>
        <w:rPr>
          <w:rtl w:val="0"/>
          <w:lang w:val="zh-TW" w:eastAsia="zh-TW"/>
        </w:rPr>
        <w:t>拿起签字笔，用笔尖挑起</w:t>
      </w:r>
      <w:r>
        <w:rPr>
          <w:rFonts w:ascii="Calibri" w:hAnsi="Calibri"/>
          <w:rtl w:val="0"/>
          <w:lang w:val="en-US"/>
        </w:rPr>
        <w:t>Dante</w:t>
      </w:r>
      <w:r>
        <w:rPr>
          <w:rtl w:val="0"/>
          <w:lang w:val="zh-TW" w:eastAsia="zh-TW"/>
        </w:rPr>
        <w:t>的下巴，眼神冰冷。</w:t>
      </w:r>
    </w:p>
    <w:p>
      <w:pPr>
        <w:pStyle w:val="Normal (Web)"/>
        <w:widowControl w:val="1"/>
        <w:spacing w:line="288" w:lineRule="auto"/>
      </w:pPr>
      <w:r>
        <w:rPr>
          <w:rFonts w:ascii="Calibri" w:hAnsi="Calibri"/>
          <w:rtl w:val="0"/>
          <w:lang w:val="en-US"/>
        </w:rPr>
        <w:t>Eve</w:t>
      </w:r>
      <w:r>
        <w:rPr>
          <w:rtl w:val="0"/>
          <w:lang w:val="zh-TW" w:eastAsia="zh-TW"/>
        </w:rPr>
        <w:t>：做我的保镖？你现在这副被打穿了肺、断了骨头的废人身体，配吗？</w:t>
      </w:r>
      <w:r>
        <w:rPr>
          <w:lang w:val="en-US"/>
        </w:rPr>
        <w:br w:type="textWrapping"/>
      </w:r>
      <w:r>
        <w:rPr>
          <w:rFonts w:ascii="Times New Roman" w:hAnsi="Times New Roman"/>
          <w:outline w:val="0"/>
          <w:color w:val="ff0000"/>
          <w:u w:color="ff0000"/>
          <w:rtl w:val="0"/>
          <w:lang w:val="en-US"/>
          <w14:textFill>
            <w14:solidFill>
              <w14:srgbClr w14:val="FF0000"/>
            </w14:solidFill>
          </w14:textFill>
        </w:rPr>
        <w:t>Eve: My bodyguard? With that useless body, lungs shot through and bones broken, do you even qualify?</w:t>
      </w:r>
    </w:p>
    <w:p>
      <w:pPr>
        <w:pStyle w:val="Normal (Web)"/>
        <w:widowControl w:val="1"/>
        <w:spacing w:line="288" w:lineRule="auto"/>
      </w:pPr>
      <w:r>
        <w:rPr>
          <w:rtl w:val="0"/>
          <w:lang w:val="en-US"/>
        </w:rPr>
        <w:t>△</w:t>
      </w:r>
      <w:r>
        <w:rPr>
          <w:rFonts w:ascii="Calibri" w:hAnsi="Calibri"/>
          <w:rtl w:val="0"/>
          <w:lang w:val="en-US"/>
        </w:rPr>
        <w:t>Dante</w:t>
      </w:r>
      <w:r>
        <w:rPr>
          <w:rtl w:val="0"/>
          <w:lang w:val="zh-TW" w:eastAsia="zh-TW"/>
        </w:rPr>
        <w:t>的脸瞬间白了，眼神里的光一点点暗下去，手死死攥紧，却一句话都反驳不出来。</w:t>
      </w:r>
    </w:p>
    <w:p>
      <w:pPr>
        <w:pStyle w:val="Normal (Web)"/>
        <w:widowControl w:val="1"/>
        <w:spacing w:line="288" w:lineRule="auto"/>
        <w:rPr>
          <w:lang w:val="zh-TW" w:eastAsia="zh-TW"/>
        </w:rPr>
      </w:pPr>
    </w:p>
    <w:p>
      <w:pPr>
        <w:pStyle w:val="Normal (Web)"/>
        <w:widowControl w:val="1"/>
        <w:spacing w:line="288" w:lineRule="auto"/>
      </w:pPr>
    </w:p>
    <w:p>
      <w:pPr>
        <w:pStyle w:val="Normal (Web)"/>
        <w:widowControl w:val="1"/>
        <w:spacing w:line="288" w:lineRule="auto"/>
        <w:rPr>
          <w:lang w:val="zh-TW" w:eastAsia="zh-TW"/>
        </w:rPr>
      </w:pPr>
      <w:r>
        <w:rPr>
          <w:rtl w:val="0"/>
          <w:lang w:val="zh-TW" w:eastAsia="zh-TW"/>
        </w:rPr>
        <w:t>第十八集</w:t>
      </w:r>
    </w:p>
    <w:p>
      <w:pPr>
        <w:pStyle w:val="Normal (Web)"/>
        <w:widowControl w:val="1"/>
        <w:spacing w:line="288" w:lineRule="auto"/>
      </w:pPr>
      <w:r>
        <w:rPr>
          <w:rFonts w:ascii="Calibri" w:hAnsi="Calibri"/>
          <w:rtl w:val="0"/>
          <w:lang w:val="en-US"/>
        </w:rPr>
        <w:t>18-1</w:t>
      </w:r>
      <w:r>
        <w:rPr>
          <w:rtl w:val="0"/>
          <w:lang w:val="zh-TW" w:eastAsia="zh-TW"/>
        </w:rPr>
        <w:t>夜内慈善晚宴宴会厅</w:t>
      </w:r>
    </w:p>
    <w:p>
      <w:pPr>
        <w:pStyle w:val="Normal (Web)"/>
        <w:widowControl w:val="1"/>
        <w:spacing w:line="288" w:lineRule="auto"/>
      </w:pPr>
      <w:r>
        <w:rPr>
          <w:rtl w:val="0"/>
          <w:lang w:val="zh-TW" w:eastAsia="zh-TW"/>
        </w:rPr>
        <w:t>人物：</w:t>
      </w:r>
      <w:r>
        <w:rPr>
          <w:rFonts w:ascii="Calibri" w:hAnsi="Calibri"/>
          <w:rtl w:val="0"/>
          <w:lang w:val="en-US"/>
        </w:rPr>
        <w:t>Eve</w:t>
      </w:r>
      <w:r>
        <w:rPr>
          <w:rtl w:val="0"/>
          <w:lang w:val="zh-TW" w:eastAsia="zh-TW"/>
        </w:rPr>
        <w:t>、</w:t>
      </w:r>
      <w:r>
        <w:rPr>
          <w:rFonts w:ascii="Calibri" w:hAnsi="Calibri"/>
          <w:rtl w:val="0"/>
          <w:lang w:val="en-US"/>
        </w:rPr>
        <w:t>Dante</w:t>
      </w:r>
      <w:r>
        <w:rPr>
          <w:rtl w:val="0"/>
          <w:lang w:val="zh-TW" w:eastAsia="zh-TW"/>
        </w:rPr>
        <w:t>、</w:t>
      </w:r>
      <w:r>
        <w:rPr>
          <w:rFonts w:ascii="Calibri" w:hAnsi="Calibri"/>
          <w:rtl w:val="0"/>
          <w:lang w:val="en-US"/>
        </w:rPr>
        <w:t>Victor</w:t>
      </w:r>
      <w:r>
        <w:rPr>
          <w:rtl w:val="0"/>
          <w:lang w:val="zh-TW" w:eastAsia="zh-TW"/>
        </w:rPr>
        <w:t>、纽约名流、黑帮大佬若干</w:t>
      </w:r>
    </w:p>
    <w:p>
      <w:pPr>
        <w:pStyle w:val="Normal (Web)"/>
        <w:widowControl w:val="1"/>
        <w:spacing w:line="288" w:lineRule="auto"/>
      </w:pPr>
      <w:r>
        <w:rPr>
          <w:rtl w:val="0"/>
          <w:lang w:val="en-US"/>
        </w:rPr>
        <w:t>△</w:t>
      </w:r>
      <w:r>
        <w:rPr>
          <w:rtl w:val="0"/>
          <w:lang w:val="zh-TW" w:eastAsia="zh-TW"/>
        </w:rPr>
        <w:t>慈善晚宴现场，衣香鬓影，名流云集。</w:t>
      </w:r>
    </w:p>
    <w:p>
      <w:pPr>
        <w:pStyle w:val="Normal (Web)"/>
        <w:widowControl w:val="1"/>
        <w:spacing w:line="288" w:lineRule="auto"/>
      </w:pPr>
      <w:r>
        <w:rPr>
          <w:rtl w:val="0"/>
          <w:lang w:val="en-US"/>
        </w:rPr>
        <w:t>△</w:t>
      </w:r>
      <w:r>
        <w:rPr>
          <w:rFonts w:ascii="Calibri" w:hAnsi="Calibri"/>
          <w:rtl w:val="0"/>
          <w:lang w:val="en-US"/>
        </w:rPr>
        <w:t>Eve</w:t>
      </w:r>
      <w:r>
        <w:rPr>
          <w:rtl w:val="0"/>
          <w:lang w:val="zh-TW" w:eastAsia="zh-TW"/>
        </w:rPr>
        <w:t>穿着黑色高定礼服，挽着</w:t>
      </w:r>
      <w:r>
        <w:rPr>
          <w:rFonts w:ascii="Calibri" w:hAnsi="Calibri"/>
          <w:rtl w:val="0"/>
          <w:lang w:val="en-US"/>
        </w:rPr>
        <w:t>Victor</w:t>
      </w:r>
      <w:r>
        <w:rPr>
          <w:rtl w:val="0"/>
          <w:lang w:val="zh-TW" w:eastAsia="zh-TW"/>
        </w:rPr>
        <w:t>的胳膊走进来，全场瞬间安静，所有人的目光都聚了过来。</w:t>
      </w:r>
    </w:p>
    <w:p>
      <w:pPr>
        <w:pStyle w:val="Normal (Web)"/>
        <w:widowControl w:val="1"/>
        <w:spacing w:line="288" w:lineRule="auto"/>
      </w:pPr>
      <w:r>
        <w:rPr>
          <w:rtl w:val="0"/>
          <w:lang w:val="en-US"/>
        </w:rPr>
        <w:t>△</w:t>
      </w:r>
      <w:r>
        <w:rPr>
          <w:rtl w:val="0"/>
          <w:lang w:val="zh-TW" w:eastAsia="zh-TW"/>
        </w:rPr>
        <w:t>主持人走上台，笑着开口。</w:t>
      </w:r>
    </w:p>
    <w:p>
      <w:pPr>
        <w:pStyle w:val="Normal (Web)"/>
        <w:widowControl w:val="1"/>
        <w:spacing w:line="288" w:lineRule="auto"/>
      </w:pPr>
      <w:r>
        <w:rPr>
          <w:rtl w:val="0"/>
          <w:lang w:val="zh-TW" w:eastAsia="zh-TW"/>
        </w:rPr>
        <w:t>主持人：让我们欢迎，纽约地下军火女王，夜枭女士！还有战斧帮首领，</w:t>
      </w:r>
      <w:r>
        <w:rPr>
          <w:rFonts w:ascii="Calibri" w:hAnsi="Calibri"/>
          <w:rtl w:val="0"/>
          <w:lang w:val="en-US"/>
        </w:rPr>
        <w:t>Victor</w:t>
      </w:r>
      <w:r>
        <w:rPr>
          <w:rtl w:val="0"/>
          <w:lang w:val="zh-TW" w:eastAsia="zh-TW"/>
        </w:rPr>
        <w:t>先生！</w:t>
      </w:r>
      <w:r>
        <w:rPr>
          <w:lang w:val="en-US"/>
        </w:rPr>
        <w:br w:type="textWrapping"/>
      </w:r>
      <w:r>
        <w:rPr>
          <w:rFonts w:ascii="Times New Roman" w:hAnsi="Times New Roman"/>
          <w:outline w:val="0"/>
          <w:color w:val="ff0000"/>
          <w:u w:color="ff0000"/>
          <w:rtl w:val="0"/>
          <w:lang w:val="en-US"/>
          <w14:textFill>
            <w14:solidFill>
              <w14:srgbClr w14:val="FF0000"/>
            </w14:solidFill>
          </w14:textFill>
        </w:rPr>
        <w:t>Auctioneer: Please welcome New York's underground arms queen, Ms. Night Owl! And the Bratva boss, Mr. Victor!</w:t>
      </w:r>
    </w:p>
    <w:p>
      <w:pPr>
        <w:pStyle w:val="Normal (Web)"/>
        <w:widowControl w:val="1"/>
        <w:spacing w:line="288" w:lineRule="auto"/>
      </w:pPr>
      <w:r>
        <w:rPr>
          <w:rtl w:val="0"/>
          <w:lang w:val="en-US"/>
        </w:rPr>
        <w:t>△</w:t>
      </w:r>
      <w:r>
        <w:rPr>
          <w:rtl w:val="0"/>
          <w:lang w:val="zh-TW" w:eastAsia="zh-TW"/>
        </w:rPr>
        <w:t>全场响起热烈的掌声。</w:t>
      </w:r>
    </w:p>
    <w:p>
      <w:pPr>
        <w:pStyle w:val="Normal (Web)"/>
        <w:widowControl w:val="1"/>
        <w:spacing w:line="288" w:lineRule="auto"/>
      </w:pPr>
      <w:r>
        <w:rPr>
          <w:rtl w:val="0"/>
          <w:lang w:val="en-US"/>
        </w:rPr>
        <w:t>△</w:t>
      </w:r>
      <w:r>
        <w:rPr>
          <w:rtl w:val="0"/>
          <w:lang w:val="zh-TW" w:eastAsia="zh-TW"/>
        </w:rPr>
        <w:t>角落里，</w:t>
      </w:r>
      <w:r>
        <w:rPr>
          <w:rFonts w:ascii="Calibri" w:hAnsi="Calibri"/>
          <w:rtl w:val="0"/>
          <w:lang w:val="en-US"/>
        </w:rPr>
        <w:t>Dante</w:t>
      </w:r>
      <w:r>
        <w:rPr>
          <w:rtl w:val="0"/>
          <w:lang w:val="zh-TW" w:eastAsia="zh-TW"/>
        </w:rPr>
        <w:t>靠在柱子上，浑身散发着冰冷的气息，眼睛死死盯着</w:t>
      </w:r>
      <w:r>
        <w:rPr>
          <w:rFonts w:ascii="Calibri" w:hAnsi="Calibri"/>
          <w:rtl w:val="0"/>
          <w:lang w:val="en-US"/>
        </w:rPr>
        <w:t>Eve</w:t>
      </w:r>
      <w:r>
        <w:rPr>
          <w:rtl w:val="0"/>
          <w:lang w:val="zh-TW" w:eastAsia="zh-TW"/>
        </w:rPr>
        <w:t>和</w:t>
      </w:r>
      <w:r>
        <w:rPr>
          <w:rFonts w:ascii="Calibri" w:hAnsi="Calibri"/>
          <w:rtl w:val="0"/>
          <w:lang w:val="en-US"/>
        </w:rPr>
        <w:t>Victor</w:t>
      </w:r>
      <w:r>
        <w:rPr>
          <w:rtl w:val="0"/>
          <w:lang w:val="zh-TW" w:eastAsia="zh-TW"/>
        </w:rPr>
        <w:t>挽在一起的手，嫉妒得双眼滴血，指节攥得发白。</w:t>
      </w:r>
    </w:p>
    <w:p>
      <w:pPr>
        <w:pStyle w:val="Normal (Web)"/>
        <w:widowControl w:val="1"/>
        <w:spacing w:line="288" w:lineRule="auto"/>
      </w:pPr>
      <w:r>
        <w:rPr>
          <w:rtl w:val="0"/>
          <w:lang w:val="en-US"/>
        </w:rPr>
        <w:t>△</w:t>
      </w:r>
      <w:r>
        <w:rPr>
          <w:rtl w:val="0"/>
          <w:lang w:val="zh-TW" w:eastAsia="zh-TW"/>
        </w:rPr>
        <w:t>晚宴中途，</w:t>
      </w:r>
      <w:r>
        <w:rPr>
          <w:rFonts w:ascii="Calibri" w:hAnsi="Calibri"/>
          <w:rtl w:val="0"/>
          <w:lang w:val="en-US"/>
        </w:rPr>
        <w:t>Victor</w:t>
      </w:r>
      <w:r>
        <w:rPr>
          <w:rtl w:val="0"/>
          <w:lang w:val="zh-TW" w:eastAsia="zh-TW"/>
        </w:rPr>
        <w:t>牵着</w:t>
      </w:r>
      <w:r>
        <w:rPr>
          <w:rFonts w:ascii="Calibri" w:hAnsi="Calibri"/>
          <w:rtl w:val="0"/>
          <w:lang w:val="en-US"/>
        </w:rPr>
        <w:t>Eve</w:t>
      </w:r>
      <w:r>
        <w:rPr>
          <w:rtl w:val="0"/>
          <w:lang w:val="zh-TW" w:eastAsia="zh-TW"/>
        </w:rPr>
        <w:t>的手，走进舞池，两人相拥着跳舞。</w:t>
      </w:r>
    </w:p>
    <w:p>
      <w:pPr>
        <w:pStyle w:val="Normal (Web)"/>
        <w:widowControl w:val="1"/>
        <w:spacing w:line="288" w:lineRule="auto"/>
        <w:rPr>
          <w:rFonts w:ascii="Times New Roman" w:cs="Times New Roman" w:hAnsi="Times New Roman" w:eastAsia="Times New Roman"/>
          <w:outline w:val="0"/>
          <w:color w:val="ff0000"/>
          <w:u w:color="ff0000"/>
          <w14:textFill>
            <w14:solidFill>
              <w14:srgbClr w14:val="FF0000"/>
            </w14:solidFill>
          </w14:textFill>
        </w:rPr>
      </w:pPr>
      <w:r>
        <w:rPr>
          <w:rFonts w:ascii="Calibri" w:hAnsi="Calibri"/>
          <w:rtl w:val="0"/>
          <w:lang w:val="en-US"/>
        </w:rPr>
        <w:t>Victor</w:t>
      </w:r>
      <w:r>
        <w:rPr>
          <w:rtl w:val="0"/>
          <w:lang w:val="zh-TW" w:eastAsia="zh-TW"/>
        </w:rPr>
        <w:t>：你真打算这么一直吊着他？</w:t>
      </w:r>
      <w:r>
        <w:rPr>
          <w:lang w:val="en-US"/>
        </w:rPr>
        <w:br w:type="textWrapping"/>
      </w:r>
      <w:r>
        <w:rPr>
          <w:rFonts w:ascii="Times New Roman" w:hAnsi="Times New Roman"/>
          <w:outline w:val="0"/>
          <w:color w:val="ff0000"/>
          <w:u w:color="ff0000"/>
          <w:rtl w:val="0"/>
          <w:lang w:val="en-US"/>
          <w14:textFill>
            <w14:solidFill>
              <w14:srgbClr w14:val="FF0000"/>
            </w14:solidFill>
          </w14:textFill>
        </w:rPr>
        <w:t>Victor: You really plan to keep stringing him along like this?</w:t>
      </w:r>
    </w:p>
    <w:p>
      <w:pPr>
        <w:pStyle w:val="Normal (Web)"/>
        <w:widowControl w:val="1"/>
        <w:spacing w:line="288" w:lineRule="auto"/>
      </w:pPr>
      <w:r>
        <w:rPr>
          <w:rFonts w:ascii="Calibri" w:hAnsi="Calibri"/>
          <w:rtl w:val="0"/>
          <w:lang w:val="en-US"/>
        </w:rPr>
        <w:t>Eve</w:t>
      </w:r>
      <w:r>
        <w:rPr>
          <w:rtl w:val="0"/>
          <w:lang w:val="zh-TW" w:eastAsia="zh-TW"/>
        </w:rPr>
        <w:t>：不然呢？他欠我的，哪有这么容易还清。</w:t>
      </w:r>
      <w:r>
        <w:rPr>
          <w:lang w:val="en-US"/>
        </w:rPr>
        <w:br w:type="textWrapping"/>
      </w:r>
      <w:r>
        <w:rPr>
          <w:rFonts w:ascii="Times New Roman" w:hAnsi="Times New Roman"/>
          <w:outline w:val="0"/>
          <w:color w:val="ff0000"/>
          <w:u w:color="ff0000"/>
          <w:rtl w:val="0"/>
          <w:lang w:val="en-US"/>
          <w14:textFill>
            <w14:solidFill>
              <w14:srgbClr w14:val="FF0000"/>
            </w14:solidFill>
          </w14:textFill>
        </w:rPr>
        <w:t>Eve: What else? What he owes me won't be paid off that easily.</w:t>
      </w:r>
    </w:p>
    <w:p>
      <w:pPr>
        <w:pStyle w:val="Normal (Web)"/>
        <w:widowControl w:val="1"/>
        <w:spacing w:line="288" w:lineRule="auto"/>
      </w:pPr>
      <w:r>
        <w:rPr>
          <w:rFonts w:ascii="Calibri" w:hAnsi="Calibri"/>
          <w:rtl w:val="0"/>
          <w:lang w:val="en-US"/>
        </w:rPr>
        <w:t>Victor</w:t>
      </w:r>
      <w:r>
        <w:rPr>
          <w:rtl w:val="0"/>
          <w:lang w:val="zh-TW" w:eastAsia="zh-TW"/>
        </w:rPr>
        <w:t>：那不如，你真的嫁给我。我们两家联手，整个北美，都是我们的。</w:t>
      </w:r>
      <w:r>
        <w:rPr>
          <w:lang w:val="en-US"/>
        </w:rPr>
        <w:br w:type="textWrapping"/>
      </w:r>
      <w:r>
        <w:rPr>
          <w:rFonts w:ascii="Times New Roman" w:hAnsi="Times New Roman"/>
          <w:outline w:val="0"/>
          <w:color w:val="ff0000"/>
          <w:u w:color="ff0000"/>
          <w:rtl w:val="0"/>
          <w:lang w:val="en-US"/>
          <w14:textFill>
            <w14:solidFill>
              <w14:srgbClr w14:val="FF0000"/>
            </w14:solidFill>
          </w14:textFill>
        </w:rPr>
        <w:t>Victor: Then marry me for real. With our families together, all of North America will be ours.</w:t>
      </w:r>
    </w:p>
    <w:p>
      <w:pPr>
        <w:pStyle w:val="Normal (Web)"/>
        <w:widowControl w:val="1"/>
        <w:spacing w:line="288" w:lineRule="auto"/>
      </w:pPr>
      <w:r>
        <w:rPr>
          <w:rFonts w:ascii="Calibri" w:hAnsi="Calibri"/>
          <w:rtl w:val="0"/>
          <w:lang w:val="en-US"/>
        </w:rPr>
        <w:t>Eve</w:t>
      </w:r>
      <w:r>
        <w:rPr>
          <w:rtl w:val="0"/>
          <w:lang w:val="zh-TW" w:eastAsia="zh-TW"/>
        </w:rPr>
        <w:t>（笑了笑，没说话）：好啊。</w:t>
      </w:r>
      <w:r>
        <w:rPr>
          <w:lang w:val="en-US"/>
        </w:rPr>
        <w:br w:type="textWrapping"/>
      </w:r>
      <w:r>
        <w:rPr>
          <w:rFonts w:ascii="Times New Roman" w:hAnsi="Times New Roman"/>
          <w:outline w:val="0"/>
          <w:color w:val="ff0000"/>
          <w:u w:color="ff0000"/>
          <w:rtl w:val="0"/>
          <w:lang w:val="en-US"/>
          <w14:textFill>
            <w14:solidFill>
              <w14:srgbClr w14:val="FF0000"/>
            </w14:solidFill>
          </w14:textFill>
        </w:rPr>
        <w:t>Eve: Sure.</w:t>
      </w:r>
    </w:p>
    <w:p>
      <w:pPr>
        <w:pStyle w:val="Normal (Web)"/>
        <w:widowControl w:val="1"/>
        <w:spacing w:line="288" w:lineRule="auto"/>
      </w:pPr>
      <w:r>
        <w:rPr>
          <w:rtl w:val="0"/>
          <w:lang w:val="en-US"/>
        </w:rPr>
        <w:t>△</w:t>
      </w:r>
      <w:r>
        <w:rPr>
          <w:rtl w:val="0"/>
          <w:lang w:val="zh-TW" w:eastAsia="zh-TW"/>
        </w:rPr>
        <w:t>这一幕落在</w:t>
      </w:r>
      <w:r>
        <w:rPr>
          <w:rFonts w:ascii="Calibri" w:hAnsi="Calibri"/>
          <w:rtl w:val="0"/>
          <w:lang w:val="en-US"/>
        </w:rPr>
        <w:t>Dante</w:t>
      </w:r>
      <w:r>
        <w:rPr>
          <w:rtl w:val="0"/>
          <w:lang w:val="zh-TW" w:eastAsia="zh-TW"/>
        </w:rPr>
        <w:t>眼里，他瞬间理智全无，猛地冲过去，一把拉开</w:t>
      </w:r>
      <w:r>
        <w:rPr>
          <w:rFonts w:ascii="Calibri" w:hAnsi="Calibri"/>
          <w:rtl w:val="0"/>
          <w:lang w:val="en-US"/>
        </w:rPr>
        <w:t>Victor</w:t>
      </w:r>
      <w:r>
        <w:rPr>
          <w:rtl w:val="0"/>
          <w:lang w:val="zh-TW" w:eastAsia="zh-TW"/>
        </w:rPr>
        <w:t>，将</w:t>
      </w:r>
      <w:r>
        <w:rPr>
          <w:rFonts w:ascii="Calibri" w:hAnsi="Calibri"/>
          <w:rtl w:val="0"/>
          <w:lang w:val="en-US"/>
        </w:rPr>
        <w:t>Eve</w:t>
      </w:r>
      <w:r>
        <w:rPr>
          <w:rtl w:val="0"/>
          <w:lang w:val="zh-TW" w:eastAsia="zh-TW"/>
        </w:rPr>
        <w:t>死死护在身后。</w:t>
      </w:r>
    </w:p>
    <w:p>
      <w:pPr>
        <w:pStyle w:val="Normal (Web)"/>
        <w:widowControl w:val="1"/>
        <w:spacing w:line="288" w:lineRule="auto"/>
      </w:pPr>
      <w:r>
        <w:rPr>
          <w:rFonts w:ascii="Calibri" w:hAnsi="Calibri"/>
          <w:rtl w:val="0"/>
          <w:lang w:val="en-US"/>
        </w:rPr>
        <w:t>Dante</w:t>
      </w:r>
      <w:r>
        <w:rPr>
          <w:rtl w:val="0"/>
          <w:lang w:val="zh-TW" w:eastAsia="zh-TW"/>
        </w:rPr>
        <w:t>（红着眼眶，对着</w:t>
      </w:r>
      <w:r>
        <w:rPr>
          <w:rFonts w:ascii="Calibri" w:hAnsi="Calibri"/>
          <w:rtl w:val="0"/>
          <w:lang w:val="en-US"/>
        </w:rPr>
        <w:t>Victor</w:t>
      </w:r>
      <w:r>
        <w:rPr>
          <w:rtl w:val="0"/>
          <w:lang w:val="zh-TW" w:eastAsia="zh-TW"/>
        </w:rPr>
        <w:t>怒吼）：离她远点！她是我的妻子！</w:t>
      </w:r>
      <w:r>
        <w:rPr>
          <w:lang w:val="en-US"/>
        </w:rPr>
        <w:br w:type="textWrapping"/>
      </w:r>
      <w:r>
        <w:rPr>
          <w:rFonts w:ascii="Times New Roman" w:hAnsi="Times New Roman"/>
          <w:outline w:val="0"/>
          <w:color w:val="ff0000"/>
          <w:u w:color="ff0000"/>
          <w:rtl w:val="0"/>
          <w:lang w:val="en-US"/>
          <w14:textFill>
            <w14:solidFill>
              <w14:srgbClr w14:val="FF0000"/>
            </w14:solidFill>
          </w14:textFill>
        </w:rPr>
        <w:t>Dante: Stay away from her! She's my wife!</w:t>
      </w:r>
    </w:p>
    <w:p>
      <w:pPr>
        <w:pStyle w:val="Normal (Web)"/>
        <w:widowControl w:val="1"/>
        <w:spacing w:line="288" w:lineRule="auto"/>
      </w:pPr>
      <w:r>
        <w:rPr>
          <w:rFonts w:ascii="Calibri" w:hAnsi="Calibri"/>
          <w:rtl w:val="0"/>
          <w:lang w:val="en-US"/>
        </w:rPr>
        <w:t>Victor</w:t>
      </w:r>
      <w:r>
        <w:rPr>
          <w:rtl w:val="0"/>
          <w:lang w:val="zh-TW" w:eastAsia="zh-TW"/>
        </w:rPr>
        <w:t>（一拳砸在</w:t>
      </w:r>
      <w:r>
        <w:rPr>
          <w:rFonts w:ascii="Calibri" w:hAnsi="Calibri"/>
          <w:rtl w:val="0"/>
          <w:lang w:val="en-US"/>
        </w:rPr>
        <w:t>Dante</w:t>
      </w:r>
      <w:r>
        <w:rPr>
          <w:rtl w:val="0"/>
          <w:lang w:val="zh-TW" w:eastAsia="zh-TW"/>
        </w:rPr>
        <w:t>脸上）：她早就和你离婚了。</w:t>
      </w:r>
      <w:r>
        <w:rPr>
          <w:rFonts w:ascii="Calibri" w:hAnsi="Calibri"/>
          <w:rtl w:val="0"/>
          <w:lang w:val="en-US"/>
        </w:rPr>
        <w:t>Dante</w:t>
      </w:r>
      <w:r>
        <w:rPr>
          <w:rtl w:val="0"/>
          <w:lang w:val="zh-TW" w:eastAsia="zh-TW"/>
        </w:rPr>
        <w:t>，你认清现实。</w:t>
      </w:r>
      <w:r>
        <w:rPr>
          <w:lang w:val="en-US"/>
        </w:rPr>
        <w:br w:type="textWrapping"/>
      </w:r>
      <w:r>
        <w:rPr>
          <w:rFonts w:ascii="Times New Roman" w:hAnsi="Times New Roman"/>
          <w:outline w:val="0"/>
          <w:color w:val="ff0000"/>
          <w:u w:color="ff0000"/>
          <w:rtl w:val="0"/>
          <w:lang w:val="en-US"/>
          <w14:textFill>
            <w14:solidFill>
              <w14:srgbClr w14:val="FF0000"/>
            </w14:solidFill>
          </w14:textFill>
        </w:rPr>
        <w:t>Victor: She divorced you long ago. Dante, face it.</w:t>
      </w:r>
    </w:p>
    <w:p>
      <w:pPr>
        <w:pStyle w:val="Normal (Web)"/>
        <w:widowControl w:val="1"/>
        <w:spacing w:line="288" w:lineRule="auto"/>
      </w:pPr>
      <w:r>
        <w:rPr>
          <w:rtl w:val="0"/>
          <w:lang w:val="en-US"/>
        </w:rPr>
        <w:t>△</w:t>
      </w:r>
      <w:r>
        <w:rPr>
          <w:rFonts w:ascii="Calibri" w:hAnsi="Calibri"/>
          <w:rtl w:val="0"/>
          <w:lang w:val="en-US"/>
        </w:rPr>
        <w:t>Dante</w:t>
      </w:r>
      <w:r>
        <w:rPr>
          <w:rtl w:val="0"/>
          <w:lang w:val="zh-TW" w:eastAsia="zh-TW"/>
        </w:rPr>
        <w:t>被打倒在地，却立刻爬起来，没有还手，只是死死盯着</w:t>
      </w:r>
      <w:r>
        <w:rPr>
          <w:rFonts w:ascii="Calibri" w:hAnsi="Calibri"/>
          <w:rtl w:val="0"/>
          <w:lang w:val="en-US"/>
        </w:rPr>
        <w:t>Eve</w:t>
      </w:r>
      <w:r>
        <w:rPr>
          <w:rtl w:val="0"/>
          <w:lang w:val="zh-TW" w:eastAsia="zh-TW"/>
        </w:rPr>
        <w:t>，眼神里全是卑微和哀求。</w:t>
      </w:r>
    </w:p>
    <w:p>
      <w:pPr>
        <w:pStyle w:val="Normal (Web)"/>
        <w:widowControl w:val="1"/>
        <w:spacing w:line="288" w:lineRule="auto"/>
      </w:pPr>
      <w:r>
        <w:rPr>
          <w:rtl w:val="0"/>
          <w:lang w:val="en-US"/>
        </w:rPr>
        <w:t>△</w:t>
      </w:r>
      <w:r>
        <w:rPr>
          <w:rtl w:val="0"/>
          <w:lang w:val="zh-TW" w:eastAsia="zh-TW"/>
        </w:rPr>
        <w:t>晚宴结束，</w:t>
      </w:r>
      <w:r>
        <w:rPr>
          <w:rFonts w:ascii="Calibri" w:hAnsi="Calibri"/>
          <w:rtl w:val="0"/>
          <w:lang w:val="en-US"/>
        </w:rPr>
        <w:t>Eve</w:t>
      </w:r>
      <w:r>
        <w:rPr>
          <w:rtl w:val="0"/>
          <w:lang w:val="zh-TW" w:eastAsia="zh-TW"/>
        </w:rPr>
        <w:t>去盥洗室补妆，刚推开门，</w:t>
      </w:r>
      <w:r>
        <w:rPr>
          <w:rFonts w:ascii="Calibri" w:hAnsi="Calibri"/>
          <w:rtl w:val="0"/>
          <w:lang w:val="en-US"/>
        </w:rPr>
        <w:t>Dante</w:t>
      </w:r>
      <w:r>
        <w:rPr>
          <w:rtl w:val="0"/>
          <w:lang w:val="zh-TW" w:eastAsia="zh-TW"/>
        </w:rPr>
        <w:t>就跟了进来，反手锁上了门。</w:t>
      </w:r>
    </w:p>
    <w:p>
      <w:pPr>
        <w:pStyle w:val="Normal (Web)"/>
        <w:widowControl w:val="1"/>
        <w:spacing w:line="288" w:lineRule="auto"/>
      </w:pPr>
      <w:r>
        <w:rPr>
          <w:rFonts w:ascii="Calibri" w:hAnsi="Calibri"/>
          <w:rtl w:val="0"/>
          <w:lang w:val="en-US"/>
        </w:rPr>
        <w:t>Dante</w:t>
      </w:r>
      <w:r>
        <w:rPr>
          <w:rtl w:val="0"/>
          <w:lang w:val="zh-TW" w:eastAsia="zh-TW"/>
        </w:rPr>
        <w:t>（红着眼眶，扑通一声跪在</w:t>
      </w:r>
      <w:r>
        <w:rPr>
          <w:rFonts w:ascii="Calibri" w:hAnsi="Calibri"/>
          <w:rtl w:val="0"/>
          <w:lang w:val="en-US"/>
        </w:rPr>
        <w:t>Eve</w:t>
      </w:r>
      <w:r>
        <w:rPr>
          <w:rtl w:val="0"/>
          <w:lang w:val="zh-TW" w:eastAsia="zh-TW"/>
        </w:rPr>
        <w:t>面前，抱住她的腿）：</w:t>
      </w:r>
      <w:r>
        <w:rPr>
          <w:rFonts w:ascii="Calibri" w:hAnsi="Calibri"/>
          <w:rtl w:val="0"/>
          <w:lang w:val="en-US"/>
        </w:rPr>
        <w:t>Eve</w:t>
      </w:r>
      <w:r>
        <w:rPr>
          <w:rtl w:val="0"/>
          <w:lang w:val="zh-TW" w:eastAsia="zh-TW"/>
        </w:rPr>
        <w:t>，别嫁给他。求求你，别嫁给他。</w:t>
      </w:r>
      <w:r>
        <w:rPr>
          <w:lang w:val="en-US"/>
        </w:rPr>
        <w:br w:type="textWrapping"/>
      </w:r>
      <w:r>
        <w:rPr>
          <w:rFonts w:ascii="Times New Roman" w:hAnsi="Times New Roman"/>
          <w:outline w:val="0"/>
          <w:color w:val="ff0000"/>
          <w:u w:color="ff0000"/>
          <w:rtl w:val="0"/>
          <w:lang w:val="en-US"/>
          <w14:textFill>
            <w14:solidFill>
              <w14:srgbClr w14:val="FF0000"/>
            </w14:solidFill>
          </w14:textFill>
        </w:rPr>
        <w:t>Dante: Eve, don't marry him. Please, don't marry him.</w:t>
      </w:r>
    </w:p>
    <w:p>
      <w:pPr>
        <w:pStyle w:val="Normal (Web)"/>
        <w:widowControl w:val="1"/>
        <w:spacing w:line="288" w:lineRule="auto"/>
      </w:pPr>
      <w:r>
        <w:rPr>
          <w:rFonts w:ascii="Calibri" w:hAnsi="Calibri"/>
          <w:rtl w:val="0"/>
          <w:lang w:val="en-US"/>
        </w:rPr>
        <w:t>Dante</w:t>
      </w:r>
      <w:r>
        <w:rPr>
          <w:rtl w:val="0"/>
          <w:lang w:val="zh-TW" w:eastAsia="zh-TW"/>
        </w:rPr>
        <w:t>：你想怎么样都可以，你让我给你当牛做马，你让我干什么都行！别嫁给别人，好不好？</w:t>
      </w:r>
      <w:r>
        <w:rPr>
          <w:lang w:val="en-US"/>
        </w:rPr>
        <w:br w:type="textWrapping"/>
      </w:r>
      <w:r>
        <w:rPr>
          <w:rFonts w:ascii="Times New Roman" w:hAnsi="Times New Roman"/>
          <w:outline w:val="0"/>
          <w:color w:val="ff0000"/>
          <w:u w:color="ff0000"/>
          <w:rtl w:val="0"/>
          <w:lang w:val="en-US"/>
          <w14:textFill>
            <w14:solidFill>
              <w14:srgbClr w14:val="FF0000"/>
            </w14:solidFill>
          </w14:textFill>
        </w:rPr>
        <w:t>Dante: Anything you want. Make me your servant. I</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ll do anything! Just don't marry someone else, okay?</w:t>
      </w:r>
    </w:p>
    <w:p>
      <w:pPr>
        <w:pStyle w:val="Normal (Web)"/>
        <w:widowControl w:val="1"/>
        <w:spacing w:line="288" w:lineRule="auto"/>
      </w:pPr>
      <w:r>
        <w:rPr>
          <w:rFonts w:ascii="Calibri" w:hAnsi="Calibri"/>
          <w:rtl w:val="0"/>
          <w:lang w:val="en-US"/>
        </w:rPr>
        <w:t>Eve</w:t>
      </w:r>
      <w:r>
        <w:rPr>
          <w:rtl w:val="0"/>
          <w:lang w:val="zh-TW" w:eastAsia="zh-TW"/>
        </w:rPr>
        <w:t>（从包里拿出一枚戒指，就是刚才</w:t>
      </w:r>
      <w:r>
        <w:rPr>
          <w:rFonts w:ascii="Calibri" w:hAnsi="Calibri"/>
          <w:rtl w:val="0"/>
          <w:lang w:val="en-US"/>
        </w:rPr>
        <w:t>Victor</w:t>
      </w:r>
      <w:r>
        <w:rPr>
          <w:rtl w:val="0"/>
          <w:lang w:val="zh-TW" w:eastAsia="zh-TW"/>
        </w:rPr>
        <w:t>递给她的求婚戒指，扔在地上）：去把它吞了。我就考虑，让你做我的地下情人。</w:t>
      </w:r>
      <w:r>
        <w:rPr>
          <w:lang w:val="en-US"/>
        </w:rPr>
        <w:br w:type="textWrapping"/>
      </w:r>
      <w:r>
        <w:rPr>
          <w:rFonts w:ascii="Times New Roman" w:hAnsi="Times New Roman"/>
          <w:outline w:val="0"/>
          <w:color w:val="ff0000"/>
          <w:u w:color="ff0000"/>
          <w:rtl w:val="0"/>
          <w:lang w:val="en-US"/>
          <w14:textFill>
            <w14:solidFill>
              <w14:srgbClr w14:val="FF0000"/>
            </w14:solidFill>
          </w14:textFill>
        </w:rPr>
        <w:t>Eve: Swallow it. Then I'll consider keeping you as my secret lover.</w:t>
      </w:r>
    </w:p>
    <w:p>
      <w:pPr>
        <w:pStyle w:val="Normal (Web)"/>
        <w:widowControl w:val="1"/>
        <w:spacing w:line="288" w:lineRule="auto"/>
      </w:pPr>
      <w:r>
        <w:rPr>
          <w:rtl w:val="0"/>
          <w:lang w:val="en-US"/>
        </w:rPr>
        <w:t>△</w:t>
      </w:r>
      <w:r>
        <w:rPr>
          <w:rFonts w:ascii="Calibri" w:hAnsi="Calibri"/>
          <w:rtl w:val="0"/>
          <w:lang w:val="en-US"/>
        </w:rPr>
        <w:t>Dante</w:t>
      </w:r>
      <w:r>
        <w:rPr>
          <w:rtl w:val="0"/>
          <w:lang w:val="zh-TW" w:eastAsia="zh-TW"/>
        </w:rPr>
        <w:t>没有丝毫犹豫，立刻趴在地上，捡起戒指，张嘴就要往肚子里吞。</w:t>
      </w:r>
    </w:p>
    <w:p>
      <w:pPr>
        <w:pStyle w:val="Normal (Web)"/>
        <w:widowControl w:val="1"/>
        <w:spacing w:line="288" w:lineRule="auto"/>
      </w:pPr>
      <w:r>
        <w:rPr>
          <w:rFonts w:ascii="Calibri" w:hAnsi="Calibri"/>
          <w:rtl w:val="0"/>
          <w:lang w:val="en-US"/>
        </w:rPr>
        <w:t>Eve</w:t>
      </w:r>
      <w:r>
        <w:rPr>
          <w:rtl w:val="0"/>
          <w:lang w:val="zh-TW" w:eastAsia="zh-TW"/>
        </w:rPr>
        <w:t>（突然开口）：住手。</w:t>
      </w:r>
      <w:r>
        <w:rPr>
          <w:lang w:val="en-US"/>
        </w:rPr>
        <w:br w:type="textWrapping"/>
      </w:r>
      <w:r>
        <w:rPr>
          <w:rFonts w:ascii="Times New Roman" w:hAnsi="Times New Roman"/>
          <w:outline w:val="0"/>
          <w:color w:val="ff0000"/>
          <w:u w:color="ff0000"/>
          <w:rtl w:val="0"/>
          <w:lang w:val="en-US"/>
          <w14:textFill>
            <w14:solidFill>
              <w14:srgbClr w14:val="FF0000"/>
            </w14:solidFill>
          </w14:textFill>
        </w:rPr>
        <w:t>Eve: Stop.</w:t>
      </w:r>
    </w:p>
    <w:p>
      <w:pPr>
        <w:pStyle w:val="Normal (Web)"/>
        <w:widowControl w:val="1"/>
        <w:spacing w:line="288" w:lineRule="auto"/>
      </w:pPr>
      <w:r>
        <w:rPr>
          <w:rtl w:val="0"/>
          <w:lang w:val="en-US"/>
        </w:rPr>
        <w:t>△</w:t>
      </w:r>
      <w:r>
        <w:rPr>
          <w:rFonts w:ascii="Calibri" w:hAnsi="Calibri"/>
          <w:rtl w:val="0"/>
          <w:lang w:val="en-US"/>
        </w:rPr>
        <w:t>Dante</w:t>
      </w:r>
      <w:r>
        <w:rPr>
          <w:rtl w:val="0"/>
          <w:lang w:val="zh-TW" w:eastAsia="zh-TW"/>
        </w:rPr>
        <w:t>的动作顿住，抬头看着</w:t>
      </w:r>
      <w:r>
        <w:rPr>
          <w:rFonts w:ascii="Calibri" w:hAnsi="Calibri"/>
          <w:rtl w:val="0"/>
          <w:lang w:val="en-US"/>
        </w:rPr>
        <w:t>Eve</w:t>
      </w:r>
      <w:r>
        <w:rPr>
          <w:rtl w:val="0"/>
          <w:lang w:val="zh-TW" w:eastAsia="zh-TW"/>
        </w:rPr>
        <w:t>，眼里满是茫然。</w:t>
      </w:r>
    </w:p>
    <w:p>
      <w:pPr>
        <w:pStyle w:val="Normal (Web)"/>
        <w:widowControl w:val="1"/>
        <w:spacing w:line="288" w:lineRule="auto"/>
      </w:pPr>
      <w:r>
        <w:rPr>
          <w:rFonts w:ascii="Calibri" w:hAnsi="Calibri"/>
          <w:rtl w:val="0"/>
          <w:lang w:val="en-US"/>
        </w:rPr>
        <w:t>Eve</w:t>
      </w:r>
      <w:r>
        <w:rPr>
          <w:rtl w:val="0"/>
          <w:lang w:val="zh-TW" w:eastAsia="zh-TW"/>
        </w:rPr>
        <w:t>（收回脚，一脸无趣）：没意思。</w:t>
      </w:r>
      <w:r>
        <w:rPr>
          <w:lang w:val="en-US"/>
        </w:rPr>
        <w:br w:type="textWrapping"/>
      </w:r>
      <w:r>
        <w:rPr>
          <w:rFonts w:ascii="Times New Roman" w:hAnsi="Times New Roman"/>
          <w:outline w:val="0"/>
          <w:color w:val="ff0000"/>
          <w:u w:color="ff0000"/>
          <w:rtl w:val="0"/>
          <w:lang w:val="en-US"/>
          <w14:textFill>
            <w14:solidFill>
              <w14:srgbClr w14:val="FF0000"/>
            </w14:solidFill>
          </w14:textFill>
        </w:rPr>
        <w:t>Eve: Boring.</w:t>
      </w:r>
    </w:p>
    <w:p>
      <w:pPr>
        <w:pStyle w:val="Normal (Web)"/>
        <w:widowControl w:val="1"/>
        <w:spacing w:line="288" w:lineRule="auto"/>
      </w:pPr>
      <w:r>
        <w:rPr>
          <w:rtl w:val="0"/>
          <w:lang w:val="en-US"/>
        </w:rPr>
        <w:t>△</w:t>
      </w:r>
      <w:r>
        <w:rPr>
          <w:rtl w:val="0"/>
          <w:lang w:val="zh-TW" w:eastAsia="zh-TW"/>
        </w:rPr>
        <w:t>就在这时，</w:t>
      </w:r>
      <w:r>
        <w:rPr>
          <w:rFonts w:ascii="Calibri" w:hAnsi="Calibri"/>
          <w:rtl w:val="0"/>
          <w:lang w:val="en-US"/>
        </w:rPr>
        <w:t>Eve</w:t>
      </w:r>
      <w:r>
        <w:rPr>
          <w:rtl w:val="0"/>
          <w:lang w:val="zh-TW" w:eastAsia="zh-TW"/>
        </w:rPr>
        <w:t>的手机突然响起，手下打来电话，语气慌张。</w:t>
      </w:r>
    </w:p>
    <w:p>
      <w:pPr>
        <w:pStyle w:val="Normal (Web)"/>
        <w:widowControl w:val="1"/>
        <w:spacing w:line="288" w:lineRule="auto"/>
      </w:pPr>
      <w:r>
        <w:rPr>
          <w:rtl w:val="0"/>
          <w:lang w:val="zh-TW" w:eastAsia="zh-TW"/>
        </w:rPr>
        <w:t>手下（电话音）：女王！不好了！我们在东海岸的军火库被炸了！五个据点被血洗！是西西里的老牌家族干的！他们带着重火力，往大本营来了！</w:t>
      </w:r>
      <w:r>
        <w:rPr>
          <w:lang w:val="en-US"/>
        </w:rPr>
        <w:br w:type="textWrapping"/>
      </w:r>
      <w:r>
        <w:rPr>
          <w:rFonts w:ascii="Times New Roman" w:hAnsi="Times New Roman"/>
          <w:outline w:val="0"/>
          <w:color w:val="ff0000"/>
          <w:u w:color="ff0000"/>
          <w:rtl w:val="0"/>
          <w:lang w:val="en-US"/>
          <w14:textFill>
            <w14:solidFill>
              <w14:srgbClr w14:val="FF0000"/>
            </w14:solidFill>
          </w14:textFill>
        </w:rPr>
        <w:t>Henchman: My Queen! Bad news! Our East Coast armory was blown up! Five strongholds were wiped out! It was one of Sicily's old families! They're coming for headquarters with heavy weapons!</w:t>
      </w:r>
    </w:p>
    <w:p>
      <w:pPr>
        <w:pStyle w:val="Normal (Web)"/>
        <w:widowControl w:val="1"/>
        <w:spacing w:line="288" w:lineRule="auto"/>
      </w:pPr>
      <w:r>
        <w:rPr>
          <w:rtl w:val="0"/>
          <w:lang w:val="en-US"/>
        </w:rPr>
        <w:t>△</w:t>
      </w:r>
      <w:r>
        <w:rPr>
          <w:rFonts w:ascii="Calibri" w:hAnsi="Calibri"/>
          <w:rtl w:val="0"/>
          <w:lang w:val="en-US"/>
        </w:rPr>
        <w:t>Eve</w:t>
      </w:r>
      <w:r>
        <w:rPr>
          <w:rtl w:val="0"/>
          <w:lang w:val="zh-TW" w:eastAsia="zh-TW"/>
        </w:rPr>
        <w:t>的脸色瞬间沉了下来。</w:t>
      </w:r>
    </w:p>
    <w:p>
      <w:pPr>
        <w:pStyle w:val="Normal (Web)"/>
        <w:widowControl w:val="1"/>
        <w:spacing w:line="288" w:lineRule="auto"/>
        <w:rPr>
          <w:lang w:val="zh-TW" w:eastAsia="zh-TW"/>
        </w:rPr>
      </w:pPr>
    </w:p>
    <w:p>
      <w:pPr>
        <w:pStyle w:val="Normal (Web)"/>
        <w:widowControl w:val="1"/>
        <w:spacing w:line="288" w:lineRule="auto"/>
      </w:pPr>
    </w:p>
    <w:p>
      <w:pPr>
        <w:pStyle w:val="Normal (Web)"/>
        <w:widowControl w:val="1"/>
        <w:spacing w:line="288" w:lineRule="auto"/>
        <w:rPr>
          <w:lang w:val="zh-TW" w:eastAsia="zh-TW"/>
        </w:rPr>
      </w:pPr>
      <w:r>
        <w:rPr>
          <w:rtl w:val="0"/>
          <w:lang w:val="zh-TW" w:eastAsia="zh-TW"/>
        </w:rPr>
        <w:t>第十九集</w:t>
      </w:r>
    </w:p>
    <w:p>
      <w:pPr>
        <w:pStyle w:val="Normal (Web)"/>
        <w:widowControl w:val="1"/>
        <w:spacing w:line="288" w:lineRule="auto"/>
      </w:pPr>
      <w:r>
        <w:rPr>
          <w:rFonts w:ascii="Calibri" w:hAnsi="Calibri"/>
          <w:rtl w:val="0"/>
          <w:lang w:val="en-US"/>
        </w:rPr>
        <w:t>19-1</w:t>
      </w:r>
      <w:r>
        <w:rPr>
          <w:rtl w:val="0"/>
          <w:lang w:val="zh-TW" w:eastAsia="zh-TW"/>
        </w:rPr>
        <w:t>夜内</w:t>
      </w:r>
      <w:r>
        <w:rPr>
          <w:rFonts w:ascii="Calibri" w:hAnsi="Calibri"/>
          <w:rtl w:val="0"/>
          <w:lang w:val="zh-TW" w:eastAsia="zh-TW"/>
        </w:rPr>
        <w:t xml:space="preserve"> </w:t>
      </w:r>
      <w:r>
        <w:rPr>
          <w:rFonts w:ascii="Calibri" w:hAnsi="Calibri"/>
          <w:rtl w:val="0"/>
          <w:lang w:val="en-US"/>
        </w:rPr>
        <w:t>Eve</w:t>
      </w:r>
      <w:r>
        <w:rPr>
          <w:rtl w:val="0"/>
          <w:lang w:val="zh-TW" w:eastAsia="zh-TW"/>
        </w:rPr>
        <w:t>的顶层大本营总统套房</w:t>
      </w:r>
    </w:p>
    <w:p>
      <w:pPr>
        <w:pStyle w:val="Normal (Web)"/>
        <w:widowControl w:val="1"/>
        <w:spacing w:line="288" w:lineRule="auto"/>
      </w:pPr>
      <w:r>
        <w:rPr>
          <w:rtl w:val="0"/>
          <w:lang w:val="zh-TW" w:eastAsia="zh-TW"/>
        </w:rPr>
        <w:t>人物：</w:t>
      </w:r>
      <w:r>
        <w:rPr>
          <w:rFonts w:ascii="Calibri" w:hAnsi="Calibri"/>
          <w:rtl w:val="0"/>
          <w:lang w:val="en-US"/>
        </w:rPr>
        <w:t>Eve</w:t>
      </w:r>
      <w:r>
        <w:rPr>
          <w:rtl w:val="0"/>
          <w:lang w:val="zh-TW" w:eastAsia="zh-TW"/>
        </w:rPr>
        <w:t>、</w:t>
      </w:r>
      <w:r>
        <w:rPr>
          <w:rFonts w:ascii="Calibri" w:hAnsi="Calibri"/>
          <w:rtl w:val="0"/>
          <w:lang w:val="en-US"/>
        </w:rPr>
        <w:t>Dante</w:t>
      </w:r>
      <w:r>
        <w:rPr>
          <w:rtl w:val="0"/>
          <w:lang w:val="zh-TW" w:eastAsia="zh-TW"/>
        </w:rPr>
        <w:t>、杀手若干</w:t>
      </w:r>
    </w:p>
    <w:p>
      <w:pPr>
        <w:pStyle w:val="Normal (Web)"/>
        <w:widowControl w:val="1"/>
        <w:spacing w:line="288" w:lineRule="auto"/>
      </w:pPr>
      <w:r>
        <w:rPr>
          <w:rtl w:val="0"/>
          <w:lang w:val="en-US"/>
        </w:rPr>
        <w:t>△</w:t>
      </w:r>
      <w:r>
        <w:rPr>
          <w:rtl w:val="0"/>
          <w:lang w:val="zh-TW" w:eastAsia="zh-TW"/>
        </w:rPr>
        <w:t>警报声疯狂响起，大楼里枪声此起彼伏。</w:t>
      </w:r>
    </w:p>
    <w:p>
      <w:pPr>
        <w:pStyle w:val="Normal (Web)"/>
        <w:widowControl w:val="1"/>
        <w:spacing w:line="288" w:lineRule="auto"/>
      </w:pPr>
      <w:r>
        <w:rPr>
          <w:rtl w:val="0"/>
          <w:lang w:val="en-US"/>
        </w:rPr>
        <w:t>△</w:t>
      </w:r>
      <w:r>
        <w:rPr>
          <w:rFonts w:ascii="Calibri" w:hAnsi="Calibri"/>
          <w:rtl w:val="0"/>
          <w:lang w:val="en-US"/>
        </w:rPr>
        <w:t>Eve</w:t>
      </w:r>
      <w:r>
        <w:rPr>
          <w:rtl w:val="0"/>
          <w:lang w:val="zh-TW" w:eastAsia="zh-TW"/>
        </w:rPr>
        <w:t>站在落地窗前，看着楼下围满的武装车辆，还有空中盘旋的直升机。</w:t>
      </w:r>
    </w:p>
    <w:p>
      <w:pPr>
        <w:pStyle w:val="Normal (Web)"/>
        <w:widowControl w:val="1"/>
        <w:spacing w:line="288" w:lineRule="auto"/>
      </w:pPr>
      <w:r>
        <w:rPr>
          <w:rtl w:val="0"/>
          <w:lang w:val="zh-TW" w:eastAsia="zh-TW"/>
        </w:rPr>
        <w:t>手下（电话音，慌张）：女王！</w:t>
      </w:r>
      <w:r>
        <w:rPr>
          <w:rFonts w:ascii="Calibri" w:hAnsi="Calibri"/>
          <w:rtl w:val="0"/>
          <w:lang w:val="en-US"/>
        </w:rPr>
        <w:t>Victor</w:t>
      </w:r>
      <w:r>
        <w:rPr>
          <w:rtl w:val="0"/>
          <w:lang w:val="zh-TW" w:eastAsia="zh-TW"/>
        </w:rPr>
        <w:t>首领被他们的人牵制住了！我们的人被堵在楼下，冲不上去！他们已经往顶层来了！</w:t>
      </w:r>
      <w:r>
        <w:rPr>
          <w:lang w:val="en-US"/>
        </w:rPr>
        <w:br w:type="textWrapping"/>
      </w:r>
      <w:r>
        <w:rPr>
          <w:rFonts w:ascii="Times New Roman" w:hAnsi="Times New Roman"/>
          <w:outline w:val="0"/>
          <w:color w:val="ff0000"/>
          <w:u w:color="ff0000"/>
          <w:rtl w:val="0"/>
          <w:lang w:val="en-US"/>
          <w14:textFill>
            <w14:solidFill>
              <w14:srgbClr w14:val="FF0000"/>
            </w14:solidFill>
          </w14:textFill>
        </w:rPr>
        <w:t>Henchman: My Queen! Victor is pinned down! Our men are trapped downstairs and can't break through! They're headed for the top floor!</w:t>
      </w:r>
    </w:p>
    <w:p>
      <w:pPr>
        <w:pStyle w:val="Normal (Web)"/>
        <w:widowControl w:val="1"/>
        <w:spacing w:line="288" w:lineRule="auto"/>
      </w:pPr>
      <w:r>
        <w:rPr>
          <w:rFonts w:ascii="Calibri" w:hAnsi="Calibri"/>
          <w:rtl w:val="0"/>
          <w:lang w:val="en-US"/>
        </w:rPr>
        <w:t>Eve</w:t>
      </w:r>
      <w:r>
        <w:rPr>
          <w:rtl w:val="0"/>
          <w:lang w:val="zh-TW" w:eastAsia="zh-TW"/>
        </w:rPr>
        <w:t>：守住楼梯口。能拖多久拖多久。</w:t>
      </w:r>
      <w:r>
        <w:rPr>
          <w:lang w:val="en-US"/>
        </w:rPr>
        <w:br w:type="textWrapping"/>
      </w:r>
      <w:r>
        <w:rPr>
          <w:rFonts w:ascii="Times New Roman" w:hAnsi="Times New Roman"/>
          <w:outline w:val="0"/>
          <w:color w:val="ff0000"/>
          <w:u w:color="ff0000"/>
          <w:rtl w:val="0"/>
          <w:lang w:val="en-US"/>
          <w14:textFill>
            <w14:solidFill>
              <w14:srgbClr w14:val="FF0000"/>
            </w14:solidFill>
          </w14:textFill>
        </w:rPr>
        <w:t>Eve: Hold the stairwell. Stall them as long as you can.</w:t>
      </w:r>
    </w:p>
    <w:p>
      <w:pPr>
        <w:pStyle w:val="Normal (Web)"/>
        <w:widowControl w:val="1"/>
        <w:spacing w:line="288" w:lineRule="auto"/>
      </w:pPr>
      <w:r>
        <w:rPr>
          <w:rtl w:val="0"/>
          <w:lang w:val="en-US"/>
        </w:rPr>
        <w:t>△</w:t>
      </w:r>
      <w:r>
        <w:rPr>
          <w:rFonts w:ascii="Calibri" w:hAnsi="Calibri"/>
          <w:rtl w:val="0"/>
          <w:lang w:val="en-US"/>
        </w:rPr>
        <w:t>Eve</w:t>
      </w:r>
      <w:r>
        <w:rPr>
          <w:rtl w:val="0"/>
          <w:lang w:val="zh-TW" w:eastAsia="zh-TW"/>
        </w:rPr>
        <w:t>挂了电话，转身从柜子里拿出重型狙击枪，快速组装。</w:t>
      </w:r>
    </w:p>
    <w:p>
      <w:pPr>
        <w:pStyle w:val="Normal (Web)"/>
        <w:widowControl w:val="1"/>
        <w:spacing w:line="288" w:lineRule="auto"/>
      </w:pPr>
      <w:r>
        <w:rPr>
          <w:rFonts w:ascii="Calibri" w:hAnsi="Calibri"/>
          <w:rtl w:val="0"/>
          <w:lang w:val="en-US"/>
        </w:rPr>
        <w:t>Dante</w:t>
      </w:r>
      <w:r>
        <w:rPr>
          <w:rtl w:val="0"/>
          <w:lang w:val="zh-TW" w:eastAsia="zh-TW"/>
        </w:rPr>
        <w:t>（冲进来，一把抓住她的手）：你跟我走！我带你从安全通道出去！</w:t>
      </w:r>
      <w:r>
        <w:rPr>
          <w:lang w:val="en-US"/>
        </w:rPr>
        <w:br w:type="textWrapping"/>
      </w:r>
      <w:r>
        <w:rPr>
          <w:rFonts w:ascii="Times New Roman" w:hAnsi="Times New Roman"/>
          <w:outline w:val="0"/>
          <w:color w:val="ff0000"/>
          <w:u w:color="ff0000"/>
          <w:rtl w:val="0"/>
          <w:lang w:val="en-US"/>
          <w14:textFill>
            <w14:solidFill>
              <w14:srgbClr w14:val="FF0000"/>
            </w14:solidFill>
          </w14:textFill>
        </w:rPr>
        <w:t>Dante: Come with me! I'll get you out through the emergency exit!</w:t>
      </w:r>
    </w:p>
    <w:p>
      <w:pPr>
        <w:pStyle w:val="Normal (Web)"/>
        <w:widowControl w:val="1"/>
        <w:spacing w:line="288" w:lineRule="auto"/>
      </w:pPr>
      <w:r>
        <w:rPr>
          <w:rFonts w:ascii="Calibri" w:hAnsi="Calibri"/>
          <w:rtl w:val="0"/>
          <w:lang w:val="en-US"/>
        </w:rPr>
        <w:t>Eve</w:t>
      </w:r>
      <w:r>
        <w:rPr>
          <w:rtl w:val="0"/>
          <w:lang w:val="zh-TW" w:eastAsia="zh-TW"/>
        </w:rPr>
        <w:t>（甩开他的手）：不用你管。</w:t>
      </w:r>
      <w:r>
        <w:rPr>
          <w:lang w:val="en-US"/>
        </w:rPr>
        <w:br w:type="textWrapping"/>
      </w:r>
      <w:r>
        <w:rPr>
          <w:rFonts w:ascii="Times New Roman" w:hAnsi="Times New Roman"/>
          <w:outline w:val="0"/>
          <w:color w:val="ff0000"/>
          <w:u w:color="ff0000"/>
          <w:rtl w:val="0"/>
          <w:lang w:val="en-US"/>
          <w14:textFill>
            <w14:solidFill>
              <w14:srgbClr w14:val="FF0000"/>
            </w14:solidFill>
          </w14:textFill>
        </w:rPr>
        <w:t>Eve: I don't need your help.</w:t>
      </w:r>
    </w:p>
    <w:p>
      <w:pPr>
        <w:pStyle w:val="Normal (Web)"/>
        <w:widowControl w:val="1"/>
        <w:spacing w:line="288" w:lineRule="auto"/>
      </w:pPr>
      <w:r>
        <w:rPr>
          <w:rFonts w:ascii="Calibri" w:hAnsi="Calibri"/>
          <w:rtl w:val="0"/>
          <w:lang w:val="en-US"/>
        </w:rPr>
        <w:t>Dante</w:t>
      </w:r>
      <w:r>
        <w:rPr>
          <w:rtl w:val="0"/>
          <w:lang w:val="zh-TW" w:eastAsia="zh-TW"/>
        </w:rPr>
        <w:t>：他们是西西里最狠的老牌家族，这次带了重火力，就是来要你的命的！你一个人挡不住！</w:t>
      </w:r>
      <w:r>
        <w:rPr>
          <w:lang w:val="en-US"/>
        </w:rPr>
        <w:br w:type="textWrapping"/>
      </w:r>
      <w:r>
        <w:rPr>
          <w:rFonts w:ascii="Times New Roman" w:hAnsi="Times New Roman"/>
          <w:outline w:val="0"/>
          <w:color w:val="ff0000"/>
          <w:u w:color="ff0000"/>
          <w:rtl w:val="0"/>
          <w:lang w:val="en-US"/>
          <w14:textFill>
            <w14:solidFill>
              <w14:srgbClr w14:val="FF0000"/>
            </w14:solidFill>
          </w14:textFill>
        </w:rPr>
        <w:t>Dante: They're one of Sicily's most ruthless old families. They bring the heavy weapons to kill you! You can't stop them alone!</w:t>
      </w:r>
    </w:p>
    <w:p>
      <w:pPr>
        <w:pStyle w:val="Normal (Web)"/>
        <w:widowControl w:val="1"/>
        <w:spacing w:line="288" w:lineRule="auto"/>
      </w:pPr>
      <w:r>
        <w:rPr>
          <w:rFonts w:ascii="Calibri" w:hAnsi="Calibri"/>
          <w:rtl w:val="0"/>
          <w:lang w:val="en-US"/>
        </w:rPr>
        <w:t>Eve</w:t>
      </w:r>
      <w:r>
        <w:rPr>
          <w:rtl w:val="0"/>
          <w:lang w:val="zh-TW" w:eastAsia="zh-TW"/>
        </w:rPr>
        <w:t>：我挡不挡得住，和你没关系。</w:t>
      </w:r>
      <w:r>
        <w:rPr>
          <w:lang w:val="en-US"/>
        </w:rPr>
        <w:br w:type="textWrapping"/>
      </w:r>
      <w:r>
        <w:rPr>
          <w:rFonts w:ascii="Times New Roman" w:hAnsi="Times New Roman"/>
          <w:outline w:val="0"/>
          <w:color w:val="ff0000"/>
          <w:u w:color="ff0000"/>
          <w:rtl w:val="0"/>
          <w:lang w:val="en-US"/>
          <w14:textFill>
            <w14:solidFill>
              <w14:srgbClr w14:val="FF0000"/>
            </w14:solidFill>
          </w14:textFill>
        </w:rPr>
        <w:t>Eve: Whether I can stop them has nothing to do with you.</w:t>
      </w:r>
    </w:p>
    <w:p>
      <w:pPr>
        <w:pStyle w:val="Normal (Web)"/>
        <w:widowControl w:val="1"/>
        <w:spacing w:line="288" w:lineRule="auto"/>
      </w:pPr>
      <w:r>
        <w:rPr>
          <w:rtl w:val="0"/>
          <w:lang w:val="en-US"/>
        </w:rPr>
        <w:t>△</w:t>
      </w:r>
      <w:r>
        <w:rPr>
          <w:rtl w:val="0"/>
          <w:lang w:val="zh-TW" w:eastAsia="zh-TW"/>
        </w:rPr>
        <w:t>房门被猛地撞开，十几个全副武装的杀手冲进来，枪口齐刷刷对准两人。</w:t>
      </w:r>
    </w:p>
    <w:p>
      <w:pPr>
        <w:pStyle w:val="Normal (Web)"/>
        <w:widowControl w:val="1"/>
        <w:spacing w:line="288" w:lineRule="auto"/>
      </w:pPr>
      <w:r>
        <w:rPr>
          <w:rtl w:val="0"/>
          <w:lang w:val="en-US"/>
        </w:rPr>
        <w:t>△</w:t>
      </w:r>
      <w:r>
        <w:rPr>
          <w:rFonts w:ascii="Calibri" w:hAnsi="Calibri"/>
          <w:rtl w:val="0"/>
          <w:lang w:val="en-US"/>
        </w:rPr>
        <w:t>Dante</w:t>
      </w:r>
      <w:r>
        <w:rPr>
          <w:rtl w:val="0"/>
          <w:lang w:val="zh-TW" w:eastAsia="zh-TW"/>
        </w:rPr>
        <w:t>一把将</w:t>
      </w:r>
      <w:r>
        <w:rPr>
          <w:rFonts w:ascii="Calibri" w:hAnsi="Calibri"/>
          <w:rtl w:val="0"/>
          <w:lang w:val="en-US"/>
        </w:rPr>
        <w:t>Eve</w:t>
      </w:r>
      <w:r>
        <w:rPr>
          <w:rtl w:val="0"/>
          <w:lang w:val="zh-TW" w:eastAsia="zh-TW"/>
        </w:rPr>
        <w:t>扑倒在沙发后面，子弹瞬间打在沙发上，棉絮乱飞。</w:t>
      </w:r>
    </w:p>
    <w:p>
      <w:pPr>
        <w:pStyle w:val="Normal (Web)"/>
        <w:widowControl w:val="1"/>
        <w:spacing w:line="288" w:lineRule="auto"/>
      </w:pPr>
      <w:r>
        <w:rPr>
          <w:rtl w:val="0"/>
          <w:lang w:val="en-US"/>
        </w:rPr>
        <w:t>△</w:t>
      </w:r>
      <w:r>
        <w:rPr>
          <w:rFonts w:ascii="Calibri" w:hAnsi="Calibri"/>
          <w:rtl w:val="0"/>
          <w:lang w:val="en-US"/>
        </w:rPr>
        <w:t>Dante</w:t>
      </w:r>
      <w:r>
        <w:rPr>
          <w:rtl w:val="0"/>
          <w:lang w:val="zh-TW" w:eastAsia="zh-TW"/>
        </w:rPr>
        <w:t>掏出腰间的手枪，精准反击，几个杀手接连倒地。</w:t>
      </w:r>
    </w:p>
    <w:p>
      <w:pPr>
        <w:pStyle w:val="Normal (Web)"/>
        <w:widowControl w:val="1"/>
        <w:spacing w:line="288" w:lineRule="auto"/>
      </w:pPr>
      <w:r>
        <w:rPr>
          <w:rtl w:val="0"/>
          <w:lang w:val="en-US"/>
        </w:rPr>
        <w:t>△</w:t>
      </w:r>
      <w:r>
        <w:rPr>
          <w:rtl w:val="0"/>
          <w:lang w:val="zh-TW" w:eastAsia="zh-TW"/>
        </w:rPr>
        <w:t>更多的杀手冲进来，子弹横飞，整个套房被打得千疮百孔。</w:t>
      </w:r>
    </w:p>
    <w:p>
      <w:pPr>
        <w:pStyle w:val="Normal (Web)"/>
        <w:widowControl w:val="1"/>
        <w:spacing w:line="288" w:lineRule="auto"/>
      </w:pPr>
      <w:r>
        <w:rPr>
          <w:rtl w:val="0"/>
          <w:lang w:val="en-US"/>
        </w:rPr>
        <w:t>△</w:t>
      </w:r>
      <w:r>
        <w:rPr>
          <w:rFonts w:ascii="Calibri" w:hAnsi="Calibri"/>
          <w:rtl w:val="0"/>
          <w:lang w:val="en-US"/>
        </w:rPr>
        <w:t>Dante</w:t>
      </w:r>
      <w:r>
        <w:rPr>
          <w:rtl w:val="0"/>
          <w:lang w:val="zh-TW" w:eastAsia="zh-TW"/>
        </w:rPr>
        <w:t>死死护着</w:t>
      </w:r>
      <w:r>
        <w:rPr>
          <w:rFonts w:ascii="Calibri" w:hAnsi="Calibri"/>
          <w:rtl w:val="0"/>
          <w:lang w:val="en-US"/>
        </w:rPr>
        <w:t>Eve</w:t>
      </w:r>
      <w:r>
        <w:rPr>
          <w:rtl w:val="0"/>
          <w:lang w:val="zh-TW" w:eastAsia="zh-TW"/>
        </w:rPr>
        <w:t>，后背又中了一枪，鲜血瞬间浸透了衣服。</w:t>
      </w:r>
    </w:p>
    <w:p>
      <w:pPr>
        <w:pStyle w:val="Normal (Web)"/>
        <w:widowControl w:val="1"/>
        <w:spacing w:line="288" w:lineRule="auto"/>
      </w:pPr>
      <w:r>
        <w:rPr>
          <w:rFonts w:ascii="Calibri" w:hAnsi="Calibri"/>
          <w:rtl w:val="0"/>
          <w:lang w:val="en-US"/>
        </w:rPr>
        <w:t>Eve</w:t>
      </w:r>
      <w:r>
        <w:rPr>
          <w:rtl w:val="0"/>
          <w:lang w:val="zh-TW" w:eastAsia="zh-TW"/>
        </w:rPr>
        <w:t>（看着他后背的血，动作顿了一下）：你走。我不用你护着。</w:t>
      </w:r>
      <w:r>
        <w:rPr>
          <w:lang w:val="en-US"/>
        </w:rPr>
        <w:br w:type="textWrapping"/>
      </w:r>
      <w:r>
        <w:rPr>
          <w:rFonts w:ascii="Times New Roman" w:hAnsi="Times New Roman"/>
          <w:outline w:val="0"/>
          <w:color w:val="ff0000"/>
          <w:u w:color="ff0000"/>
          <w:rtl w:val="0"/>
          <w:lang w:val="en-US"/>
          <w14:textFill>
            <w14:solidFill>
              <w14:srgbClr w14:val="FF0000"/>
            </w14:solidFill>
          </w14:textFill>
        </w:rPr>
        <w:t>Eve: Leave. I don't need your protection.</w:t>
      </w:r>
    </w:p>
    <w:p>
      <w:pPr>
        <w:pStyle w:val="Normal (Web)"/>
        <w:widowControl w:val="1"/>
        <w:spacing w:line="288" w:lineRule="auto"/>
      </w:pPr>
      <w:r>
        <w:rPr>
          <w:rFonts w:ascii="Calibri" w:hAnsi="Calibri"/>
          <w:rtl w:val="0"/>
          <w:lang w:val="en-US"/>
        </w:rPr>
        <w:t>Dante</w:t>
      </w:r>
      <w:r>
        <w:rPr>
          <w:rtl w:val="0"/>
          <w:lang w:val="zh-TW" w:eastAsia="zh-TW"/>
        </w:rPr>
        <w:t>（咬着牙，对着她笑）：我说过，这次我不会再丢下你了。</w:t>
      </w:r>
      <w:r>
        <w:rPr>
          <w:lang w:val="en-US"/>
        </w:rPr>
        <w:br w:type="textWrapping"/>
      </w:r>
      <w:r>
        <w:rPr>
          <w:rFonts w:ascii="Times New Roman" w:hAnsi="Times New Roman"/>
          <w:outline w:val="0"/>
          <w:color w:val="ff0000"/>
          <w:u w:color="ff0000"/>
          <w:rtl w:val="0"/>
          <w:lang w:val="en-US"/>
          <w14:textFill>
            <w14:solidFill>
              <w14:srgbClr w14:val="FF0000"/>
            </w14:solidFill>
          </w14:textFill>
        </w:rPr>
        <w:t>Dante: I told you. This time, I'm not leaving you behind.</w:t>
      </w:r>
    </w:p>
    <w:p>
      <w:pPr>
        <w:pStyle w:val="Normal (Web)"/>
        <w:widowControl w:val="1"/>
        <w:spacing w:line="288" w:lineRule="auto"/>
      </w:pPr>
      <w:r>
        <w:rPr>
          <w:rtl w:val="0"/>
          <w:lang w:val="en-US"/>
        </w:rPr>
        <w:t>△</w:t>
      </w:r>
      <w:r>
        <w:rPr>
          <w:rtl w:val="0"/>
          <w:lang w:val="zh-TW" w:eastAsia="zh-TW"/>
        </w:rPr>
        <w:t>窗外传来直升机的轰鸣声，两人抬头看去，直升机的舱门打开，火箭筒对准了落地窗。</w:t>
      </w:r>
    </w:p>
    <w:p>
      <w:pPr>
        <w:pStyle w:val="Normal (Web)"/>
        <w:widowControl w:val="1"/>
        <w:spacing w:line="288" w:lineRule="auto"/>
      </w:pPr>
      <w:r>
        <w:rPr>
          <w:rtl w:val="0"/>
          <w:lang w:val="en-US"/>
        </w:rPr>
        <w:t>△</w:t>
      </w:r>
      <w:r>
        <w:rPr>
          <w:rtl w:val="0"/>
          <w:lang w:val="zh-TW" w:eastAsia="zh-TW"/>
        </w:rPr>
        <w:t>杀手的包围圈越来越小，两人被逼到了落地窗角落，退无可退。</w:t>
      </w:r>
    </w:p>
    <w:p>
      <w:pPr>
        <w:pStyle w:val="Normal (Web)"/>
        <w:widowControl w:val="1"/>
        <w:spacing w:line="288" w:lineRule="auto"/>
      </w:pPr>
      <w:r>
        <w:rPr>
          <w:rFonts w:ascii="Calibri" w:hAnsi="Calibri"/>
          <w:rtl w:val="0"/>
          <w:lang w:val="en-US"/>
        </w:rPr>
        <w:t>Dante</w:t>
      </w:r>
      <w:r>
        <w:rPr>
          <w:rtl w:val="0"/>
          <w:lang w:val="zh-TW" w:eastAsia="zh-TW"/>
        </w:rPr>
        <w:t>（一把将</w:t>
      </w:r>
      <w:r>
        <w:rPr>
          <w:rFonts w:ascii="Calibri" w:hAnsi="Calibri"/>
          <w:rtl w:val="0"/>
          <w:lang w:val="en-US"/>
        </w:rPr>
        <w:t>Eve</w:t>
      </w:r>
      <w:r>
        <w:rPr>
          <w:rtl w:val="0"/>
          <w:lang w:val="zh-TW" w:eastAsia="zh-TW"/>
        </w:rPr>
        <w:t>死死护在怀里，用自己的身体挡住她，对着她嘶吼）：拿我的命去换你的王座！活下去！</w:t>
      </w:r>
      <w:r>
        <w:rPr>
          <w:rFonts w:ascii="Calibri" w:hAnsi="Calibri"/>
          <w:rtl w:val="0"/>
          <w:lang w:val="en-US"/>
        </w:rPr>
        <w:t>Eve</w:t>
      </w:r>
      <w:r>
        <w:rPr>
          <w:rtl w:val="0"/>
          <w:lang w:val="zh-TW" w:eastAsia="zh-TW"/>
        </w:rPr>
        <w:t>！一定要活下去！</w:t>
      </w:r>
      <w:r>
        <w:rPr>
          <w:lang w:val="en-US"/>
        </w:rPr>
        <w:br w:type="textWrapping"/>
      </w:r>
      <w:r>
        <w:rPr>
          <w:rFonts w:ascii="Times New Roman" w:hAnsi="Times New Roman"/>
          <w:outline w:val="0"/>
          <w:color w:val="ff0000"/>
          <w:u w:color="ff0000"/>
          <w:rtl w:val="0"/>
          <w:lang w:val="en-US"/>
          <w14:textFill>
            <w14:solidFill>
              <w14:srgbClr w14:val="FF0000"/>
            </w14:solidFill>
          </w14:textFill>
        </w:rPr>
        <w:t>Dante: Take my life to protect your throne! Stat alive! Eve! You have to stay alive!</w:t>
      </w:r>
    </w:p>
    <w:p>
      <w:pPr>
        <w:pStyle w:val="Normal (Web)"/>
        <w:widowControl w:val="1"/>
        <w:spacing w:line="288" w:lineRule="auto"/>
      </w:pPr>
      <w:r>
        <w:rPr>
          <w:rtl w:val="0"/>
          <w:lang w:val="en-US"/>
        </w:rPr>
        <w:t>△</w:t>
      </w:r>
      <w:r>
        <w:rPr>
          <w:rtl w:val="0"/>
          <w:lang w:val="zh-TW" w:eastAsia="zh-TW"/>
        </w:rPr>
        <w:t>火箭弹拖着尾焰，朝着落地窗飞速射来。</w:t>
      </w:r>
    </w:p>
    <w:p>
      <w:pPr>
        <w:pStyle w:val="Normal (Web)"/>
        <w:widowControl w:val="1"/>
        <w:spacing w:line="288" w:lineRule="auto"/>
        <w:rPr>
          <w:lang w:val="zh-TW" w:eastAsia="zh-TW"/>
        </w:rPr>
      </w:pPr>
    </w:p>
    <w:p>
      <w:pPr>
        <w:pStyle w:val="Normal (Web)"/>
        <w:widowControl w:val="1"/>
        <w:spacing w:line="288" w:lineRule="auto"/>
      </w:pPr>
    </w:p>
    <w:p>
      <w:pPr>
        <w:pStyle w:val="Normal (Web)"/>
        <w:widowControl w:val="1"/>
        <w:spacing w:line="288" w:lineRule="auto"/>
        <w:rPr>
          <w:lang w:val="zh-TW" w:eastAsia="zh-TW"/>
        </w:rPr>
      </w:pPr>
      <w:r>
        <w:rPr>
          <w:rtl w:val="0"/>
          <w:lang w:val="zh-TW" w:eastAsia="zh-TW"/>
        </w:rPr>
        <w:t>第二十集</w:t>
      </w:r>
    </w:p>
    <w:p>
      <w:pPr>
        <w:pStyle w:val="Normal (Web)"/>
        <w:widowControl w:val="1"/>
        <w:spacing w:line="288" w:lineRule="auto"/>
      </w:pPr>
      <w:r>
        <w:rPr>
          <w:rFonts w:ascii="Calibri" w:hAnsi="Calibri"/>
          <w:rtl w:val="0"/>
          <w:lang w:val="en-US"/>
        </w:rPr>
        <w:t xml:space="preserve">20-1 </w:t>
      </w:r>
      <w:r>
        <w:rPr>
          <w:rtl w:val="0"/>
          <w:lang w:val="zh-TW" w:eastAsia="zh-TW"/>
        </w:rPr>
        <w:t>夜内</w:t>
      </w:r>
      <w:r>
        <w:rPr>
          <w:rFonts w:ascii="Calibri" w:hAnsi="Calibri"/>
          <w:rtl w:val="0"/>
          <w:lang w:val="zh-TW" w:eastAsia="zh-TW"/>
        </w:rPr>
        <w:t xml:space="preserve"> </w:t>
      </w:r>
      <w:r>
        <w:rPr>
          <w:rFonts w:ascii="Calibri" w:hAnsi="Calibri"/>
          <w:rtl w:val="0"/>
          <w:lang w:val="en-US"/>
        </w:rPr>
        <w:t xml:space="preserve">Eve </w:t>
      </w:r>
      <w:r>
        <w:rPr>
          <w:rtl w:val="0"/>
          <w:lang w:val="zh-TW" w:eastAsia="zh-TW"/>
        </w:rPr>
        <w:t>的顶层大本营总统套房</w:t>
      </w:r>
    </w:p>
    <w:p>
      <w:pPr>
        <w:pStyle w:val="Normal (Web)"/>
        <w:widowControl w:val="1"/>
        <w:spacing w:line="288" w:lineRule="auto"/>
      </w:pPr>
      <w:r>
        <w:rPr>
          <w:rtl w:val="0"/>
          <w:lang w:val="zh-TW" w:eastAsia="zh-TW"/>
        </w:rPr>
        <w:t>人物：</w:t>
      </w:r>
      <w:r>
        <w:rPr>
          <w:rFonts w:ascii="Calibri" w:hAnsi="Calibri"/>
          <w:rtl w:val="0"/>
          <w:lang w:val="en-US"/>
        </w:rPr>
        <w:t>Eve</w:t>
      </w:r>
      <w:r>
        <w:rPr>
          <w:rtl w:val="0"/>
          <w:lang w:val="zh-TW" w:eastAsia="zh-TW"/>
        </w:rPr>
        <w:t>、</w:t>
      </w:r>
      <w:r>
        <w:rPr>
          <w:rFonts w:ascii="Calibri" w:hAnsi="Calibri"/>
          <w:rtl w:val="0"/>
          <w:lang w:val="en-US"/>
        </w:rPr>
        <w:t>Dante</w:t>
      </w:r>
      <w:r>
        <w:rPr>
          <w:rtl w:val="0"/>
          <w:lang w:val="zh-TW" w:eastAsia="zh-TW"/>
        </w:rPr>
        <w:t>、</w:t>
      </w:r>
      <w:r>
        <w:rPr>
          <w:rFonts w:ascii="Calibri" w:hAnsi="Calibri"/>
          <w:rtl w:val="0"/>
          <w:lang w:val="en-US"/>
        </w:rPr>
        <w:t>Victor</w:t>
      </w:r>
      <w:r>
        <w:rPr>
          <w:rtl w:val="0"/>
          <w:lang w:val="zh-TW" w:eastAsia="zh-TW"/>
        </w:rPr>
        <w:t>、杀手若干</w:t>
      </w:r>
    </w:p>
    <w:p>
      <w:pPr>
        <w:pStyle w:val="Normal (Web)"/>
        <w:widowControl w:val="1"/>
        <w:spacing w:line="288" w:lineRule="auto"/>
      </w:pPr>
      <w:r>
        <w:rPr>
          <w:rtl w:val="0"/>
          <w:lang w:val="en-US"/>
        </w:rPr>
        <w:t>△</w:t>
      </w:r>
      <w:r>
        <w:rPr>
          <w:rtl w:val="0"/>
          <w:lang w:val="zh-TW" w:eastAsia="zh-TW"/>
        </w:rPr>
        <w:t>火箭弹瞬间炸碎落地窗，巨大的冲击波将两人掀飞出去。</w:t>
      </w:r>
    </w:p>
    <w:p>
      <w:pPr>
        <w:pStyle w:val="Normal (Web)"/>
        <w:widowControl w:val="1"/>
        <w:spacing w:line="288" w:lineRule="auto"/>
      </w:pPr>
      <w:r>
        <w:rPr>
          <w:rtl w:val="0"/>
          <w:lang w:val="en-US"/>
        </w:rPr>
        <w:t>△</w:t>
      </w:r>
      <w:r>
        <w:rPr>
          <w:rFonts w:ascii="Calibri" w:hAnsi="Calibri"/>
          <w:rtl w:val="0"/>
          <w:lang w:val="en-US"/>
        </w:rPr>
        <w:t xml:space="preserve">Dante </w:t>
      </w:r>
      <w:r>
        <w:rPr>
          <w:rtl w:val="0"/>
          <w:lang w:val="zh-TW" w:eastAsia="zh-TW"/>
        </w:rPr>
        <w:t>在落地的瞬间，翻身将</w:t>
      </w:r>
      <w:r>
        <w:rPr>
          <w:rFonts w:ascii="Calibri" w:hAnsi="Calibri"/>
          <w:rtl w:val="0"/>
          <w:lang w:val="zh-TW" w:eastAsia="zh-TW"/>
        </w:rPr>
        <w:t xml:space="preserve"> </w:t>
      </w:r>
      <w:r>
        <w:rPr>
          <w:rFonts w:ascii="Calibri" w:hAnsi="Calibri"/>
          <w:rtl w:val="0"/>
          <w:lang w:val="en-US"/>
        </w:rPr>
        <w:t xml:space="preserve">Eve </w:t>
      </w:r>
      <w:r>
        <w:rPr>
          <w:rtl w:val="0"/>
          <w:lang w:val="zh-TW" w:eastAsia="zh-TW"/>
        </w:rPr>
        <w:t>护在身下，碎石和玻璃渣狠狠扎进他的后背。</w:t>
      </w:r>
    </w:p>
    <w:p>
      <w:pPr>
        <w:pStyle w:val="Normal (Web)"/>
        <w:widowControl w:val="1"/>
        <w:spacing w:line="288" w:lineRule="auto"/>
      </w:pPr>
      <w:r>
        <w:rPr>
          <w:rtl w:val="0"/>
          <w:lang w:val="en-US"/>
        </w:rPr>
        <w:t>△</w:t>
      </w:r>
      <w:r>
        <w:rPr>
          <w:rtl w:val="0"/>
          <w:lang w:val="zh-TW" w:eastAsia="zh-TW"/>
        </w:rPr>
        <w:t>杀手们蜂拥而上，</w:t>
      </w:r>
      <w:r>
        <w:rPr>
          <w:rFonts w:ascii="Calibri" w:hAnsi="Calibri"/>
          <w:rtl w:val="0"/>
          <w:lang w:val="en-US"/>
        </w:rPr>
        <w:t xml:space="preserve">Dante </w:t>
      </w:r>
      <w:r>
        <w:rPr>
          <w:rtl w:val="0"/>
          <w:lang w:val="zh-TW" w:eastAsia="zh-TW"/>
        </w:rPr>
        <w:t>捡起地上的砍刀，像一头濒死的猛兽，朝着冲过来的杀手扑了过去。</w:t>
      </w:r>
    </w:p>
    <w:p>
      <w:pPr>
        <w:pStyle w:val="Normal (Web)"/>
        <w:widowControl w:val="1"/>
        <w:spacing w:line="288" w:lineRule="auto"/>
      </w:pPr>
      <w:r>
        <w:rPr>
          <w:rtl w:val="0"/>
          <w:lang w:val="en-US"/>
        </w:rPr>
        <w:t>△</w:t>
      </w:r>
      <w:r>
        <w:rPr>
          <w:rtl w:val="0"/>
          <w:lang w:val="zh-TW" w:eastAsia="zh-TW"/>
        </w:rPr>
        <w:t>他身中数刀，浑身是血，却依旧死战不退，硬生生替</w:t>
      </w:r>
      <w:r>
        <w:rPr>
          <w:rFonts w:ascii="Calibri" w:hAnsi="Calibri"/>
          <w:rtl w:val="0"/>
          <w:lang w:val="zh-TW" w:eastAsia="zh-TW"/>
        </w:rPr>
        <w:t xml:space="preserve"> </w:t>
      </w:r>
      <w:r>
        <w:rPr>
          <w:rFonts w:ascii="Calibri" w:hAnsi="Calibri"/>
          <w:rtl w:val="0"/>
          <w:lang w:val="en-US"/>
        </w:rPr>
        <w:t xml:space="preserve">Eve </w:t>
      </w:r>
      <w:r>
        <w:rPr>
          <w:rtl w:val="0"/>
          <w:lang w:val="zh-TW" w:eastAsia="zh-TW"/>
        </w:rPr>
        <w:t>杀出了一条血路。</w:t>
      </w:r>
    </w:p>
    <w:p>
      <w:pPr>
        <w:pStyle w:val="Normal (Web)"/>
        <w:widowControl w:val="1"/>
        <w:spacing w:line="288" w:lineRule="auto"/>
      </w:pPr>
      <w:r>
        <w:rPr>
          <w:rFonts w:ascii="Calibri" w:hAnsi="Calibri"/>
          <w:rtl w:val="0"/>
          <w:lang w:val="en-US"/>
        </w:rPr>
        <w:t>Dante</w:t>
      </w:r>
      <w:r>
        <w:rPr>
          <w:rtl w:val="0"/>
          <w:lang w:val="zh-TW" w:eastAsia="zh-TW"/>
        </w:rPr>
        <w:t>（嘶吼着，砍倒最后一个近身的杀手）：来啊！谁敢动她！先踏过我的尸体！</w:t>
      </w:r>
      <w:r>
        <w:rPr>
          <w:lang w:val="en-US"/>
        </w:rPr>
        <w:br w:type="textWrapping"/>
      </w:r>
      <w:r>
        <w:rPr>
          <w:rFonts w:ascii="Times New Roman" w:hAnsi="Times New Roman"/>
          <w:outline w:val="0"/>
          <w:color w:val="ff0000"/>
          <w:u w:color="ff0000"/>
          <w:rtl w:val="0"/>
          <w:lang w:val="en-US"/>
          <w14:textFill>
            <w14:solidFill>
              <w14:srgbClr w14:val="FF0000"/>
            </w14:solidFill>
          </w14:textFill>
        </w:rPr>
        <w:t>Dante: Come on! Anyone who dares touch her gets through me first!</w:t>
      </w:r>
    </w:p>
    <w:p>
      <w:pPr>
        <w:pStyle w:val="Normal (Web)"/>
        <w:widowControl w:val="1"/>
        <w:spacing w:line="288" w:lineRule="auto"/>
      </w:pPr>
      <w:r>
        <w:rPr>
          <w:rtl w:val="0"/>
          <w:lang w:val="en-US"/>
        </w:rPr>
        <w:t>△</w:t>
      </w:r>
      <w:r>
        <w:rPr>
          <w:rFonts w:ascii="Calibri" w:hAnsi="Calibri"/>
          <w:rtl w:val="0"/>
          <w:lang w:val="en-US"/>
        </w:rPr>
        <w:t xml:space="preserve">Eve </w:t>
      </w:r>
      <w:r>
        <w:rPr>
          <w:rtl w:val="0"/>
          <w:lang w:val="zh-TW" w:eastAsia="zh-TW"/>
        </w:rPr>
        <w:t>看着浑身是血、摇摇欲坠却依旧挡在她身前的</w:t>
      </w:r>
      <w:r>
        <w:rPr>
          <w:rFonts w:ascii="Calibri" w:hAnsi="Calibri"/>
          <w:rtl w:val="0"/>
          <w:lang w:val="zh-TW" w:eastAsia="zh-TW"/>
        </w:rPr>
        <w:t xml:space="preserve"> </w:t>
      </w:r>
      <w:r>
        <w:rPr>
          <w:rFonts w:ascii="Calibri" w:hAnsi="Calibri"/>
          <w:rtl w:val="0"/>
          <w:lang w:val="en-US"/>
        </w:rPr>
        <w:t>Dante</w:t>
      </w:r>
      <w:r>
        <w:rPr>
          <w:rtl w:val="0"/>
          <w:lang w:val="zh-TW" w:eastAsia="zh-TW"/>
        </w:rPr>
        <w:t>，眼神里的坚冰，终于裂开了一道缝隙。</w:t>
      </w:r>
    </w:p>
    <w:p>
      <w:pPr>
        <w:pStyle w:val="Normal (Web)"/>
        <w:widowControl w:val="1"/>
        <w:spacing w:line="288" w:lineRule="auto"/>
      </w:pPr>
      <w:r>
        <w:rPr>
          <w:rtl w:val="0"/>
          <w:lang w:val="en-US"/>
        </w:rPr>
        <w:t>△</w:t>
      </w:r>
      <w:r>
        <w:rPr>
          <w:rtl w:val="0"/>
          <w:lang w:val="zh-TW" w:eastAsia="zh-TW"/>
        </w:rPr>
        <w:t>她捡起地上的重型狙击枪，架在破碎的窗沿上，眼神瞬间变得凌厉，展现出夜枭真正的恐怖实力。</w:t>
      </w:r>
    </w:p>
    <w:p>
      <w:pPr>
        <w:pStyle w:val="Normal (Web)"/>
        <w:widowControl w:val="1"/>
        <w:spacing w:line="288" w:lineRule="auto"/>
      </w:pPr>
      <w:r>
        <w:rPr>
          <w:rtl w:val="0"/>
          <w:lang w:val="en-US"/>
        </w:rPr>
        <w:t>△</w:t>
      </w:r>
      <w:r>
        <w:rPr>
          <w:rtl w:val="0"/>
          <w:lang w:val="zh-TW" w:eastAsia="zh-TW"/>
        </w:rPr>
        <w:t>她屏住呼吸，扣动扳机，子弹精准穿过直升机的挡风玻璃，一枪爆头驾驶员。</w:t>
      </w:r>
    </w:p>
    <w:p>
      <w:pPr>
        <w:pStyle w:val="Normal (Web)"/>
        <w:widowControl w:val="1"/>
        <w:spacing w:line="288" w:lineRule="auto"/>
      </w:pPr>
      <w:r>
        <w:rPr>
          <w:rtl w:val="0"/>
          <w:lang w:val="en-US"/>
        </w:rPr>
        <w:t>△</w:t>
      </w:r>
      <w:r>
        <w:rPr>
          <w:rtl w:val="0"/>
          <w:lang w:val="zh-TW" w:eastAsia="zh-TW"/>
        </w:rPr>
        <w:t>直升机瞬间失控，撞在旁边的大楼上，轰然爆炸。</w:t>
      </w:r>
    </w:p>
    <w:p>
      <w:pPr>
        <w:pStyle w:val="Normal (Web)"/>
        <w:widowControl w:val="1"/>
        <w:spacing w:line="288" w:lineRule="auto"/>
      </w:pPr>
      <w:r>
        <w:rPr>
          <w:rtl w:val="0"/>
          <w:lang w:val="en-US"/>
        </w:rPr>
        <w:t>△</w:t>
      </w:r>
      <w:r>
        <w:rPr>
          <w:rtl w:val="0"/>
          <w:lang w:val="zh-TW" w:eastAsia="zh-TW"/>
        </w:rPr>
        <w:t>就在这时，</w:t>
      </w:r>
      <w:r>
        <w:rPr>
          <w:rFonts w:ascii="Calibri" w:hAnsi="Calibri"/>
          <w:rtl w:val="0"/>
          <w:lang w:val="en-US"/>
        </w:rPr>
        <w:t xml:space="preserve">Victor </w:t>
      </w:r>
      <w:r>
        <w:rPr>
          <w:rtl w:val="0"/>
          <w:lang w:val="zh-TW" w:eastAsia="zh-TW"/>
        </w:rPr>
        <w:t>带着援军冲了上来，将剩下的杀手全部全歼。</w:t>
      </w:r>
    </w:p>
    <w:p>
      <w:pPr>
        <w:pStyle w:val="Normal (Web)"/>
        <w:widowControl w:val="1"/>
        <w:spacing w:line="288" w:lineRule="auto"/>
      </w:pPr>
      <w:r>
        <w:rPr>
          <w:rtl w:val="0"/>
          <w:lang w:val="en-US"/>
        </w:rPr>
        <w:t>△</w:t>
      </w:r>
      <w:r>
        <w:rPr>
          <w:rtl w:val="0"/>
          <w:lang w:val="zh-TW" w:eastAsia="zh-TW"/>
        </w:rPr>
        <w:t>危机解除，</w:t>
      </w:r>
      <w:r>
        <w:rPr>
          <w:rFonts w:ascii="Calibri" w:hAnsi="Calibri"/>
          <w:rtl w:val="0"/>
          <w:lang w:val="en-US"/>
        </w:rPr>
        <w:t xml:space="preserve">Dante </w:t>
      </w:r>
      <w:r>
        <w:rPr>
          <w:rtl w:val="0"/>
          <w:lang w:val="zh-TW" w:eastAsia="zh-TW"/>
        </w:rPr>
        <w:t>再也撑不住，转身看向</w:t>
      </w:r>
      <w:r>
        <w:rPr>
          <w:rFonts w:ascii="Calibri" w:hAnsi="Calibri"/>
          <w:rtl w:val="0"/>
          <w:lang w:val="zh-TW" w:eastAsia="zh-TW"/>
        </w:rPr>
        <w:t xml:space="preserve"> </w:t>
      </w:r>
      <w:r>
        <w:rPr>
          <w:rFonts w:ascii="Calibri" w:hAnsi="Calibri"/>
          <w:rtl w:val="0"/>
          <w:lang w:val="en-US"/>
        </w:rPr>
        <w:t>Eve</w:t>
      </w:r>
      <w:r>
        <w:rPr>
          <w:rtl w:val="0"/>
          <w:lang w:val="zh-TW" w:eastAsia="zh-TW"/>
        </w:rPr>
        <w:t>，笑着倒在了她的怀里，闭上了眼睛。</w:t>
      </w:r>
    </w:p>
    <w:p>
      <w:pPr>
        <w:pStyle w:val="Normal (Web)"/>
        <w:widowControl w:val="1"/>
        <w:spacing w:line="288" w:lineRule="auto"/>
        <w:rPr>
          <w:rFonts w:ascii="Times New Roman" w:cs="Times New Roman" w:hAnsi="Times New Roman" w:eastAsia="Times New Roman"/>
          <w:outline w:val="0"/>
          <w:color w:val="ff0000"/>
          <w:u w:color="ff0000"/>
          <w14:textFill>
            <w14:solidFill>
              <w14:srgbClr w14:val="FF0000"/>
            </w14:solidFill>
          </w14:textFill>
        </w:rPr>
      </w:pPr>
      <w:r>
        <w:rPr>
          <w:rFonts w:ascii="Calibri" w:hAnsi="Calibri"/>
          <w:rtl w:val="0"/>
          <w:lang w:val="en-US"/>
        </w:rPr>
        <w:t>Eve</w:t>
      </w:r>
      <w:r>
        <w:rPr>
          <w:rtl w:val="0"/>
          <w:lang w:val="zh-TW" w:eastAsia="zh-TW"/>
        </w:rPr>
        <w:t>（接住他，手微微发抖，声音第一次有了一丝慌乱）：</w:t>
      </w:r>
      <w:r>
        <w:rPr>
          <w:rFonts w:ascii="Calibri" w:hAnsi="Calibri"/>
          <w:rtl w:val="0"/>
          <w:lang w:val="en-US"/>
        </w:rPr>
        <w:t>Dante</w:t>
      </w:r>
      <w:r>
        <w:rPr>
          <w:rtl w:val="0"/>
          <w:lang w:val="zh-TW" w:eastAsia="zh-TW"/>
        </w:rPr>
        <w:t>？</w:t>
      </w:r>
      <w:r>
        <w:rPr>
          <w:rFonts w:ascii="Calibri" w:hAnsi="Calibri"/>
          <w:rtl w:val="0"/>
          <w:lang w:val="en-US"/>
        </w:rPr>
        <w:t>Dante</w:t>
      </w:r>
      <w:r>
        <w:rPr>
          <w:rtl w:val="0"/>
          <w:lang w:val="zh-TW" w:eastAsia="zh-TW"/>
        </w:rPr>
        <w:t>！你醒醒！</w:t>
      </w:r>
      <w:r>
        <w:rPr>
          <w:lang w:val="en-US"/>
        </w:rPr>
        <w:br w:type="textWrapping"/>
      </w:r>
      <w:r>
        <w:rPr>
          <w:rFonts w:ascii="Times New Roman" w:hAnsi="Times New Roman"/>
          <w:outline w:val="0"/>
          <w:color w:val="ff0000"/>
          <w:u w:color="ff0000"/>
          <w:rtl w:val="0"/>
          <w:lang w:val="en-US"/>
          <w14:textFill>
            <w14:solidFill>
              <w14:srgbClr w14:val="FF0000"/>
            </w14:solidFill>
          </w14:textFill>
        </w:rPr>
        <w:t>Eve: Dante? Dante! Wake up!</w:t>
      </w:r>
    </w:p>
    <w:p>
      <w:pPr>
        <w:pStyle w:val="Normal (Web)"/>
        <w:widowControl w:val="1"/>
        <w:spacing w:line="288" w:lineRule="auto"/>
        <w:rPr>
          <w:rFonts w:ascii="Times New Roman" w:cs="Times New Roman" w:hAnsi="Times New Roman" w:eastAsia="Times New Roman"/>
          <w:outline w:val="0"/>
          <w:color w:val="ff0000"/>
          <w:u w:color="ff0000"/>
          <w14:textFill>
            <w14:solidFill>
              <w14:srgbClr w14:val="FF0000"/>
            </w14:solidFill>
          </w14:textFill>
        </w:rPr>
      </w:pPr>
    </w:p>
    <w:p>
      <w:pPr>
        <w:pStyle w:val="Normal (Web)"/>
        <w:widowControl w:val="1"/>
        <w:spacing w:line="288" w:lineRule="auto"/>
      </w:pPr>
    </w:p>
    <w:p>
      <w:pPr>
        <w:pStyle w:val="Normal (Web)"/>
        <w:widowControl w:val="1"/>
        <w:spacing w:line="288" w:lineRule="auto"/>
      </w:pPr>
      <w:r>
        <w:rPr>
          <w:rFonts w:ascii="Calibri" w:hAnsi="Calibri"/>
          <w:rtl w:val="0"/>
          <w:lang w:val="en-US"/>
        </w:rPr>
        <w:t xml:space="preserve">20-2 </w:t>
      </w:r>
      <w:r>
        <w:rPr>
          <w:rtl w:val="0"/>
          <w:lang w:val="zh-TW" w:eastAsia="zh-TW"/>
        </w:rPr>
        <w:t>三个月后</w:t>
      </w:r>
      <w:r>
        <w:rPr>
          <w:rFonts w:ascii="Calibri" w:hAnsi="Calibri"/>
          <w:rtl w:val="0"/>
          <w:lang w:val="zh-TW" w:eastAsia="zh-TW"/>
        </w:rPr>
        <w:t xml:space="preserve"> </w:t>
      </w:r>
      <w:r>
        <w:rPr>
          <w:rtl w:val="0"/>
          <w:lang w:val="zh-TW" w:eastAsia="zh-TW"/>
        </w:rPr>
        <w:t>日内</w:t>
      </w:r>
      <w:r>
        <w:rPr>
          <w:rFonts w:ascii="Calibri" w:hAnsi="Calibri"/>
          <w:rtl w:val="0"/>
          <w:lang w:val="zh-TW" w:eastAsia="zh-TW"/>
        </w:rPr>
        <w:t xml:space="preserve"> </w:t>
      </w:r>
      <w:r>
        <w:rPr>
          <w:rtl w:val="0"/>
          <w:lang w:val="zh-TW" w:eastAsia="zh-TW"/>
        </w:rPr>
        <w:t>纽约地下世界峰会现场</w:t>
      </w:r>
    </w:p>
    <w:p>
      <w:pPr>
        <w:pStyle w:val="Normal (Web)"/>
        <w:widowControl w:val="1"/>
        <w:spacing w:line="288" w:lineRule="auto"/>
      </w:pPr>
      <w:r>
        <w:rPr>
          <w:rtl w:val="0"/>
          <w:lang w:val="zh-TW" w:eastAsia="zh-TW"/>
        </w:rPr>
        <w:t>人物：</w:t>
      </w:r>
      <w:r>
        <w:rPr>
          <w:rFonts w:ascii="Calibri" w:hAnsi="Calibri"/>
          <w:rtl w:val="0"/>
          <w:lang w:val="en-US"/>
        </w:rPr>
        <w:t>Eve</w:t>
      </w:r>
      <w:r>
        <w:rPr>
          <w:rtl w:val="0"/>
          <w:lang w:val="zh-TW" w:eastAsia="zh-TW"/>
        </w:rPr>
        <w:t>、</w:t>
      </w:r>
      <w:r>
        <w:rPr>
          <w:rFonts w:ascii="Calibri" w:hAnsi="Calibri"/>
          <w:rtl w:val="0"/>
          <w:lang w:val="en-US"/>
        </w:rPr>
        <w:t>Dante</w:t>
      </w:r>
      <w:r>
        <w:rPr>
          <w:rtl w:val="0"/>
          <w:lang w:val="zh-TW" w:eastAsia="zh-TW"/>
        </w:rPr>
        <w:t>、</w:t>
      </w:r>
      <w:r>
        <w:rPr>
          <w:rFonts w:ascii="Calibri" w:hAnsi="Calibri"/>
          <w:rtl w:val="0"/>
          <w:lang w:val="en-US"/>
        </w:rPr>
        <w:t>Victor</w:t>
      </w:r>
      <w:r>
        <w:rPr>
          <w:rtl w:val="0"/>
          <w:lang w:val="zh-TW" w:eastAsia="zh-TW"/>
        </w:rPr>
        <w:t>、所有黑道大佬</w:t>
      </w:r>
    </w:p>
    <w:p>
      <w:pPr>
        <w:pStyle w:val="Normal (Web)"/>
        <w:widowControl w:val="1"/>
        <w:spacing w:line="288" w:lineRule="auto"/>
      </w:pPr>
      <w:r>
        <w:rPr>
          <w:rtl w:val="0"/>
          <w:lang w:val="en-US"/>
        </w:rPr>
        <w:t>△</w:t>
      </w:r>
      <w:r>
        <w:rPr>
          <w:rtl w:val="0"/>
          <w:lang w:val="zh-TW" w:eastAsia="zh-TW"/>
        </w:rPr>
        <w:t>峰会现场鸦雀无声，北美所有黑道大佬齐聚，目光齐刷刷投向主位。</w:t>
      </w:r>
    </w:p>
    <w:p>
      <w:pPr>
        <w:pStyle w:val="Normal (Web)"/>
        <w:widowControl w:val="1"/>
        <w:spacing w:line="288" w:lineRule="auto"/>
      </w:pPr>
      <w:r>
        <w:rPr>
          <w:rtl w:val="0"/>
          <w:lang w:val="en-US"/>
        </w:rPr>
        <w:t>△</w:t>
      </w:r>
      <w:r>
        <w:rPr>
          <w:rFonts w:ascii="Calibri" w:hAnsi="Calibri"/>
          <w:rtl w:val="0"/>
          <w:lang w:val="en-US"/>
        </w:rPr>
        <w:t xml:space="preserve">Eve </w:t>
      </w:r>
      <w:r>
        <w:rPr>
          <w:rtl w:val="0"/>
          <w:lang w:val="zh-TW" w:eastAsia="zh-TW"/>
        </w:rPr>
        <w:t>穿着纯黑高定礼服，坐在象征地下世界最高权力的主位上，指尖轻叩桌面，气场全开。</w:t>
      </w:r>
    </w:p>
    <w:p>
      <w:pPr>
        <w:pStyle w:val="Normal (Web)"/>
        <w:widowControl w:val="1"/>
        <w:spacing w:line="288" w:lineRule="auto"/>
      </w:pPr>
      <w:r>
        <w:rPr>
          <w:rtl w:val="0"/>
          <w:lang w:val="en-US"/>
        </w:rPr>
        <w:t>△</w:t>
      </w:r>
      <w:r>
        <w:rPr>
          <w:rtl w:val="0"/>
          <w:lang w:val="zh-TW" w:eastAsia="zh-TW"/>
        </w:rPr>
        <w:t>众人齐齐低头，俯首称臣：</w:t>
      </w:r>
      <w:r>
        <w:rPr>
          <w:rFonts w:ascii="Calibri" w:hAnsi="Calibri" w:hint="default"/>
          <w:rtl w:val="0"/>
          <w:lang w:val="en-US"/>
        </w:rPr>
        <w:t>“</w:t>
      </w:r>
      <w:r>
        <w:rPr>
          <w:rtl w:val="0"/>
          <w:lang w:val="zh-TW" w:eastAsia="zh-TW"/>
        </w:rPr>
        <w:t>女王陛下！</w:t>
      </w:r>
      <w:r>
        <w:rPr>
          <w:rFonts w:ascii="Calibri" w:hAnsi="Calibri"/>
          <w:rtl w:val="0"/>
          <w:lang w:val="zh-TW" w:eastAsia="zh-TW"/>
        </w:rPr>
        <w:t xml:space="preserve"> </w:t>
      </w:r>
      <w:r>
        <w:rPr>
          <w:rFonts w:ascii="Calibri" w:hAnsi="Calibri"/>
          <w:outline w:val="0"/>
          <w:color w:val="ff2600"/>
          <w:u w:color="ff2600"/>
          <w:rtl w:val="0"/>
          <w:lang w:val="zh-TW" w:eastAsia="zh-TW"/>
          <w14:textFill>
            <w14:solidFill>
              <w14:srgbClr w14:val="FF2600"/>
            </w14:solidFill>
          </w14:textFill>
        </w:rPr>
        <w:t>My Queen!</w:t>
      </w:r>
      <w:r>
        <w:rPr>
          <w:rFonts w:ascii="Calibri" w:hAnsi="Calibri" w:hint="default"/>
          <w:outline w:val="0"/>
          <w:color w:val="ff2600"/>
          <w:u w:color="ff2600"/>
          <w:rtl w:val="0"/>
          <w:lang w:val="en-US"/>
          <w14:textFill>
            <w14:solidFill>
              <w14:srgbClr w14:val="FF2600"/>
            </w14:solidFill>
          </w14:textFill>
        </w:rPr>
        <w:t>”</w:t>
      </w:r>
    </w:p>
    <w:p>
      <w:pPr>
        <w:pStyle w:val="Normal (Web)"/>
        <w:widowControl w:val="1"/>
        <w:spacing w:line="288" w:lineRule="auto"/>
      </w:pPr>
      <w:r>
        <w:rPr>
          <w:rtl w:val="0"/>
          <w:lang w:val="en-US"/>
        </w:rPr>
        <w:t>△</w:t>
      </w:r>
      <w:r>
        <w:rPr>
          <w:rFonts w:ascii="Calibri" w:hAnsi="Calibri"/>
          <w:rtl w:val="0"/>
          <w:lang w:val="en-US"/>
        </w:rPr>
        <w:t xml:space="preserve">Victor </w:t>
      </w:r>
      <w:r>
        <w:rPr>
          <w:rtl w:val="0"/>
          <w:lang w:val="zh-TW" w:eastAsia="zh-TW"/>
        </w:rPr>
        <w:t>站在</w:t>
      </w:r>
      <w:r>
        <w:rPr>
          <w:rFonts w:ascii="Calibri" w:hAnsi="Calibri"/>
          <w:rtl w:val="0"/>
          <w:lang w:val="zh-TW" w:eastAsia="zh-TW"/>
        </w:rPr>
        <w:t xml:space="preserve"> </w:t>
      </w:r>
      <w:r>
        <w:rPr>
          <w:rFonts w:ascii="Calibri" w:hAnsi="Calibri"/>
          <w:rtl w:val="0"/>
          <w:lang w:val="en-US"/>
        </w:rPr>
        <w:t xml:space="preserve">Eve </w:t>
      </w:r>
      <w:r>
        <w:rPr>
          <w:rtl w:val="0"/>
          <w:lang w:val="zh-TW" w:eastAsia="zh-TW"/>
        </w:rPr>
        <w:t>身侧，眼神复杂地看着她，而</w:t>
      </w:r>
      <w:r>
        <w:rPr>
          <w:rFonts w:ascii="Calibri" w:hAnsi="Calibri"/>
          <w:rtl w:val="0"/>
          <w:lang w:val="zh-TW" w:eastAsia="zh-TW"/>
        </w:rPr>
        <w:t xml:space="preserve"> </w:t>
      </w:r>
      <w:r>
        <w:rPr>
          <w:rFonts w:ascii="Calibri" w:hAnsi="Calibri"/>
          <w:rtl w:val="0"/>
          <w:lang w:val="en-US"/>
        </w:rPr>
        <w:t xml:space="preserve">Dante </w:t>
      </w:r>
      <w:r>
        <w:rPr>
          <w:rtl w:val="0"/>
          <w:lang w:val="zh-TW" w:eastAsia="zh-TW"/>
        </w:rPr>
        <w:t>拄着手杖，站在会场最后一排的阴影里，目光从未离开过</w:t>
      </w:r>
      <w:r>
        <w:rPr>
          <w:rFonts w:ascii="Calibri" w:hAnsi="Calibri"/>
          <w:rtl w:val="0"/>
          <w:lang w:val="zh-TW" w:eastAsia="zh-TW"/>
        </w:rPr>
        <w:t xml:space="preserve"> </w:t>
      </w:r>
      <w:r>
        <w:rPr>
          <w:rFonts w:ascii="Calibri" w:hAnsi="Calibri"/>
          <w:rtl w:val="0"/>
          <w:lang w:val="en-US"/>
        </w:rPr>
        <w:t xml:space="preserve">Eve </w:t>
      </w:r>
      <w:r>
        <w:rPr>
          <w:rtl w:val="0"/>
          <w:lang w:val="zh-TW" w:eastAsia="zh-TW"/>
        </w:rPr>
        <w:t>的身影。</w:t>
      </w:r>
    </w:p>
    <w:p>
      <w:pPr>
        <w:pStyle w:val="Normal (Web)"/>
        <w:widowControl w:val="1"/>
        <w:spacing w:line="288" w:lineRule="auto"/>
      </w:pPr>
      <w:r>
        <w:rPr>
          <w:rtl w:val="0"/>
          <w:lang w:val="en-US"/>
        </w:rPr>
        <w:t>△</w:t>
      </w:r>
      <w:r>
        <w:rPr>
          <w:rtl w:val="0"/>
          <w:lang w:val="zh-TW" w:eastAsia="zh-TW"/>
        </w:rPr>
        <w:t>峰会结束，</w:t>
      </w:r>
      <w:r>
        <w:rPr>
          <w:rFonts w:ascii="Calibri" w:hAnsi="Calibri"/>
          <w:rtl w:val="0"/>
          <w:lang w:val="en-US"/>
        </w:rPr>
        <w:t xml:space="preserve">Eve </w:t>
      </w:r>
      <w:r>
        <w:rPr>
          <w:rtl w:val="0"/>
          <w:lang w:val="zh-TW" w:eastAsia="zh-TW"/>
        </w:rPr>
        <w:t>独自走出会场，晚风掀起她的裙摆。</w:t>
      </w:r>
    </w:p>
    <w:p>
      <w:pPr>
        <w:pStyle w:val="Normal (Web)"/>
        <w:widowControl w:val="1"/>
        <w:spacing w:line="288" w:lineRule="auto"/>
      </w:pPr>
      <w:r>
        <w:rPr>
          <w:rtl w:val="0"/>
          <w:lang w:val="en-US"/>
        </w:rPr>
        <w:t>△</w:t>
      </w:r>
      <w:r>
        <w:rPr>
          <w:rFonts w:ascii="Calibri" w:hAnsi="Calibri"/>
          <w:rtl w:val="0"/>
          <w:lang w:val="en-US"/>
        </w:rPr>
        <w:t xml:space="preserve">Dante </w:t>
      </w:r>
      <w:r>
        <w:rPr>
          <w:rtl w:val="0"/>
          <w:lang w:val="zh-TW" w:eastAsia="zh-TW"/>
        </w:rPr>
        <w:t>快步追上去，在她身后三步远的地方停下，手里攥着那枚沾血的婴儿尾戒。</w:t>
      </w:r>
    </w:p>
    <w:p>
      <w:pPr>
        <w:pStyle w:val="Normal (Web)"/>
        <w:widowControl w:val="1"/>
        <w:spacing w:line="288" w:lineRule="auto"/>
      </w:pPr>
      <w:r>
        <w:rPr>
          <w:rFonts w:ascii="Calibri" w:hAnsi="Calibri"/>
          <w:rtl w:val="0"/>
          <w:lang w:val="en-US"/>
        </w:rPr>
        <w:t>Dante</w:t>
      </w:r>
      <w:r>
        <w:rPr>
          <w:rtl w:val="0"/>
          <w:lang w:val="zh-TW" w:eastAsia="zh-TW"/>
        </w:rPr>
        <w:t>（声音沙哑）：</w:t>
      </w:r>
      <w:r>
        <w:rPr>
          <w:rFonts w:ascii="Calibri" w:hAnsi="Calibri"/>
          <w:rtl w:val="0"/>
          <w:lang w:val="en-US"/>
        </w:rPr>
        <w:t>Eve</w:t>
      </w:r>
      <w:r>
        <w:rPr>
          <w:rtl w:val="0"/>
          <w:lang w:val="zh-TW" w:eastAsia="zh-TW"/>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Dante: Eve.</w:t>
      </w:r>
    </w:p>
    <w:p>
      <w:pPr>
        <w:pStyle w:val="Normal (Web)"/>
        <w:widowControl w:val="1"/>
        <w:spacing w:line="288" w:lineRule="auto"/>
      </w:pPr>
      <w:r>
        <w:rPr>
          <w:rtl w:val="0"/>
          <w:lang w:val="en-US"/>
        </w:rPr>
        <w:t>△</w:t>
      </w:r>
      <w:r>
        <w:rPr>
          <w:rFonts w:ascii="Calibri" w:hAnsi="Calibri"/>
          <w:rtl w:val="0"/>
          <w:lang w:val="en-US"/>
        </w:rPr>
        <w:t xml:space="preserve">Eve </w:t>
      </w:r>
      <w:r>
        <w:rPr>
          <w:rtl w:val="0"/>
          <w:lang w:val="zh-TW" w:eastAsia="zh-TW"/>
        </w:rPr>
        <w:t>脚步顿住，却没有回头。</w:t>
      </w:r>
    </w:p>
    <w:p>
      <w:pPr>
        <w:pStyle w:val="Normal (Web)"/>
        <w:widowControl w:val="1"/>
        <w:spacing w:line="288" w:lineRule="auto"/>
      </w:pPr>
      <w:r>
        <w:rPr>
          <w:rtl w:val="0"/>
          <w:lang w:val="en-US"/>
        </w:rPr>
        <w:t>△</w:t>
      </w:r>
      <w:r>
        <w:rPr>
          <w:rFonts w:ascii="Calibri" w:hAnsi="Calibri"/>
          <w:rtl w:val="0"/>
          <w:lang w:val="en-US"/>
        </w:rPr>
        <w:t xml:space="preserve">Victor </w:t>
      </w:r>
      <w:r>
        <w:rPr>
          <w:rtl w:val="0"/>
          <w:lang w:val="zh-TW" w:eastAsia="zh-TW"/>
        </w:rPr>
        <w:t>的车缓缓停在路边，车窗降下，他朝</w:t>
      </w:r>
      <w:r>
        <w:rPr>
          <w:rFonts w:ascii="Calibri" w:hAnsi="Calibri"/>
          <w:rtl w:val="0"/>
          <w:lang w:val="zh-TW" w:eastAsia="zh-TW"/>
        </w:rPr>
        <w:t xml:space="preserve"> </w:t>
      </w:r>
      <w:r>
        <w:rPr>
          <w:rFonts w:ascii="Calibri" w:hAnsi="Calibri"/>
          <w:rtl w:val="0"/>
          <w:lang w:val="en-US"/>
        </w:rPr>
        <w:t xml:space="preserve">Eve </w:t>
      </w:r>
      <w:r>
        <w:rPr>
          <w:rtl w:val="0"/>
          <w:lang w:val="zh-TW" w:eastAsia="zh-TW"/>
        </w:rPr>
        <w:t>伸出手。</w:t>
      </w:r>
    </w:p>
    <w:p>
      <w:pPr>
        <w:pStyle w:val="Normal (Web)"/>
        <w:widowControl w:val="1"/>
        <w:spacing w:line="288" w:lineRule="auto"/>
      </w:pPr>
      <w:r>
        <w:rPr>
          <w:rtl w:val="0"/>
          <w:lang w:val="en-US"/>
        </w:rPr>
        <w:t>△</w:t>
      </w:r>
      <w:r>
        <w:rPr>
          <w:rtl w:val="0"/>
          <w:lang w:val="zh-TW" w:eastAsia="zh-TW"/>
        </w:rPr>
        <w:t>镜头给到</w:t>
      </w:r>
      <w:r>
        <w:rPr>
          <w:rFonts w:ascii="Calibri" w:hAnsi="Calibri"/>
          <w:rtl w:val="0"/>
          <w:lang w:val="zh-TW" w:eastAsia="zh-TW"/>
        </w:rPr>
        <w:t xml:space="preserve"> </w:t>
      </w:r>
      <w:r>
        <w:rPr>
          <w:rFonts w:ascii="Calibri" w:hAnsi="Calibri"/>
          <w:rtl w:val="0"/>
          <w:lang w:val="en-US"/>
        </w:rPr>
        <w:t xml:space="preserve">Eve </w:t>
      </w:r>
      <w:r>
        <w:rPr>
          <w:rtl w:val="0"/>
          <w:lang w:val="zh-TW" w:eastAsia="zh-TW"/>
        </w:rPr>
        <w:t>的侧脸，她的眼神晦暗不明，既没有走向</w:t>
      </w:r>
      <w:r>
        <w:rPr>
          <w:rFonts w:ascii="Calibri" w:hAnsi="Calibri"/>
          <w:rtl w:val="0"/>
          <w:lang w:val="zh-TW" w:eastAsia="zh-TW"/>
        </w:rPr>
        <w:t xml:space="preserve"> </w:t>
      </w:r>
      <w:r>
        <w:rPr>
          <w:rFonts w:ascii="Calibri" w:hAnsi="Calibri"/>
          <w:rtl w:val="0"/>
          <w:lang w:val="en-US"/>
        </w:rPr>
        <w:t>Victor</w:t>
      </w:r>
      <w:r>
        <w:rPr>
          <w:rtl w:val="0"/>
          <w:lang w:val="zh-TW" w:eastAsia="zh-TW"/>
        </w:rPr>
        <w:t>，也没有转身看向</w:t>
      </w:r>
      <w:r>
        <w:rPr>
          <w:rFonts w:ascii="Calibri" w:hAnsi="Calibri"/>
          <w:rtl w:val="0"/>
          <w:lang w:val="zh-TW" w:eastAsia="zh-TW"/>
        </w:rPr>
        <w:t xml:space="preserve"> </w:t>
      </w:r>
      <w:r>
        <w:rPr>
          <w:rFonts w:ascii="Calibri" w:hAnsi="Calibri"/>
          <w:rtl w:val="0"/>
          <w:lang w:val="en-US"/>
        </w:rPr>
        <w:t>Dante</w:t>
      </w:r>
      <w:r>
        <w:rPr>
          <w:rtl w:val="0"/>
          <w:lang w:val="zh-TW" w:eastAsia="zh-TW"/>
        </w:rPr>
        <w:t>。</w:t>
      </w:r>
    </w:p>
    <w:p>
      <w:pPr>
        <w:pStyle w:val="Normal (Web)"/>
        <w:widowControl w:val="1"/>
        <w:spacing w:line="288" w:lineRule="auto"/>
      </w:pPr>
      <w:r>
        <w:rPr>
          <w:rtl w:val="0"/>
          <w:lang w:val="en-US"/>
        </w:rPr>
        <w:t>△</w:t>
      </w:r>
      <w:r>
        <w:rPr>
          <w:rtl w:val="0"/>
          <w:lang w:val="zh-TW" w:eastAsia="zh-TW"/>
        </w:rPr>
        <w:t>远处的街角，一道黑影一闪而过，手里拿着西西里家族的徽章，冰冷的枪口对准了</w:t>
      </w:r>
      <w:r>
        <w:rPr>
          <w:rFonts w:ascii="Calibri" w:hAnsi="Calibri"/>
          <w:rtl w:val="0"/>
          <w:lang w:val="zh-TW" w:eastAsia="zh-TW"/>
        </w:rPr>
        <w:t xml:space="preserve"> </w:t>
      </w:r>
      <w:r>
        <w:rPr>
          <w:rFonts w:ascii="Calibri" w:hAnsi="Calibri"/>
          <w:rtl w:val="0"/>
          <w:lang w:val="en-US"/>
        </w:rPr>
        <w:t xml:space="preserve">Eve </w:t>
      </w:r>
      <w:r>
        <w:rPr>
          <w:rtl w:val="0"/>
          <w:lang w:val="zh-TW" w:eastAsia="zh-TW"/>
        </w:rPr>
        <w:t>的背影。</w:t>
      </w:r>
    </w:p>
    <w:p>
      <w:pPr>
        <w:pStyle w:val="Normal (Web)"/>
        <w:widowControl w:val="1"/>
        <w:spacing w:line="288" w:lineRule="auto"/>
      </w:pPr>
      <w:r>
        <w:rPr>
          <w:rtl w:val="0"/>
          <w:lang w:val="en-US"/>
        </w:rPr>
        <w:t>△</w:t>
      </w:r>
      <w:r>
        <w:rPr>
          <w:rtl w:val="0"/>
          <w:lang w:val="zh-TW" w:eastAsia="zh-TW"/>
        </w:rPr>
        <w:t>画面定格在</w:t>
      </w:r>
      <w:r>
        <w:rPr>
          <w:rFonts w:ascii="Calibri" w:hAnsi="Calibri"/>
          <w:rtl w:val="0"/>
          <w:lang w:val="zh-TW" w:eastAsia="zh-TW"/>
        </w:rPr>
        <w:t xml:space="preserve"> </w:t>
      </w:r>
      <w:r>
        <w:rPr>
          <w:rFonts w:ascii="Calibri" w:hAnsi="Calibri"/>
          <w:rtl w:val="0"/>
          <w:lang w:val="en-US"/>
        </w:rPr>
        <w:t xml:space="preserve">Eve </w:t>
      </w:r>
      <w:r>
        <w:rPr>
          <w:rtl w:val="0"/>
          <w:lang w:val="zh-TW" w:eastAsia="zh-TW"/>
        </w:rPr>
        <w:t>微微抬起的手上，她的指尖触碰到了腰间的手枪，却始终没有拔出来。</w:t>
      </w:r>
    </w:p>
    <w:p>
      <w:pPr>
        <w:pStyle w:val="Normal (Web)"/>
        <w:widowControl w:val="1"/>
        <w:spacing w:line="288" w:lineRule="auto"/>
        <w:rPr>
          <w:lang w:val="zh-TW" w:eastAsia="zh-TW"/>
        </w:rPr>
      </w:pPr>
      <w:r>
        <w:rPr>
          <w:rtl w:val="0"/>
          <w:lang w:val="zh-TW" w:eastAsia="zh-TW"/>
        </w:rPr>
        <w:t>（黑屏，字幕：未完待续</w:t>
      </w:r>
      <w:r>
        <w:rPr>
          <w:rFonts w:ascii="Calibri" w:hAnsi="Calibri"/>
          <w:rtl w:val="0"/>
          <w:lang w:val="zh-TW" w:eastAsia="zh-TW"/>
        </w:rPr>
        <w:t xml:space="preserve"> </w:t>
      </w:r>
      <w:r>
        <w:rPr>
          <w:rFonts w:ascii="Calibri" w:hAnsi="Calibri"/>
          <w:outline w:val="0"/>
          <w:color w:val="ff2600"/>
          <w:u w:color="ff2600"/>
          <w:rtl w:val="0"/>
          <w:lang w:val="zh-TW" w:eastAsia="zh-TW"/>
          <w14:textFill>
            <w14:solidFill>
              <w14:srgbClr w14:val="FF2600"/>
            </w14:solidFill>
          </w14:textFill>
        </w:rPr>
        <w:t>To be continued.</w:t>
      </w:r>
      <w:r>
        <w:rPr>
          <w:rtl w:val="0"/>
          <w:lang w:val="zh-TW" w:eastAsia="zh-TW"/>
        </w:rPr>
        <w:t>）</w:t>
      </w:r>
    </w:p>
    <w:p>
      <w:pPr>
        <w:pStyle w:val="Normal (Web)"/>
        <w:widowControl w:val="1"/>
        <w:spacing w:line="288" w:lineRule="auto"/>
      </w:pPr>
    </w:p>
    <w:p>
      <w:pPr>
        <w:pStyle w:val="Normal (Web)"/>
        <w:widowControl w:val="1"/>
        <w:spacing w:line="288" w:lineRule="auto"/>
      </w:pPr>
    </w:p>
    <w:p>
      <w:pPr>
        <w:pStyle w:val="Normal (Web)"/>
        <w:widowControl w:val="1"/>
        <w:spacing w:line="288" w:lineRule="auto"/>
        <w:rPr>
          <w:lang w:val="zh-TW" w:eastAsia="zh-TW"/>
        </w:rPr>
      </w:pPr>
      <w:r>
        <w:rPr>
          <w:rtl w:val="0"/>
          <w:lang w:val="zh-TW" w:eastAsia="zh-TW"/>
        </w:rPr>
        <w:t>第二十一集</w:t>
      </w:r>
    </w:p>
    <w:p>
      <w:pPr>
        <w:pStyle w:val="Normal (Web)"/>
        <w:widowControl w:val="1"/>
        <w:spacing w:line="288" w:lineRule="auto"/>
      </w:pPr>
    </w:p>
    <w:p>
      <w:pPr>
        <w:pStyle w:val="Normal (Web)"/>
        <w:widowControl w:val="1"/>
        <w:spacing w:line="288" w:lineRule="auto"/>
      </w:pPr>
      <w:r>
        <w:rPr>
          <w:rFonts w:ascii="Calibri" w:hAnsi="Calibri"/>
          <w:rtl w:val="0"/>
          <w:lang w:val="en-US"/>
        </w:rPr>
        <w:t>21-1</w:t>
      </w:r>
      <w:r>
        <w:rPr>
          <w:rtl w:val="0"/>
          <w:lang w:val="zh-TW" w:eastAsia="zh-TW"/>
        </w:rPr>
        <w:t>夜外纽约地下世界峰会场外</w:t>
      </w:r>
    </w:p>
    <w:p>
      <w:pPr>
        <w:pStyle w:val="Normal (Web)"/>
        <w:widowControl w:val="1"/>
        <w:spacing w:line="288" w:lineRule="auto"/>
      </w:pPr>
      <w:r>
        <w:rPr>
          <w:rtl w:val="0"/>
          <w:lang w:val="zh-TW" w:eastAsia="zh-TW"/>
        </w:rPr>
        <w:t>人物：</w:t>
      </w:r>
      <w:r>
        <w:rPr>
          <w:rFonts w:ascii="Calibri" w:hAnsi="Calibri"/>
          <w:rtl w:val="0"/>
          <w:lang w:val="en-US"/>
        </w:rPr>
        <w:t>Eve</w:t>
      </w:r>
      <w:r>
        <w:rPr>
          <w:rtl w:val="0"/>
          <w:lang w:val="zh-TW" w:eastAsia="zh-TW"/>
        </w:rPr>
        <w:t>、</w:t>
      </w:r>
      <w:r>
        <w:rPr>
          <w:rFonts w:ascii="Calibri" w:hAnsi="Calibri"/>
          <w:rtl w:val="0"/>
          <w:lang w:val="en-US"/>
        </w:rPr>
        <w:t>Dante</w:t>
      </w:r>
      <w:r>
        <w:rPr>
          <w:rtl w:val="0"/>
          <w:lang w:val="zh-TW" w:eastAsia="zh-TW"/>
        </w:rPr>
        <w:t>、</w:t>
      </w:r>
      <w:r>
        <w:rPr>
          <w:rFonts w:ascii="Calibri" w:hAnsi="Calibri"/>
          <w:rtl w:val="0"/>
          <w:lang w:val="en-US"/>
        </w:rPr>
        <w:t>Victor</w:t>
      </w:r>
      <w:r>
        <w:rPr>
          <w:rtl w:val="0"/>
          <w:lang w:val="zh-TW" w:eastAsia="zh-TW"/>
        </w:rPr>
        <w:t>、狙击手</w:t>
      </w:r>
    </w:p>
    <w:p>
      <w:pPr>
        <w:pStyle w:val="Normal (Web)"/>
        <w:widowControl w:val="1"/>
        <w:spacing w:line="288" w:lineRule="auto"/>
      </w:pPr>
      <w:r>
        <w:rPr>
          <w:rtl w:val="0"/>
          <w:lang w:val="en-US"/>
        </w:rPr>
        <w:t>△</w:t>
      </w:r>
      <w:r>
        <w:rPr>
          <w:rtl w:val="0"/>
          <w:lang w:val="zh-TW" w:eastAsia="zh-TW"/>
        </w:rPr>
        <w:t>街角黑影举枪瞄准</w:t>
      </w:r>
      <w:r>
        <w:rPr>
          <w:rFonts w:ascii="Calibri" w:hAnsi="Calibri"/>
          <w:rtl w:val="0"/>
          <w:lang w:val="en-US"/>
        </w:rPr>
        <w:t>Eve</w:t>
      </w:r>
      <w:r>
        <w:rPr>
          <w:rtl w:val="0"/>
          <w:lang w:val="zh-TW" w:eastAsia="zh-TW"/>
        </w:rPr>
        <w:t>后背。</w:t>
      </w:r>
      <w:r>
        <w:rPr>
          <w:rFonts w:ascii="Calibri" w:hAnsi="Calibri"/>
          <w:rtl w:val="0"/>
          <w:lang w:val="en-US"/>
        </w:rPr>
        <w:t>Eve</w:t>
      </w:r>
      <w:r>
        <w:rPr>
          <w:rtl w:val="0"/>
          <w:lang w:val="zh-TW" w:eastAsia="zh-TW"/>
        </w:rPr>
        <w:t>指尖刚碰到腰间手枪，没拔。</w:t>
      </w:r>
    </w:p>
    <w:p>
      <w:pPr>
        <w:pStyle w:val="Normal (Web)"/>
        <w:widowControl w:val="1"/>
        <w:spacing w:line="288" w:lineRule="auto"/>
      </w:pPr>
      <w:r>
        <w:rPr>
          <w:rtl w:val="0"/>
          <w:lang w:val="en-US"/>
        </w:rPr>
        <w:t>△</w:t>
      </w:r>
      <w:r>
        <w:rPr>
          <w:rFonts w:ascii="Calibri" w:hAnsi="Calibri"/>
          <w:rtl w:val="0"/>
          <w:lang w:val="en-US"/>
        </w:rPr>
        <w:t>Dante</w:t>
      </w:r>
      <w:r>
        <w:rPr>
          <w:rtl w:val="0"/>
          <w:lang w:val="zh-TW" w:eastAsia="zh-TW"/>
        </w:rPr>
        <w:t>一个箭步冲上来，拄着的手杖一甩，挡在</w:t>
      </w:r>
      <w:r>
        <w:rPr>
          <w:rFonts w:ascii="Calibri" w:hAnsi="Calibri"/>
          <w:rtl w:val="0"/>
          <w:lang w:val="en-US"/>
        </w:rPr>
        <w:t>Eve</w:t>
      </w:r>
      <w:r>
        <w:rPr>
          <w:rtl w:val="0"/>
          <w:lang w:val="zh-TW" w:eastAsia="zh-TW"/>
        </w:rPr>
        <w:t>身前。</w:t>
      </w:r>
    </w:p>
    <w:p>
      <w:pPr>
        <w:pStyle w:val="Normal (Web)"/>
        <w:widowControl w:val="1"/>
        <w:spacing w:line="288" w:lineRule="auto"/>
      </w:pPr>
      <w:r>
        <w:rPr>
          <w:rFonts w:ascii="Calibri" w:hAnsi="Calibri"/>
          <w:rtl w:val="0"/>
          <w:lang w:val="en-US"/>
        </w:rPr>
        <w:t>VO</w:t>
      </w:r>
      <w:r>
        <w:rPr>
          <w:rtl w:val="0"/>
          <w:lang w:val="zh-TW" w:eastAsia="zh-TW"/>
        </w:rPr>
        <w:t>：砰！</w:t>
      </w:r>
    </w:p>
    <w:p>
      <w:pPr>
        <w:pStyle w:val="Normal (Web)"/>
        <w:widowControl w:val="1"/>
        <w:spacing w:line="288" w:lineRule="auto"/>
      </w:pPr>
      <w:r>
        <w:rPr>
          <w:rtl w:val="0"/>
          <w:lang w:val="en-US"/>
        </w:rPr>
        <w:t>△</w:t>
      </w:r>
      <w:r>
        <w:rPr>
          <w:rtl w:val="0"/>
          <w:lang w:val="zh-TW" w:eastAsia="zh-TW"/>
        </w:rPr>
        <w:t>子弹打穿手杖，擦过</w:t>
      </w:r>
      <w:r>
        <w:rPr>
          <w:rFonts w:ascii="Calibri" w:hAnsi="Calibri"/>
          <w:rtl w:val="0"/>
          <w:lang w:val="en-US"/>
        </w:rPr>
        <w:t>Dante</w:t>
      </w:r>
      <w:r>
        <w:rPr>
          <w:rtl w:val="0"/>
          <w:lang w:val="zh-TW" w:eastAsia="zh-TW"/>
        </w:rPr>
        <w:t>胳膊，血溅出来。</w:t>
      </w:r>
    </w:p>
    <w:p>
      <w:pPr>
        <w:pStyle w:val="Normal (Web)"/>
        <w:widowControl w:val="1"/>
        <w:spacing w:line="288" w:lineRule="auto"/>
      </w:pPr>
      <w:r>
        <w:rPr>
          <w:rFonts w:ascii="Calibri" w:hAnsi="Calibri"/>
          <w:rtl w:val="0"/>
          <w:lang w:val="en-US"/>
        </w:rPr>
        <w:t>Dante</w:t>
      </w:r>
      <w:r>
        <w:rPr>
          <w:rtl w:val="0"/>
          <w:lang w:val="zh-TW" w:eastAsia="zh-TW"/>
        </w:rPr>
        <w:t>（咬牙）：趴下！</w:t>
      </w:r>
      <w:r>
        <w:rPr>
          <w:lang w:val="en-US"/>
        </w:rPr>
        <w:br w:type="textWrapping"/>
      </w:r>
      <w:r>
        <w:rPr>
          <w:rFonts w:ascii="Times New Roman" w:hAnsi="Times New Roman"/>
          <w:outline w:val="0"/>
          <w:color w:val="ff0000"/>
          <w:u w:color="ff0000"/>
          <w:rtl w:val="0"/>
          <w:lang w:val="en-US"/>
          <w14:textFill>
            <w14:solidFill>
              <w14:srgbClr w14:val="FF0000"/>
            </w14:solidFill>
          </w14:textFill>
        </w:rPr>
        <w:t>Dante: Get down!</w:t>
      </w:r>
    </w:p>
    <w:p>
      <w:pPr>
        <w:pStyle w:val="Normal (Web)"/>
        <w:widowControl w:val="1"/>
        <w:spacing w:line="288" w:lineRule="auto"/>
      </w:pPr>
      <w:r>
        <w:rPr>
          <w:rtl w:val="0"/>
          <w:lang w:val="en-US"/>
        </w:rPr>
        <w:t>△</w:t>
      </w:r>
      <w:r>
        <w:rPr>
          <w:rFonts w:ascii="Calibri" w:hAnsi="Calibri"/>
          <w:rtl w:val="0"/>
          <w:lang w:val="en-US"/>
        </w:rPr>
        <w:t>Eve</w:t>
      </w:r>
      <w:r>
        <w:rPr>
          <w:rtl w:val="0"/>
          <w:lang w:val="zh-TW" w:eastAsia="zh-TW"/>
        </w:rPr>
        <w:t>一个转身，反手拔枪，朝街角连开三枪。黑影应声倒地。</w:t>
      </w:r>
    </w:p>
    <w:p>
      <w:pPr>
        <w:pStyle w:val="Normal (Web)"/>
        <w:widowControl w:val="1"/>
        <w:spacing w:line="288" w:lineRule="auto"/>
      </w:pPr>
      <w:r>
        <w:rPr>
          <w:rtl w:val="0"/>
          <w:lang w:val="en-US"/>
        </w:rPr>
        <w:t>△</w:t>
      </w:r>
      <w:r>
        <w:rPr>
          <w:rFonts w:ascii="Calibri" w:hAnsi="Calibri"/>
          <w:rtl w:val="0"/>
          <w:lang w:val="en-US"/>
        </w:rPr>
        <w:t>Victor</w:t>
      </w:r>
      <w:r>
        <w:rPr>
          <w:rtl w:val="0"/>
          <w:lang w:val="zh-TW" w:eastAsia="zh-TW"/>
        </w:rPr>
        <w:t>的车横插过来挡住第二个射击角度，手下冲下车，把街角的尸体拖到灯下。</w:t>
      </w:r>
    </w:p>
    <w:p>
      <w:pPr>
        <w:pStyle w:val="Normal (Web)"/>
        <w:widowControl w:val="1"/>
        <w:spacing w:line="288" w:lineRule="auto"/>
      </w:pPr>
      <w:r>
        <w:rPr>
          <w:rFonts w:ascii="Calibri" w:hAnsi="Calibri"/>
          <w:rtl w:val="0"/>
          <w:lang w:val="en-US"/>
        </w:rPr>
        <w:t>Victor</w:t>
      </w:r>
      <w:r>
        <w:rPr>
          <w:rtl w:val="0"/>
          <w:lang w:val="zh-TW" w:eastAsia="zh-TW"/>
        </w:rPr>
        <w:t>：西西里的徽章。萨尔瓦托雷的人。</w:t>
      </w:r>
      <w:r>
        <w:rPr>
          <w:lang w:val="en-US"/>
        </w:rPr>
        <w:br w:type="textWrapping"/>
      </w:r>
      <w:r>
        <w:rPr>
          <w:rFonts w:ascii="Times New Roman" w:hAnsi="Times New Roman"/>
          <w:outline w:val="0"/>
          <w:color w:val="ff0000"/>
          <w:u w:color="ff0000"/>
          <w:rtl w:val="0"/>
          <w:lang w:val="en-US"/>
          <w14:textFill>
            <w14:solidFill>
              <w14:srgbClr w14:val="FF0000"/>
            </w14:solidFill>
          </w14:textFill>
        </w:rPr>
        <w:t>Victor: Sicilian crest. Salvatore's men.</w:t>
      </w:r>
    </w:p>
    <w:p>
      <w:pPr>
        <w:pStyle w:val="Normal (Web)"/>
        <w:widowControl w:val="1"/>
        <w:spacing w:line="288" w:lineRule="auto"/>
      </w:pPr>
      <w:r>
        <w:rPr>
          <w:rFonts w:ascii="Calibri" w:hAnsi="Calibri"/>
          <w:rtl w:val="0"/>
          <w:lang w:val="en-US"/>
        </w:rPr>
        <w:t>Eve</w:t>
      </w:r>
      <w:r>
        <w:rPr>
          <w:rtl w:val="0"/>
          <w:lang w:val="zh-TW" w:eastAsia="zh-TW"/>
        </w:rPr>
        <w:t>（收枪，看了一眼倒地的尸体）：他还没死心。</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Eve: </w:t>
      </w:r>
      <w:r>
        <w:rPr>
          <w:rFonts w:ascii="Times New Roman" w:hAnsi="Times New Roman"/>
          <w:outline w:val="0"/>
          <w:color w:val="ff2600"/>
          <w:u w:color="ff2600"/>
          <w:rtl w:val="0"/>
          <w:lang w:val="en-US"/>
          <w14:textFill>
            <w14:solidFill>
              <w14:srgbClr w14:val="FF2600"/>
            </w14:solidFill>
          </w14:textFill>
        </w:rPr>
        <w:t>He hasn</w:t>
      </w:r>
      <w:r>
        <w:rPr>
          <w:outline w:val="0"/>
          <w:color w:val="ff2600"/>
          <w:u w:color="ff2600"/>
          <w:rtl w:val="1"/>
          <w:lang w:val="ar-SA" w:bidi="ar-SA"/>
          <w14:textFill>
            <w14:solidFill>
              <w14:srgbClr w14:val="FF2600"/>
            </w14:solidFill>
          </w14:textFill>
        </w:rPr>
        <w:t>’</w:t>
      </w:r>
      <w:r>
        <w:rPr>
          <w:rFonts w:ascii="Times New Roman" w:hAnsi="Times New Roman"/>
          <w:outline w:val="0"/>
          <w:color w:val="ff2600"/>
          <w:u w:color="ff2600"/>
          <w:rtl w:val="0"/>
          <w:lang w:val="en-US"/>
          <w14:textFill>
            <w14:solidFill>
              <w14:srgbClr w14:val="FF2600"/>
            </w14:solidFill>
          </w14:textFill>
        </w:rPr>
        <w:t>t given up yet.</w:t>
      </w:r>
    </w:p>
    <w:p>
      <w:pPr>
        <w:pStyle w:val="Normal (Web)"/>
        <w:widowControl w:val="1"/>
        <w:spacing w:line="288" w:lineRule="auto"/>
      </w:pPr>
      <w:r>
        <w:rPr>
          <w:rtl w:val="0"/>
          <w:lang w:val="en-US"/>
        </w:rPr>
        <w:t>△</w:t>
      </w:r>
      <w:r>
        <w:rPr>
          <w:rFonts w:ascii="Calibri" w:hAnsi="Calibri"/>
          <w:rtl w:val="0"/>
          <w:lang w:val="en-US"/>
        </w:rPr>
        <w:t>Dante</w:t>
      </w:r>
      <w:r>
        <w:rPr>
          <w:rtl w:val="0"/>
          <w:lang w:val="zh-TW" w:eastAsia="zh-TW"/>
        </w:rPr>
        <w:t>捂着胳膊上的伤，死死盯着</w:t>
      </w:r>
      <w:r>
        <w:rPr>
          <w:rFonts w:ascii="Calibri" w:hAnsi="Calibri"/>
          <w:rtl w:val="0"/>
          <w:lang w:val="en-US"/>
        </w:rPr>
        <w:t>Eve</w:t>
      </w:r>
      <w:r>
        <w:rPr>
          <w:rtl w:val="0"/>
          <w:lang w:val="zh-TW" w:eastAsia="zh-TW"/>
        </w:rPr>
        <w:t>。</w:t>
      </w:r>
    </w:p>
    <w:p>
      <w:pPr>
        <w:pStyle w:val="Normal (Web)"/>
        <w:widowControl w:val="1"/>
        <w:spacing w:line="288" w:lineRule="auto"/>
      </w:pPr>
      <w:r>
        <w:rPr>
          <w:rFonts w:ascii="Calibri" w:hAnsi="Calibri"/>
          <w:rtl w:val="0"/>
          <w:lang w:val="en-US"/>
        </w:rPr>
        <w:t>Dante</w:t>
      </w:r>
      <w:r>
        <w:rPr>
          <w:rtl w:val="0"/>
          <w:lang w:val="zh-TW" w:eastAsia="zh-TW"/>
        </w:rPr>
        <w:t>：你刚才</w:t>
      </w:r>
      <w:r>
        <w:rPr>
          <w:rFonts w:ascii="Calibri" w:hAnsi="Calibri"/>
          <w:rtl w:val="0"/>
          <w:lang w:val="en-US"/>
        </w:rPr>
        <w:t>,</w:t>
      </w:r>
      <w:r>
        <w:rPr>
          <w:rtl w:val="0"/>
          <w:lang w:val="zh-TW" w:eastAsia="zh-TW"/>
        </w:rPr>
        <w:t>为什么不拔枪？</w:t>
      </w:r>
      <w:r>
        <w:rPr>
          <w:lang w:val="en-US"/>
        </w:rPr>
        <w:br w:type="textWrapping"/>
      </w:r>
      <w:r>
        <w:rPr>
          <w:rFonts w:ascii="Times New Roman" w:hAnsi="Times New Roman"/>
          <w:outline w:val="0"/>
          <w:color w:val="ff0000"/>
          <w:u w:color="ff0000"/>
          <w:rtl w:val="0"/>
          <w:lang w:val="en-US"/>
          <w14:textFill>
            <w14:solidFill>
              <w14:srgbClr w14:val="FF0000"/>
            </w14:solidFill>
          </w14:textFill>
        </w:rPr>
        <w:t>Dante: Why didn't you draw your gun?</w:t>
      </w:r>
    </w:p>
    <w:p>
      <w:pPr>
        <w:pStyle w:val="Normal (Web)"/>
        <w:widowControl w:val="1"/>
        <w:spacing w:line="288" w:lineRule="auto"/>
      </w:pPr>
      <w:r>
        <w:rPr>
          <w:rFonts w:ascii="Calibri" w:hAnsi="Calibri"/>
          <w:rtl w:val="0"/>
          <w:lang w:val="en-US"/>
        </w:rPr>
        <w:t>Eve</w:t>
      </w:r>
      <w:r>
        <w:rPr>
          <w:rtl w:val="0"/>
          <w:lang w:val="zh-TW" w:eastAsia="zh-TW"/>
        </w:rPr>
        <w:t>（侧脸）：我在看你会不会替我挡。</w:t>
      </w:r>
      <w:r>
        <w:rPr>
          <w:lang w:val="en-US"/>
        </w:rPr>
        <w:br w:type="textWrapping"/>
      </w:r>
      <w:r>
        <w:rPr>
          <w:rFonts w:ascii="Times New Roman" w:hAnsi="Times New Roman"/>
          <w:outline w:val="0"/>
          <w:color w:val="ff0000"/>
          <w:u w:color="ff0000"/>
          <w:rtl w:val="0"/>
          <w:lang w:val="en-US"/>
          <w14:textFill>
            <w14:solidFill>
              <w14:srgbClr w14:val="FF0000"/>
            </w14:solidFill>
          </w14:textFill>
        </w:rPr>
        <w:t>Eve: I wanna see if you'd take the bullet for me.</w:t>
      </w:r>
    </w:p>
    <w:p>
      <w:pPr>
        <w:pStyle w:val="Normal (Web)"/>
        <w:widowControl w:val="1"/>
        <w:spacing w:line="288" w:lineRule="auto"/>
      </w:pPr>
      <w:r>
        <w:rPr>
          <w:rtl w:val="0"/>
          <w:lang w:val="en-US"/>
        </w:rPr>
        <w:t>△</w:t>
      </w:r>
      <w:r>
        <w:rPr>
          <w:rFonts w:ascii="Calibri" w:hAnsi="Calibri"/>
          <w:rtl w:val="0"/>
          <w:lang w:val="en-US"/>
        </w:rPr>
        <w:t>Dante</w:t>
      </w:r>
      <w:r>
        <w:rPr>
          <w:rtl w:val="0"/>
          <w:lang w:val="zh-TW" w:eastAsia="zh-TW"/>
        </w:rPr>
        <w:t>愣住。</w:t>
      </w:r>
    </w:p>
    <w:p>
      <w:pPr>
        <w:pStyle w:val="Normal (Web)"/>
        <w:widowControl w:val="1"/>
        <w:spacing w:line="288" w:lineRule="auto"/>
        <w:rPr>
          <w:rFonts w:ascii="Times New Roman" w:cs="Times New Roman" w:hAnsi="Times New Roman" w:eastAsia="Times New Roman"/>
          <w:outline w:val="0"/>
          <w:color w:val="ff0000"/>
          <w:u w:color="ff0000"/>
          <w14:textFill>
            <w14:solidFill>
              <w14:srgbClr w14:val="FF0000"/>
            </w14:solidFill>
          </w14:textFill>
        </w:rPr>
      </w:pPr>
      <w:r>
        <w:rPr>
          <w:rFonts w:ascii="Calibri" w:hAnsi="Calibri"/>
          <w:rtl w:val="0"/>
          <w:lang w:val="en-US"/>
        </w:rPr>
        <w:t>Eve</w:t>
      </w:r>
      <w:r>
        <w:rPr>
          <w:rtl w:val="0"/>
          <w:lang w:val="zh-TW" w:eastAsia="zh-TW"/>
        </w:rPr>
        <w:t>（转身上车）：你挡了。所以你今天还能活着。</w:t>
      </w:r>
      <w:r>
        <w:rPr>
          <w:lang w:val="en-US"/>
        </w:rPr>
        <w:br w:type="textWrapping"/>
      </w:r>
      <w:r>
        <w:rPr>
          <w:rFonts w:ascii="Times New Roman" w:hAnsi="Times New Roman"/>
          <w:outline w:val="0"/>
          <w:color w:val="ff0000"/>
          <w:u w:color="ff0000"/>
          <w:rtl w:val="0"/>
          <w:lang w:val="en-US"/>
          <w14:textFill>
            <w14:solidFill>
              <w14:srgbClr w14:val="FF0000"/>
            </w14:solidFill>
          </w14:textFill>
        </w:rPr>
        <w:t>Eve: You did. That's why you're still alive today.</w:t>
      </w:r>
    </w:p>
    <w:p>
      <w:pPr>
        <w:pStyle w:val="Normal (Web)"/>
        <w:widowControl w:val="1"/>
        <w:spacing w:line="288" w:lineRule="auto"/>
      </w:pPr>
    </w:p>
    <w:p>
      <w:pPr>
        <w:pStyle w:val="Normal (Web)"/>
        <w:widowControl w:val="1"/>
        <w:spacing w:line="288" w:lineRule="auto"/>
      </w:pPr>
      <w:r>
        <w:rPr>
          <w:rFonts w:ascii="Calibri" w:hAnsi="Calibri"/>
          <w:rtl w:val="0"/>
          <w:lang w:val="en-US"/>
        </w:rPr>
        <w:t>21-2</w:t>
      </w:r>
      <w:r>
        <w:rPr>
          <w:rtl w:val="0"/>
          <w:lang w:val="zh-TW" w:eastAsia="zh-TW"/>
        </w:rPr>
        <w:t>夜内</w:t>
      </w:r>
      <w:r>
        <w:rPr>
          <w:rFonts w:ascii="Calibri" w:hAnsi="Calibri"/>
          <w:rtl w:val="0"/>
          <w:lang w:val="zh-TW" w:eastAsia="zh-TW"/>
        </w:rPr>
        <w:t xml:space="preserve"> </w:t>
      </w:r>
      <w:r>
        <w:rPr>
          <w:rFonts w:ascii="Calibri" w:hAnsi="Calibri"/>
          <w:rtl w:val="0"/>
          <w:lang w:val="en-US"/>
        </w:rPr>
        <w:t>Eve</w:t>
      </w:r>
      <w:r>
        <w:rPr>
          <w:rtl w:val="0"/>
          <w:lang w:val="zh-TW" w:eastAsia="zh-TW"/>
        </w:rPr>
        <w:t>的临时安全屋</w:t>
      </w:r>
    </w:p>
    <w:p>
      <w:pPr>
        <w:pStyle w:val="Normal (Web)"/>
        <w:widowControl w:val="1"/>
        <w:spacing w:line="288" w:lineRule="auto"/>
      </w:pPr>
      <w:r>
        <w:rPr>
          <w:rtl w:val="0"/>
          <w:lang w:val="zh-TW" w:eastAsia="zh-TW"/>
        </w:rPr>
        <w:t>人物：</w:t>
      </w:r>
      <w:r>
        <w:rPr>
          <w:rFonts w:ascii="Calibri" w:hAnsi="Calibri"/>
          <w:rtl w:val="0"/>
          <w:lang w:val="en-US"/>
        </w:rPr>
        <w:t>Eve</w:t>
      </w:r>
      <w:r>
        <w:rPr>
          <w:rtl w:val="0"/>
          <w:lang w:val="zh-TW" w:eastAsia="zh-TW"/>
        </w:rPr>
        <w:t>、</w:t>
      </w:r>
      <w:r>
        <w:rPr>
          <w:rFonts w:ascii="Calibri" w:hAnsi="Calibri"/>
          <w:rtl w:val="0"/>
          <w:lang w:val="en-US"/>
        </w:rPr>
        <w:t>Dante</w:t>
      </w:r>
      <w:r>
        <w:rPr>
          <w:rtl w:val="0"/>
          <w:lang w:val="zh-TW" w:eastAsia="zh-TW"/>
        </w:rPr>
        <w:t>、</w:t>
      </w:r>
      <w:r>
        <w:rPr>
          <w:rFonts w:ascii="Calibri" w:hAnsi="Calibri"/>
          <w:rtl w:val="0"/>
          <w:lang w:val="en-US"/>
        </w:rPr>
        <w:t>Victor</w:t>
      </w:r>
    </w:p>
    <w:p>
      <w:pPr>
        <w:pStyle w:val="Normal (Web)"/>
        <w:widowControl w:val="1"/>
        <w:spacing w:line="288" w:lineRule="auto"/>
      </w:pPr>
      <w:r>
        <w:rPr>
          <w:rtl w:val="0"/>
          <w:lang w:val="en-US"/>
        </w:rPr>
        <w:t>△</w:t>
      </w:r>
      <w:r>
        <w:rPr>
          <w:rFonts w:ascii="Calibri" w:hAnsi="Calibri"/>
          <w:rtl w:val="0"/>
          <w:lang w:val="en-US"/>
        </w:rPr>
        <w:t>Victor</w:t>
      </w:r>
      <w:r>
        <w:rPr>
          <w:rtl w:val="0"/>
          <w:lang w:val="zh-TW" w:eastAsia="zh-TW"/>
        </w:rPr>
        <w:t>把一份卷宗拍在桌上。</w:t>
      </w:r>
    </w:p>
    <w:p>
      <w:pPr>
        <w:pStyle w:val="Normal (Web)"/>
        <w:widowControl w:val="1"/>
        <w:spacing w:line="288" w:lineRule="auto"/>
      </w:pPr>
      <w:r>
        <w:rPr>
          <w:rFonts w:ascii="Calibri" w:hAnsi="Calibri"/>
          <w:rtl w:val="0"/>
          <w:lang w:val="en-US"/>
        </w:rPr>
        <w:t>Victor</w:t>
      </w:r>
      <w:r>
        <w:rPr>
          <w:rtl w:val="0"/>
          <w:lang w:val="zh-TW" w:eastAsia="zh-TW"/>
        </w:rPr>
        <w:t>：萨尔瓦托雷</w:t>
      </w:r>
      <w:r>
        <w:rPr>
          <w:rFonts w:ascii="Calibri" w:hAnsi="Calibri"/>
          <w:rtl w:val="0"/>
          <w:lang w:val="en-US"/>
        </w:rPr>
        <w:t>,</w:t>
      </w:r>
      <w:r>
        <w:rPr>
          <w:rtl w:val="0"/>
          <w:lang w:val="zh-TW" w:eastAsia="zh-TW"/>
        </w:rPr>
        <w:t>西西里布兰卡家族现任教父</w:t>
      </w:r>
      <w:r>
        <w:rPr>
          <w:rFonts w:ascii="Calibri" w:hAnsi="Calibri"/>
          <w:rtl w:val="0"/>
          <w:lang w:val="en-US"/>
        </w:rPr>
        <w:t>,</w:t>
      </w:r>
      <w:r>
        <w:rPr>
          <w:rtl w:val="0"/>
          <w:lang w:val="zh-TW" w:eastAsia="zh-TW"/>
        </w:rPr>
        <w:t>六十三岁。五年前你血洗的那五个据点</w:t>
      </w:r>
      <w:r>
        <w:rPr>
          <w:rFonts w:ascii="Calibri" w:hAnsi="Calibri"/>
          <w:rtl w:val="0"/>
          <w:lang w:val="en-US"/>
        </w:rPr>
        <w:t>,</w:t>
      </w:r>
      <w:r>
        <w:rPr>
          <w:rtl w:val="0"/>
          <w:lang w:val="zh-TW" w:eastAsia="zh-TW"/>
        </w:rPr>
        <w:t>有三个是他亲弟弟的。</w:t>
      </w:r>
      <w:r>
        <w:rPr>
          <w:lang w:val="en-US"/>
        </w:rPr>
        <w:br w:type="textWrapping"/>
      </w:r>
      <w:r>
        <w:rPr>
          <w:rFonts w:ascii="Times New Roman" w:hAnsi="Times New Roman"/>
          <w:outline w:val="0"/>
          <w:color w:val="ff0000"/>
          <w:u w:color="ff0000"/>
          <w:rtl w:val="0"/>
          <w:lang w:val="en-US"/>
          <w14:textFill>
            <w14:solidFill>
              <w14:srgbClr w14:val="FF0000"/>
            </w14:solidFill>
          </w14:textFill>
        </w:rPr>
        <w:t>Victor: Salvatore, current Don of Sicily's Blanca family, sixty-three. Five years ago,</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you wiped out five strongholds, three of them belonged to his young brother.</w:t>
      </w:r>
    </w:p>
    <w:p>
      <w:pPr>
        <w:pStyle w:val="Normal (Web)"/>
        <w:widowControl w:val="1"/>
        <w:spacing w:line="288" w:lineRule="auto"/>
      </w:pPr>
      <w:r>
        <w:rPr>
          <w:rFonts w:ascii="Calibri" w:hAnsi="Calibri"/>
          <w:rtl w:val="0"/>
          <w:lang w:val="en-US"/>
        </w:rPr>
        <w:t>Eve</w:t>
      </w:r>
      <w:r>
        <w:rPr>
          <w:rtl w:val="0"/>
          <w:lang w:val="zh-TW" w:eastAsia="zh-TW"/>
        </w:rPr>
        <w:t>（翻卷宗）：所以他要替弟弟报仇。</w:t>
      </w:r>
      <w:r>
        <w:rPr>
          <w:lang w:val="en-US"/>
        </w:rPr>
        <w:br w:type="textWrapping"/>
      </w:r>
      <w:r>
        <w:rPr>
          <w:rFonts w:ascii="Times New Roman" w:hAnsi="Times New Roman"/>
          <w:outline w:val="0"/>
          <w:color w:val="ff0000"/>
          <w:u w:color="ff0000"/>
          <w:rtl w:val="0"/>
          <w:lang w:val="en-US"/>
          <w14:textFill>
            <w14:solidFill>
              <w14:srgbClr w14:val="FF0000"/>
            </w14:solidFill>
          </w14:textFill>
        </w:rPr>
        <w:t>Eve: So he's avenging his brother.</w:t>
      </w:r>
    </w:p>
    <w:p>
      <w:pPr>
        <w:pStyle w:val="Normal (Web)"/>
        <w:widowControl w:val="1"/>
        <w:spacing w:line="288" w:lineRule="auto"/>
      </w:pPr>
      <w:r>
        <w:rPr>
          <w:rFonts w:ascii="Calibri" w:hAnsi="Calibri"/>
          <w:rtl w:val="0"/>
          <w:lang w:val="en-US"/>
        </w:rPr>
        <w:t>Victor</w:t>
      </w:r>
      <w:r>
        <w:rPr>
          <w:rtl w:val="0"/>
          <w:lang w:val="zh-TW" w:eastAsia="zh-TW"/>
        </w:rPr>
        <w:t>：不止。他想趁柯里昂垮了</w:t>
      </w:r>
      <w:r>
        <w:rPr>
          <w:rFonts w:ascii="Calibri" w:hAnsi="Calibri"/>
          <w:rtl w:val="0"/>
          <w:lang w:val="en-US"/>
        </w:rPr>
        <w:t>,</w:t>
      </w:r>
      <w:r>
        <w:rPr>
          <w:rtl w:val="0"/>
          <w:lang w:val="zh-TW" w:eastAsia="zh-TW"/>
        </w:rPr>
        <w:t>把整个北美军火线吃回去。你现在坐的这个位置</w:t>
      </w:r>
      <w:r>
        <w:rPr>
          <w:rFonts w:ascii="Calibri" w:hAnsi="Calibri"/>
          <w:rtl w:val="0"/>
          <w:lang w:val="en-US"/>
        </w:rPr>
        <w:t>,</w:t>
      </w:r>
      <w:r>
        <w:rPr>
          <w:rtl w:val="0"/>
          <w:lang w:val="zh-TW" w:eastAsia="zh-TW"/>
        </w:rPr>
        <w:t>他想要。</w:t>
      </w:r>
      <w:r>
        <w:rPr>
          <w:lang w:val="en-US"/>
        </w:rPr>
        <w:br w:type="textWrapping"/>
      </w:r>
      <w:r>
        <w:rPr>
          <w:rFonts w:ascii="Times New Roman" w:hAnsi="Times New Roman"/>
          <w:outline w:val="0"/>
          <w:color w:val="ff0000"/>
          <w:u w:color="ff0000"/>
          <w:rtl w:val="0"/>
          <w:lang w:val="en-US"/>
          <w14:textFill>
            <w14:solidFill>
              <w14:srgbClr w14:val="FF0000"/>
            </w14:solidFill>
          </w14:textFill>
        </w:rPr>
        <w:t>Victor: More than that. He wants to use Corleone's fall to take back the entire North American arms line. He wants your seat.</w:t>
      </w:r>
    </w:p>
    <w:p>
      <w:pPr>
        <w:pStyle w:val="Normal (Web)"/>
        <w:widowControl w:val="1"/>
        <w:spacing w:line="288" w:lineRule="auto"/>
      </w:pPr>
      <w:r>
        <w:rPr>
          <w:rtl w:val="0"/>
          <w:lang w:val="en-US"/>
        </w:rPr>
        <w:t>△</w:t>
      </w:r>
      <w:r>
        <w:rPr>
          <w:rFonts w:ascii="Calibri" w:hAnsi="Calibri"/>
          <w:rtl w:val="0"/>
          <w:lang w:val="en-US"/>
        </w:rPr>
        <w:t>Dante</w:t>
      </w:r>
      <w:r>
        <w:rPr>
          <w:rtl w:val="0"/>
          <w:lang w:val="zh-TW" w:eastAsia="zh-TW"/>
        </w:rPr>
        <w:t>靠在门边</w:t>
      </w:r>
      <w:r>
        <w:rPr>
          <w:rFonts w:ascii="Calibri" w:hAnsi="Calibri"/>
          <w:rtl w:val="0"/>
          <w:lang w:val="en-US"/>
        </w:rPr>
        <w:t>,</w:t>
      </w:r>
      <w:r>
        <w:rPr>
          <w:rtl w:val="0"/>
          <w:lang w:val="zh-TW" w:eastAsia="zh-TW"/>
        </w:rPr>
        <w:t>胳膊缠着绷带</w:t>
      </w:r>
      <w:r>
        <w:rPr>
          <w:rFonts w:ascii="Calibri" w:hAnsi="Calibri"/>
          <w:rtl w:val="0"/>
          <w:lang w:val="en-US"/>
        </w:rPr>
        <w:t>,</w:t>
      </w:r>
      <w:r>
        <w:rPr>
          <w:rtl w:val="0"/>
          <w:lang w:val="zh-TW" w:eastAsia="zh-TW"/>
        </w:rPr>
        <w:t>插嘴。</w:t>
      </w:r>
    </w:p>
    <w:p>
      <w:pPr>
        <w:pStyle w:val="Normal (Web)"/>
        <w:widowControl w:val="1"/>
        <w:spacing w:line="288" w:lineRule="auto"/>
      </w:pPr>
      <w:r>
        <w:rPr>
          <w:rFonts w:ascii="Calibri" w:hAnsi="Calibri"/>
          <w:rtl w:val="0"/>
          <w:lang w:val="en-US"/>
        </w:rPr>
        <w:t>Dante</w:t>
      </w:r>
      <w:r>
        <w:rPr>
          <w:rtl w:val="0"/>
          <w:lang w:val="zh-TW" w:eastAsia="zh-TW"/>
        </w:rPr>
        <w:t>：布兰卡家族在东海岸有三个码头</w:t>
      </w:r>
      <w:r>
        <w:rPr>
          <w:rFonts w:ascii="Calibri" w:hAnsi="Calibri"/>
          <w:rtl w:val="0"/>
          <w:lang w:val="en-US"/>
        </w:rPr>
        <w:t>,</w:t>
      </w:r>
      <w:r>
        <w:rPr>
          <w:rtl w:val="0"/>
          <w:lang w:val="zh-TW" w:eastAsia="zh-TW"/>
        </w:rPr>
        <w:t>都是政府关系户罩着的。硬碰</w:t>
      </w:r>
      <w:r>
        <w:rPr>
          <w:rFonts w:ascii="Calibri" w:hAnsi="Calibri"/>
          <w:rtl w:val="0"/>
          <w:lang w:val="en-US"/>
        </w:rPr>
        <w:t>,</w:t>
      </w:r>
      <w:r>
        <w:rPr>
          <w:rtl w:val="0"/>
          <w:lang w:val="zh-TW" w:eastAsia="zh-TW"/>
        </w:rPr>
        <w:t>你讨不到好。</w:t>
      </w:r>
      <w:r>
        <w:rPr>
          <w:lang w:val="en-US"/>
        </w:rPr>
        <w:br w:type="textWrapping"/>
      </w:r>
      <w:r>
        <w:rPr>
          <w:rFonts w:ascii="Times New Roman" w:hAnsi="Times New Roman"/>
          <w:outline w:val="0"/>
          <w:color w:val="ff0000"/>
          <w:u w:color="ff0000"/>
          <w:rtl w:val="0"/>
          <w:lang w:val="en-US"/>
          <w14:textFill>
            <w14:solidFill>
              <w14:srgbClr w14:val="FF0000"/>
            </w14:solidFill>
          </w14:textFill>
        </w:rPr>
        <w:t>Dante: The Blanca family has three docks on the East Coast, all protected by government connections. Go head-on, and you won't win.</w:t>
      </w:r>
    </w:p>
    <w:p>
      <w:pPr>
        <w:pStyle w:val="Normal (Web)"/>
        <w:widowControl w:val="1"/>
        <w:spacing w:line="288" w:lineRule="auto"/>
      </w:pPr>
      <w:r>
        <w:rPr>
          <w:rFonts w:ascii="Calibri" w:hAnsi="Calibri"/>
          <w:rtl w:val="0"/>
          <w:lang w:val="en-US"/>
        </w:rPr>
        <w:t>Victor</w:t>
      </w:r>
      <w:r>
        <w:rPr>
          <w:rtl w:val="0"/>
          <w:lang w:val="zh-TW" w:eastAsia="zh-TW"/>
        </w:rPr>
        <w:t>（冷笑）：用得着你说？</w:t>
      </w:r>
      <w:r>
        <w:rPr>
          <w:lang w:val="en-US"/>
        </w:rPr>
        <w:br w:type="textWrapping"/>
      </w:r>
      <w:r>
        <w:rPr>
          <w:rFonts w:ascii="Times New Roman" w:hAnsi="Times New Roman"/>
          <w:outline w:val="0"/>
          <w:color w:val="ff0000"/>
          <w:u w:color="ff0000"/>
          <w:rtl w:val="0"/>
          <w:lang w:val="en-US"/>
          <w14:textFill>
            <w14:solidFill>
              <w14:srgbClr w14:val="FF0000"/>
            </w14:solidFill>
          </w14:textFill>
        </w:rPr>
        <w:t>Victor: Like we need your comments?</w:t>
      </w:r>
    </w:p>
    <w:p>
      <w:pPr>
        <w:pStyle w:val="Normal (Web)"/>
        <w:widowControl w:val="1"/>
        <w:spacing w:line="288" w:lineRule="auto"/>
      </w:pPr>
      <w:r>
        <w:rPr>
          <w:rFonts w:ascii="Calibri" w:hAnsi="Calibri"/>
          <w:rtl w:val="0"/>
          <w:lang w:val="en-US"/>
        </w:rPr>
        <w:t>Dante</w:t>
      </w:r>
      <w:r>
        <w:rPr>
          <w:rtl w:val="0"/>
          <w:lang w:val="zh-TW" w:eastAsia="zh-TW"/>
        </w:rPr>
        <w:t>（不看他</w:t>
      </w:r>
      <w:r>
        <w:rPr>
          <w:rFonts w:ascii="Calibri" w:hAnsi="Calibri"/>
          <w:rtl w:val="0"/>
          <w:lang w:val="en-US"/>
        </w:rPr>
        <w:t>,</w:t>
      </w:r>
      <w:r>
        <w:rPr>
          <w:rtl w:val="0"/>
          <w:lang w:val="zh-TW" w:eastAsia="zh-TW"/>
        </w:rPr>
        <w:t>只看</w:t>
      </w:r>
      <w:r>
        <w:rPr>
          <w:rFonts w:ascii="Calibri" w:hAnsi="Calibri"/>
          <w:rtl w:val="0"/>
          <w:lang w:val="en-US"/>
        </w:rPr>
        <w:t>Eve</w:t>
      </w:r>
      <w:r>
        <w:rPr>
          <w:rtl w:val="0"/>
          <w:lang w:val="zh-TW" w:eastAsia="zh-TW"/>
        </w:rPr>
        <w:t>）：我在柯里昂当家这几年</w:t>
      </w:r>
      <w:r>
        <w:rPr>
          <w:rFonts w:ascii="Calibri" w:hAnsi="Calibri"/>
          <w:rtl w:val="0"/>
          <w:lang w:val="en-US"/>
        </w:rPr>
        <w:t>,</w:t>
      </w:r>
      <w:r>
        <w:rPr>
          <w:rtl w:val="0"/>
          <w:lang w:val="zh-TW" w:eastAsia="zh-TW"/>
        </w:rPr>
        <w:t>和布兰卡有过两次交易。他们的军火大半走南郊那条私运线。掐了这条线</w:t>
      </w:r>
      <w:r>
        <w:rPr>
          <w:rFonts w:ascii="Calibri" w:hAnsi="Calibri"/>
          <w:rtl w:val="0"/>
          <w:lang w:val="en-US"/>
        </w:rPr>
        <w:t>,</w:t>
      </w:r>
      <w:r>
        <w:rPr>
          <w:rtl w:val="0"/>
          <w:lang w:val="zh-TW" w:eastAsia="zh-TW"/>
        </w:rPr>
        <w:t>他在纽约就是个瞎子。</w:t>
      </w:r>
      <w:r>
        <w:rPr>
          <w:lang w:val="en-US"/>
        </w:rPr>
        <w:br w:type="textWrapping"/>
      </w:r>
      <w:r>
        <w:rPr>
          <w:rFonts w:ascii="Times New Roman" w:hAnsi="Times New Roman"/>
          <w:outline w:val="0"/>
          <w:color w:val="ff0000"/>
          <w:u w:color="ff0000"/>
          <w:rtl w:val="0"/>
          <w:lang w:val="en-US"/>
          <w14:textFill>
            <w14:solidFill>
              <w14:srgbClr w14:val="FF0000"/>
            </w14:solidFill>
          </w14:textFill>
        </w:rPr>
        <w:t>Dante: When I ran Corleone, I dealt with Blanca twice. Most of their weapons move through the southern-suburb smuggling line. Cut it, and he's blind in New York.</w:t>
      </w:r>
    </w:p>
    <w:p>
      <w:pPr>
        <w:pStyle w:val="Normal (Web)"/>
        <w:widowControl w:val="1"/>
        <w:spacing w:line="288" w:lineRule="auto"/>
      </w:pPr>
      <w:r>
        <w:rPr>
          <w:rFonts w:ascii="Calibri" w:hAnsi="Calibri"/>
          <w:rtl w:val="0"/>
          <w:lang w:val="en-US"/>
        </w:rPr>
        <w:t>Eve</w:t>
      </w:r>
      <w:r>
        <w:rPr>
          <w:rtl w:val="0"/>
          <w:lang w:val="zh-TW" w:eastAsia="zh-TW"/>
        </w:rPr>
        <w:t>（抬眼）：你想立功</w:t>
      </w:r>
      <w:r>
        <w:rPr>
          <w:rFonts w:ascii="Calibri" w:hAnsi="Calibri"/>
          <w:rtl w:val="0"/>
          <w:lang w:val="en-US"/>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Eve: Trying to earn points?</w:t>
      </w:r>
    </w:p>
    <w:p>
      <w:pPr>
        <w:pStyle w:val="Normal (Web)"/>
        <w:widowControl w:val="1"/>
        <w:spacing w:line="288" w:lineRule="auto"/>
      </w:pPr>
      <w:r>
        <w:rPr>
          <w:rFonts w:ascii="Calibri" w:hAnsi="Calibri"/>
          <w:rtl w:val="0"/>
          <w:lang w:val="en-US"/>
        </w:rPr>
        <w:t>Dante</w:t>
      </w:r>
      <w:r>
        <w:rPr>
          <w:rtl w:val="0"/>
          <w:lang w:val="zh-TW" w:eastAsia="zh-TW"/>
        </w:rPr>
        <w:t>：我想活着</w:t>
      </w:r>
      <w:r>
        <w:rPr>
          <w:rFonts w:ascii="Calibri" w:hAnsi="Calibri"/>
          <w:rtl w:val="0"/>
          <w:lang w:val="en-US"/>
        </w:rPr>
        <w:t>,</w:t>
      </w:r>
      <w:r>
        <w:rPr>
          <w:rtl w:val="0"/>
          <w:lang w:val="zh-TW" w:eastAsia="zh-TW"/>
        </w:rPr>
        <w:t>留在你身边。</w:t>
      </w:r>
      <w:r>
        <w:rPr>
          <w:lang w:val="en-US"/>
        </w:rPr>
        <w:br w:type="textWrapping"/>
      </w:r>
      <w:r>
        <w:rPr>
          <w:rFonts w:ascii="Times New Roman" w:hAnsi="Times New Roman"/>
          <w:outline w:val="0"/>
          <w:color w:val="ff0000"/>
          <w:u w:color="ff0000"/>
          <w:rtl w:val="0"/>
          <w:lang w:val="en-US"/>
          <w14:textFill>
            <w14:solidFill>
              <w14:srgbClr w14:val="FF0000"/>
            </w14:solidFill>
          </w14:textFill>
        </w:rPr>
        <w:t>Dante: I'm trying to stay alive and stay by your side.</w:t>
      </w:r>
    </w:p>
    <w:p>
      <w:pPr>
        <w:pStyle w:val="Normal (Web)"/>
        <w:widowControl w:val="1"/>
        <w:spacing w:line="288" w:lineRule="auto"/>
      </w:pPr>
      <w:r>
        <w:rPr>
          <w:rtl w:val="0"/>
          <w:lang w:val="en-US"/>
        </w:rPr>
        <w:t>△</w:t>
      </w:r>
      <w:r>
        <w:rPr>
          <w:rFonts w:ascii="Calibri" w:hAnsi="Calibri"/>
          <w:rtl w:val="0"/>
          <w:lang w:val="en-US"/>
        </w:rPr>
        <w:t>Eve</w:t>
      </w:r>
      <w:r>
        <w:rPr>
          <w:rtl w:val="0"/>
          <w:lang w:val="zh-TW" w:eastAsia="zh-TW"/>
        </w:rPr>
        <w:t>盯着他看了两秒</w:t>
      </w:r>
      <w:r>
        <w:rPr>
          <w:rFonts w:ascii="Calibri" w:hAnsi="Calibri"/>
          <w:rtl w:val="0"/>
          <w:lang w:val="en-US"/>
        </w:rPr>
        <w:t>,</w:t>
      </w:r>
      <w:r>
        <w:rPr>
          <w:rtl w:val="0"/>
          <w:lang w:val="zh-TW" w:eastAsia="zh-TW"/>
        </w:rPr>
        <w:t>把卷宗合上。</w:t>
      </w:r>
    </w:p>
    <w:p>
      <w:pPr>
        <w:pStyle w:val="Normal (Web)"/>
        <w:widowControl w:val="1"/>
        <w:spacing w:line="288" w:lineRule="auto"/>
      </w:pPr>
      <w:r>
        <w:rPr>
          <w:rFonts w:ascii="Calibri" w:hAnsi="Calibri"/>
          <w:rtl w:val="0"/>
          <w:lang w:val="en-US"/>
        </w:rPr>
        <w:t>Eve</w:t>
      </w:r>
      <w:r>
        <w:rPr>
          <w:rtl w:val="0"/>
          <w:lang w:val="zh-TW" w:eastAsia="zh-TW"/>
        </w:rPr>
        <w:t>：南郊那条线</w:t>
      </w:r>
      <w:r>
        <w:rPr>
          <w:rFonts w:ascii="Calibri" w:hAnsi="Calibri"/>
          <w:rtl w:val="0"/>
          <w:lang w:val="en-US"/>
        </w:rPr>
        <w:t>,</w:t>
      </w:r>
      <w:r>
        <w:rPr>
          <w:rtl w:val="0"/>
          <w:lang w:val="zh-TW" w:eastAsia="zh-TW"/>
        </w:rPr>
        <w:t>你去摸。摸清楚了</w:t>
      </w:r>
      <w:r>
        <w:rPr>
          <w:rFonts w:ascii="Calibri" w:hAnsi="Calibri"/>
          <w:rtl w:val="0"/>
          <w:lang w:val="en-US"/>
        </w:rPr>
        <w:t>,</w:t>
      </w:r>
      <w:r>
        <w:rPr>
          <w:rtl w:val="0"/>
          <w:lang w:val="zh-TW" w:eastAsia="zh-TW"/>
        </w:rPr>
        <w:t>回来见我。摸不清</w:t>
      </w:r>
      <w:r>
        <w:rPr>
          <w:rFonts w:ascii="Calibri" w:hAnsi="Calibri"/>
          <w:rtl w:val="0"/>
          <w:lang w:val="en-US"/>
        </w:rPr>
        <w:t>,</w:t>
      </w:r>
      <w:r>
        <w:rPr>
          <w:rtl w:val="0"/>
          <w:lang w:val="zh-TW" w:eastAsia="zh-TW"/>
        </w:rPr>
        <w:t>别回来。</w:t>
      </w:r>
      <w:r>
        <w:rPr>
          <w:lang w:val="en-US"/>
        </w:rPr>
        <w:br w:type="textWrapping"/>
      </w:r>
      <w:r>
        <w:rPr>
          <w:rFonts w:ascii="Times New Roman" w:hAnsi="Times New Roman"/>
          <w:outline w:val="0"/>
          <w:color w:val="ff0000"/>
          <w:u w:color="ff0000"/>
          <w:rtl w:val="0"/>
          <w:lang w:val="en-US"/>
          <w14:textFill>
            <w14:solidFill>
              <w14:srgbClr w14:val="FF0000"/>
            </w14:solidFill>
          </w14:textFill>
        </w:rPr>
        <w:t>Eve: That southern line. Scout it. Map it out, then come back to me. Fail, then don't bother come back.</w:t>
      </w:r>
    </w:p>
    <w:p>
      <w:pPr>
        <w:pStyle w:val="Normal (Web)"/>
        <w:widowControl w:val="1"/>
        <w:spacing w:line="288" w:lineRule="auto"/>
      </w:pPr>
      <w:r>
        <w:rPr>
          <w:rFonts w:ascii="Calibri" w:hAnsi="Calibri"/>
          <w:rtl w:val="0"/>
          <w:lang w:val="en-US"/>
        </w:rPr>
        <w:t>Dante</w:t>
      </w:r>
      <w:r>
        <w:rPr>
          <w:rtl w:val="0"/>
          <w:lang w:val="zh-TW" w:eastAsia="zh-TW"/>
        </w:rPr>
        <w:t>（眼睛亮起来）：好。</w:t>
      </w:r>
      <w:r>
        <w:rPr>
          <w:lang w:val="en-US"/>
        </w:rPr>
        <w:br w:type="textWrapping"/>
      </w:r>
      <w:r>
        <w:rPr>
          <w:rFonts w:ascii="Times New Roman" w:hAnsi="Times New Roman"/>
          <w:outline w:val="0"/>
          <w:color w:val="ff0000"/>
          <w:u w:color="ff0000"/>
          <w:rtl w:val="0"/>
          <w:lang w:val="en-US"/>
          <w14:textFill>
            <w14:solidFill>
              <w14:srgbClr w14:val="FF0000"/>
            </w14:solidFill>
          </w14:textFill>
        </w:rPr>
        <w:t>Dante: Okay.</w:t>
      </w:r>
    </w:p>
    <w:p>
      <w:pPr>
        <w:pStyle w:val="Normal (Web)"/>
        <w:widowControl w:val="1"/>
        <w:spacing w:line="288" w:lineRule="auto"/>
      </w:pPr>
      <w:r>
        <w:rPr>
          <w:rtl w:val="0"/>
          <w:lang w:val="en-US"/>
        </w:rPr>
        <w:t>△</w:t>
      </w:r>
      <w:r>
        <w:rPr>
          <w:rFonts w:ascii="Calibri" w:hAnsi="Calibri"/>
          <w:rtl w:val="0"/>
          <w:lang w:val="en-US"/>
        </w:rPr>
        <w:t>Eve OS</w:t>
      </w:r>
      <w:r>
        <w:rPr>
          <w:rtl w:val="0"/>
          <w:lang w:val="zh-TW" w:eastAsia="zh-TW"/>
        </w:rPr>
        <w:t>：他急着赎罪。正好</w:t>
      </w:r>
      <w:r>
        <w:rPr>
          <w:rFonts w:ascii="Calibri" w:hAnsi="Calibri"/>
          <w:rtl w:val="0"/>
          <w:lang w:val="en-US"/>
        </w:rPr>
        <w:t>,</w:t>
      </w:r>
      <w:r>
        <w:rPr>
          <w:rtl w:val="0"/>
          <w:lang w:val="zh-TW" w:eastAsia="zh-TW"/>
        </w:rPr>
        <w:t>我用得上一条不要命的疯狗。</w:t>
      </w:r>
    </w:p>
    <w:p>
      <w:pPr>
        <w:pStyle w:val="默认 A"/>
        <w:tabs>
          <w:tab w:val="left" w:pos="720"/>
          <w:tab w:val="left" w:pos="1440"/>
          <w:tab w:val="left" w:pos="2160"/>
          <w:tab w:val="left" w:pos="2880"/>
          <w:tab w:val="left" w:pos="3600"/>
          <w:tab w:val="left" w:pos="4320"/>
          <w:tab w:val="left" w:pos="5040"/>
          <w:tab w:val="left" w:pos="5760"/>
          <w:tab w:val="left" w:pos="6480"/>
          <w:tab w:val="left" w:pos="7200"/>
          <w:tab w:val="left" w:pos="7800"/>
        </w:tabs>
        <w:spacing w:before="0" w:line="240" w:lineRule="auto"/>
        <w:rPr>
          <w:rFonts w:ascii="Calibri" w:cs="Calibri" w:hAnsi="Calibri" w:eastAsia="Calibri"/>
          <w:outline w:val="0"/>
          <w:color w:val="ff2600"/>
          <w:u w:color="ff2600"/>
          <w:lang w:val="zh-TW" w:eastAsia="zh-TW"/>
          <w14:textFill>
            <w14:solidFill>
              <w14:srgbClr w14:val="FF2600"/>
            </w14:solidFill>
          </w14:textFill>
        </w:rPr>
      </w:pPr>
      <w:r>
        <w:rPr>
          <w:rFonts w:ascii="Times New Roman" w:hAnsi="Times New Roman"/>
          <w:outline w:val="0"/>
          <w:color w:val="ff2600"/>
          <w:u w:color="ff2600"/>
          <w:rtl w:val="0"/>
          <w:lang w:val="zh-TW" w:eastAsia="zh-TW"/>
          <w14:textFill>
            <w14:solidFill>
              <w14:srgbClr w14:val="FF2600"/>
            </w14:solidFill>
          </w14:textFill>
        </w:rPr>
        <w:t>Eve OS: He</w:t>
      </w:r>
      <w:r>
        <w:rPr>
          <w:rFonts w:ascii="Times New Roman" w:hAnsi="Times New Roman" w:hint="default"/>
          <w:outline w:val="0"/>
          <w:color w:val="ff2600"/>
          <w:u w:color="ff2600"/>
          <w:rtl w:val="0"/>
          <w:lang w:val="zh-TW" w:eastAsia="zh-TW"/>
          <w14:textFill>
            <w14:solidFill>
              <w14:srgbClr w14:val="FF2600"/>
            </w14:solidFill>
          </w14:textFill>
        </w:rPr>
        <w:t>’</w:t>
      </w:r>
      <w:r>
        <w:rPr>
          <w:rFonts w:ascii="Times New Roman" w:hAnsi="Times New Roman"/>
          <w:outline w:val="0"/>
          <w:color w:val="ff2600"/>
          <w:u w:color="ff2600"/>
          <w:rtl w:val="0"/>
          <w:lang w:val="zh-TW" w:eastAsia="zh-TW"/>
          <w14:textFill>
            <w14:solidFill>
              <w14:srgbClr w14:val="FF2600"/>
            </w14:solidFill>
          </w14:textFill>
        </w:rPr>
        <w:t>s desperate to atone. And I need a mad dog with nothing to lose.</w:t>
      </w:r>
    </w:p>
    <w:p>
      <w:pPr>
        <w:pStyle w:val="Normal (Web)"/>
        <w:widowControl w:val="1"/>
        <w:spacing w:line="288" w:lineRule="auto"/>
        <w:rPr>
          <w:lang w:val="zh-TW" w:eastAsia="zh-TW"/>
        </w:rPr>
      </w:pPr>
    </w:p>
    <w:p>
      <w:pPr>
        <w:pStyle w:val="Normal (Web)"/>
        <w:widowControl w:val="1"/>
        <w:spacing w:line="288" w:lineRule="auto"/>
        <w:rPr>
          <w:lang w:val="zh-TW" w:eastAsia="zh-TW"/>
        </w:rPr>
      </w:pPr>
    </w:p>
    <w:p>
      <w:pPr>
        <w:pStyle w:val="Normal (Web)"/>
        <w:widowControl w:val="1"/>
        <w:spacing w:line="288" w:lineRule="auto"/>
      </w:pPr>
    </w:p>
    <w:p>
      <w:pPr>
        <w:pStyle w:val="Normal (Web)"/>
        <w:widowControl w:val="1"/>
        <w:spacing w:line="288" w:lineRule="auto"/>
      </w:pPr>
      <w:r>
        <w:rPr>
          <w:rFonts w:ascii="Calibri" w:hAnsi="Calibri"/>
          <w:rtl w:val="0"/>
          <w:lang w:val="en-US"/>
        </w:rPr>
        <w:t>21-3</w:t>
      </w:r>
      <w:r>
        <w:rPr>
          <w:rtl w:val="0"/>
          <w:lang w:val="zh-TW" w:eastAsia="zh-TW"/>
        </w:rPr>
        <w:t>夜内布兰卡家族会客厅</w:t>
      </w:r>
    </w:p>
    <w:p>
      <w:pPr>
        <w:pStyle w:val="Normal (Web)"/>
        <w:widowControl w:val="1"/>
        <w:spacing w:line="288" w:lineRule="auto"/>
      </w:pPr>
      <w:r>
        <w:rPr>
          <w:rtl w:val="0"/>
          <w:lang w:val="zh-TW" w:eastAsia="zh-TW"/>
        </w:rPr>
        <w:t>人物：</w:t>
      </w:r>
      <w:r>
        <w:rPr>
          <w:rFonts w:ascii="Calibri" w:hAnsi="Calibri"/>
          <w:rtl w:val="0"/>
          <w:lang w:val="en-US"/>
        </w:rPr>
        <w:t>Salvatore</w:t>
      </w:r>
      <w:r>
        <w:rPr>
          <w:rtl w:val="0"/>
          <w:lang w:val="zh-TW" w:eastAsia="zh-TW"/>
        </w:rPr>
        <w:t>、</w:t>
      </w:r>
      <w:r>
        <w:rPr>
          <w:rFonts w:ascii="Calibri" w:hAnsi="Calibri"/>
          <w:rtl w:val="0"/>
          <w:lang w:val="en-US"/>
        </w:rPr>
        <w:t>Lily</w:t>
      </w:r>
      <w:r>
        <w:rPr>
          <w:rtl w:val="0"/>
          <w:lang w:val="zh-TW" w:eastAsia="zh-TW"/>
        </w:rPr>
        <w:t>、手下</w:t>
      </w:r>
    </w:p>
    <w:p>
      <w:pPr>
        <w:pStyle w:val="Normal (Web)"/>
        <w:widowControl w:val="1"/>
        <w:spacing w:line="288" w:lineRule="auto"/>
        <w:rPr>
          <w:lang w:val="zh-TW" w:eastAsia="zh-TW"/>
        </w:rPr>
      </w:pPr>
      <w:r>
        <w:rPr>
          <w:rtl w:val="0"/>
          <w:lang w:val="zh-TW" w:eastAsia="zh-TW"/>
        </w:rPr>
        <w:t>【字幕：西西里布兰卡家族教父</w:t>
      </w:r>
      <w:r>
        <w:rPr>
          <w:rFonts w:ascii="Calibri" w:hAnsi="Calibri"/>
          <w:rtl w:val="0"/>
          <w:lang w:val="zh-TW" w:eastAsia="zh-TW"/>
        </w:rPr>
        <w:t xml:space="preserve"> </w:t>
      </w:r>
      <w:r>
        <w:rPr>
          <w:rtl w:val="0"/>
          <w:lang w:val="zh-TW" w:eastAsia="zh-TW"/>
        </w:rPr>
        <w:t>萨尔瓦托雷</w:t>
      </w:r>
      <w:r>
        <w:rPr>
          <w:rFonts w:ascii="Calibri" w:hAnsi="Calibri"/>
          <w:rtl w:val="0"/>
          <w:lang w:val="zh-TW" w:eastAsia="zh-TW"/>
        </w:rPr>
        <w:t xml:space="preserve"> </w:t>
      </w:r>
      <w:r>
        <w:rPr>
          <w:rFonts w:ascii="Times New Roman" w:hAnsi="Times New Roman"/>
          <w:outline w:val="0"/>
          <w:color w:val="ff2600"/>
          <w:u w:color="ff2600"/>
          <w:rtl w:val="0"/>
          <w:lang w:val="zh-TW" w:eastAsia="zh-TW"/>
          <w14:textFill>
            <w14:solidFill>
              <w14:srgbClr w14:val="FF2600"/>
            </w14:solidFill>
          </w14:textFill>
        </w:rPr>
        <w:t>Salvatore, Don of Sicily</w:t>
      </w:r>
      <w:r>
        <w:rPr>
          <w:rFonts w:ascii="Times New Roman" w:hAnsi="Times New Roman" w:hint="default"/>
          <w:outline w:val="0"/>
          <w:color w:val="ff2600"/>
          <w:u w:color="ff2600"/>
          <w:rtl w:val="0"/>
          <w:lang w:val="zh-TW" w:eastAsia="zh-TW"/>
          <w14:textFill>
            <w14:solidFill>
              <w14:srgbClr w14:val="FF2600"/>
            </w14:solidFill>
          </w14:textFill>
        </w:rPr>
        <w:t>’</w:t>
      </w:r>
      <w:r>
        <w:rPr>
          <w:rFonts w:ascii="Times New Roman" w:hAnsi="Times New Roman"/>
          <w:outline w:val="0"/>
          <w:color w:val="ff2600"/>
          <w:u w:color="ff2600"/>
          <w:rtl w:val="0"/>
          <w:lang w:val="zh-TW" w:eastAsia="zh-TW"/>
          <w14:textFill>
            <w14:solidFill>
              <w14:srgbClr w14:val="FF2600"/>
            </w14:solidFill>
          </w14:textFill>
        </w:rPr>
        <w:t>s Blanca family</w:t>
      </w:r>
      <w:r>
        <w:rPr>
          <w:rFonts w:ascii="Calibri" w:hAnsi="Calibri"/>
          <w:rtl w:val="0"/>
          <w:lang w:val="zh-TW" w:eastAsia="zh-TW"/>
        </w:rPr>
        <w:t>.</w:t>
      </w:r>
      <w:r>
        <w:rPr>
          <w:rtl w:val="0"/>
          <w:lang w:val="zh-TW" w:eastAsia="zh-TW"/>
        </w:rPr>
        <w:t>】</w:t>
      </w:r>
    </w:p>
    <w:p>
      <w:pPr>
        <w:pStyle w:val="Normal (Web)"/>
        <w:widowControl w:val="1"/>
        <w:spacing w:line="288" w:lineRule="auto"/>
      </w:pPr>
      <w:r>
        <w:rPr>
          <w:rtl w:val="0"/>
          <w:lang w:val="en-US"/>
        </w:rPr>
        <w:t>△</w:t>
      </w:r>
      <w:r>
        <w:rPr>
          <w:rFonts w:ascii="Calibri" w:hAnsi="Calibri"/>
          <w:rtl w:val="0"/>
          <w:lang w:val="en-US"/>
        </w:rPr>
        <w:t>Salvatore</w:t>
      </w:r>
      <w:r>
        <w:rPr>
          <w:rtl w:val="0"/>
          <w:lang w:val="zh-TW" w:eastAsia="zh-TW"/>
        </w:rPr>
        <w:t>坐在皮椅上</w:t>
      </w:r>
      <w:r>
        <w:rPr>
          <w:rFonts w:ascii="Calibri" w:hAnsi="Calibri"/>
          <w:rtl w:val="0"/>
          <w:lang w:val="en-US"/>
        </w:rPr>
        <w:t>,</w:t>
      </w:r>
      <w:r>
        <w:rPr>
          <w:rtl w:val="0"/>
          <w:lang w:val="zh-TW" w:eastAsia="zh-TW"/>
        </w:rPr>
        <w:t>转着手里的雪茄。脸上一道毁容疤痕的</w:t>
      </w:r>
      <w:r>
        <w:rPr>
          <w:rFonts w:ascii="Calibri" w:hAnsi="Calibri"/>
          <w:rtl w:val="0"/>
          <w:lang w:val="en-US"/>
        </w:rPr>
        <w:t>Lily</w:t>
      </w:r>
      <w:r>
        <w:rPr>
          <w:rtl w:val="0"/>
          <w:lang w:val="zh-TW" w:eastAsia="zh-TW"/>
        </w:rPr>
        <w:t>被推进来</w:t>
      </w:r>
      <w:r>
        <w:rPr>
          <w:rFonts w:ascii="Calibri" w:hAnsi="Calibri"/>
          <w:rtl w:val="0"/>
          <w:lang w:val="en-US"/>
        </w:rPr>
        <w:t>,</w:t>
      </w:r>
      <w:r>
        <w:rPr>
          <w:rtl w:val="0"/>
          <w:lang w:val="zh-TW" w:eastAsia="zh-TW"/>
        </w:rPr>
        <w:t>跪在地上。</w:t>
      </w:r>
    </w:p>
    <w:p>
      <w:pPr>
        <w:pStyle w:val="Normal (Web)"/>
        <w:widowControl w:val="1"/>
        <w:spacing w:line="288" w:lineRule="auto"/>
      </w:pPr>
      <w:r>
        <w:rPr>
          <w:rFonts w:ascii="Calibri" w:hAnsi="Calibri"/>
          <w:rtl w:val="0"/>
          <w:lang w:val="en-US"/>
        </w:rPr>
        <w:t>Lily</w:t>
      </w:r>
      <w:r>
        <w:rPr>
          <w:rtl w:val="0"/>
          <w:lang w:val="zh-TW" w:eastAsia="zh-TW"/>
        </w:rPr>
        <w:t>（哭）：救我出来的是您的人</w:t>
      </w:r>
      <w:r>
        <w:rPr>
          <w:rFonts w:ascii="Calibri" w:hAnsi="Calibri"/>
          <w:rtl w:val="0"/>
          <w:lang w:val="en-US"/>
        </w:rPr>
        <w:t>...</w:t>
      </w:r>
      <w:r>
        <w:rPr>
          <w:rtl w:val="0"/>
          <w:lang w:val="zh-TW" w:eastAsia="zh-TW"/>
        </w:rPr>
        <w:t>您要我做什么都行</w:t>
      </w:r>
      <w:r>
        <w:rPr>
          <w:rFonts w:ascii="Calibri" w:hAnsi="Calibri"/>
          <w:rtl w:val="0"/>
          <w:lang w:val="en-US"/>
        </w:rPr>
        <w:t>...</w:t>
      </w:r>
      <w:r>
        <w:rPr>
          <w:rtl w:val="0"/>
          <w:lang w:val="zh-TW" w:eastAsia="zh-TW"/>
        </w:rPr>
        <w:t>我太了解</w:t>
      </w:r>
      <w:r>
        <w:rPr>
          <w:rFonts w:ascii="Calibri" w:hAnsi="Calibri"/>
          <w:rtl w:val="0"/>
          <w:lang w:val="en-US"/>
        </w:rPr>
        <w:t>Eve</w:t>
      </w:r>
      <w:r>
        <w:rPr>
          <w:rtl w:val="0"/>
          <w:lang w:val="zh-TW" w:eastAsia="zh-TW"/>
        </w:rPr>
        <w:t>了</w:t>
      </w:r>
      <w:r>
        <w:rPr>
          <w:rFonts w:ascii="Calibri" w:hAnsi="Calibri"/>
          <w:rtl w:val="0"/>
          <w:lang w:val="en-US"/>
        </w:rPr>
        <w:t>!</w:t>
      </w:r>
      <w:r>
        <w:rPr>
          <w:rtl w:val="0"/>
          <w:lang w:val="zh-TW" w:eastAsia="zh-TW"/>
        </w:rPr>
        <w:t>我知道她所有的软肋</w:t>
      </w:r>
      <w:r>
        <w:rPr>
          <w:rFonts w:ascii="Calibri" w:hAnsi="Calibri"/>
          <w:rtl w:val="0"/>
          <w:lang w:val="en-US"/>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Lily: Your people saved me out... I'll do anything you want... I know Eve too well! I know every weakness of her!</w:t>
      </w:r>
    </w:p>
    <w:p>
      <w:pPr>
        <w:pStyle w:val="Normal (Web)"/>
        <w:widowControl w:val="1"/>
        <w:spacing w:line="288" w:lineRule="auto"/>
      </w:pPr>
      <w:r>
        <w:rPr>
          <w:rFonts w:ascii="Calibri" w:hAnsi="Calibri"/>
          <w:rtl w:val="0"/>
          <w:lang w:val="en-US"/>
        </w:rPr>
        <w:t>Salvatore</w:t>
      </w:r>
      <w:r>
        <w:rPr>
          <w:rtl w:val="0"/>
          <w:lang w:val="zh-TW" w:eastAsia="zh-TW"/>
        </w:rPr>
        <w:t>（吐烟）：软肋</w:t>
      </w:r>
      <w:r>
        <w:rPr>
          <w:rFonts w:ascii="Calibri" w:hAnsi="Calibri"/>
          <w:rtl w:val="0"/>
          <w:lang w:val="en-US"/>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Salvatore: Weakness?</w:t>
      </w:r>
    </w:p>
    <w:p>
      <w:pPr>
        <w:pStyle w:val="Normal (Web)"/>
        <w:widowControl w:val="1"/>
        <w:spacing w:line="288" w:lineRule="auto"/>
      </w:pPr>
      <w:r>
        <w:rPr>
          <w:rFonts w:ascii="Calibri" w:hAnsi="Calibri"/>
          <w:rtl w:val="0"/>
          <w:lang w:val="en-US"/>
        </w:rPr>
        <w:t>Lily</w:t>
      </w:r>
      <w:r>
        <w:rPr>
          <w:rtl w:val="0"/>
          <w:lang w:val="zh-TW" w:eastAsia="zh-TW"/>
        </w:rPr>
        <w:t>：那个孤儿院的小女孩</w:t>
      </w:r>
      <w:r>
        <w:rPr>
          <w:rFonts w:ascii="Calibri" w:hAnsi="Calibri"/>
          <w:rtl w:val="0"/>
          <w:lang w:val="en-US"/>
        </w:rPr>
        <w:t>,</w:t>
      </w:r>
      <w:r>
        <w:rPr>
          <w:rtl w:val="0"/>
          <w:lang w:val="zh-TW" w:eastAsia="zh-TW"/>
        </w:rPr>
        <w:t>还有</w:t>
      </w:r>
      <w:r>
        <w:rPr>
          <w:rFonts w:ascii="Calibri" w:hAnsi="Calibri"/>
          <w:rtl w:val="0"/>
          <w:lang w:val="en-US"/>
        </w:rPr>
        <w:t>...Dante</w:t>
      </w:r>
      <w:r>
        <w:rPr>
          <w:rtl w:val="0"/>
          <w:lang w:val="zh-TW" w:eastAsia="zh-TW"/>
        </w:rPr>
        <w:t>。</w:t>
      </w:r>
      <w:r>
        <w:rPr>
          <w:rFonts w:ascii="Calibri" w:hAnsi="Calibri"/>
          <w:rtl w:val="0"/>
          <w:lang w:val="en-US"/>
        </w:rPr>
        <w:t>Eve</w:t>
      </w:r>
      <w:r>
        <w:rPr>
          <w:rtl w:val="0"/>
          <w:lang w:val="zh-TW" w:eastAsia="zh-TW"/>
        </w:rPr>
        <w:t>嘴上恨他</w:t>
      </w:r>
      <w:r>
        <w:rPr>
          <w:rFonts w:ascii="Calibri" w:hAnsi="Calibri"/>
          <w:rtl w:val="0"/>
          <w:lang w:val="en-US"/>
        </w:rPr>
        <w:t>,</w:t>
      </w:r>
      <w:r>
        <w:rPr>
          <w:rtl w:val="0"/>
          <w:lang w:val="zh-TW" w:eastAsia="zh-TW"/>
        </w:rPr>
        <w:t>可她每次都没真杀他。她心里还有</w:t>
      </w:r>
      <w:r>
        <w:rPr>
          <w:rFonts w:ascii="Calibri" w:hAnsi="Calibri"/>
          <w:rtl w:val="0"/>
          <w:lang w:val="en-US"/>
        </w:rPr>
        <w:t>Dante</w:t>
      </w:r>
      <w:r>
        <w:rPr>
          <w:rtl w:val="0"/>
          <w:lang w:val="zh-TW" w:eastAsia="zh-TW"/>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Lily: The little girl from the orphanage, and... Dante. Eve says she hates him, but she never really kills him. She still cares about Dante.</w:t>
      </w:r>
    </w:p>
    <w:p>
      <w:pPr>
        <w:pStyle w:val="Normal (Web)"/>
        <w:widowControl w:val="1"/>
        <w:spacing w:line="288" w:lineRule="auto"/>
      </w:pPr>
      <w:r>
        <w:rPr>
          <w:rFonts w:ascii="Calibri" w:hAnsi="Calibri"/>
          <w:rtl w:val="0"/>
          <w:lang w:val="en-US"/>
        </w:rPr>
        <w:t>Salvatore</w:t>
      </w:r>
      <w:r>
        <w:rPr>
          <w:rtl w:val="0"/>
          <w:lang w:val="zh-TW" w:eastAsia="zh-TW"/>
        </w:rPr>
        <w:t>（笑）：女人。</w:t>
      </w:r>
      <w:r>
        <w:rPr>
          <w:lang w:val="en-US"/>
        </w:rPr>
        <w:br w:type="textWrapping"/>
      </w:r>
      <w:r>
        <w:rPr>
          <w:rFonts w:ascii="Times New Roman" w:hAnsi="Times New Roman"/>
          <w:outline w:val="0"/>
          <w:color w:val="ff0000"/>
          <w:u w:color="ff0000"/>
          <w:rtl w:val="0"/>
          <w:lang w:val="en-US"/>
          <w14:textFill>
            <w14:solidFill>
              <w14:srgbClr w14:val="FF0000"/>
            </w14:solidFill>
          </w14:textFill>
        </w:rPr>
        <w:t>Salvatore: Woman.</w:t>
      </w:r>
    </w:p>
    <w:p>
      <w:pPr>
        <w:pStyle w:val="Normal (Web)"/>
        <w:widowControl w:val="1"/>
        <w:spacing w:line="288" w:lineRule="auto"/>
      </w:pPr>
      <w:r>
        <w:rPr>
          <w:rtl w:val="0"/>
          <w:lang w:val="en-US"/>
        </w:rPr>
        <w:t>△</w:t>
      </w:r>
      <w:r>
        <w:rPr>
          <w:rFonts w:ascii="Calibri" w:hAnsi="Calibri"/>
          <w:rtl w:val="0"/>
          <w:lang w:val="en-US"/>
        </w:rPr>
        <w:t>Salvatore</w:t>
      </w:r>
      <w:r>
        <w:rPr>
          <w:rtl w:val="0"/>
          <w:lang w:val="zh-TW" w:eastAsia="zh-TW"/>
        </w:rPr>
        <w:t>站起来</w:t>
      </w:r>
      <w:r>
        <w:rPr>
          <w:rFonts w:ascii="Calibri" w:hAnsi="Calibri"/>
          <w:rtl w:val="0"/>
          <w:lang w:val="en-US"/>
        </w:rPr>
        <w:t>,</w:t>
      </w:r>
      <w:r>
        <w:rPr>
          <w:rtl w:val="0"/>
          <w:lang w:val="zh-TW" w:eastAsia="zh-TW"/>
        </w:rPr>
        <w:t>居高临下看着</w:t>
      </w:r>
      <w:r>
        <w:rPr>
          <w:rFonts w:ascii="Calibri" w:hAnsi="Calibri"/>
          <w:rtl w:val="0"/>
          <w:lang w:val="en-US"/>
        </w:rPr>
        <w:t>Lily</w:t>
      </w:r>
      <w:r>
        <w:rPr>
          <w:rtl w:val="0"/>
          <w:lang w:val="zh-TW" w:eastAsia="zh-TW"/>
        </w:rPr>
        <w:t>。</w:t>
      </w:r>
    </w:p>
    <w:p>
      <w:pPr>
        <w:pStyle w:val="Normal (Web)"/>
        <w:widowControl w:val="1"/>
        <w:spacing w:line="288" w:lineRule="auto"/>
      </w:pPr>
      <w:r>
        <w:rPr>
          <w:rFonts w:ascii="Calibri" w:hAnsi="Calibri"/>
          <w:rtl w:val="0"/>
          <w:lang w:val="en-US"/>
        </w:rPr>
        <w:t>Salvatore</w:t>
      </w:r>
      <w:r>
        <w:rPr>
          <w:rtl w:val="0"/>
          <w:lang w:val="zh-TW" w:eastAsia="zh-TW"/>
        </w:rPr>
        <w:t>：你给我盯着</w:t>
      </w:r>
      <w:r>
        <w:rPr>
          <w:rFonts w:ascii="Calibri" w:hAnsi="Calibri"/>
          <w:rtl w:val="0"/>
          <w:lang w:val="en-US"/>
        </w:rPr>
        <w:t>Dante</w:t>
      </w:r>
      <w:r>
        <w:rPr>
          <w:rtl w:val="0"/>
          <w:lang w:val="zh-TW" w:eastAsia="zh-TW"/>
        </w:rPr>
        <w:t>。他靠向</w:t>
      </w:r>
      <w:r>
        <w:rPr>
          <w:rFonts w:ascii="Calibri" w:hAnsi="Calibri"/>
          <w:rtl w:val="0"/>
          <w:lang w:val="en-US"/>
        </w:rPr>
        <w:t>Eve</w:t>
      </w:r>
      <w:r>
        <w:rPr>
          <w:rtl w:val="0"/>
          <w:lang w:val="zh-TW" w:eastAsia="zh-TW"/>
        </w:rPr>
        <w:t>的每一步</w:t>
      </w:r>
      <w:r>
        <w:rPr>
          <w:rFonts w:ascii="Calibri" w:hAnsi="Calibri"/>
          <w:rtl w:val="0"/>
          <w:lang w:val="en-US"/>
        </w:rPr>
        <w:t>,</w:t>
      </w:r>
      <w:r>
        <w:rPr>
          <w:rtl w:val="0"/>
          <w:lang w:val="zh-TW" w:eastAsia="zh-TW"/>
        </w:rPr>
        <w:t>都告诉我。</w:t>
      </w:r>
      <w:r>
        <w:rPr>
          <w:lang w:val="en-US"/>
        </w:rPr>
        <w:br w:type="textWrapping"/>
      </w:r>
      <w:r>
        <w:rPr>
          <w:rFonts w:ascii="Times New Roman" w:hAnsi="Times New Roman"/>
          <w:outline w:val="0"/>
          <w:color w:val="ff0000"/>
          <w:u w:color="ff0000"/>
          <w:rtl w:val="0"/>
          <w:lang w:val="en-US"/>
          <w14:textFill>
            <w14:solidFill>
              <w14:srgbClr w14:val="FF0000"/>
            </w14:solidFill>
          </w14:textFill>
        </w:rPr>
        <w:t>Salvatore: Keep your eyes on Dante. Every step he takes toward Eve, report to me.</w:t>
      </w:r>
    </w:p>
    <w:p>
      <w:pPr>
        <w:pStyle w:val="Normal (Web)"/>
        <w:widowControl w:val="1"/>
        <w:spacing w:line="288" w:lineRule="auto"/>
      </w:pPr>
      <w:r>
        <w:rPr>
          <w:rtl w:val="0"/>
          <w:lang w:val="en-US"/>
        </w:rPr>
        <w:t>△</w:t>
      </w:r>
      <w:r>
        <w:rPr>
          <w:rtl w:val="0"/>
          <w:lang w:val="zh-TW" w:eastAsia="zh-TW"/>
        </w:rPr>
        <w:t>【卡点】镜头切回安全屋</w:t>
      </w:r>
      <w:r>
        <w:rPr>
          <w:rFonts w:ascii="Calibri" w:hAnsi="Calibri"/>
          <w:rtl w:val="0"/>
          <w:lang w:val="en-US"/>
        </w:rPr>
        <w:t>,Eve</w:t>
      </w:r>
      <w:r>
        <w:rPr>
          <w:rtl w:val="0"/>
          <w:lang w:val="zh-TW" w:eastAsia="zh-TW"/>
        </w:rPr>
        <w:t>独自站在落地窗前</w:t>
      </w:r>
      <w:r>
        <w:rPr>
          <w:rFonts w:ascii="Calibri" w:hAnsi="Calibri"/>
          <w:rtl w:val="0"/>
          <w:lang w:val="en-US"/>
        </w:rPr>
        <w:t>,</w:t>
      </w:r>
      <w:r>
        <w:rPr>
          <w:rtl w:val="0"/>
          <w:lang w:val="zh-TW" w:eastAsia="zh-TW"/>
        </w:rPr>
        <w:t>指尖摩挲着腰间手枪</w:t>
      </w:r>
      <w:r>
        <w:rPr>
          <w:rFonts w:ascii="Calibri" w:hAnsi="Calibri"/>
          <w:rtl w:val="0"/>
          <w:lang w:val="en-US"/>
        </w:rPr>
        <w:t>,</w:t>
      </w:r>
      <w:r>
        <w:rPr>
          <w:rtl w:val="0"/>
          <w:lang w:val="zh-TW" w:eastAsia="zh-TW"/>
        </w:rPr>
        <w:t>眼神冰冷。</w:t>
      </w:r>
    </w:p>
    <w:p>
      <w:pPr>
        <w:pStyle w:val="Normal (Web)"/>
        <w:widowControl w:val="1"/>
        <w:spacing w:line="288" w:lineRule="auto"/>
      </w:pPr>
    </w:p>
    <w:p>
      <w:pPr>
        <w:pStyle w:val="Normal (Web)"/>
        <w:widowControl w:val="1"/>
        <w:spacing w:line="288" w:lineRule="auto"/>
      </w:pPr>
    </w:p>
    <w:p>
      <w:pPr>
        <w:pStyle w:val="Normal (Web)"/>
        <w:widowControl w:val="1"/>
        <w:spacing w:line="288" w:lineRule="auto"/>
      </w:pPr>
    </w:p>
    <w:p>
      <w:pPr>
        <w:pStyle w:val="Normal (Web)"/>
        <w:widowControl w:val="1"/>
        <w:spacing w:line="288" w:lineRule="auto"/>
      </w:pPr>
    </w:p>
    <w:p>
      <w:pPr>
        <w:pStyle w:val="Normal (Web)"/>
        <w:widowControl w:val="1"/>
        <w:spacing w:line="288" w:lineRule="auto"/>
        <w:rPr>
          <w:lang w:val="zh-TW" w:eastAsia="zh-TW"/>
        </w:rPr>
      </w:pPr>
      <w:r>
        <w:rPr>
          <w:rtl w:val="0"/>
          <w:lang w:val="zh-TW" w:eastAsia="zh-TW"/>
        </w:rPr>
        <w:t>第二十二集</w:t>
      </w:r>
    </w:p>
    <w:p>
      <w:pPr>
        <w:pStyle w:val="Normal (Web)"/>
        <w:widowControl w:val="1"/>
        <w:spacing w:line="288" w:lineRule="auto"/>
      </w:pPr>
    </w:p>
    <w:p>
      <w:pPr>
        <w:pStyle w:val="Normal (Web)"/>
        <w:widowControl w:val="1"/>
        <w:spacing w:line="288" w:lineRule="auto"/>
      </w:pPr>
      <w:r>
        <w:rPr>
          <w:rFonts w:ascii="Calibri" w:hAnsi="Calibri"/>
          <w:rtl w:val="0"/>
          <w:lang w:val="en-US"/>
        </w:rPr>
        <w:t>22-1</w:t>
      </w:r>
      <w:r>
        <w:rPr>
          <w:rtl w:val="0"/>
          <w:lang w:val="zh-TW" w:eastAsia="zh-TW"/>
        </w:rPr>
        <w:t>日内南郊废弃加油站</w:t>
      </w:r>
    </w:p>
    <w:p>
      <w:pPr>
        <w:pStyle w:val="Normal (Web)"/>
        <w:widowControl w:val="1"/>
        <w:spacing w:line="288" w:lineRule="auto"/>
      </w:pPr>
      <w:r>
        <w:rPr>
          <w:rtl w:val="0"/>
          <w:lang w:val="zh-TW" w:eastAsia="zh-TW"/>
        </w:rPr>
        <w:t>人物：</w:t>
      </w:r>
      <w:r>
        <w:rPr>
          <w:rFonts w:ascii="Calibri" w:hAnsi="Calibri"/>
          <w:rtl w:val="0"/>
          <w:lang w:val="en-US"/>
        </w:rPr>
        <w:t>Dante</w:t>
      </w:r>
      <w:r>
        <w:rPr>
          <w:rtl w:val="0"/>
          <w:lang w:val="zh-TW" w:eastAsia="zh-TW"/>
        </w:rPr>
        <w:t>、布兰卡运货司机、</w:t>
      </w:r>
      <w:r>
        <w:rPr>
          <w:rFonts w:ascii="Calibri" w:hAnsi="Calibri"/>
          <w:rtl w:val="0"/>
          <w:lang w:val="en-US"/>
        </w:rPr>
        <w:t>Dante</w:t>
      </w:r>
      <w:r>
        <w:rPr>
          <w:rtl w:val="0"/>
          <w:lang w:val="zh-TW" w:eastAsia="zh-TW"/>
        </w:rPr>
        <w:t>旧部</w:t>
      </w:r>
    </w:p>
    <w:p>
      <w:pPr>
        <w:pStyle w:val="Normal (Web)"/>
        <w:widowControl w:val="1"/>
        <w:spacing w:line="288" w:lineRule="auto"/>
      </w:pPr>
      <w:r>
        <w:rPr>
          <w:rtl w:val="0"/>
          <w:lang w:val="en-US"/>
        </w:rPr>
        <w:t>△</w:t>
      </w:r>
      <w:r>
        <w:rPr>
          <w:rFonts w:ascii="Calibri" w:hAnsi="Calibri"/>
          <w:rtl w:val="0"/>
          <w:lang w:val="en-US"/>
        </w:rPr>
        <w:t>Dante</w:t>
      </w:r>
      <w:r>
        <w:rPr>
          <w:rtl w:val="0"/>
          <w:lang w:val="zh-TW" w:eastAsia="zh-TW"/>
        </w:rPr>
        <w:t>穿一件洗得发白的夹克</w:t>
      </w:r>
      <w:r>
        <w:rPr>
          <w:rFonts w:ascii="Calibri" w:hAnsi="Calibri"/>
          <w:rtl w:val="0"/>
          <w:lang w:val="en-US"/>
        </w:rPr>
        <w:t>,</w:t>
      </w:r>
      <w:r>
        <w:rPr>
          <w:rtl w:val="0"/>
          <w:lang w:val="zh-TW" w:eastAsia="zh-TW"/>
        </w:rPr>
        <w:t>瘸着腿</w:t>
      </w:r>
      <w:r>
        <w:rPr>
          <w:rFonts w:ascii="Calibri" w:hAnsi="Calibri"/>
          <w:rtl w:val="0"/>
          <w:lang w:val="en-US"/>
        </w:rPr>
        <w:t>,</w:t>
      </w:r>
      <w:r>
        <w:rPr>
          <w:rtl w:val="0"/>
          <w:lang w:val="zh-TW" w:eastAsia="zh-TW"/>
        </w:rPr>
        <w:t>蹲在加油站墙根抽烟</w:t>
      </w:r>
      <w:r>
        <w:rPr>
          <w:rFonts w:ascii="Calibri" w:hAnsi="Calibri"/>
          <w:rtl w:val="0"/>
          <w:lang w:val="en-US"/>
        </w:rPr>
        <w:t>,</w:t>
      </w:r>
      <w:r>
        <w:rPr>
          <w:rtl w:val="0"/>
          <w:lang w:val="zh-TW" w:eastAsia="zh-TW"/>
        </w:rPr>
        <w:t>像个等活的散工。</w:t>
      </w:r>
    </w:p>
    <w:p>
      <w:pPr>
        <w:pStyle w:val="Normal (Web)"/>
        <w:widowControl w:val="1"/>
        <w:spacing w:line="288" w:lineRule="auto"/>
      </w:pPr>
      <w:r>
        <w:rPr>
          <w:rtl w:val="0"/>
          <w:lang w:val="en-US"/>
        </w:rPr>
        <w:t>△</w:t>
      </w:r>
      <w:r>
        <w:rPr>
          <w:rtl w:val="0"/>
          <w:lang w:val="zh-TW" w:eastAsia="zh-TW"/>
        </w:rPr>
        <w:t>一辆冷链货车开进来加油。</w:t>
      </w:r>
      <w:r>
        <w:rPr>
          <w:rFonts w:ascii="Calibri" w:hAnsi="Calibri"/>
          <w:rtl w:val="0"/>
          <w:lang w:val="en-US"/>
        </w:rPr>
        <w:t>Dante</w:t>
      </w:r>
      <w:r>
        <w:rPr>
          <w:rtl w:val="0"/>
          <w:lang w:val="zh-TW" w:eastAsia="zh-TW"/>
        </w:rPr>
        <w:t>盯着车牌</w:t>
      </w:r>
      <w:r>
        <w:rPr>
          <w:rFonts w:ascii="Calibri" w:hAnsi="Calibri"/>
          <w:rtl w:val="0"/>
          <w:lang w:val="en-US"/>
        </w:rPr>
        <w:t>,</w:t>
      </w:r>
      <w:r>
        <w:rPr>
          <w:rtl w:val="0"/>
          <w:lang w:val="zh-TW" w:eastAsia="zh-TW"/>
        </w:rPr>
        <w:t>慢慢站起来。</w:t>
      </w:r>
    </w:p>
    <w:p>
      <w:pPr>
        <w:pStyle w:val="Normal (Web)"/>
        <w:widowControl w:val="1"/>
        <w:spacing w:line="288" w:lineRule="auto"/>
      </w:pPr>
      <w:r>
        <w:rPr>
          <w:rtl w:val="0"/>
          <w:lang w:val="en-US"/>
        </w:rPr>
        <w:t>△</w:t>
      </w:r>
      <w:r>
        <w:rPr>
          <w:rtl w:val="0"/>
          <w:lang w:val="zh-TW" w:eastAsia="zh-TW"/>
        </w:rPr>
        <w:t>他绕到车后</w:t>
      </w:r>
      <w:r>
        <w:rPr>
          <w:rFonts w:ascii="Calibri" w:hAnsi="Calibri"/>
          <w:rtl w:val="0"/>
          <w:lang w:val="en-US"/>
        </w:rPr>
        <w:t>,</w:t>
      </w:r>
      <w:r>
        <w:rPr>
          <w:rtl w:val="0"/>
          <w:lang w:val="zh-TW" w:eastAsia="zh-TW"/>
        </w:rPr>
        <w:t>撕开冷链车封条一角</w:t>
      </w:r>
      <w:r>
        <w:rPr>
          <w:rFonts w:ascii="Calibri" w:hAnsi="Calibri"/>
          <w:rtl w:val="0"/>
          <w:lang w:val="en-US"/>
        </w:rPr>
        <w:t>,</w:t>
      </w:r>
      <w:r>
        <w:rPr>
          <w:rtl w:val="0"/>
          <w:lang w:val="zh-TW" w:eastAsia="zh-TW"/>
        </w:rPr>
        <w:t>里面是裹着冰袋的军火箱。</w:t>
      </w:r>
    </w:p>
    <w:p>
      <w:pPr>
        <w:pStyle w:val="Normal (Web)"/>
        <w:widowControl w:val="1"/>
        <w:spacing w:line="288" w:lineRule="auto"/>
      </w:pPr>
      <w:r>
        <w:rPr>
          <w:rFonts w:ascii="Calibri" w:hAnsi="Calibri"/>
          <w:rtl w:val="0"/>
          <w:lang w:val="en-US"/>
        </w:rPr>
        <w:t>Dante OS</w:t>
      </w:r>
      <w:r>
        <w:rPr>
          <w:rtl w:val="0"/>
          <w:lang w:val="zh-TW" w:eastAsia="zh-TW"/>
        </w:rPr>
        <w:t>：南郊私运线</w:t>
      </w:r>
      <w:r>
        <w:rPr>
          <w:rFonts w:ascii="Calibri" w:hAnsi="Calibri"/>
          <w:rtl w:val="0"/>
          <w:lang w:val="en-US"/>
        </w:rPr>
        <w:t>,</w:t>
      </w:r>
      <w:r>
        <w:rPr>
          <w:rtl w:val="0"/>
          <w:lang w:val="zh-TW" w:eastAsia="zh-TW"/>
        </w:rPr>
        <w:t>走的是冷链外壳。萨尔瓦托雷以为没人敢碰布兰卡的车。</w:t>
      </w:r>
      <w:r>
        <w:rPr>
          <w:lang w:val="en-US"/>
        </w:rPr>
        <w:br w:type="textWrapping"/>
      </w:r>
      <w:r>
        <w:rPr>
          <w:rFonts w:ascii="Times New Roman" w:hAnsi="Times New Roman"/>
          <w:outline w:val="0"/>
          <w:color w:val="ff2600"/>
          <w:u w:color="ff0000"/>
          <w:rtl w:val="0"/>
          <w:lang w:val="en-US"/>
          <w14:textFill>
            <w14:solidFill>
              <w14:srgbClr w14:val="FF2600"/>
            </w14:solidFill>
          </w14:textFill>
        </w:rPr>
        <w:t>Dante (</w:t>
      </w:r>
      <w:r>
        <w:rPr>
          <w:rFonts w:ascii="Times New Roman" w:hAnsi="Times New Roman"/>
          <w:outline w:val="0"/>
          <w:color w:val="ff2600"/>
          <w:u w:color="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xml:space="preserve">): The </w:t>
      </w:r>
      <w:r>
        <w:rPr>
          <w:rFonts w:ascii="Times New Roman" w:hAnsi="Times New Roman"/>
          <w:outline w:val="0"/>
          <w:color w:val="ff0000"/>
          <w:u w:color="ff0000"/>
          <w:rtl w:val="0"/>
          <w:lang w:val="en-US"/>
          <w14:textFill>
            <w14:solidFill>
              <w14:srgbClr w14:val="FF0000"/>
            </w14:solidFill>
          </w14:textFill>
        </w:rPr>
        <w:t>southern smuggling line runs under cold-chain cover. Salvatore thinks no one dares touch a Blanca truck.</w:t>
      </w:r>
    </w:p>
    <w:p>
      <w:pPr>
        <w:pStyle w:val="Normal (Web)"/>
        <w:widowControl w:val="1"/>
        <w:spacing w:line="288" w:lineRule="auto"/>
      </w:pPr>
      <w:r>
        <w:rPr>
          <w:rtl w:val="0"/>
          <w:lang w:val="en-US"/>
        </w:rPr>
        <w:t>△</w:t>
      </w:r>
      <w:r>
        <w:rPr>
          <w:rtl w:val="0"/>
          <w:lang w:val="zh-TW" w:eastAsia="zh-TW"/>
        </w:rPr>
        <w:t>司机回头看见</w:t>
      </w:r>
      <w:r>
        <w:rPr>
          <w:rFonts w:ascii="Calibri" w:hAnsi="Calibri"/>
          <w:rtl w:val="0"/>
          <w:lang w:val="en-US"/>
        </w:rPr>
        <w:t>Dante,</w:t>
      </w:r>
      <w:r>
        <w:rPr>
          <w:rtl w:val="0"/>
          <w:lang w:val="zh-TW" w:eastAsia="zh-TW"/>
        </w:rPr>
        <w:t>愣了。</w:t>
      </w:r>
    </w:p>
    <w:p>
      <w:pPr>
        <w:pStyle w:val="Normal (Web)"/>
        <w:widowControl w:val="1"/>
        <w:spacing w:line="288" w:lineRule="auto"/>
      </w:pPr>
      <w:r>
        <w:rPr>
          <w:rtl w:val="0"/>
          <w:lang w:val="zh-TW" w:eastAsia="zh-TW"/>
        </w:rPr>
        <w:t>司机：你干什么的</w:t>
      </w:r>
      <w:r>
        <w:rPr>
          <w:rFonts w:ascii="Calibri" w:hAnsi="Calibri"/>
          <w:rtl w:val="0"/>
          <w:lang w:val="en-US"/>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Driver: Who the hell are you?</w:t>
      </w:r>
    </w:p>
    <w:p>
      <w:pPr>
        <w:pStyle w:val="Normal (Web)"/>
        <w:widowControl w:val="1"/>
        <w:spacing w:line="288" w:lineRule="auto"/>
      </w:pPr>
      <w:r>
        <w:rPr>
          <w:rFonts w:ascii="Calibri" w:hAnsi="Calibri"/>
          <w:rtl w:val="0"/>
          <w:lang w:val="en-US"/>
        </w:rPr>
        <w:t>Dante</w:t>
      </w:r>
      <w:r>
        <w:rPr>
          <w:rtl w:val="0"/>
          <w:lang w:val="zh-TW" w:eastAsia="zh-TW"/>
        </w:rPr>
        <w:t>（笑）：问路。这车</w:t>
      </w:r>
      <w:r>
        <w:rPr>
          <w:rFonts w:ascii="Calibri" w:hAnsi="Calibri"/>
          <w:rtl w:val="0"/>
          <w:lang w:val="en-US"/>
        </w:rPr>
        <w:t>,</w:t>
      </w:r>
      <w:r>
        <w:rPr>
          <w:rtl w:val="0"/>
          <w:lang w:val="zh-TW" w:eastAsia="zh-TW"/>
        </w:rPr>
        <w:t>往东海岸哪个码头送</w:t>
      </w:r>
      <w:r>
        <w:rPr>
          <w:rFonts w:ascii="Calibri" w:hAnsi="Calibri"/>
          <w:rtl w:val="0"/>
          <w:lang w:val="en-US"/>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Dante: Asking directions. Which East Coast dock is this truck going to?</w:t>
      </w:r>
    </w:p>
    <w:p>
      <w:pPr>
        <w:pStyle w:val="Normal (Web)"/>
        <w:widowControl w:val="1"/>
        <w:spacing w:line="288" w:lineRule="auto"/>
      </w:pPr>
      <w:r>
        <w:rPr>
          <w:rtl w:val="0"/>
          <w:lang w:val="zh-TW" w:eastAsia="zh-TW"/>
        </w:rPr>
        <w:t>司机（警惕</w:t>
      </w:r>
      <w:r>
        <w:rPr>
          <w:rFonts w:ascii="Calibri" w:hAnsi="Calibri"/>
          <w:rtl w:val="0"/>
          <w:lang w:val="en-US"/>
        </w:rPr>
        <w:t>,</w:t>
      </w:r>
      <w:r>
        <w:rPr>
          <w:rtl w:val="0"/>
          <w:lang w:val="zh-TW" w:eastAsia="zh-TW"/>
        </w:rPr>
        <w:t>伸手摸枪）：关你屁事。</w:t>
      </w:r>
      <w:r>
        <w:rPr>
          <w:lang w:val="en-US"/>
        </w:rPr>
        <w:br w:type="textWrapping"/>
      </w:r>
      <w:r>
        <w:rPr>
          <w:rFonts w:ascii="Times New Roman" w:hAnsi="Times New Roman"/>
          <w:outline w:val="0"/>
          <w:color w:val="ff0000"/>
          <w:u w:color="ff0000"/>
          <w:rtl w:val="0"/>
          <w:lang w:val="en-US"/>
          <w14:textFill>
            <w14:solidFill>
              <w14:srgbClr w14:val="FF0000"/>
            </w14:solidFill>
          </w14:textFill>
        </w:rPr>
        <w:t>Driver: None of your damn business.</w:t>
      </w:r>
    </w:p>
    <w:p>
      <w:pPr>
        <w:pStyle w:val="Normal (Web)"/>
        <w:widowControl w:val="1"/>
        <w:spacing w:line="288" w:lineRule="auto"/>
      </w:pPr>
      <w:r>
        <w:rPr>
          <w:rtl w:val="0"/>
          <w:lang w:val="en-US"/>
        </w:rPr>
        <w:t>△</w:t>
      </w:r>
      <w:r>
        <w:rPr>
          <w:rFonts w:ascii="Calibri" w:hAnsi="Calibri"/>
          <w:rtl w:val="0"/>
          <w:lang w:val="en-US"/>
        </w:rPr>
        <w:t>Dante</w:t>
      </w:r>
      <w:r>
        <w:rPr>
          <w:rtl w:val="0"/>
          <w:lang w:val="zh-TW" w:eastAsia="zh-TW"/>
        </w:rPr>
        <w:t>一把扣住司机手腕</w:t>
      </w:r>
      <w:r>
        <w:rPr>
          <w:rFonts w:ascii="Calibri" w:hAnsi="Calibri"/>
          <w:rtl w:val="0"/>
          <w:lang w:val="en-US"/>
        </w:rPr>
        <w:t>,</w:t>
      </w:r>
      <w:r>
        <w:rPr>
          <w:rtl w:val="0"/>
          <w:lang w:val="zh-TW" w:eastAsia="zh-TW"/>
        </w:rPr>
        <w:t>瘸腿撑住</w:t>
      </w:r>
      <w:r>
        <w:rPr>
          <w:rFonts w:ascii="Calibri" w:hAnsi="Calibri"/>
          <w:rtl w:val="0"/>
          <w:lang w:val="en-US"/>
        </w:rPr>
        <w:t>,</w:t>
      </w:r>
      <w:r>
        <w:rPr>
          <w:rtl w:val="0"/>
          <w:lang w:val="zh-TW" w:eastAsia="zh-TW"/>
        </w:rPr>
        <w:t>反手把人按在车上。</w:t>
      </w:r>
    </w:p>
    <w:p>
      <w:pPr>
        <w:pStyle w:val="Normal (Web)"/>
        <w:widowControl w:val="1"/>
        <w:spacing w:line="288" w:lineRule="auto"/>
      </w:pPr>
      <w:r>
        <w:rPr>
          <w:rFonts w:ascii="Calibri" w:hAnsi="Calibri"/>
          <w:rtl w:val="0"/>
          <w:lang w:val="en-US"/>
        </w:rPr>
        <w:t>Dante</w:t>
      </w:r>
      <w:r>
        <w:rPr>
          <w:rtl w:val="0"/>
          <w:lang w:val="zh-TW" w:eastAsia="zh-TW"/>
        </w:rPr>
        <w:t>：我数三个数。一。</w:t>
      </w:r>
      <w:r>
        <w:rPr>
          <w:lang w:val="en-US"/>
        </w:rPr>
        <w:br w:type="textWrapping"/>
      </w:r>
      <w:r>
        <w:rPr>
          <w:rFonts w:ascii="Times New Roman" w:hAnsi="Times New Roman"/>
          <w:outline w:val="0"/>
          <w:color w:val="ff0000"/>
          <w:u w:color="ff0000"/>
          <w:rtl w:val="0"/>
          <w:lang w:val="en-US"/>
          <w14:textFill>
            <w14:solidFill>
              <w14:srgbClr w14:val="FF0000"/>
            </w14:solidFill>
          </w14:textFill>
        </w:rPr>
        <w:t>Dante: I'll count to three. One.</w:t>
      </w:r>
    </w:p>
    <w:p>
      <w:pPr>
        <w:pStyle w:val="Normal (Web)"/>
        <w:widowControl w:val="1"/>
        <w:spacing w:line="288" w:lineRule="auto"/>
      </w:pPr>
      <w:r>
        <w:rPr>
          <w:rtl w:val="0"/>
          <w:lang w:val="zh-TW" w:eastAsia="zh-TW"/>
        </w:rPr>
        <w:t>司机（挣扎）：我不知道</w:t>
      </w:r>
      <w:r>
        <w:rPr>
          <w:rFonts w:ascii="Calibri" w:hAnsi="Calibri"/>
          <w:rtl w:val="0"/>
          <w:lang w:val="en-US"/>
        </w:rPr>
        <w:t>!</w:t>
      </w:r>
      <w:r>
        <w:rPr>
          <w:rtl w:val="0"/>
          <w:lang w:val="zh-TW" w:eastAsia="zh-TW"/>
        </w:rPr>
        <w:t>我只管开车</w:t>
      </w:r>
      <w:r>
        <w:rPr>
          <w:rFonts w:ascii="Calibri" w:hAnsi="Calibri"/>
          <w:rtl w:val="0"/>
          <w:lang w:val="en-US"/>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Driver: I don't know! I just drive!</w:t>
      </w:r>
    </w:p>
    <w:p>
      <w:pPr>
        <w:pStyle w:val="Normal (Web)"/>
        <w:widowControl w:val="1"/>
        <w:spacing w:line="288" w:lineRule="auto"/>
      </w:pPr>
      <w:r>
        <w:rPr>
          <w:rFonts w:ascii="Calibri" w:hAnsi="Calibri"/>
          <w:rtl w:val="0"/>
          <w:lang w:val="en-US"/>
        </w:rPr>
        <w:t>Dante</w:t>
      </w:r>
      <w:r>
        <w:rPr>
          <w:rtl w:val="0"/>
          <w:lang w:val="zh-TW" w:eastAsia="zh-TW"/>
        </w:rPr>
        <w:t>：二。</w:t>
      </w:r>
      <w:r>
        <w:rPr>
          <w:lang w:val="en-US"/>
        </w:rPr>
        <w:br w:type="textWrapping"/>
      </w:r>
      <w:r>
        <w:rPr>
          <w:rFonts w:ascii="Times New Roman" w:hAnsi="Times New Roman"/>
          <w:outline w:val="0"/>
          <w:color w:val="ff0000"/>
          <w:u w:color="ff0000"/>
          <w:rtl w:val="0"/>
          <w:lang w:val="en-US"/>
          <w14:textFill>
            <w14:solidFill>
              <w14:srgbClr w14:val="FF0000"/>
            </w14:solidFill>
          </w14:textFill>
        </w:rPr>
        <w:t>Dante: Two.</w:t>
      </w:r>
    </w:p>
    <w:p>
      <w:pPr>
        <w:pStyle w:val="Normal (Web)"/>
        <w:widowControl w:val="1"/>
        <w:spacing w:line="288" w:lineRule="auto"/>
      </w:pPr>
      <w:r>
        <w:rPr>
          <w:rtl w:val="0"/>
          <w:lang w:val="zh-TW" w:eastAsia="zh-TW"/>
        </w:rPr>
        <w:t>司机（吓得）：七号码头</w:t>
      </w:r>
      <w:r>
        <w:rPr>
          <w:rFonts w:ascii="Calibri" w:hAnsi="Calibri"/>
          <w:rtl w:val="0"/>
          <w:lang w:val="en-US"/>
        </w:rPr>
        <w:t>!</w:t>
      </w:r>
      <w:r>
        <w:rPr>
          <w:rtl w:val="0"/>
          <w:lang w:val="zh-TW" w:eastAsia="zh-TW"/>
        </w:rPr>
        <w:t>海州方向七号码头</w:t>
      </w:r>
      <w:r>
        <w:rPr>
          <w:rFonts w:ascii="Calibri" w:hAnsi="Calibri"/>
          <w:rtl w:val="0"/>
          <w:lang w:val="en-US"/>
        </w:rPr>
        <w:t>!</w:t>
      </w:r>
      <w:r>
        <w:rPr>
          <w:rtl w:val="0"/>
          <w:lang w:val="zh-TW" w:eastAsia="zh-TW"/>
        </w:rPr>
        <w:t>卸货的人叫马可</w:t>
      </w:r>
      <w:r>
        <w:rPr>
          <w:rFonts w:ascii="Calibri" w:hAnsi="Calibri"/>
          <w:rtl w:val="0"/>
          <w:lang w:val="en-US"/>
        </w:rPr>
        <w:t>,</w:t>
      </w:r>
      <w:r>
        <w:rPr>
          <w:rtl w:val="0"/>
          <w:lang w:val="zh-TW" w:eastAsia="zh-TW"/>
        </w:rPr>
        <w:t>布兰卡的二当家</w:t>
      </w:r>
      <w:r>
        <w:rPr>
          <w:rFonts w:ascii="Calibri" w:hAnsi="Calibri"/>
          <w:rtl w:val="0"/>
          <w:lang w:val="en-US"/>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Driver: Dock Seven! Dock Seven toward Long Island! The guy unloading is Marco, Blanca's number two!</w:t>
      </w:r>
    </w:p>
    <w:p>
      <w:pPr>
        <w:pStyle w:val="Normal (Web)"/>
        <w:widowControl w:val="1"/>
        <w:spacing w:line="288" w:lineRule="auto"/>
      </w:pPr>
      <w:r>
        <w:rPr>
          <w:rtl w:val="0"/>
          <w:lang w:val="en-US"/>
        </w:rPr>
        <w:t>△</w:t>
      </w:r>
      <w:r>
        <w:rPr>
          <w:rFonts w:ascii="Calibri" w:hAnsi="Calibri"/>
          <w:rtl w:val="0"/>
          <w:lang w:val="en-US"/>
        </w:rPr>
        <w:t>Dante</w:t>
      </w:r>
      <w:r>
        <w:rPr>
          <w:rtl w:val="0"/>
          <w:lang w:val="zh-TW" w:eastAsia="zh-TW"/>
        </w:rPr>
        <w:t>松手</w:t>
      </w:r>
      <w:r>
        <w:rPr>
          <w:rFonts w:ascii="Calibri" w:hAnsi="Calibri"/>
          <w:rtl w:val="0"/>
          <w:lang w:val="en-US"/>
        </w:rPr>
        <w:t>,</w:t>
      </w:r>
      <w:r>
        <w:rPr>
          <w:rtl w:val="0"/>
          <w:lang w:val="zh-TW" w:eastAsia="zh-TW"/>
        </w:rPr>
        <w:t>从兜里掏出一沓钱塞司机手里。</w:t>
      </w:r>
    </w:p>
    <w:p>
      <w:pPr>
        <w:pStyle w:val="Normal (Web)"/>
        <w:widowControl w:val="1"/>
        <w:spacing w:line="288" w:lineRule="auto"/>
      </w:pPr>
      <w:r>
        <w:rPr>
          <w:rFonts w:ascii="Calibri" w:hAnsi="Calibri"/>
          <w:rtl w:val="0"/>
          <w:lang w:val="en-US"/>
        </w:rPr>
        <w:t>Dante</w:t>
      </w:r>
      <w:r>
        <w:rPr>
          <w:rtl w:val="0"/>
          <w:lang w:val="zh-TW" w:eastAsia="zh-TW"/>
        </w:rPr>
        <w:t>：今天你没见过我。这车正常送。</w:t>
      </w:r>
      <w:r>
        <w:rPr>
          <w:lang w:val="en-US"/>
        </w:rPr>
        <w:br w:type="textWrapping"/>
      </w:r>
      <w:r>
        <w:rPr>
          <w:rFonts w:ascii="Times New Roman" w:hAnsi="Times New Roman"/>
          <w:outline w:val="0"/>
          <w:color w:val="ff0000"/>
          <w:u w:color="ff0000"/>
          <w:rtl w:val="0"/>
          <w:lang w:val="en-US"/>
          <w14:textFill>
            <w14:solidFill>
              <w14:srgbClr w14:val="FF0000"/>
            </w14:solidFill>
          </w14:textFill>
        </w:rPr>
        <w:t>Dante: You never saw me today. Deliver the truck as usual.</w:t>
      </w:r>
    </w:p>
    <w:p>
      <w:pPr>
        <w:pStyle w:val="Normal (Web)"/>
        <w:widowControl w:val="1"/>
        <w:spacing w:line="288" w:lineRule="auto"/>
      </w:pPr>
      <w:r>
        <w:rPr>
          <w:rtl w:val="0"/>
          <w:lang w:val="en-US"/>
        </w:rPr>
        <w:t>△</w:t>
      </w:r>
      <w:r>
        <w:rPr>
          <w:rtl w:val="0"/>
          <w:lang w:val="zh-TW" w:eastAsia="zh-TW"/>
        </w:rPr>
        <w:t>司机攥着钱</w:t>
      </w:r>
      <w:r>
        <w:rPr>
          <w:rFonts w:ascii="Calibri" w:hAnsi="Calibri"/>
          <w:rtl w:val="0"/>
          <w:lang w:val="en-US"/>
        </w:rPr>
        <w:t>,</w:t>
      </w:r>
      <w:r>
        <w:rPr>
          <w:rtl w:val="0"/>
          <w:lang w:val="zh-TW" w:eastAsia="zh-TW"/>
        </w:rPr>
        <w:t>不敢动。</w:t>
      </w:r>
    </w:p>
    <w:p>
      <w:pPr>
        <w:pStyle w:val="Normal (Web)"/>
        <w:widowControl w:val="1"/>
        <w:spacing w:line="288" w:lineRule="auto"/>
      </w:pPr>
      <w:r>
        <w:rPr>
          <w:rtl w:val="0"/>
          <w:lang w:val="en-US"/>
        </w:rPr>
        <w:t>△</w:t>
      </w:r>
      <w:r>
        <w:rPr>
          <w:rFonts w:ascii="Calibri" w:hAnsi="Calibri"/>
          <w:rtl w:val="0"/>
          <w:lang w:val="en-US"/>
        </w:rPr>
        <w:t>Dante</w:t>
      </w:r>
      <w:r>
        <w:rPr>
          <w:rtl w:val="0"/>
          <w:lang w:val="zh-TW" w:eastAsia="zh-TW"/>
        </w:rPr>
        <w:t>瘸着腿走开</w:t>
      </w:r>
      <w:r>
        <w:rPr>
          <w:rFonts w:ascii="Calibri" w:hAnsi="Calibri"/>
          <w:rtl w:val="0"/>
          <w:lang w:val="en-US"/>
        </w:rPr>
        <w:t>,</w:t>
      </w:r>
      <w:r>
        <w:rPr>
          <w:rtl w:val="0"/>
          <w:lang w:val="zh-TW" w:eastAsia="zh-TW"/>
        </w:rPr>
        <w:t>掏出手机。</w:t>
      </w:r>
    </w:p>
    <w:p>
      <w:pPr>
        <w:pStyle w:val="Normal (Web)"/>
        <w:widowControl w:val="1"/>
        <w:spacing w:line="288" w:lineRule="auto"/>
        <w:rPr>
          <w:rFonts w:ascii="Times New Roman" w:cs="Times New Roman" w:hAnsi="Times New Roman" w:eastAsia="Times New Roman"/>
          <w:outline w:val="0"/>
          <w:color w:val="ff0000"/>
          <w:u w:color="ff0000"/>
          <w14:textFill>
            <w14:solidFill>
              <w14:srgbClr w14:val="FF0000"/>
            </w14:solidFill>
          </w14:textFill>
        </w:rPr>
      </w:pPr>
      <w:r>
        <w:rPr>
          <w:rFonts w:ascii="Calibri" w:hAnsi="Calibri"/>
          <w:rtl w:val="0"/>
          <w:lang w:val="en-US"/>
        </w:rPr>
        <w:t>Dante</w:t>
      </w:r>
      <w:r>
        <w:rPr>
          <w:rtl w:val="0"/>
          <w:lang w:val="zh-TW" w:eastAsia="zh-TW"/>
        </w:rPr>
        <w:t>（电话）：七号码头</w:t>
      </w:r>
      <w:r>
        <w:rPr>
          <w:rFonts w:ascii="Calibri" w:hAnsi="Calibri"/>
          <w:rtl w:val="0"/>
          <w:lang w:val="en-US"/>
        </w:rPr>
        <w:t>,</w:t>
      </w:r>
      <w:r>
        <w:rPr>
          <w:rtl w:val="0"/>
          <w:lang w:val="zh-TW" w:eastAsia="zh-TW"/>
        </w:rPr>
        <w:t>二当家马可。我去摸。</w:t>
      </w:r>
      <w:r>
        <w:rPr>
          <w:lang w:val="en-US"/>
        </w:rPr>
        <w:br w:type="textWrapping"/>
      </w:r>
      <w:r>
        <w:rPr>
          <w:rFonts w:ascii="Times New Roman" w:hAnsi="Times New Roman"/>
          <w:outline w:val="0"/>
          <w:color w:val="ff0000"/>
          <w:u w:color="ff0000"/>
          <w:rtl w:val="0"/>
          <w:lang w:val="en-US"/>
          <w14:textFill>
            <w14:solidFill>
              <w14:srgbClr w14:val="FF0000"/>
            </w14:solidFill>
          </w14:textFill>
        </w:rPr>
        <w:t>Dante: Pier Seven. Marco, the underboss. I'll scout it.</w:t>
      </w:r>
    </w:p>
    <w:p>
      <w:pPr>
        <w:pStyle w:val="Normal (Web)"/>
        <w:widowControl w:val="1"/>
        <w:spacing w:line="288" w:lineRule="auto"/>
        <w:rPr>
          <w:rFonts w:ascii="Times New Roman" w:cs="Times New Roman" w:hAnsi="Times New Roman" w:eastAsia="Times New Roman"/>
          <w:outline w:val="0"/>
          <w:color w:val="ff0000"/>
          <w:u w:color="ff0000"/>
          <w14:textFill>
            <w14:solidFill>
              <w14:srgbClr w14:val="FF0000"/>
            </w14:solidFill>
          </w14:textFill>
        </w:rPr>
      </w:pPr>
    </w:p>
    <w:p>
      <w:pPr>
        <w:pStyle w:val="Normal (Web)"/>
        <w:widowControl w:val="1"/>
        <w:spacing w:line="288" w:lineRule="auto"/>
      </w:pPr>
    </w:p>
    <w:p>
      <w:pPr>
        <w:pStyle w:val="Normal (Web)"/>
        <w:widowControl w:val="1"/>
        <w:spacing w:line="288" w:lineRule="auto"/>
      </w:pPr>
      <w:r>
        <w:rPr>
          <w:rFonts w:ascii="Calibri" w:hAnsi="Calibri"/>
          <w:rtl w:val="0"/>
          <w:lang w:val="en-US"/>
        </w:rPr>
        <w:t>22-2</w:t>
      </w:r>
      <w:r>
        <w:rPr>
          <w:rtl w:val="0"/>
          <w:lang w:val="zh-TW" w:eastAsia="zh-TW"/>
        </w:rPr>
        <w:t>夜内</w:t>
      </w:r>
      <w:r>
        <w:rPr>
          <w:rFonts w:ascii="Calibri" w:hAnsi="Calibri"/>
          <w:rtl w:val="0"/>
          <w:lang w:val="zh-TW" w:eastAsia="zh-TW"/>
        </w:rPr>
        <w:t xml:space="preserve"> </w:t>
      </w:r>
      <w:r>
        <w:rPr>
          <w:rFonts w:ascii="Calibri" w:hAnsi="Calibri"/>
          <w:rtl w:val="0"/>
          <w:lang w:val="en-US"/>
        </w:rPr>
        <w:t>Eve</w:t>
      </w:r>
      <w:r>
        <w:rPr>
          <w:rtl w:val="0"/>
          <w:lang w:val="zh-TW" w:eastAsia="zh-TW"/>
        </w:rPr>
        <w:t>的指挥室</w:t>
      </w:r>
    </w:p>
    <w:p>
      <w:pPr>
        <w:pStyle w:val="Normal (Web)"/>
        <w:widowControl w:val="1"/>
        <w:spacing w:line="288" w:lineRule="auto"/>
      </w:pPr>
      <w:r>
        <w:rPr>
          <w:rtl w:val="0"/>
          <w:lang w:val="zh-TW" w:eastAsia="zh-TW"/>
        </w:rPr>
        <w:t>人物：</w:t>
      </w:r>
      <w:r>
        <w:rPr>
          <w:rFonts w:ascii="Calibri" w:hAnsi="Calibri"/>
          <w:rtl w:val="0"/>
          <w:lang w:val="en-US"/>
        </w:rPr>
        <w:t>Eve</w:t>
      </w:r>
      <w:r>
        <w:rPr>
          <w:rtl w:val="0"/>
          <w:lang w:val="zh-TW" w:eastAsia="zh-TW"/>
        </w:rPr>
        <w:t>、</w:t>
      </w:r>
      <w:r>
        <w:rPr>
          <w:rFonts w:ascii="Calibri" w:hAnsi="Calibri"/>
          <w:rtl w:val="0"/>
          <w:lang w:val="en-US"/>
        </w:rPr>
        <w:t>Victor</w:t>
      </w:r>
      <w:r>
        <w:rPr>
          <w:rtl w:val="0"/>
          <w:lang w:val="zh-TW" w:eastAsia="zh-TW"/>
        </w:rPr>
        <w:t>、技术员</w:t>
      </w:r>
    </w:p>
    <w:p>
      <w:pPr>
        <w:pStyle w:val="Normal (Web)"/>
        <w:widowControl w:val="1"/>
        <w:spacing w:line="288" w:lineRule="auto"/>
      </w:pPr>
      <w:r>
        <w:rPr>
          <w:rtl w:val="0"/>
          <w:lang w:val="en-US"/>
        </w:rPr>
        <w:t>△</w:t>
      </w:r>
      <w:r>
        <w:rPr>
          <w:rFonts w:ascii="Calibri" w:hAnsi="Calibri"/>
          <w:rtl w:val="0"/>
          <w:lang w:val="en-US"/>
        </w:rPr>
        <w:t>Eve</w:t>
      </w:r>
      <w:r>
        <w:rPr>
          <w:rtl w:val="0"/>
          <w:lang w:val="zh-TW" w:eastAsia="zh-TW"/>
        </w:rPr>
        <w:t>盯着大屏幕上的港口监控。</w:t>
      </w:r>
    </w:p>
    <w:p>
      <w:pPr>
        <w:pStyle w:val="Normal (Web)"/>
        <w:widowControl w:val="1"/>
        <w:spacing w:line="288" w:lineRule="auto"/>
      </w:pPr>
      <w:r>
        <w:rPr>
          <w:rtl w:val="0"/>
          <w:lang w:val="zh-TW" w:eastAsia="zh-TW"/>
        </w:rPr>
        <w:t>技术员：女王</w:t>
      </w:r>
      <w:r>
        <w:rPr>
          <w:rFonts w:ascii="Calibri" w:hAnsi="Calibri"/>
          <w:rtl w:val="0"/>
          <w:lang w:val="en-US"/>
        </w:rPr>
        <w:t>,Dante</w:t>
      </w:r>
      <w:r>
        <w:rPr>
          <w:rtl w:val="0"/>
          <w:lang w:val="zh-TW" w:eastAsia="zh-TW"/>
        </w:rPr>
        <w:t>发来的坐标</w:t>
      </w:r>
      <w:r>
        <w:rPr>
          <w:rFonts w:ascii="Calibri" w:hAnsi="Calibri"/>
          <w:rtl w:val="0"/>
          <w:lang w:val="en-US"/>
        </w:rPr>
        <w:t>,</w:t>
      </w:r>
      <w:r>
        <w:rPr>
          <w:rtl w:val="0"/>
          <w:lang w:val="zh-TW" w:eastAsia="zh-TW"/>
        </w:rPr>
        <w:t>七号码头每周三凌晨卸货</w:t>
      </w:r>
      <w:r>
        <w:rPr>
          <w:rFonts w:ascii="Calibri" w:hAnsi="Calibri"/>
          <w:rtl w:val="0"/>
          <w:lang w:val="en-US"/>
        </w:rPr>
        <w:t>,</w:t>
      </w:r>
      <w:r>
        <w:rPr>
          <w:rtl w:val="0"/>
          <w:lang w:val="zh-TW" w:eastAsia="zh-TW"/>
        </w:rPr>
        <w:t>押运十二个人</w:t>
      </w:r>
      <w:r>
        <w:rPr>
          <w:rFonts w:ascii="Calibri" w:hAnsi="Calibri"/>
          <w:rtl w:val="0"/>
          <w:lang w:val="en-US"/>
        </w:rPr>
        <w:t>,</w:t>
      </w:r>
      <w:r>
        <w:rPr>
          <w:rtl w:val="0"/>
          <w:lang w:val="zh-TW" w:eastAsia="zh-TW"/>
        </w:rPr>
        <w:t>二当家马可亲自盯。</w:t>
      </w:r>
      <w:r>
        <w:rPr>
          <w:lang w:val="en-US"/>
        </w:rPr>
        <w:br w:type="textWrapping"/>
      </w:r>
      <w:r>
        <w:rPr>
          <w:rFonts w:ascii="Times New Roman" w:hAnsi="Times New Roman"/>
          <w:outline w:val="0"/>
          <w:color w:val="ff0000"/>
          <w:u w:color="ff0000"/>
          <w:rtl w:val="0"/>
          <w:lang w:val="en-US"/>
          <w14:textFill>
            <w14:solidFill>
              <w14:srgbClr w14:val="FF0000"/>
            </w14:solidFill>
          </w14:textFill>
        </w:rPr>
        <w:t>Tech: Queen, Dante sent coordinates. Pier Seven unloads every Wednesday midnight. Twelve escorts. Underboss Marco supervises himself.</w:t>
      </w:r>
    </w:p>
    <w:p>
      <w:pPr>
        <w:pStyle w:val="Normal (Web)"/>
        <w:widowControl w:val="1"/>
        <w:spacing w:line="288" w:lineRule="auto"/>
      </w:pPr>
      <w:r>
        <w:rPr>
          <w:rFonts w:ascii="Calibri" w:hAnsi="Calibri"/>
          <w:rtl w:val="0"/>
          <w:lang w:val="en-US"/>
        </w:rPr>
        <w:t>Victor</w:t>
      </w:r>
      <w:r>
        <w:rPr>
          <w:rtl w:val="0"/>
          <w:lang w:val="zh-TW" w:eastAsia="zh-TW"/>
        </w:rPr>
        <w:t>（皱眉）：他一个瘸子</w:t>
      </w:r>
      <w:r>
        <w:rPr>
          <w:rFonts w:ascii="Calibri" w:hAnsi="Calibri"/>
          <w:rtl w:val="0"/>
          <w:lang w:val="en-US"/>
        </w:rPr>
        <w:t>,</w:t>
      </w:r>
      <w:r>
        <w:rPr>
          <w:rtl w:val="0"/>
          <w:lang w:val="zh-TW" w:eastAsia="zh-TW"/>
        </w:rPr>
        <w:t>摸得这么干净</w:t>
      </w:r>
      <w:r>
        <w:rPr>
          <w:rFonts w:ascii="Calibri" w:hAnsi="Calibri"/>
          <w:rtl w:val="0"/>
          <w:lang w:val="en-US"/>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Victor: A cripple got that much info? </w:t>
      </w:r>
    </w:p>
    <w:p>
      <w:pPr>
        <w:pStyle w:val="Normal (Web)"/>
        <w:widowControl w:val="1"/>
        <w:spacing w:line="288" w:lineRule="auto"/>
      </w:pPr>
      <w:r>
        <w:rPr>
          <w:rFonts w:ascii="Calibri" w:hAnsi="Calibri"/>
          <w:rtl w:val="0"/>
          <w:lang w:val="en-US"/>
        </w:rPr>
        <w:t>Eve</w:t>
      </w:r>
      <w:r>
        <w:rPr>
          <w:rtl w:val="0"/>
          <w:lang w:val="zh-TW" w:eastAsia="zh-TW"/>
        </w:rPr>
        <w:t>：他在柯里昂干了五年</w:t>
      </w:r>
      <w:r>
        <w:rPr>
          <w:rFonts w:ascii="Calibri" w:hAnsi="Calibri"/>
          <w:rtl w:val="0"/>
          <w:lang w:val="en-US"/>
        </w:rPr>
        <w:t>,</w:t>
      </w:r>
      <w:r>
        <w:rPr>
          <w:rtl w:val="0"/>
          <w:lang w:val="zh-TW" w:eastAsia="zh-TW"/>
        </w:rPr>
        <w:t>这些门道比你熟。</w:t>
      </w:r>
      <w:r>
        <w:rPr>
          <w:lang w:val="en-US"/>
        </w:rPr>
        <w:br w:type="textWrapping"/>
      </w:r>
      <w:r>
        <w:rPr>
          <w:rFonts w:ascii="Times New Roman" w:hAnsi="Times New Roman"/>
          <w:outline w:val="0"/>
          <w:color w:val="ff0000"/>
          <w:u w:color="ff0000"/>
          <w:rtl w:val="0"/>
          <w:lang w:val="en-US"/>
          <w14:textFill>
            <w14:solidFill>
              <w14:srgbClr w14:val="FF0000"/>
            </w14:solidFill>
          </w14:textFill>
        </w:rPr>
        <w:t>Eve: He ruled Corleone for five years. He knows these routes better than you.</w:t>
      </w:r>
    </w:p>
    <w:p>
      <w:pPr>
        <w:pStyle w:val="Normal (Web)"/>
        <w:widowControl w:val="1"/>
        <w:spacing w:line="288" w:lineRule="auto"/>
      </w:pPr>
      <w:r>
        <w:rPr>
          <w:rFonts w:ascii="Calibri" w:hAnsi="Calibri"/>
          <w:rtl w:val="0"/>
          <w:lang w:val="en-US"/>
        </w:rPr>
        <w:t>Victor</w:t>
      </w:r>
      <w:r>
        <w:rPr>
          <w:rtl w:val="0"/>
          <w:lang w:val="zh-TW" w:eastAsia="zh-TW"/>
        </w:rPr>
        <w:t>（盯着她）：</w:t>
      </w:r>
      <w:r>
        <w:rPr>
          <w:rFonts w:ascii="Calibri" w:hAnsi="Calibri"/>
          <w:rtl w:val="0"/>
          <w:lang w:val="en-US"/>
        </w:rPr>
        <w:t>Eve,</w:t>
      </w:r>
      <w:r>
        <w:rPr>
          <w:rtl w:val="0"/>
          <w:lang w:val="zh-TW" w:eastAsia="zh-TW"/>
        </w:rPr>
        <w:t>你越来越信他了。</w:t>
      </w:r>
      <w:r>
        <w:rPr>
          <w:lang w:val="en-US"/>
        </w:rPr>
        <w:br w:type="textWrapping"/>
      </w:r>
      <w:r>
        <w:rPr>
          <w:rFonts w:ascii="Times New Roman" w:hAnsi="Times New Roman"/>
          <w:outline w:val="0"/>
          <w:color w:val="ff0000"/>
          <w:u w:color="ff0000"/>
          <w:rtl w:val="0"/>
          <w:lang w:val="en-US"/>
          <w14:textFill>
            <w14:solidFill>
              <w14:srgbClr w14:val="FF0000"/>
            </w14:solidFill>
          </w14:textFill>
        </w:rPr>
        <w:t>Victor: Eve, you're trusting him more and more.</w:t>
      </w:r>
    </w:p>
    <w:p>
      <w:pPr>
        <w:pStyle w:val="Normal (Web)"/>
        <w:widowControl w:val="1"/>
        <w:spacing w:line="288" w:lineRule="auto"/>
      </w:pPr>
      <w:r>
        <w:rPr>
          <w:rFonts w:ascii="Calibri" w:hAnsi="Calibri"/>
          <w:rtl w:val="0"/>
          <w:lang w:val="en-US"/>
        </w:rPr>
        <w:t>Eve</w:t>
      </w:r>
      <w:r>
        <w:rPr>
          <w:rtl w:val="0"/>
          <w:lang w:val="zh-TW" w:eastAsia="zh-TW"/>
        </w:rPr>
        <w:t>（头也不抬）：我信的是他怕死</w:t>
      </w:r>
      <w:r>
        <w:rPr>
          <w:rFonts w:ascii="Calibri" w:hAnsi="Calibri"/>
          <w:rtl w:val="0"/>
          <w:lang w:val="en-US"/>
        </w:rPr>
        <w:t>,</w:t>
      </w:r>
      <w:r>
        <w:rPr>
          <w:rtl w:val="0"/>
          <w:lang w:val="zh-TW" w:eastAsia="zh-TW"/>
        </w:rPr>
        <w:t>所以卖力。仅此而已。</w:t>
      </w:r>
      <w:r>
        <w:rPr>
          <w:lang w:val="en-US"/>
        </w:rPr>
        <w:br w:type="textWrapping"/>
      </w:r>
      <w:r>
        <w:rPr>
          <w:rFonts w:ascii="Times New Roman" w:hAnsi="Times New Roman"/>
          <w:outline w:val="0"/>
          <w:color w:val="ff0000"/>
          <w:u w:color="ff0000"/>
          <w:rtl w:val="0"/>
          <w:lang w:val="en-US"/>
          <w14:textFill>
            <w14:solidFill>
              <w14:srgbClr w14:val="FF0000"/>
            </w14:solidFill>
          </w14:textFill>
        </w:rPr>
        <w:t>Eve: I trust that he's afraid to die, so he works hard. Nothing more.</w:t>
      </w:r>
    </w:p>
    <w:p>
      <w:pPr>
        <w:pStyle w:val="Normal (Web)"/>
        <w:widowControl w:val="1"/>
        <w:spacing w:line="288" w:lineRule="auto"/>
      </w:pPr>
      <w:r>
        <w:rPr>
          <w:rtl w:val="0"/>
          <w:lang w:val="en-US"/>
        </w:rPr>
        <w:t>△</w:t>
      </w:r>
      <w:r>
        <w:rPr>
          <w:rFonts w:ascii="Calibri" w:hAnsi="Calibri"/>
          <w:rtl w:val="0"/>
          <w:lang w:val="en-US"/>
        </w:rPr>
        <w:t>Victor</w:t>
      </w:r>
      <w:r>
        <w:rPr>
          <w:rtl w:val="0"/>
          <w:lang w:val="zh-TW" w:eastAsia="zh-TW"/>
        </w:rPr>
        <w:t>没再说</w:t>
      </w:r>
      <w:r>
        <w:rPr>
          <w:rFonts w:ascii="Calibri" w:hAnsi="Calibri"/>
          <w:rtl w:val="0"/>
          <w:lang w:val="en-US"/>
        </w:rPr>
        <w:t>,</w:t>
      </w:r>
      <w:r>
        <w:rPr>
          <w:rtl w:val="0"/>
          <w:lang w:val="zh-TW" w:eastAsia="zh-TW"/>
        </w:rPr>
        <w:t>转身走了。</w:t>
      </w:r>
    </w:p>
    <w:p>
      <w:pPr>
        <w:pStyle w:val="Normal (Web)"/>
        <w:widowControl w:val="1"/>
        <w:spacing w:line="288" w:lineRule="auto"/>
      </w:pPr>
      <w:r>
        <w:rPr>
          <w:rtl w:val="0"/>
          <w:lang w:val="en-US"/>
        </w:rPr>
        <w:t>△</w:t>
      </w:r>
      <w:r>
        <w:rPr>
          <w:rFonts w:ascii="Calibri" w:hAnsi="Calibri"/>
          <w:rtl w:val="0"/>
          <w:lang w:val="en-US"/>
        </w:rPr>
        <w:t>Eve OS</w:t>
      </w:r>
      <w:r>
        <w:rPr>
          <w:rtl w:val="0"/>
          <w:lang w:val="zh-TW" w:eastAsia="zh-TW"/>
        </w:rPr>
        <w:t>：</w:t>
      </w:r>
      <w:r>
        <w:rPr>
          <w:rFonts w:ascii="Calibri" w:hAnsi="Calibri"/>
          <w:rtl w:val="0"/>
          <w:lang w:val="en-US"/>
        </w:rPr>
        <w:t>Victor</w:t>
      </w:r>
      <w:r>
        <w:rPr>
          <w:rtl w:val="0"/>
          <w:lang w:val="zh-TW" w:eastAsia="zh-TW"/>
        </w:rPr>
        <w:t>开始不安了。他扶我上位</w:t>
      </w:r>
      <w:r>
        <w:rPr>
          <w:rFonts w:ascii="Calibri" w:hAnsi="Calibri"/>
          <w:rtl w:val="0"/>
          <w:lang w:val="en-US"/>
        </w:rPr>
        <w:t>,</w:t>
      </w:r>
      <w:r>
        <w:rPr>
          <w:rtl w:val="0"/>
          <w:lang w:val="zh-TW" w:eastAsia="zh-TW"/>
        </w:rPr>
        <w:t>图的是和我联手吞下北美。可我从没说过我要和谁联手。</w:t>
      </w:r>
    </w:p>
    <w:p>
      <w:pPr>
        <w:pStyle w:val="Normal (Web)"/>
        <w:widowControl w:val="1"/>
        <w:spacing w:line="288" w:lineRule="auto"/>
        <w:rPr>
          <w:rFonts w:ascii="Calibri" w:cs="Calibri" w:hAnsi="Calibri" w:eastAsia="Calibri"/>
          <w:outline w:val="0"/>
          <w:color w:val="ff2600"/>
          <w:u w:color="ff2600"/>
          <w:lang w:val="zh-TW" w:eastAsia="zh-TW"/>
          <w14:textFill>
            <w14:solidFill>
              <w14:srgbClr w14:val="FF2600"/>
            </w14:solidFill>
          </w14:textFill>
        </w:rPr>
      </w:pPr>
      <w:r>
        <w:rPr>
          <w:rFonts w:ascii="Times New Roman" w:hAnsi="Times New Roman"/>
          <w:outline w:val="0"/>
          <w:color w:val="ff2600"/>
          <w:u w:color="ff2600"/>
          <w:rtl w:val="0"/>
          <w:lang w:val="zh-TW" w:eastAsia="zh-TW"/>
          <w14:textFill>
            <w14:solidFill>
              <w14:srgbClr w14:val="FF2600"/>
            </w14:solidFill>
          </w14:textFill>
        </w:rPr>
        <w:t>Eve OS: Victor</w:t>
      </w:r>
      <w:r>
        <w:rPr>
          <w:rFonts w:ascii="Times New Roman" w:hAnsi="Times New Roman" w:hint="default"/>
          <w:outline w:val="0"/>
          <w:color w:val="ff2600"/>
          <w:u w:color="ff2600"/>
          <w:rtl w:val="0"/>
          <w:lang w:val="zh-TW" w:eastAsia="zh-TW"/>
          <w14:textFill>
            <w14:solidFill>
              <w14:srgbClr w14:val="FF2600"/>
            </w14:solidFill>
          </w14:textFill>
        </w:rPr>
        <w:t>’</w:t>
      </w:r>
      <w:r>
        <w:rPr>
          <w:rFonts w:ascii="Times New Roman" w:hAnsi="Times New Roman"/>
          <w:outline w:val="0"/>
          <w:color w:val="ff2600"/>
          <w:u w:color="ff2600"/>
          <w:rtl w:val="0"/>
          <w:lang w:val="zh-TW" w:eastAsia="zh-TW"/>
          <w14:textFill>
            <w14:solidFill>
              <w14:srgbClr w14:val="FF2600"/>
            </w14:solidFill>
          </w14:textFill>
        </w:rPr>
        <w:t>s getting uneasy. He backed me because he wanted us to take North America together. But I never said I</w:t>
      </w:r>
      <w:r>
        <w:rPr>
          <w:rFonts w:ascii="Times New Roman" w:hAnsi="Times New Roman" w:hint="default"/>
          <w:outline w:val="0"/>
          <w:color w:val="ff2600"/>
          <w:u w:color="ff2600"/>
          <w:rtl w:val="0"/>
          <w:lang w:val="zh-TW" w:eastAsia="zh-TW"/>
          <w14:textFill>
            <w14:solidFill>
              <w14:srgbClr w14:val="FF2600"/>
            </w14:solidFill>
          </w14:textFill>
        </w:rPr>
        <w:t>’</w:t>
      </w:r>
      <w:r>
        <w:rPr>
          <w:rFonts w:ascii="Times New Roman" w:hAnsi="Times New Roman"/>
          <w:outline w:val="0"/>
          <w:color w:val="ff2600"/>
          <w:u w:color="ff2600"/>
          <w:rtl w:val="0"/>
          <w:lang w:val="zh-TW" w:eastAsia="zh-TW"/>
          <w14:textFill>
            <w14:solidFill>
              <w14:srgbClr w14:val="FF2600"/>
            </w14:solidFill>
          </w14:textFill>
        </w:rPr>
        <w:t>d team up with anyone.</w:t>
      </w:r>
    </w:p>
    <w:p>
      <w:pPr>
        <w:pStyle w:val="Normal (Web)"/>
        <w:widowControl w:val="1"/>
        <w:spacing w:line="288" w:lineRule="auto"/>
        <w:rPr>
          <w:lang w:val="zh-TW" w:eastAsia="zh-TW"/>
        </w:rPr>
      </w:pPr>
    </w:p>
    <w:p>
      <w:pPr>
        <w:pStyle w:val="Normal (Web)"/>
        <w:widowControl w:val="1"/>
        <w:spacing w:line="288" w:lineRule="auto"/>
      </w:pPr>
    </w:p>
    <w:p>
      <w:pPr>
        <w:pStyle w:val="Normal (Web)"/>
        <w:widowControl w:val="1"/>
        <w:spacing w:line="288" w:lineRule="auto"/>
      </w:pPr>
      <w:r>
        <w:rPr>
          <w:rFonts w:ascii="Calibri" w:hAnsi="Calibri"/>
          <w:rtl w:val="0"/>
          <w:lang w:val="en-US"/>
        </w:rPr>
        <w:t>22-3</w:t>
      </w:r>
      <w:r>
        <w:rPr>
          <w:rtl w:val="0"/>
          <w:lang w:val="zh-TW" w:eastAsia="zh-TW"/>
        </w:rPr>
        <w:t>夜内布兰卡家族书房</w:t>
      </w:r>
    </w:p>
    <w:p>
      <w:pPr>
        <w:pStyle w:val="Normal (Web)"/>
        <w:widowControl w:val="1"/>
        <w:spacing w:line="288" w:lineRule="auto"/>
      </w:pPr>
      <w:r>
        <w:rPr>
          <w:rtl w:val="0"/>
          <w:lang w:val="zh-TW" w:eastAsia="zh-TW"/>
        </w:rPr>
        <w:t>人物：</w:t>
      </w:r>
      <w:r>
        <w:rPr>
          <w:rFonts w:ascii="Calibri" w:hAnsi="Calibri"/>
          <w:rtl w:val="0"/>
          <w:lang w:val="en-US"/>
        </w:rPr>
        <w:t>Salvatore</w:t>
      </w:r>
      <w:r>
        <w:rPr>
          <w:rtl w:val="0"/>
          <w:lang w:val="zh-TW" w:eastAsia="zh-TW"/>
        </w:rPr>
        <w:t>、</w:t>
      </w:r>
      <w:r>
        <w:rPr>
          <w:rFonts w:ascii="Calibri" w:hAnsi="Calibri"/>
          <w:rtl w:val="0"/>
          <w:lang w:val="en-US"/>
        </w:rPr>
        <w:t>Lily</w:t>
      </w:r>
      <w:r>
        <w:rPr>
          <w:rtl w:val="0"/>
          <w:lang w:val="zh-TW" w:eastAsia="zh-TW"/>
        </w:rPr>
        <w:t>、马可</w:t>
      </w:r>
    </w:p>
    <w:p>
      <w:pPr>
        <w:pStyle w:val="Normal (Web)"/>
        <w:widowControl w:val="1"/>
        <w:spacing w:line="288" w:lineRule="auto"/>
      </w:pPr>
      <w:r>
        <w:rPr>
          <w:rtl w:val="0"/>
          <w:lang w:val="zh-TW" w:eastAsia="zh-TW"/>
        </w:rPr>
        <w:t>【字幕：布兰卡二当家</w:t>
      </w:r>
      <w:r>
        <w:rPr>
          <w:rFonts w:ascii="Calibri" w:hAnsi="Calibri"/>
          <w:rtl w:val="0"/>
          <w:lang w:val="zh-TW" w:eastAsia="zh-TW"/>
        </w:rPr>
        <w:t xml:space="preserve"> </w:t>
      </w:r>
      <w:r>
        <w:rPr>
          <w:rtl w:val="0"/>
          <w:lang w:val="zh-TW" w:eastAsia="zh-TW"/>
        </w:rPr>
        <w:t>马可</w:t>
      </w:r>
      <w:r>
        <w:rPr>
          <w:rFonts w:ascii="Calibri" w:hAnsi="Calibri"/>
          <w:rtl w:val="0"/>
          <w:lang w:val="zh-TW" w:eastAsia="zh-TW"/>
        </w:rPr>
        <w:t xml:space="preserve"> </w:t>
      </w:r>
      <w:r>
        <w:rPr>
          <w:rFonts w:ascii="Calibri" w:hAnsi="Calibri"/>
          <w:outline w:val="0"/>
          <w:color w:val="ff2600"/>
          <w:u w:color="ff2600"/>
          <w:rtl w:val="0"/>
          <w:lang w:val="zh-TW" w:eastAsia="zh-TW"/>
          <w14:textFill>
            <w14:solidFill>
              <w14:srgbClr w14:val="FF2600"/>
            </w14:solidFill>
          </w14:textFill>
        </w:rPr>
        <w:t>Marco, Blanca</w:t>
      </w:r>
      <w:r>
        <w:rPr>
          <w:rFonts w:ascii="Calibri" w:hAnsi="Calibri" w:hint="default"/>
          <w:outline w:val="0"/>
          <w:color w:val="ff2600"/>
          <w:u w:color="ff2600"/>
          <w:rtl w:val="0"/>
          <w:lang w:val="zh-TW" w:eastAsia="zh-TW"/>
          <w14:textFill>
            <w14:solidFill>
              <w14:srgbClr w14:val="FF2600"/>
            </w14:solidFill>
          </w14:textFill>
        </w:rPr>
        <w:t>’</w:t>
      </w:r>
      <w:r>
        <w:rPr>
          <w:rFonts w:ascii="Calibri" w:hAnsi="Calibri"/>
          <w:outline w:val="0"/>
          <w:color w:val="ff2600"/>
          <w:u w:color="ff2600"/>
          <w:rtl w:val="0"/>
          <w:lang w:val="zh-TW" w:eastAsia="zh-TW"/>
          <w14:textFill>
            <w14:solidFill>
              <w14:srgbClr w14:val="FF2600"/>
            </w14:solidFill>
          </w14:textFill>
        </w:rPr>
        <w:t>s</w:t>
      </w:r>
      <w:r>
        <w:rPr>
          <w:rFonts w:ascii="Calibri" w:hAnsi="Calibri"/>
          <w:outline w:val="0"/>
          <w:color w:val="ff2600"/>
          <w:u w:color="ff2600"/>
          <w:rtl w:val="0"/>
          <w:lang w:val="en-US"/>
          <w14:textFill>
            <w14:solidFill>
              <w14:srgbClr w14:val="FF2600"/>
            </w14:solidFill>
          </w14:textFill>
        </w:rPr>
        <w:t xml:space="preserve"> Underbody</w:t>
      </w:r>
      <w:r>
        <w:rPr>
          <w:rtl w:val="0"/>
          <w:lang w:val="zh-TW" w:eastAsia="zh-TW"/>
        </w:rPr>
        <w:t>】</w:t>
      </w:r>
    </w:p>
    <w:p>
      <w:pPr>
        <w:pStyle w:val="Normal (Web)"/>
        <w:widowControl w:val="1"/>
        <w:spacing w:line="288" w:lineRule="auto"/>
      </w:pPr>
      <w:r>
        <w:rPr>
          <w:rtl w:val="0"/>
          <w:lang w:val="en-US"/>
        </w:rPr>
        <w:t>△</w:t>
      </w:r>
      <w:r>
        <w:rPr>
          <w:rtl w:val="0"/>
          <w:lang w:val="zh-TW" w:eastAsia="zh-TW"/>
        </w:rPr>
        <w:t>马可慌张进来。</w:t>
      </w:r>
    </w:p>
    <w:p>
      <w:pPr>
        <w:pStyle w:val="Normal (Web)"/>
        <w:widowControl w:val="1"/>
        <w:spacing w:line="288" w:lineRule="auto"/>
      </w:pPr>
      <w:r>
        <w:rPr>
          <w:rtl w:val="0"/>
          <w:lang w:val="zh-TW" w:eastAsia="zh-TW"/>
        </w:rPr>
        <w:t>马可：教父</w:t>
      </w:r>
      <w:r>
        <w:rPr>
          <w:rFonts w:ascii="Calibri" w:hAnsi="Calibri"/>
          <w:rtl w:val="0"/>
          <w:lang w:val="en-US"/>
        </w:rPr>
        <w:t>,</w:t>
      </w:r>
      <w:r>
        <w:rPr>
          <w:rtl w:val="0"/>
          <w:lang w:val="zh-TW" w:eastAsia="zh-TW"/>
        </w:rPr>
        <w:t>七号码头这周可能不安全。司机说前天有个瘸子来打听过。</w:t>
      </w:r>
      <w:r>
        <w:rPr>
          <w:lang w:val="en-US"/>
        </w:rPr>
        <w:br w:type="textWrapping"/>
      </w:r>
      <w:r>
        <w:rPr>
          <w:rFonts w:ascii="Times New Roman" w:hAnsi="Times New Roman"/>
          <w:outline w:val="0"/>
          <w:color w:val="ff0000"/>
          <w:u w:color="ff0000"/>
          <w:rtl w:val="0"/>
          <w:lang w:val="en-US"/>
          <w14:textFill>
            <w14:solidFill>
              <w14:srgbClr w14:val="FF0000"/>
            </w14:solidFill>
          </w14:textFill>
        </w:rPr>
        <w:t>Marco: Don, Pier Seven may not be safe this week. The driver said a cripple was asking around two days ago.</w:t>
      </w:r>
    </w:p>
    <w:p>
      <w:pPr>
        <w:pStyle w:val="Normal (Web)"/>
        <w:widowControl w:val="1"/>
        <w:spacing w:line="288" w:lineRule="auto"/>
      </w:pPr>
      <w:r>
        <w:rPr>
          <w:rFonts w:ascii="Calibri" w:hAnsi="Calibri"/>
          <w:rtl w:val="0"/>
          <w:lang w:val="en-US"/>
        </w:rPr>
        <w:t>Salvatore</w:t>
      </w:r>
      <w:r>
        <w:rPr>
          <w:rtl w:val="0"/>
          <w:lang w:val="zh-TW" w:eastAsia="zh-TW"/>
        </w:rPr>
        <w:t>（眯眼）：瘸子</w:t>
      </w:r>
      <w:r>
        <w:rPr>
          <w:rFonts w:ascii="Calibri" w:hAnsi="Calibri"/>
          <w:rtl w:val="0"/>
          <w:lang w:val="en-US"/>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Salvatore: A cripple?</w:t>
      </w:r>
    </w:p>
    <w:p>
      <w:pPr>
        <w:pStyle w:val="Normal (Web)"/>
        <w:widowControl w:val="1"/>
        <w:spacing w:line="288" w:lineRule="auto"/>
      </w:pPr>
      <w:r>
        <w:rPr>
          <w:rtl w:val="0"/>
          <w:lang w:val="en-US"/>
        </w:rPr>
        <w:t>△</w:t>
      </w:r>
      <w:r>
        <w:rPr>
          <w:rFonts w:ascii="Calibri" w:hAnsi="Calibri"/>
          <w:rtl w:val="0"/>
          <w:lang w:val="en-US"/>
        </w:rPr>
        <w:t>Lily</w:t>
      </w:r>
      <w:r>
        <w:rPr>
          <w:rtl w:val="0"/>
          <w:lang w:val="zh-TW" w:eastAsia="zh-TW"/>
        </w:rPr>
        <w:t>从角落走出来</w:t>
      </w:r>
      <w:r>
        <w:rPr>
          <w:rFonts w:ascii="Calibri" w:hAnsi="Calibri"/>
          <w:rtl w:val="0"/>
          <w:lang w:val="en-US"/>
        </w:rPr>
        <w:t>,</w:t>
      </w:r>
      <w:r>
        <w:rPr>
          <w:rtl w:val="0"/>
          <w:lang w:val="zh-TW" w:eastAsia="zh-TW"/>
        </w:rPr>
        <w:t>脸上的疤狰狞。</w:t>
      </w:r>
    </w:p>
    <w:p>
      <w:pPr>
        <w:pStyle w:val="Normal (Web)"/>
        <w:widowControl w:val="1"/>
        <w:spacing w:line="288" w:lineRule="auto"/>
      </w:pPr>
      <w:r>
        <w:rPr>
          <w:rFonts w:ascii="Calibri" w:hAnsi="Calibri"/>
          <w:rtl w:val="0"/>
          <w:lang w:val="en-US"/>
        </w:rPr>
        <w:t>Lily</w:t>
      </w:r>
      <w:r>
        <w:rPr>
          <w:rtl w:val="0"/>
          <w:lang w:val="zh-TW" w:eastAsia="zh-TW"/>
        </w:rPr>
        <w:t>：是</w:t>
      </w:r>
      <w:r>
        <w:rPr>
          <w:rFonts w:ascii="Calibri" w:hAnsi="Calibri"/>
          <w:rtl w:val="0"/>
          <w:lang w:val="en-US"/>
        </w:rPr>
        <w:t>Dante</w:t>
      </w:r>
      <w:r>
        <w:rPr>
          <w:rtl w:val="0"/>
          <w:lang w:val="zh-TW" w:eastAsia="zh-TW"/>
        </w:rPr>
        <w:t>。他腿被</w:t>
      </w:r>
      <w:r>
        <w:rPr>
          <w:rFonts w:ascii="Calibri" w:hAnsi="Calibri"/>
          <w:rtl w:val="0"/>
          <w:lang w:val="en-US"/>
        </w:rPr>
        <w:t>Victor</w:t>
      </w:r>
      <w:r>
        <w:rPr>
          <w:rtl w:val="0"/>
          <w:lang w:val="zh-TW" w:eastAsia="zh-TW"/>
        </w:rPr>
        <w:t>打瘸了。教父</w:t>
      </w:r>
      <w:r>
        <w:rPr>
          <w:rFonts w:ascii="Calibri" w:hAnsi="Calibri"/>
          <w:rtl w:val="0"/>
          <w:lang w:val="en-US"/>
        </w:rPr>
        <w:t>,</w:t>
      </w:r>
      <w:r>
        <w:rPr>
          <w:rtl w:val="0"/>
          <w:lang w:val="zh-TW" w:eastAsia="zh-TW"/>
        </w:rPr>
        <w:t>他在替</w:t>
      </w:r>
      <w:r>
        <w:rPr>
          <w:rFonts w:ascii="Calibri" w:hAnsi="Calibri"/>
          <w:rtl w:val="0"/>
          <w:lang w:val="en-US"/>
        </w:rPr>
        <w:t>Eve</w:t>
      </w:r>
      <w:r>
        <w:rPr>
          <w:rtl w:val="0"/>
          <w:lang w:val="zh-TW" w:eastAsia="zh-TW"/>
        </w:rPr>
        <w:t>跑腿摸您的线</w:t>
      </w:r>
      <w:r>
        <w:rPr>
          <w:rFonts w:ascii="Calibri" w:hAnsi="Calibri"/>
          <w:rtl w:val="0"/>
          <w:lang w:val="en-US"/>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Lily: It's Dante. Victor broke his leg. Don, he's scouting your lines for Eve!</w:t>
      </w:r>
    </w:p>
    <w:p>
      <w:pPr>
        <w:pStyle w:val="Normal (Web)"/>
        <w:widowControl w:val="1"/>
        <w:spacing w:line="288" w:lineRule="auto"/>
      </w:pPr>
      <w:r>
        <w:rPr>
          <w:rFonts w:ascii="Calibri" w:hAnsi="Calibri"/>
          <w:rtl w:val="0"/>
          <w:lang w:val="en-US"/>
        </w:rPr>
        <w:t>Salvatore</w:t>
      </w:r>
      <w:r>
        <w:rPr>
          <w:rtl w:val="0"/>
          <w:lang w:val="zh-TW" w:eastAsia="zh-TW"/>
        </w:rPr>
        <w:t>（笑）：好啊。送上门来。</w:t>
      </w:r>
      <w:r>
        <w:rPr>
          <w:lang w:val="en-US"/>
        </w:rPr>
        <w:br w:type="textWrapping"/>
      </w:r>
      <w:r>
        <w:rPr>
          <w:rFonts w:ascii="Times New Roman" w:hAnsi="Times New Roman"/>
          <w:outline w:val="0"/>
          <w:color w:val="ff0000"/>
          <w:u w:color="ff0000"/>
          <w:rtl w:val="0"/>
          <w:lang w:val="en-US"/>
          <w14:textFill>
            <w14:solidFill>
              <w14:srgbClr w14:val="FF0000"/>
            </w14:solidFill>
          </w14:textFill>
        </w:rPr>
        <w:t>Salvatore: Good. Came right to me.</w:t>
      </w:r>
    </w:p>
    <w:p>
      <w:pPr>
        <w:pStyle w:val="Normal (Web)"/>
        <w:widowControl w:val="1"/>
        <w:spacing w:line="288" w:lineRule="auto"/>
      </w:pPr>
      <w:r>
        <w:rPr>
          <w:rtl w:val="0"/>
          <w:lang w:val="en-US"/>
        </w:rPr>
        <w:t>△</w:t>
      </w:r>
      <w:r>
        <w:rPr>
          <w:rFonts w:ascii="Calibri" w:hAnsi="Calibri"/>
          <w:rtl w:val="0"/>
          <w:lang w:val="en-US"/>
        </w:rPr>
        <w:t>Salvatore</w:t>
      </w:r>
      <w:r>
        <w:rPr>
          <w:rtl w:val="0"/>
          <w:lang w:val="zh-TW" w:eastAsia="zh-TW"/>
        </w:rPr>
        <w:t>看向马可。</w:t>
      </w:r>
    </w:p>
    <w:p>
      <w:pPr>
        <w:pStyle w:val="Normal (Web)"/>
        <w:widowControl w:val="1"/>
        <w:spacing w:line="288" w:lineRule="auto"/>
      </w:pPr>
      <w:r>
        <w:rPr>
          <w:rFonts w:ascii="Calibri" w:hAnsi="Calibri"/>
          <w:rtl w:val="0"/>
          <w:lang w:val="en-US"/>
        </w:rPr>
        <w:t>Salvatore</w:t>
      </w:r>
      <w:r>
        <w:rPr>
          <w:rtl w:val="0"/>
          <w:lang w:val="zh-TW" w:eastAsia="zh-TW"/>
        </w:rPr>
        <w:t>：这周三照常卸货。让</w:t>
      </w:r>
      <w:r>
        <w:rPr>
          <w:rFonts w:ascii="Calibri" w:hAnsi="Calibri"/>
          <w:rtl w:val="0"/>
          <w:lang w:val="en-US"/>
        </w:rPr>
        <w:t>Dante</w:t>
      </w:r>
      <w:r>
        <w:rPr>
          <w:rtl w:val="0"/>
          <w:lang w:val="zh-TW" w:eastAsia="zh-TW"/>
        </w:rPr>
        <w:t>来。他来了</w:t>
      </w:r>
      <w:r>
        <w:rPr>
          <w:rFonts w:ascii="Calibri" w:hAnsi="Calibri"/>
          <w:rtl w:val="0"/>
          <w:lang w:val="en-US"/>
        </w:rPr>
        <w:t>,</w:t>
      </w:r>
      <w:r>
        <w:rPr>
          <w:rtl w:val="0"/>
          <w:lang w:val="zh-TW" w:eastAsia="zh-TW"/>
        </w:rPr>
        <w:t>就别让他活着回去。</w:t>
      </w:r>
      <w:r>
        <w:rPr>
          <w:lang w:val="en-US"/>
        </w:rPr>
        <w:br w:type="textWrapping"/>
      </w:r>
      <w:r>
        <w:rPr>
          <w:rFonts w:ascii="Times New Roman" w:hAnsi="Times New Roman"/>
          <w:outline w:val="0"/>
          <w:color w:val="ff0000"/>
          <w:u w:color="ff0000"/>
          <w:rtl w:val="0"/>
          <w:lang w:val="en-US"/>
          <w14:textFill>
            <w14:solidFill>
              <w14:srgbClr w14:val="FF0000"/>
            </w14:solidFill>
          </w14:textFill>
        </w:rPr>
        <w:t>Salvatore: Unload as planned this Wednesday. Let Dante come. When he does, he won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 leave alive.</w:t>
      </w:r>
    </w:p>
    <w:p>
      <w:pPr>
        <w:pStyle w:val="Normal (Web)"/>
        <w:widowControl w:val="1"/>
        <w:spacing w:line="288" w:lineRule="auto"/>
      </w:pPr>
      <w:r>
        <w:rPr>
          <w:rtl w:val="0"/>
          <w:lang w:val="en-US"/>
        </w:rPr>
        <w:t>△</w:t>
      </w:r>
      <w:r>
        <w:rPr>
          <w:rtl w:val="0"/>
          <w:lang w:val="zh-TW" w:eastAsia="zh-TW"/>
        </w:rPr>
        <w:t>【卡点】</w:t>
      </w:r>
      <w:r>
        <w:rPr>
          <w:rFonts w:ascii="Calibri" w:hAnsi="Calibri"/>
          <w:rtl w:val="0"/>
          <w:lang w:val="en-US"/>
        </w:rPr>
        <w:t>Dante</w:t>
      </w:r>
      <w:r>
        <w:rPr>
          <w:rtl w:val="0"/>
          <w:lang w:val="zh-TW" w:eastAsia="zh-TW"/>
        </w:rPr>
        <w:t>瘸着腿走在去码头的夜路上</w:t>
      </w:r>
      <w:r>
        <w:rPr>
          <w:rFonts w:ascii="Calibri" w:hAnsi="Calibri"/>
          <w:rtl w:val="0"/>
          <w:lang w:val="en-US"/>
        </w:rPr>
        <w:t>,</w:t>
      </w:r>
      <w:r>
        <w:rPr>
          <w:rtl w:val="0"/>
          <w:lang w:val="zh-TW" w:eastAsia="zh-TW"/>
        </w:rPr>
        <w:t>身后阴影里</w:t>
      </w:r>
      <w:r>
        <w:rPr>
          <w:rFonts w:ascii="Calibri" w:hAnsi="Calibri"/>
          <w:rtl w:val="0"/>
          <w:lang w:val="en-US"/>
        </w:rPr>
        <w:t>,</w:t>
      </w:r>
      <w:r>
        <w:rPr>
          <w:rtl w:val="0"/>
          <w:lang w:val="zh-TW" w:eastAsia="zh-TW"/>
        </w:rPr>
        <w:t>几个布兰卡杀手悄悄跟上。</w:t>
      </w:r>
    </w:p>
    <w:p>
      <w:pPr>
        <w:pStyle w:val="Normal (Web)"/>
        <w:widowControl w:val="1"/>
        <w:spacing w:line="288" w:lineRule="auto"/>
      </w:pPr>
    </w:p>
    <w:p>
      <w:pPr>
        <w:pStyle w:val="Normal (Web)"/>
        <w:widowControl w:val="1"/>
        <w:spacing w:line="288" w:lineRule="auto"/>
      </w:pPr>
    </w:p>
    <w:p>
      <w:pPr>
        <w:pStyle w:val="Normal (Web)"/>
        <w:widowControl w:val="1"/>
        <w:spacing w:line="288" w:lineRule="auto"/>
      </w:pPr>
    </w:p>
    <w:p>
      <w:pPr>
        <w:pStyle w:val="Normal (Web)"/>
        <w:widowControl w:val="1"/>
        <w:spacing w:line="288" w:lineRule="auto"/>
        <w:rPr>
          <w:lang w:val="zh-TW" w:eastAsia="zh-TW"/>
        </w:rPr>
      </w:pPr>
      <w:r>
        <w:rPr>
          <w:rtl w:val="0"/>
          <w:lang w:val="zh-TW" w:eastAsia="zh-TW"/>
        </w:rPr>
        <w:t>第二十三集</w:t>
      </w:r>
    </w:p>
    <w:p>
      <w:pPr>
        <w:pStyle w:val="Normal (Web)"/>
        <w:widowControl w:val="1"/>
        <w:spacing w:line="288" w:lineRule="auto"/>
      </w:pPr>
    </w:p>
    <w:p>
      <w:pPr>
        <w:pStyle w:val="Normal (Web)"/>
        <w:widowControl w:val="1"/>
        <w:spacing w:line="288" w:lineRule="auto"/>
      </w:pPr>
      <w:r>
        <w:rPr>
          <w:rFonts w:ascii="Calibri" w:hAnsi="Calibri"/>
          <w:rtl w:val="0"/>
          <w:lang w:val="en-US"/>
        </w:rPr>
        <w:t>23-1</w:t>
      </w:r>
      <w:r>
        <w:rPr>
          <w:rtl w:val="0"/>
          <w:lang w:val="zh-TW" w:eastAsia="zh-TW"/>
        </w:rPr>
        <w:t>夜外海州七号码头</w:t>
      </w:r>
    </w:p>
    <w:p>
      <w:pPr>
        <w:pStyle w:val="Normal (Web)"/>
        <w:widowControl w:val="1"/>
        <w:spacing w:line="288" w:lineRule="auto"/>
      </w:pPr>
      <w:r>
        <w:rPr>
          <w:rtl w:val="0"/>
          <w:lang w:val="zh-TW" w:eastAsia="zh-TW"/>
        </w:rPr>
        <w:t>人物：</w:t>
      </w:r>
      <w:r>
        <w:rPr>
          <w:rFonts w:ascii="Calibri" w:hAnsi="Calibri"/>
          <w:rtl w:val="0"/>
          <w:lang w:val="en-US"/>
        </w:rPr>
        <w:t>Dante</w:t>
      </w:r>
      <w:r>
        <w:rPr>
          <w:rtl w:val="0"/>
          <w:lang w:val="zh-TW" w:eastAsia="zh-TW"/>
        </w:rPr>
        <w:t>、马可、布兰卡杀手若干</w:t>
      </w:r>
    </w:p>
    <w:p>
      <w:pPr>
        <w:pStyle w:val="Normal (Web)"/>
        <w:widowControl w:val="1"/>
        <w:spacing w:line="288" w:lineRule="auto"/>
      </w:pPr>
      <w:r>
        <w:rPr>
          <w:rtl w:val="0"/>
          <w:lang w:val="en-US"/>
        </w:rPr>
        <w:t>△</w:t>
      </w:r>
      <w:r>
        <w:rPr>
          <w:rtl w:val="0"/>
          <w:lang w:val="zh-TW" w:eastAsia="zh-TW"/>
        </w:rPr>
        <w:t>集装箱堆场</w:t>
      </w:r>
      <w:r>
        <w:rPr>
          <w:rFonts w:ascii="Calibri" w:hAnsi="Calibri"/>
          <w:rtl w:val="0"/>
          <w:lang w:val="en-US"/>
        </w:rPr>
        <w:t>,Dante</w:t>
      </w:r>
      <w:r>
        <w:rPr>
          <w:rtl w:val="0"/>
          <w:lang w:val="zh-TW" w:eastAsia="zh-TW"/>
        </w:rPr>
        <w:t>贴着箱子摸进去</w:t>
      </w:r>
      <w:r>
        <w:rPr>
          <w:rFonts w:ascii="Calibri" w:hAnsi="Calibri"/>
          <w:rtl w:val="0"/>
          <w:lang w:val="en-US"/>
        </w:rPr>
        <w:t>,</w:t>
      </w:r>
      <w:r>
        <w:rPr>
          <w:rtl w:val="0"/>
          <w:lang w:val="zh-TW" w:eastAsia="zh-TW"/>
        </w:rPr>
        <w:t>手机录像对准卸货的军火箱。</w:t>
      </w:r>
    </w:p>
    <w:p>
      <w:pPr>
        <w:pStyle w:val="Normal (Web)"/>
        <w:widowControl w:val="1"/>
        <w:spacing w:line="288" w:lineRule="auto"/>
      </w:pPr>
      <w:r>
        <w:rPr>
          <w:rtl w:val="0"/>
          <w:lang w:val="en-US"/>
        </w:rPr>
        <w:t>△</w:t>
      </w:r>
      <w:r>
        <w:rPr>
          <w:rtl w:val="0"/>
          <w:lang w:val="zh-TW" w:eastAsia="zh-TW"/>
        </w:rPr>
        <w:t>探照灯突然全亮。马可带着十几个杀手从四面围出来。</w:t>
      </w:r>
    </w:p>
    <w:p>
      <w:pPr>
        <w:pStyle w:val="Normal (Web)"/>
        <w:widowControl w:val="1"/>
        <w:spacing w:line="288" w:lineRule="auto"/>
      </w:pPr>
      <w:r>
        <w:rPr>
          <w:rtl w:val="0"/>
          <w:lang w:val="zh-TW" w:eastAsia="zh-TW"/>
        </w:rPr>
        <w:t>马可（鼓掌）：柯里昂的前教父</w:t>
      </w:r>
      <w:r>
        <w:rPr>
          <w:rFonts w:ascii="Calibri" w:hAnsi="Calibri"/>
          <w:rtl w:val="0"/>
          <w:lang w:val="en-US"/>
        </w:rPr>
        <w:t>,</w:t>
      </w:r>
      <w:r>
        <w:rPr>
          <w:rtl w:val="0"/>
          <w:lang w:val="zh-TW" w:eastAsia="zh-TW"/>
        </w:rPr>
        <w:t>沦落成给女人当探子了</w:t>
      </w:r>
      <w:r>
        <w:rPr>
          <w:rFonts w:ascii="Calibri" w:hAnsi="Calibri"/>
          <w:rtl w:val="0"/>
          <w:lang w:val="en-US"/>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Marco: The former Don of the Corleone family, reduced to spying for a woman?</w:t>
      </w:r>
    </w:p>
    <w:p>
      <w:pPr>
        <w:pStyle w:val="Normal (Web)"/>
        <w:widowControl w:val="1"/>
        <w:spacing w:line="288" w:lineRule="auto"/>
      </w:pPr>
      <w:r>
        <w:rPr>
          <w:rFonts w:ascii="Calibri" w:hAnsi="Calibri"/>
          <w:rtl w:val="0"/>
          <w:lang w:val="en-US"/>
        </w:rPr>
        <w:t>Dante</w:t>
      </w:r>
      <w:r>
        <w:rPr>
          <w:rtl w:val="0"/>
          <w:lang w:val="zh-TW" w:eastAsia="zh-TW"/>
        </w:rPr>
        <w:t>（收手机</w:t>
      </w:r>
      <w:r>
        <w:rPr>
          <w:rFonts w:ascii="Calibri" w:hAnsi="Calibri"/>
          <w:rtl w:val="0"/>
          <w:lang w:val="en-US"/>
        </w:rPr>
        <w:t>,</w:t>
      </w:r>
      <w:r>
        <w:rPr>
          <w:rtl w:val="0"/>
          <w:lang w:val="zh-TW" w:eastAsia="zh-TW"/>
        </w:rPr>
        <w:t>后退靠住集装箱）：马可。布兰卡的货</w:t>
      </w:r>
      <w:r>
        <w:rPr>
          <w:rFonts w:ascii="Calibri" w:hAnsi="Calibri"/>
          <w:rtl w:val="0"/>
          <w:lang w:val="en-US"/>
        </w:rPr>
        <w:t>,</w:t>
      </w:r>
      <w:r>
        <w:rPr>
          <w:rtl w:val="0"/>
          <w:lang w:val="zh-TW" w:eastAsia="zh-TW"/>
        </w:rPr>
        <w:t>我已经拍清楚了。</w:t>
      </w:r>
      <w:r>
        <w:rPr>
          <w:lang w:val="en-US"/>
        </w:rPr>
        <w:br w:type="textWrapping"/>
      </w:r>
      <w:r>
        <w:rPr>
          <w:rFonts w:ascii="Times New Roman" w:hAnsi="Times New Roman"/>
          <w:outline w:val="0"/>
          <w:color w:val="ff0000"/>
          <w:u w:color="ff0000"/>
          <w:rtl w:val="0"/>
          <w:lang w:val="en-US"/>
          <w14:textFill>
            <w14:solidFill>
              <w14:srgbClr w14:val="FF0000"/>
            </w14:solidFill>
          </w14:textFill>
        </w:rPr>
        <w:t>Dante: Marco. I got clear shots of the Blanca shipment.</w:t>
      </w:r>
    </w:p>
    <w:p>
      <w:pPr>
        <w:pStyle w:val="Normal (Web)"/>
        <w:widowControl w:val="1"/>
        <w:spacing w:line="288" w:lineRule="auto"/>
      </w:pPr>
      <w:r>
        <w:rPr>
          <w:rtl w:val="0"/>
          <w:lang w:val="zh-TW" w:eastAsia="zh-TW"/>
        </w:rPr>
        <w:t>马可（拔枪）：拍了又怎样</w:t>
      </w:r>
      <w:r>
        <w:rPr>
          <w:rFonts w:ascii="Calibri" w:hAnsi="Calibri"/>
          <w:rtl w:val="0"/>
          <w:lang w:val="en-US"/>
        </w:rPr>
        <w:t>?</w:t>
      </w:r>
      <w:r>
        <w:rPr>
          <w:rtl w:val="0"/>
          <w:lang w:val="zh-TW" w:eastAsia="zh-TW"/>
        </w:rPr>
        <w:t>今晚你出不去这个码头。</w:t>
      </w:r>
      <w:r>
        <w:rPr>
          <w:lang w:val="en-US"/>
        </w:rPr>
        <w:br w:type="textWrapping"/>
      </w:r>
      <w:r>
        <w:rPr>
          <w:rFonts w:ascii="Times New Roman" w:hAnsi="Times New Roman"/>
          <w:outline w:val="0"/>
          <w:color w:val="ff0000"/>
          <w:u w:color="ff0000"/>
          <w:rtl w:val="0"/>
          <w:lang w:val="en-US"/>
          <w14:textFill>
            <w14:solidFill>
              <w14:srgbClr w14:val="FF0000"/>
            </w14:solidFill>
          </w14:textFill>
        </w:rPr>
        <w:t>Marco: So what if you did? You're not leaving this dock tonight.</w:t>
      </w:r>
    </w:p>
    <w:p>
      <w:pPr>
        <w:pStyle w:val="Normal (Web)"/>
        <w:widowControl w:val="1"/>
        <w:spacing w:line="288" w:lineRule="auto"/>
      </w:pPr>
      <w:r>
        <w:rPr>
          <w:rtl w:val="0"/>
          <w:lang w:val="en-US"/>
        </w:rPr>
        <w:t>△</w:t>
      </w:r>
      <w:r>
        <w:rPr>
          <w:rtl w:val="0"/>
          <w:lang w:val="zh-TW" w:eastAsia="zh-TW"/>
        </w:rPr>
        <w:t>杀手围上来。</w:t>
      </w:r>
      <w:r>
        <w:rPr>
          <w:rFonts w:ascii="Calibri" w:hAnsi="Calibri"/>
          <w:rtl w:val="0"/>
          <w:lang w:val="en-US"/>
        </w:rPr>
        <w:t>Dante</w:t>
      </w:r>
      <w:r>
        <w:rPr>
          <w:rtl w:val="0"/>
          <w:lang w:val="zh-TW" w:eastAsia="zh-TW"/>
        </w:rPr>
        <w:t>一个翻身躲到吊机后</w:t>
      </w:r>
      <w:r>
        <w:rPr>
          <w:rFonts w:ascii="Calibri" w:hAnsi="Calibri"/>
          <w:rtl w:val="0"/>
          <w:lang w:val="en-US"/>
        </w:rPr>
        <w:t>,</w:t>
      </w:r>
      <w:r>
        <w:rPr>
          <w:rtl w:val="0"/>
          <w:lang w:val="zh-TW" w:eastAsia="zh-TW"/>
        </w:rPr>
        <w:t>瘸腿不便</w:t>
      </w:r>
      <w:r>
        <w:rPr>
          <w:rFonts w:ascii="Calibri" w:hAnsi="Calibri"/>
          <w:rtl w:val="0"/>
          <w:lang w:val="en-US"/>
        </w:rPr>
        <w:t>,</w:t>
      </w:r>
      <w:r>
        <w:rPr>
          <w:rtl w:val="0"/>
          <w:lang w:val="zh-TW" w:eastAsia="zh-TW"/>
        </w:rPr>
        <w:t>只能背靠铁柱。</w:t>
      </w:r>
    </w:p>
    <w:p>
      <w:pPr>
        <w:pStyle w:val="Normal (Web)"/>
        <w:widowControl w:val="1"/>
        <w:spacing w:line="288" w:lineRule="auto"/>
      </w:pPr>
      <w:r>
        <w:rPr>
          <w:rtl w:val="0"/>
          <w:lang w:val="en-US"/>
        </w:rPr>
        <w:t>△</w:t>
      </w:r>
      <w:r>
        <w:rPr>
          <w:rtl w:val="0"/>
          <w:lang w:val="zh-TW" w:eastAsia="zh-TW"/>
        </w:rPr>
        <w:t>枪声响起</w:t>
      </w:r>
      <w:r>
        <w:rPr>
          <w:rFonts w:ascii="Calibri" w:hAnsi="Calibri"/>
          <w:rtl w:val="0"/>
          <w:lang w:val="en-US"/>
        </w:rPr>
        <w:t>,</w:t>
      </w:r>
      <w:r>
        <w:rPr>
          <w:rtl w:val="0"/>
          <w:lang w:val="zh-TW" w:eastAsia="zh-TW"/>
        </w:rPr>
        <w:t>子弹打在集装箱上。</w:t>
      </w:r>
      <w:r>
        <w:rPr>
          <w:rFonts w:ascii="Calibri" w:hAnsi="Calibri"/>
          <w:rtl w:val="0"/>
          <w:lang w:val="en-US"/>
        </w:rPr>
        <w:t>Dante</w:t>
      </w:r>
      <w:r>
        <w:rPr>
          <w:rtl w:val="0"/>
          <w:lang w:val="zh-TW" w:eastAsia="zh-TW"/>
        </w:rPr>
        <w:t>开枪还击</w:t>
      </w:r>
      <w:r>
        <w:rPr>
          <w:rFonts w:ascii="Calibri" w:hAnsi="Calibri"/>
          <w:rtl w:val="0"/>
          <w:lang w:val="en-US"/>
        </w:rPr>
        <w:t>,</w:t>
      </w:r>
      <w:r>
        <w:rPr>
          <w:rtl w:val="0"/>
          <w:lang w:val="zh-TW" w:eastAsia="zh-TW"/>
        </w:rPr>
        <w:t>撂倒两个</w:t>
      </w:r>
      <w:r>
        <w:rPr>
          <w:rFonts w:ascii="Calibri" w:hAnsi="Calibri"/>
          <w:rtl w:val="0"/>
          <w:lang w:val="en-US"/>
        </w:rPr>
        <w:t>,</w:t>
      </w:r>
      <w:r>
        <w:rPr>
          <w:rtl w:val="0"/>
          <w:lang w:val="zh-TW" w:eastAsia="zh-TW"/>
        </w:rPr>
        <w:t>自己肩膀也中了一枪。</w:t>
      </w:r>
    </w:p>
    <w:p>
      <w:pPr>
        <w:pStyle w:val="Normal (Web)"/>
        <w:widowControl w:val="1"/>
        <w:spacing w:line="288" w:lineRule="auto"/>
      </w:pPr>
      <w:r>
        <w:rPr>
          <w:rFonts w:ascii="Calibri" w:hAnsi="Calibri"/>
          <w:rtl w:val="0"/>
          <w:lang w:val="en-US"/>
        </w:rPr>
        <w:t>Dante OS</w:t>
      </w:r>
      <w:r>
        <w:rPr>
          <w:rtl w:val="0"/>
          <w:lang w:val="zh-TW" w:eastAsia="zh-TW"/>
        </w:rPr>
        <w:t>：摸清线就行</w:t>
      </w:r>
      <w:r>
        <w:rPr>
          <w:rFonts w:ascii="Calibri" w:hAnsi="Calibri"/>
          <w:rtl w:val="0"/>
          <w:lang w:val="en-US"/>
        </w:rPr>
        <w:t>,</w:t>
      </w:r>
      <w:r>
        <w:rPr>
          <w:rtl w:val="0"/>
          <w:lang w:val="zh-TW" w:eastAsia="zh-TW"/>
        </w:rPr>
        <w:t>我活不活无所谓。只要把货的去向送到</w:t>
      </w:r>
      <w:r>
        <w:rPr>
          <w:rFonts w:ascii="Calibri" w:hAnsi="Calibri"/>
          <w:rtl w:val="0"/>
          <w:lang w:val="en-US"/>
        </w:rPr>
        <w:t>Eve</w:t>
      </w:r>
      <w:r>
        <w:rPr>
          <w:rtl w:val="0"/>
          <w:lang w:val="zh-TW" w:eastAsia="zh-TW"/>
        </w:rPr>
        <w:t>手里。</w:t>
      </w:r>
      <w:r>
        <w:rPr>
          <w:lang w:val="en-US"/>
        </w:rPr>
        <w:br w:type="textWrapping"/>
      </w:r>
      <w:r>
        <w:rPr>
          <w:rFonts w:ascii="Times New Roman" w:hAnsi="Times New Roman"/>
          <w:outline w:val="0"/>
          <w:color w:val="ff0000"/>
          <w:u w:color="ff0000"/>
          <w:rtl w:val="0"/>
          <w:lang w:val="en-US"/>
          <w14:textFill>
            <w14:solidFill>
              <w14:srgbClr w14:val="FF0000"/>
            </w14:solidFill>
          </w14:textFill>
        </w:rPr>
        <w:t>D</w:t>
      </w:r>
      <w:r>
        <w:rPr>
          <w:rFonts w:ascii="Times New Roman" w:hAnsi="Times New Roman"/>
          <w:outline w:val="0"/>
          <w:color w:val="ff2600"/>
          <w:u w:color="ff0000"/>
          <w:rtl w:val="0"/>
          <w:lang w:val="en-US"/>
          <w14:textFill>
            <w14:solidFill>
              <w14:srgbClr w14:val="FF2600"/>
            </w14:solidFill>
          </w14:textFill>
        </w:rPr>
        <w:t>ante (</w:t>
      </w:r>
      <w:r>
        <w:rPr>
          <w:rFonts w:ascii="Times New Roman" w:hAnsi="Times New Roman"/>
          <w:outline w:val="0"/>
          <w:color w:val="ff2600"/>
          <w:u w:color="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All</w:t>
      </w:r>
      <w:r>
        <w:rPr>
          <w:rFonts w:ascii="Times New Roman" w:hAnsi="Times New Roman"/>
          <w:outline w:val="0"/>
          <w:color w:val="ff0000"/>
          <w:u w:color="ff0000"/>
          <w:rtl w:val="0"/>
          <w:lang w:val="en-US"/>
          <w14:textFill>
            <w14:solidFill>
              <w14:srgbClr w14:val="FF0000"/>
            </w14:solidFill>
          </w14:textFill>
        </w:rPr>
        <w:t xml:space="preserve"> I needed was the route. My death doesn't matter. As long as the shipment's route is sent to Eve.  </w:t>
      </w:r>
    </w:p>
    <w:p>
      <w:pPr>
        <w:pStyle w:val="Normal (Web)"/>
        <w:widowControl w:val="1"/>
        <w:spacing w:line="288" w:lineRule="auto"/>
      </w:pPr>
      <w:r>
        <w:rPr>
          <w:rtl w:val="0"/>
          <w:lang w:val="en-US"/>
        </w:rPr>
        <w:t>△</w:t>
      </w:r>
      <w:r>
        <w:rPr>
          <w:rFonts w:ascii="Calibri" w:hAnsi="Calibri"/>
          <w:rtl w:val="0"/>
          <w:lang w:val="en-US"/>
        </w:rPr>
        <w:t>Dante</w:t>
      </w:r>
      <w:r>
        <w:rPr>
          <w:rtl w:val="0"/>
          <w:lang w:val="zh-TW" w:eastAsia="zh-TW"/>
        </w:rPr>
        <w:t>强忍着把手机塞进集装箱缝隙</w:t>
      </w:r>
      <w:r>
        <w:rPr>
          <w:rFonts w:ascii="Calibri" w:hAnsi="Calibri"/>
          <w:rtl w:val="0"/>
          <w:lang w:val="en-US"/>
        </w:rPr>
        <w:t>,</w:t>
      </w:r>
      <w:r>
        <w:rPr>
          <w:rtl w:val="0"/>
          <w:lang w:val="zh-TW" w:eastAsia="zh-TW"/>
        </w:rPr>
        <w:t>按下发送。</w:t>
      </w:r>
    </w:p>
    <w:p>
      <w:pPr>
        <w:pStyle w:val="Normal (Web)"/>
        <w:widowControl w:val="1"/>
        <w:spacing w:line="288" w:lineRule="auto"/>
      </w:pPr>
      <w:r>
        <w:rPr>
          <w:rtl w:val="0"/>
          <w:lang w:val="en-US"/>
        </w:rPr>
        <w:t>△</w:t>
      </w:r>
      <w:r>
        <w:rPr>
          <w:rtl w:val="0"/>
          <w:lang w:val="zh-TW" w:eastAsia="zh-TW"/>
        </w:rPr>
        <w:t>马可逼近</w:t>
      </w:r>
      <w:r>
        <w:rPr>
          <w:rFonts w:ascii="Calibri" w:hAnsi="Calibri"/>
          <w:rtl w:val="0"/>
          <w:lang w:val="en-US"/>
        </w:rPr>
        <w:t>,</w:t>
      </w:r>
      <w:r>
        <w:rPr>
          <w:rtl w:val="0"/>
          <w:lang w:val="zh-TW" w:eastAsia="zh-TW"/>
        </w:rPr>
        <w:t>一脚踹翻</w:t>
      </w:r>
      <w:r>
        <w:rPr>
          <w:rFonts w:ascii="Calibri" w:hAnsi="Calibri"/>
          <w:rtl w:val="0"/>
          <w:lang w:val="en-US"/>
        </w:rPr>
        <w:t>Dante,</w:t>
      </w:r>
      <w:r>
        <w:rPr>
          <w:rtl w:val="0"/>
          <w:lang w:val="zh-TW" w:eastAsia="zh-TW"/>
        </w:rPr>
        <w:t>枪口抵住他额头。</w:t>
      </w:r>
    </w:p>
    <w:p>
      <w:pPr>
        <w:pStyle w:val="Normal (Web)"/>
        <w:widowControl w:val="1"/>
        <w:spacing w:line="288" w:lineRule="auto"/>
      </w:pPr>
      <w:r>
        <w:rPr>
          <w:rtl w:val="0"/>
          <w:lang w:val="zh-TW" w:eastAsia="zh-TW"/>
        </w:rPr>
        <w:t>马可：教父</w:t>
      </w:r>
      <w:r>
        <w:rPr>
          <w:rFonts w:ascii="Calibri" w:hAnsi="Calibri"/>
          <w:rtl w:val="0"/>
          <w:lang w:val="en-US"/>
        </w:rPr>
        <w:t>,</w:t>
      </w:r>
      <w:r>
        <w:rPr>
          <w:rtl w:val="0"/>
          <w:lang w:val="zh-TW" w:eastAsia="zh-TW"/>
        </w:rPr>
        <w:t>要不要我把你的人头</w:t>
      </w:r>
      <w:r>
        <w:rPr>
          <w:rFonts w:ascii="Calibri" w:hAnsi="Calibri"/>
          <w:rtl w:val="0"/>
          <w:lang w:val="en-US"/>
        </w:rPr>
        <w:t>,</w:t>
      </w:r>
      <w:r>
        <w:rPr>
          <w:rtl w:val="0"/>
          <w:lang w:val="zh-TW" w:eastAsia="zh-TW"/>
        </w:rPr>
        <w:t>送去给</w:t>
      </w:r>
      <w:r>
        <w:rPr>
          <w:rFonts w:ascii="Calibri" w:hAnsi="Calibri"/>
          <w:rtl w:val="0"/>
          <w:lang w:val="en-US"/>
        </w:rPr>
        <w:t>Eve</w:t>
      </w:r>
      <w:r>
        <w:rPr>
          <w:rtl w:val="0"/>
          <w:lang w:val="zh-TW" w:eastAsia="zh-TW"/>
        </w:rPr>
        <w:t>当礼物</w:t>
      </w:r>
      <w:r>
        <w:rPr>
          <w:rFonts w:ascii="Calibri" w:hAnsi="Calibri"/>
          <w:rtl w:val="0"/>
          <w:lang w:val="en-US"/>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Marco: Don, should I send Eve your head as a gift?</w:t>
      </w:r>
    </w:p>
    <w:p>
      <w:pPr>
        <w:pStyle w:val="Normal (Web)"/>
        <w:widowControl w:val="1"/>
        <w:spacing w:line="288" w:lineRule="auto"/>
      </w:pPr>
      <w:r>
        <w:rPr>
          <w:rFonts w:ascii="Calibri" w:hAnsi="Calibri"/>
          <w:rtl w:val="0"/>
          <w:lang w:val="en-US"/>
        </w:rPr>
        <w:t>Dante</w:t>
      </w:r>
      <w:r>
        <w:rPr>
          <w:rtl w:val="0"/>
          <w:lang w:val="zh-TW" w:eastAsia="zh-TW"/>
        </w:rPr>
        <w:t>（吐了口血</w:t>
      </w:r>
      <w:r>
        <w:rPr>
          <w:rFonts w:ascii="Calibri" w:hAnsi="Calibri"/>
          <w:rtl w:val="0"/>
          <w:lang w:val="en-US"/>
        </w:rPr>
        <w:t>,</w:t>
      </w:r>
      <w:r>
        <w:rPr>
          <w:rtl w:val="0"/>
          <w:lang w:val="zh-TW" w:eastAsia="zh-TW"/>
        </w:rPr>
        <w:t>笑）：你动我</w:t>
      </w:r>
      <w:r>
        <w:rPr>
          <w:rFonts w:ascii="Calibri" w:hAnsi="Calibri"/>
          <w:rtl w:val="0"/>
          <w:lang w:val="en-US"/>
        </w:rPr>
        <w:t>,Eve</w:t>
      </w:r>
      <w:r>
        <w:rPr>
          <w:rtl w:val="0"/>
          <w:lang w:val="zh-TW" w:eastAsia="zh-TW"/>
        </w:rPr>
        <w:t>连夜踏平布兰卡。</w:t>
      </w:r>
      <w:r>
        <w:rPr>
          <w:lang w:val="en-US"/>
        </w:rPr>
        <w:br w:type="textWrapping"/>
      </w:r>
      <w:r>
        <w:rPr>
          <w:rFonts w:ascii="Times New Roman" w:hAnsi="Times New Roman"/>
          <w:outline w:val="0"/>
          <w:color w:val="ff0000"/>
          <w:u w:color="ff0000"/>
          <w:rtl w:val="0"/>
          <w:lang w:val="en-US"/>
          <w14:textFill>
            <w14:solidFill>
              <w14:srgbClr w14:val="FF0000"/>
            </w14:solidFill>
          </w14:textFill>
        </w:rPr>
        <w:t>Dante: Touch me, Eve will wipe out Blanca by sunrise.</w:t>
      </w:r>
    </w:p>
    <w:p>
      <w:pPr>
        <w:pStyle w:val="Normal (Web)"/>
        <w:widowControl w:val="1"/>
        <w:spacing w:line="288" w:lineRule="auto"/>
      </w:pPr>
      <w:r>
        <w:rPr>
          <w:rtl w:val="0"/>
          <w:lang w:val="zh-TW" w:eastAsia="zh-TW"/>
        </w:rPr>
        <w:t>马可：你还真把自己当她男人了</w:t>
      </w:r>
      <w:r>
        <w:rPr>
          <w:rFonts w:ascii="Calibri" w:hAnsi="Calibri"/>
          <w:rtl w:val="0"/>
          <w:lang w:val="en-US"/>
        </w:rPr>
        <w:t>?</w:t>
      </w:r>
      <w:r>
        <w:rPr>
          <w:rtl w:val="0"/>
          <w:lang w:val="zh-TW" w:eastAsia="zh-TW"/>
        </w:rPr>
        <w:t>她巴不得你死。</w:t>
      </w:r>
      <w:r>
        <w:rPr>
          <w:lang w:val="en-US"/>
        </w:rPr>
        <w:br w:type="textWrapping"/>
      </w:r>
      <w:r>
        <w:rPr>
          <w:rFonts w:ascii="Times New Roman" w:hAnsi="Times New Roman"/>
          <w:outline w:val="0"/>
          <w:color w:val="ff0000"/>
          <w:u w:color="ff0000"/>
          <w:rtl w:val="0"/>
          <w:lang w:val="en-US"/>
          <w14:textFill>
            <w14:solidFill>
              <w14:srgbClr w14:val="FF0000"/>
            </w14:solidFill>
          </w14:textFill>
        </w:rPr>
        <w:t>Marco: You really think you're her man? She'd love to see you dead.</w:t>
      </w:r>
    </w:p>
    <w:p>
      <w:pPr>
        <w:pStyle w:val="Normal (Web)"/>
        <w:widowControl w:val="1"/>
        <w:spacing w:line="288" w:lineRule="auto"/>
      </w:pPr>
      <w:r>
        <w:rPr>
          <w:rtl w:val="0"/>
          <w:lang w:val="en-US"/>
        </w:rPr>
        <w:t>△</w:t>
      </w:r>
      <w:r>
        <w:rPr>
          <w:rtl w:val="0"/>
          <w:lang w:val="zh-TW" w:eastAsia="zh-TW"/>
        </w:rPr>
        <w:t>就在这时</w:t>
      </w:r>
      <w:r>
        <w:rPr>
          <w:rFonts w:ascii="Calibri" w:hAnsi="Calibri"/>
          <w:rtl w:val="0"/>
          <w:lang w:val="en-US"/>
        </w:rPr>
        <w:t>,</w:t>
      </w:r>
      <w:r>
        <w:rPr>
          <w:rtl w:val="0"/>
          <w:lang w:val="zh-TW" w:eastAsia="zh-TW"/>
        </w:rPr>
        <w:t>码头外传来车队引擎声</w:t>
      </w:r>
      <w:r>
        <w:rPr>
          <w:rFonts w:ascii="Calibri" w:hAnsi="Calibri"/>
          <w:rtl w:val="0"/>
          <w:lang w:val="en-US"/>
        </w:rPr>
        <w:t>,</w:t>
      </w:r>
      <w:r>
        <w:rPr>
          <w:rtl w:val="0"/>
          <w:lang w:val="zh-TW" w:eastAsia="zh-TW"/>
        </w:rPr>
        <w:t>一排车灯照过来。</w:t>
      </w:r>
    </w:p>
    <w:p>
      <w:pPr>
        <w:pStyle w:val="Normal (Web)"/>
        <w:widowControl w:val="1"/>
        <w:spacing w:line="288" w:lineRule="auto"/>
        <w:rPr>
          <w:lang w:val="zh-TW" w:eastAsia="zh-TW"/>
        </w:rPr>
      </w:pPr>
    </w:p>
    <w:p>
      <w:pPr>
        <w:pStyle w:val="Normal (Web)"/>
        <w:widowControl w:val="1"/>
        <w:spacing w:line="288" w:lineRule="auto"/>
      </w:pPr>
    </w:p>
    <w:p>
      <w:pPr>
        <w:pStyle w:val="Normal (Web)"/>
        <w:widowControl w:val="1"/>
        <w:spacing w:line="288" w:lineRule="auto"/>
      </w:pPr>
      <w:r>
        <w:rPr>
          <w:rFonts w:ascii="Calibri" w:hAnsi="Calibri"/>
          <w:rtl w:val="0"/>
          <w:lang w:val="en-US"/>
        </w:rPr>
        <w:t>23-2</w:t>
      </w:r>
      <w:r>
        <w:rPr>
          <w:rtl w:val="0"/>
          <w:lang w:val="zh-TW" w:eastAsia="zh-TW"/>
        </w:rPr>
        <w:t>夜外七号码头</w:t>
      </w:r>
      <w:r>
        <w:rPr>
          <w:rFonts w:ascii="Calibri" w:hAnsi="Calibri"/>
          <w:rtl w:val="0"/>
          <w:lang w:val="zh-TW" w:eastAsia="zh-TW"/>
        </w:rPr>
        <w:t xml:space="preserve"> </w:t>
      </w:r>
      <w:r>
        <w:rPr>
          <w:rtl w:val="0"/>
          <w:lang w:val="zh-TW" w:eastAsia="zh-TW"/>
        </w:rPr>
        <w:t>续</w:t>
      </w:r>
    </w:p>
    <w:p>
      <w:pPr>
        <w:pStyle w:val="Normal (Web)"/>
        <w:widowControl w:val="1"/>
        <w:spacing w:line="288" w:lineRule="auto"/>
      </w:pPr>
      <w:r>
        <w:rPr>
          <w:rtl w:val="0"/>
          <w:lang w:val="zh-TW" w:eastAsia="zh-TW"/>
        </w:rPr>
        <w:t>人物：</w:t>
      </w:r>
      <w:r>
        <w:rPr>
          <w:rFonts w:ascii="Calibri" w:hAnsi="Calibri"/>
          <w:rtl w:val="0"/>
          <w:lang w:val="en-US"/>
        </w:rPr>
        <w:t>Eve</w:t>
      </w:r>
      <w:r>
        <w:rPr>
          <w:rtl w:val="0"/>
          <w:lang w:val="zh-TW" w:eastAsia="zh-TW"/>
        </w:rPr>
        <w:t>、</w:t>
      </w:r>
      <w:r>
        <w:rPr>
          <w:rFonts w:ascii="Calibri" w:hAnsi="Calibri"/>
          <w:rtl w:val="0"/>
          <w:lang w:val="en-US"/>
        </w:rPr>
        <w:t>Dante</w:t>
      </w:r>
      <w:r>
        <w:rPr>
          <w:rtl w:val="0"/>
          <w:lang w:val="zh-TW" w:eastAsia="zh-TW"/>
        </w:rPr>
        <w:t>、马可、</w:t>
      </w:r>
      <w:r>
        <w:rPr>
          <w:rFonts w:ascii="Calibri" w:hAnsi="Calibri"/>
          <w:rtl w:val="0"/>
          <w:lang w:val="en-US"/>
        </w:rPr>
        <w:t>Eve</w:t>
      </w:r>
      <w:r>
        <w:rPr>
          <w:rtl w:val="0"/>
          <w:lang w:val="zh-TW" w:eastAsia="zh-TW"/>
        </w:rPr>
        <w:t>保镖、布兰卡杀手</w:t>
      </w:r>
    </w:p>
    <w:p>
      <w:pPr>
        <w:pStyle w:val="Normal (Web)"/>
        <w:widowControl w:val="1"/>
        <w:spacing w:line="288" w:lineRule="auto"/>
      </w:pPr>
      <w:r>
        <w:rPr>
          <w:rtl w:val="0"/>
          <w:lang w:val="en-US"/>
        </w:rPr>
        <w:t>△</w:t>
      </w:r>
      <w:r>
        <w:rPr>
          <w:rFonts w:ascii="Calibri" w:hAnsi="Calibri"/>
          <w:rtl w:val="0"/>
          <w:lang w:val="en-US"/>
        </w:rPr>
        <w:t>Eve</w:t>
      </w:r>
      <w:r>
        <w:rPr>
          <w:rtl w:val="0"/>
          <w:lang w:val="zh-TW" w:eastAsia="zh-TW"/>
        </w:rPr>
        <w:t>的车队冲进堆场</w:t>
      </w:r>
      <w:r>
        <w:rPr>
          <w:rFonts w:ascii="Calibri" w:hAnsi="Calibri"/>
          <w:rtl w:val="0"/>
          <w:lang w:val="en-US"/>
        </w:rPr>
        <w:t>,</w:t>
      </w:r>
      <w:r>
        <w:rPr>
          <w:rtl w:val="0"/>
          <w:lang w:val="zh-TW" w:eastAsia="zh-TW"/>
        </w:rPr>
        <w:t>保镖跳下车</w:t>
      </w:r>
      <w:r>
        <w:rPr>
          <w:rFonts w:ascii="Calibri" w:hAnsi="Calibri"/>
          <w:rtl w:val="0"/>
          <w:lang w:val="en-US"/>
        </w:rPr>
        <w:t>,</w:t>
      </w:r>
      <w:r>
        <w:rPr>
          <w:rtl w:val="0"/>
          <w:lang w:val="zh-TW" w:eastAsia="zh-TW"/>
        </w:rPr>
        <w:t>几轮扫射</w:t>
      </w:r>
      <w:r>
        <w:rPr>
          <w:rFonts w:ascii="Calibri" w:hAnsi="Calibri"/>
          <w:rtl w:val="0"/>
          <w:lang w:val="en-US"/>
        </w:rPr>
        <w:t>,</w:t>
      </w:r>
      <w:r>
        <w:rPr>
          <w:rtl w:val="0"/>
          <w:lang w:val="zh-TW" w:eastAsia="zh-TW"/>
        </w:rPr>
        <w:t>布兰卡杀手接连倒地。</w:t>
      </w:r>
    </w:p>
    <w:p>
      <w:pPr>
        <w:pStyle w:val="Normal (Web)"/>
        <w:widowControl w:val="1"/>
        <w:spacing w:line="288" w:lineRule="auto"/>
      </w:pPr>
      <w:r>
        <w:rPr>
          <w:rtl w:val="0"/>
          <w:lang w:val="en-US"/>
        </w:rPr>
        <w:t>△</w:t>
      </w:r>
      <w:r>
        <w:rPr>
          <w:rFonts w:ascii="Calibri" w:hAnsi="Calibri"/>
          <w:rtl w:val="0"/>
          <w:lang w:val="en-US"/>
        </w:rPr>
        <w:t>Eve</w:t>
      </w:r>
      <w:r>
        <w:rPr>
          <w:rtl w:val="0"/>
          <w:lang w:val="zh-TW" w:eastAsia="zh-TW"/>
        </w:rPr>
        <w:t>踩着高跟鞋走下车</w:t>
      </w:r>
      <w:r>
        <w:rPr>
          <w:rFonts w:ascii="Calibri" w:hAnsi="Calibri"/>
          <w:rtl w:val="0"/>
          <w:lang w:val="en-US"/>
        </w:rPr>
        <w:t>,</w:t>
      </w:r>
      <w:r>
        <w:rPr>
          <w:rtl w:val="0"/>
          <w:lang w:val="zh-TW" w:eastAsia="zh-TW"/>
        </w:rPr>
        <w:t>手里拎着枪</w:t>
      </w:r>
      <w:r>
        <w:rPr>
          <w:rFonts w:ascii="Calibri" w:hAnsi="Calibri"/>
          <w:rtl w:val="0"/>
          <w:lang w:val="en-US"/>
        </w:rPr>
        <w:t>,</w:t>
      </w:r>
      <w:r>
        <w:rPr>
          <w:rtl w:val="0"/>
          <w:lang w:val="zh-TW" w:eastAsia="zh-TW"/>
        </w:rPr>
        <w:t>径直走到马可面前。</w:t>
      </w:r>
    </w:p>
    <w:p>
      <w:pPr>
        <w:pStyle w:val="Normal (Web)"/>
        <w:widowControl w:val="1"/>
        <w:spacing w:line="288" w:lineRule="auto"/>
      </w:pPr>
      <w:r>
        <w:rPr>
          <w:rtl w:val="0"/>
          <w:lang w:val="zh-TW" w:eastAsia="zh-TW"/>
        </w:rPr>
        <w:t>马可（举枪对准</w:t>
      </w:r>
      <w:r>
        <w:rPr>
          <w:rFonts w:ascii="Calibri" w:hAnsi="Calibri"/>
          <w:rtl w:val="0"/>
          <w:lang w:val="en-US"/>
        </w:rPr>
        <w:t>Eve</w:t>
      </w:r>
      <w:r>
        <w:rPr>
          <w:rtl w:val="0"/>
          <w:lang w:val="zh-TW" w:eastAsia="zh-TW"/>
        </w:rPr>
        <w:t>）：你也来送死</w:t>
      </w:r>
      <w:r>
        <w:rPr>
          <w:rFonts w:ascii="Calibri" w:hAnsi="Calibri"/>
          <w:rtl w:val="0"/>
          <w:lang w:val="en-US"/>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Marco: You came to die too?</w:t>
      </w:r>
    </w:p>
    <w:p>
      <w:pPr>
        <w:pStyle w:val="Normal (Web)"/>
        <w:widowControl w:val="1"/>
        <w:spacing w:line="288" w:lineRule="auto"/>
      </w:pPr>
      <w:r>
        <w:rPr>
          <w:rFonts w:ascii="Calibri" w:hAnsi="Calibri"/>
          <w:rtl w:val="0"/>
          <w:lang w:val="en-US"/>
        </w:rPr>
        <w:t>Eve</w:t>
      </w:r>
      <w:r>
        <w:rPr>
          <w:rtl w:val="0"/>
          <w:lang w:val="zh-TW" w:eastAsia="zh-TW"/>
        </w:rPr>
        <w:t>（看都没看他</w:t>
      </w:r>
      <w:r>
        <w:rPr>
          <w:rFonts w:ascii="Calibri" w:hAnsi="Calibri"/>
          <w:rtl w:val="0"/>
          <w:lang w:val="en-US"/>
        </w:rPr>
        <w:t>,</w:t>
      </w:r>
      <w:r>
        <w:rPr>
          <w:rtl w:val="0"/>
          <w:lang w:val="zh-TW" w:eastAsia="zh-TW"/>
        </w:rPr>
        <w:t>先看了一眼倒地的</w:t>
      </w:r>
      <w:r>
        <w:rPr>
          <w:rFonts w:ascii="Calibri" w:hAnsi="Calibri"/>
          <w:rtl w:val="0"/>
          <w:lang w:val="en-US"/>
        </w:rPr>
        <w:t>Dante</w:t>
      </w:r>
      <w:r>
        <w:rPr>
          <w:rtl w:val="0"/>
          <w:lang w:val="zh-TW" w:eastAsia="zh-TW"/>
        </w:rPr>
        <w:t>）：他还有气</w:t>
      </w:r>
      <w:r>
        <w:rPr>
          <w:rFonts w:ascii="Calibri" w:hAnsi="Calibri"/>
          <w:rtl w:val="0"/>
          <w:lang w:val="en-US"/>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Eve: Is he still breathing?</w:t>
      </w:r>
    </w:p>
    <w:p>
      <w:pPr>
        <w:pStyle w:val="Normal (Web)"/>
        <w:widowControl w:val="1"/>
        <w:spacing w:line="288" w:lineRule="auto"/>
      </w:pPr>
      <w:r>
        <w:rPr>
          <w:rtl w:val="0"/>
          <w:lang w:val="zh-TW" w:eastAsia="zh-TW"/>
        </w:rPr>
        <w:t>保镖：肩膀中枪</w:t>
      </w:r>
      <w:r>
        <w:rPr>
          <w:rFonts w:ascii="Calibri" w:hAnsi="Calibri"/>
          <w:rtl w:val="0"/>
          <w:lang w:val="en-US"/>
        </w:rPr>
        <w:t>,</w:t>
      </w:r>
      <w:r>
        <w:rPr>
          <w:rtl w:val="0"/>
          <w:lang w:val="zh-TW" w:eastAsia="zh-TW"/>
        </w:rPr>
        <w:t>还活着。</w:t>
      </w:r>
      <w:r>
        <w:rPr>
          <w:lang w:val="en-US"/>
        </w:rPr>
        <w:br w:type="textWrapping"/>
      </w:r>
      <w:r>
        <w:rPr>
          <w:rFonts w:ascii="Times New Roman" w:hAnsi="Times New Roman"/>
          <w:outline w:val="0"/>
          <w:color w:val="ff0000"/>
          <w:u w:color="ff0000"/>
          <w:rtl w:val="0"/>
          <w:lang w:val="en-US"/>
          <w14:textFill>
            <w14:solidFill>
              <w14:srgbClr w14:val="FF0000"/>
            </w14:solidFill>
          </w14:textFill>
        </w:rPr>
        <w:t>Bodyguard: Shot in the shoulder. Still alive.</w:t>
      </w:r>
    </w:p>
    <w:p>
      <w:pPr>
        <w:pStyle w:val="Normal (Web)"/>
        <w:widowControl w:val="1"/>
        <w:spacing w:line="288" w:lineRule="auto"/>
      </w:pPr>
      <w:r>
        <w:rPr>
          <w:rFonts w:ascii="Calibri" w:hAnsi="Calibri"/>
          <w:rtl w:val="0"/>
          <w:lang w:val="en-US"/>
        </w:rPr>
        <w:t>Eve</w:t>
      </w:r>
      <w:r>
        <w:rPr>
          <w:rtl w:val="0"/>
          <w:lang w:val="zh-TW" w:eastAsia="zh-TW"/>
        </w:rPr>
        <w:t>（这才看向马可</w:t>
      </w:r>
      <w:r>
        <w:rPr>
          <w:rFonts w:ascii="Calibri" w:hAnsi="Calibri"/>
          <w:rtl w:val="0"/>
          <w:lang w:val="en-US"/>
        </w:rPr>
        <w:t>,</w:t>
      </w:r>
      <w:r>
        <w:rPr>
          <w:rtl w:val="0"/>
          <w:lang w:val="zh-TW" w:eastAsia="zh-TW"/>
        </w:rPr>
        <w:t>抬枪）：你刚才说</w:t>
      </w:r>
      <w:r>
        <w:rPr>
          <w:rFonts w:ascii="Calibri" w:hAnsi="Calibri"/>
          <w:rtl w:val="0"/>
          <w:lang w:val="en-US"/>
        </w:rPr>
        <w:t>,</w:t>
      </w:r>
      <w:r>
        <w:rPr>
          <w:rtl w:val="0"/>
          <w:lang w:val="zh-TW" w:eastAsia="zh-TW"/>
        </w:rPr>
        <w:t>要把他的人头送给我</w:t>
      </w:r>
      <w:r>
        <w:rPr>
          <w:rFonts w:ascii="Calibri" w:hAnsi="Calibri"/>
          <w:rtl w:val="0"/>
          <w:lang w:val="en-US"/>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Eve: You just said you'd send me his head?</w:t>
      </w:r>
    </w:p>
    <w:p>
      <w:pPr>
        <w:pStyle w:val="Normal (Web)"/>
        <w:widowControl w:val="1"/>
        <w:spacing w:line="288" w:lineRule="auto"/>
      </w:pPr>
      <w:r>
        <w:rPr>
          <w:rtl w:val="0"/>
          <w:lang w:val="zh-TW" w:eastAsia="zh-TW"/>
        </w:rPr>
        <w:t>马可（嚣张）：怎么</w:t>
      </w:r>
      <w:r>
        <w:rPr>
          <w:rFonts w:ascii="Calibri" w:hAnsi="Calibri"/>
          <w:rtl w:val="0"/>
          <w:lang w:val="en-US"/>
        </w:rPr>
        <w:t>?</w:t>
      </w:r>
      <w:r>
        <w:rPr>
          <w:rtl w:val="0"/>
          <w:lang w:val="zh-TW" w:eastAsia="zh-TW"/>
        </w:rPr>
        <w:t>心疼了</w:t>
      </w:r>
      <w:r>
        <w:rPr>
          <w:rFonts w:ascii="Calibri" w:hAnsi="Calibri"/>
          <w:rtl w:val="0"/>
          <w:lang w:val="en-US"/>
        </w:rPr>
        <w:t>?</w:t>
      </w:r>
      <w:r>
        <w:rPr>
          <w:rtl w:val="0"/>
          <w:lang w:val="zh-TW" w:eastAsia="zh-TW"/>
        </w:rPr>
        <w:t>夜枭也会心疼一个废物</w:t>
      </w:r>
      <w:r>
        <w:rPr>
          <w:rFonts w:ascii="Calibri" w:hAnsi="Calibri"/>
          <w:rtl w:val="0"/>
          <w:lang w:val="en-US"/>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Marco: What? Feeling pitiful for him? Night Owl pities a useless cripple now?</w:t>
      </w:r>
    </w:p>
    <w:p>
      <w:pPr>
        <w:pStyle w:val="Normal (Web)"/>
        <w:widowControl w:val="1"/>
        <w:spacing w:line="288" w:lineRule="auto"/>
      </w:pPr>
      <w:r>
        <w:rPr>
          <w:rFonts w:ascii="Calibri" w:hAnsi="Calibri"/>
          <w:rtl w:val="0"/>
          <w:lang w:val="en-US"/>
        </w:rPr>
        <w:t>Eve</w:t>
      </w:r>
      <w:r>
        <w:rPr>
          <w:rtl w:val="0"/>
          <w:lang w:val="zh-TW" w:eastAsia="zh-TW"/>
        </w:rPr>
        <w:t>：我不心疼。我只是的东西</w:t>
      </w:r>
      <w:r>
        <w:rPr>
          <w:rFonts w:ascii="Calibri" w:hAnsi="Calibri"/>
          <w:rtl w:val="0"/>
          <w:lang w:val="en-US"/>
        </w:rPr>
        <w:t>,</w:t>
      </w:r>
      <w:r>
        <w:rPr>
          <w:rtl w:val="0"/>
          <w:lang w:val="zh-TW" w:eastAsia="zh-TW"/>
        </w:rPr>
        <w:t>轮不到你来处理。</w:t>
      </w:r>
      <w:r>
        <w:rPr>
          <w:lang w:val="en-US"/>
        </w:rPr>
        <w:br w:type="textWrapping"/>
      </w:r>
      <w:r>
        <w:rPr>
          <w:rFonts w:ascii="Times New Roman" w:hAnsi="Times New Roman"/>
          <w:outline w:val="0"/>
          <w:color w:val="ff0000"/>
          <w:u w:color="ff0000"/>
          <w:rtl w:val="0"/>
          <w:lang w:val="en-US"/>
          <w14:textFill>
            <w14:solidFill>
              <w14:srgbClr w14:val="FF0000"/>
            </w14:solidFill>
          </w14:textFill>
        </w:rPr>
        <w:t>Eve: I don't pity him. But what's mine isn't yours to dispose of.</w:t>
      </w:r>
    </w:p>
    <w:p>
      <w:pPr>
        <w:pStyle w:val="Normal (Web)"/>
        <w:widowControl w:val="1"/>
        <w:spacing w:line="288" w:lineRule="auto"/>
      </w:pPr>
      <w:r>
        <w:rPr>
          <w:rtl w:val="0"/>
          <w:lang w:val="en-US"/>
        </w:rPr>
        <w:t>△</w:t>
      </w:r>
      <w:r>
        <w:rPr>
          <w:rFonts w:ascii="Calibri" w:hAnsi="Calibri"/>
          <w:rtl w:val="0"/>
          <w:lang w:val="en-US"/>
        </w:rPr>
        <w:t>Eve</w:t>
      </w:r>
      <w:r>
        <w:rPr>
          <w:rtl w:val="0"/>
          <w:lang w:val="zh-TW" w:eastAsia="zh-TW"/>
        </w:rPr>
        <w:t>一枪打穿马可的膝盖。马可惨叫倒地。</w:t>
      </w:r>
    </w:p>
    <w:p>
      <w:pPr>
        <w:pStyle w:val="Normal (Web)"/>
        <w:widowControl w:val="1"/>
        <w:spacing w:line="288" w:lineRule="auto"/>
      </w:pPr>
      <w:r>
        <w:rPr>
          <w:rFonts w:ascii="Calibri" w:hAnsi="Calibri"/>
          <w:rtl w:val="0"/>
          <w:lang w:val="en-US"/>
        </w:rPr>
        <w:t>Eve</w:t>
      </w:r>
      <w:r>
        <w:rPr>
          <w:rtl w:val="0"/>
          <w:lang w:val="zh-TW" w:eastAsia="zh-TW"/>
        </w:rPr>
        <w:t>（蹲下</w:t>
      </w:r>
      <w:r>
        <w:rPr>
          <w:rFonts w:ascii="Calibri" w:hAnsi="Calibri"/>
          <w:rtl w:val="0"/>
          <w:lang w:val="en-US"/>
        </w:rPr>
        <w:t>,</w:t>
      </w:r>
      <w:r>
        <w:rPr>
          <w:rtl w:val="0"/>
          <w:lang w:val="zh-TW" w:eastAsia="zh-TW"/>
        </w:rPr>
        <w:t>枪管抵住马可下巴）：回去告诉萨尔瓦托雷。七号码头</w:t>
      </w:r>
      <w:r>
        <w:rPr>
          <w:rFonts w:ascii="Calibri" w:hAnsi="Calibri"/>
          <w:rtl w:val="0"/>
          <w:lang w:val="en-US"/>
        </w:rPr>
        <w:t>,</w:t>
      </w:r>
      <w:r>
        <w:rPr>
          <w:rtl w:val="0"/>
          <w:lang w:val="zh-TW" w:eastAsia="zh-TW"/>
        </w:rPr>
        <w:t>从今天起姓夜枭。</w:t>
      </w:r>
      <w:r>
        <w:rPr>
          <w:lang w:val="en-US"/>
        </w:rPr>
        <w:br w:type="textWrapping"/>
      </w:r>
      <w:r>
        <w:rPr>
          <w:rFonts w:ascii="Times New Roman" w:hAnsi="Times New Roman"/>
          <w:outline w:val="0"/>
          <w:color w:val="ff0000"/>
          <w:u w:color="ff0000"/>
          <w:rtl w:val="0"/>
          <w:lang w:val="en-US"/>
          <w14:textFill>
            <w14:solidFill>
              <w14:srgbClr w14:val="FF0000"/>
            </w14:solidFill>
          </w14:textFill>
        </w:rPr>
        <w:t>Eve: Tell Salvatore. Pier Seven belongs to Night Owl from now on.</w:t>
      </w:r>
    </w:p>
    <w:p>
      <w:pPr>
        <w:pStyle w:val="Normal (Web)"/>
        <w:widowControl w:val="1"/>
        <w:spacing w:line="288" w:lineRule="auto"/>
      </w:pPr>
      <w:r>
        <w:rPr>
          <w:rtl w:val="0"/>
          <w:lang w:val="en-US"/>
        </w:rPr>
        <w:t>△</w:t>
      </w:r>
      <w:r>
        <w:rPr>
          <w:rtl w:val="0"/>
          <w:lang w:val="zh-TW" w:eastAsia="zh-TW"/>
        </w:rPr>
        <w:t>保镖把</w:t>
      </w:r>
      <w:r>
        <w:rPr>
          <w:rFonts w:ascii="Calibri" w:hAnsi="Calibri"/>
          <w:rtl w:val="0"/>
          <w:lang w:val="en-US"/>
        </w:rPr>
        <w:t>Dante</w:t>
      </w:r>
      <w:r>
        <w:rPr>
          <w:rtl w:val="0"/>
          <w:lang w:val="zh-TW" w:eastAsia="zh-TW"/>
        </w:rPr>
        <w:t>架起来。</w:t>
      </w:r>
      <w:r>
        <w:rPr>
          <w:rFonts w:ascii="Calibri" w:hAnsi="Calibri"/>
          <w:rtl w:val="0"/>
          <w:lang w:val="en-US"/>
        </w:rPr>
        <w:t>Dante</w:t>
      </w:r>
      <w:r>
        <w:rPr>
          <w:rtl w:val="0"/>
          <w:lang w:val="zh-TW" w:eastAsia="zh-TW"/>
        </w:rPr>
        <w:t>死死盯着</w:t>
      </w:r>
      <w:r>
        <w:rPr>
          <w:rFonts w:ascii="Calibri" w:hAnsi="Calibri"/>
          <w:rtl w:val="0"/>
          <w:lang w:val="en-US"/>
        </w:rPr>
        <w:t>Eve</w:t>
      </w:r>
      <w:r>
        <w:rPr>
          <w:rtl w:val="0"/>
          <w:lang w:val="zh-TW" w:eastAsia="zh-TW"/>
        </w:rPr>
        <w:t>。</w:t>
      </w:r>
    </w:p>
    <w:p>
      <w:pPr>
        <w:pStyle w:val="Normal (Web)"/>
        <w:widowControl w:val="1"/>
        <w:spacing w:line="288" w:lineRule="auto"/>
      </w:pPr>
      <w:r>
        <w:rPr>
          <w:rFonts w:ascii="Calibri" w:hAnsi="Calibri"/>
          <w:rtl w:val="0"/>
          <w:lang w:val="en-US"/>
        </w:rPr>
        <w:t>Dante</w:t>
      </w:r>
      <w:r>
        <w:rPr>
          <w:rtl w:val="0"/>
          <w:lang w:val="zh-TW" w:eastAsia="zh-TW"/>
        </w:rPr>
        <w:t>（虚弱）：货的去向</w:t>
      </w:r>
      <w:r>
        <w:rPr>
          <w:rFonts w:ascii="Calibri" w:hAnsi="Calibri"/>
          <w:rtl w:val="0"/>
          <w:lang w:val="en-US"/>
        </w:rPr>
        <w:t>...</w:t>
      </w:r>
      <w:r>
        <w:rPr>
          <w:rtl w:val="0"/>
          <w:lang w:val="zh-TW" w:eastAsia="zh-TW"/>
        </w:rPr>
        <w:t>我发给你了</w:t>
      </w:r>
      <w:r>
        <w:rPr>
          <w:rFonts w:ascii="Calibri" w:hAnsi="Calibri"/>
          <w:rtl w:val="0"/>
          <w:lang w:val="en-US"/>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Dante: The shipment's destination... I sent it to you...</w:t>
      </w:r>
    </w:p>
    <w:p>
      <w:pPr>
        <w:pStyle w:val="Normal (Web)"/>
        <w:widowControl w:val="1"/>
        <w:spacing w:line="288" w:lineRule="auto"/>
      </w:pPr>
      <w:r>
        <w:rPr>
          <w:rFonts w:ascii="Calibri" w:hAnsi="Calibri"/>
          <w:rtl w:val="0"/>
          <w:lang w:val="en-US"/>
        </w:rPr>
        <w:t>Eve</w:t>
      </w:r>
      <w:r>
        <w:rPr>
          <w:rtl w:val="0"/>
          <w:lang w:val="zh-TW" w:eastAsia="zh-TW"/>
        </w:rPr>
        <w:t>（站起身</w:t>
      </w:r>
      <w:r>
        <w:rPr>
          <w:rFonts w:ascii="Calibri" w:hAnsi="Calibri"/>
          <w:rtl w:val="0"/>
          <w:lang w:val="en-US"/>
        </w:rPr>
        <w:t>,</w:t>
      </w:r>
      <w:r>
        <w:rPr>
          <w:rtl w:val="0"/>
          <w:lang w:val="zh-TW" w:eastAsia="zh-TW"/>
        </w:rPr>
        <w:t>没看他）：知道了。</w:t>
      </w:r>
      <w:r>
        <w:rPr>
          <w:lang w:val="en-US"/>
        </w:rPr>
        <w:br w:type="textWrapping"/>
      </w:r>
      <w:r>
        <w:rPr>
          <w:rFonts w:ascii="Times New Roman" w:hAnsi="Times New Roman"/>
          <w:outline w:val="0"/>
          <w:color w:val="ff0000"/>
          <w:u w:color="ff0000"/>
          <w:rtl w:val="0"/>
          <w:lang w:val="en-US"/>
          <w14:textFill>
            <w14:solidFill>
              <w14:srgbClr w14:val="FF0000"/>
            </w14:solidFill>
          </w14:textFill>
        </w:rPr>
        <w:t>Eve: I know.</w:t>
      </w:r>
    </w:p>
    <w:p>
      <w:pPr>
        <w:pStyle w:val="Normal (Web)"/>
        <w:widowControl w:val="1"/>
        <w:spacing w:line="288" w:lineRule="auto"/>
      </w:pPr>
      <w:r>
        <w:rPr>
          <w:rtl w:val="0"/>
          <w:lang w:val="en-US"/>
        </w:rPr>
        <w:t>△</w:t>
      </w:r>
      <w:r>
        <w:rPr>
          <w:rtl w:val="0"/>
          <w:lang w:val="zh-TW" w:eastAsia="zh-TW"/>
        </w:rPr>
        <w:t>她转身往车走</w:t>
      </w:r>
      <w:r>
        <w:rPr>
          <w:rFonts w:ascii="Calibri" w:hAnsi="Calibri"/>
          <w:rtl w:val="0"/>
          <w:lang w:val="en-US"/>
        </w:rPr>
        <w:t>,</w:t>
      </w:r>
      <w:r>
        <w:rPr>
          <w:rtl w:val="0"/>
          <w:lang w:val="zh-TW" w:eastAsia="zh-TW"/>
        </w:rPr>
        <w:t>走两步又停下。</w:t>
      </w:r>
    </w:p>
    <w:p>
      <w:pPr>
        <w:pStyle w:val="Normal (Web)"/>
        <w:widowControl w:val="1"/>
        <w:spacing w:line="288" w:lineRule="auto"/>
      </w:pPr>
      <w:r>
        <w:rPr>
          <w:rFonts w:ascii="Calibri" w:hAnsi="Calibri"/>
          <w:rtl w:val="0"/>
          <w:lang w:val="en-US"/>
        </w:rPr>
        <w:t>Eve</w:t>
      </w:r>
      <w:r>
        <w:rPr>
          <w:rtl w:val="0"/>
          <w:lang w:val="zh-TW" w:eastAsia="zh-TW"/>
        </w:rPr>
        <w:t>（背对着他</w:t>
      </w:r>
      <w:r>
        <w:rPr>
          <w:rFonts w:ascii="Calibri" w:hAnsi="Calibri"/>
          <w:rtl w:val="0"/>
          <w:lang w:val="en-US"/>
        </w:rPr>
        <w:t>,</w:t>
      </w:r>
      <w:r>
        <w:rPr>
          <w:rtl w:val="0"/>
          <w:lang w:val="zh-TW" w:eastAsia="zh-TW"/>
        </w:rPr>
        <w:t>声音冷）：抬上车。死在外面</w:t>
      </w:r>
      <w:r>
        <w:rPr>
          <w:rFonts w:ascii="Calibri" w:hAnsi="Calibri"/>
          <w:rtl w:val="0"/>
          <w:lang w:val="en-US"/>
        </w:rPr>
        <w:t>,</w:t>
      </w:r>
      <w:r>
        <w:rPr>
          <w:rtl w:val="0"/>
          <w:lang w:val="zh-TW" w:eastAsia="zh-TW"/>
        </w:rPr>
        <w:t>脏。</w:t>
      </w:r>
      <w:r>
        <w:rPr>
          <w:lang w:val="en-US"/>
        </w:rPr>
        <w:br w:type="textWrapping"/>
      </w:r>
      <w:r>
        <w:rPr>
          <w:rFonts w:ascii="Times New Roman" w:hAnsi="Times New Roman"/>
          <w:outline w:val="0"/>
          <w:color w:val="ff0000"/>
          <w:u w:color="ff0000"/>
          <w:rtl w:val="0"/>
          <w:lang w:val="en-US"/>
          <w14:textFill>
            <w14:solidFill>
              <w14:srgbClr w14:val="FF0000"/>
            </w14:solidFill>
          </w14:textFill>
        </w:rPr>
        <w:t>Eve: Put him in the car. Don't let him die out here. It's dirty.</w:t>
      </w:r>
    </w:p>
    <w:p>
      <w:pPr>
        <w:pStyle w:val="Normal (Web)"/>
        <w:widowControl w:val="1"/>
        <w:spacing w:line="288" w:lineRule="auto"/>
      </w:pPr>
      <w:r>
        <w:rPr>
          <w:rtl w:val="0"/>
          <w:lang w:val="en-US"/>
        </w:rPr>
        <w:t>△</w:t>
      </w:r>
      <w:r>
        <w:rPr>
          <w:rFonts w:ascii="Calibri" w:hAnsi="Calibri"/>
          <w:rtl w:val="0"/>
          <w:lang w:val="en-US"/>
        </w:rPr>
        <w:t>Dante</w:t>
      </w:r>
      <w:r>
        <w:rPr>
          <w:rtl w:val="0"/>
          <w:lang w:val="zh-TW" w:eastAsia="zh-TW"/>
        </w:rPr>
        <w:t>听见这句</w:t>
      </w:r>
      <w:r>
        <w:rPr>
          <w:rFonts w:ascii="Calibri" w:hAnsi="Calibri"/>
          <w:rtl w:val="0"/>
          <w:lang w:val="en-US"/>
        </w:rPr>
        <w:t>,</w:t>
      </w:r>
      <w:r>
        <w:rPr>
          <w:rtl w:val="0"/>
          <w:lang w:val="zh-TW" w:eastAsia="zh-TW"/>
        </w:rPr>
        <w:t>笑了。</w:t>
      </w:r>
    </w:p>
    <w:p>
      <w:pPr>
        <w:pStyle w:val="Normal (Web)"/>
        <w:widowControl w:val="1"/>
        <w:spacing w:line="288" w:lineRule="auto"/>
        <w:rPr>
          <w:lang w:val="zh-TW" w:eastAsia="zh-TW"/>
        </w:rPr>
      </w:pPr>
    </w:p>
    <w:p>
      <w:pPr>
        <w:pStyle w:val="Normal (Web)"/>
        <w:widowControl w:val="1"/>
        <w:spacing w:line="288" w:lineRule="auto"/>
      </w:pPr>
    </w:p>
    <w:p>
      <w:pPr>
        <w:pStyle w:val="Normal (Web)"/>
        <w:widowControl w:val="1"/>
        <w:spacing w:line="288" w:lineRule="auto"/>
      </w:pPr>
      <w:r>
        <w:rPr>
          <w:rFonts w:ascii="Calibri" w:hAnsi="Calibri"/>
          <w:rtl w:val="0"/>
          <w:lang w:val="en-US"/>
        </w:rPr>
        <w:t>23-3</w:t>
      </w:r>
      <w:r>
        <w:rPr>
          <w:rtl w:val="0"/>
          <w:lang w:val="zh-TW" w:eastAsia="zh-TW"/>
        </w:rPr>
        <w:t>夜内布兰卡书房</w:t>
      </w:r>
    </w:p>
    <w:p>
      <w:pPr>
        <w:pStyle w:val="Normal (Web)"/>
        <w:widowControl w:val="1"/>
        <w:spacing w:line="288" w:lineRule="auto"/>
      </w:pPr>
      <w:r>
        <w:rPr>
          <w:rtl w:val="0"/>
          <w:lang w:val="zh-TW" w:eastAsia="zh-TW"/>
        </w:rPr>
        <w:t>人物：</w:t>
      </w:r>
      <w:r>
        <w:rPr>
          <w:rFonts w:ascii="Calibri" w:hAnsi="Calibri"/>
          <w:rtl w:val="0"/>
          <w:lang w:val="en-US"/>
        </w:rPr>
        <w:t>Salvatore</w:t>
      </w:r>
      <w:r>
        <w:rPr>
          <w:rtl w:val="0"/>
          <w:lang w:val="zh-TW" w:eastAsia="zh-TW"/>
        </w:rPr>
        <w:t>、</w:t>
      </w:r>
      <w:r>
        <w:rPr>
          <w:rFonts w:ascii="Calibri" w:hAnsi="Calibri"/>
          <w:rtl w:val="0"/>
          <w:lang w:val="en-US"/>
        </w:rPr>
        <w:t>Lily</w:t>
      </w:r>
    </w:p>
    <w:p>
      <w:pPr>
        <w:pStyle w:val="Normal (Web)"/>
        <w:widowControl w:val="1"/>
        <w:spacing w:line="288" w:lineRule="auto"/>
      </w:pPr>
      <w:r>
        <w:rPr>
          <w:rtl w:val="0"/>
          <w:lang w:val="en-US"/>
        </w:rPr>
        <w:t>△</w:t>
      </w:r>
      <w:r>
        <w:rPr>
          <w:rtl w:val="0"/>
          <w:lang w:val="zh-TW" w:eastAsia="zh-TW"/>
        </w:rPr>
        <w:t>马可被人抬回来</w:t>
      </w:r>
      <w:r>
        <w:rPr>
          <w:rFonts w:ascii="Calibri" w:hAnsi="Calibri"/>
          <w:rtl w:val="0"/>
          <w:lang w:val="en-US"/>
        </w:rPr>
        <w:t>,</w:t>
      </w:r>
      <w:r>
        <w:rPr>
          <w:rtl w:val="0"/>
          <w:lang w:val="zh-TW" w:eastAsia="zh-TW"/>
        </w:rPr>
        <w:t>膝盖血肉模糊。</w:t>
      </w:r>
      <w:r>
        <w:rPr>
          <w:rFonts w:ascii="Calibri" w:hAnsi="Calibri"/>
          <w:rtl w:val="0"/>
          <w:lang w:val="en-US"/>
        </w:rPr>
        <w:t>Salvatore</w:t>
      </w:r>
      <w:r>
        <w:rPr>
          <w:rtl w:val="0"/>
          <w:lang w:val="zh-TW" w:eastAsia="zh-TW"/>
        </w:rPr>
        <w:t>脸色铁青。</w:t>
      </w:r>
    </w:p>
    <w:p>
      <w:pPr>
        <w:pStyle w:val="Normal (Web)"/>
        <w:widowControl w:val="1"/>
        <w:spacing w:line="288" w:lineRule="auto"/>
      </w:pPr>
      <w:r>
        <w:rPr>
          <w:rFonts w:ascii="Calibri" w:hAnsi="Calibri"/>
          <w:rtl w:val="0"/>
          <w:lang w:val="en-US"/>
        </w:rPr>
        <w:t>Salvatore</w:t>
      </w:r>
      <w:r>
        <w:rPr>
          <w:rtl w:val="0"/>
          <w:lang w:val="zh-TW" w:eastAsia="zh-TW"/>
        </w:rPr>
        <w:t>：七号码头丢了</w:t>
      </w:r>
      <w:r>
        <w:rPr>
          <w:rFonts w:ascii="Calibri" w:hAnsi="Calibri"/>
          <w:rtl w:val="0"/>
          <w:lang w:val="en-US"/>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Salvatore: We lost Pier Seven?</w:t>
      </w:r>
    </w:p>
    <w:p>
      <w:pPr>
        <w:pStyle w:val="Normal (Web)"/>
        <w:widowControl w:val="1"/>
        <w:spacing w:line="288" w:lineRule="auto"/>
      </w:pPr>
      <w:r>
        <w:rPr>
          <w:rFonts w:ascii="Calibri" w:hAnsi="Calibri"/>
          <w:rtl w:val="0"/>
          <w:lang w:val="en-US"/>
        </w:rPr>
        <w:t>Lily</w:t>
      </w:r>
      <w:r>
        <w:rPr>
          <w:rtl w:val="0"/>
          <w:lang w:val="zh-TW" w:eastAsia="zh-TW"/>
        </w:rPr>
        <w:t>（慌）：教父</w:t>
      </w:r>
      <w:r>
        <w:rPr>
          <w:rFonts w:ascii="Calibri" w:hAnsi="Calibri"/>
          <w:rtl w:val="0"/>
          <w:lang w:val="en-US"/>
        </w:rPr>
        <w:t>,Eve</w:t>
      </w:r>
      <w:r>
        <w:rPr>
          <w:rtl w:val="0"/>
          <w:lang w:val="zh-TW" w:eastAsia="zh-TW"/>
        </w:rPr>
        <w:t>亲自去救的</w:t>
      </w:r>
      <w:r>
        <w:rPr>
          <w:rFonts w:ascii="Calibri" w:hAnsi="Calibri"/>
          <w:rtl w:val="0"/>
          <w:lang w:val="en-US"/>
        </w:rPr>
        <w:t>Dante!</w:t>
      </w:r>
      <w:r>
        <w:rPr>
          <w:rtl w:val="0"/>
          <w:lang w:val="zh-TW" w:eastAsia="zh-TW"/>
        </w:rPr>
        <w:t>她对他根本不是装的</w:t>
      </w:r>
      <w:r>
        <w:rPr>
          <w:rFonts w:ascii="Calibri" w:hAnsi="Calibri"/>
          <w:rtl w:val="0"/>
          <w:lang w:val="en-US"/>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Lily: Don, Eve went to save Dante herself! She still has feelings for him!</w:t>
      </w:r>
    </w:p>
    <w:p>
      <w:pPr>
        <w:pStyle w:val="Normal (Web)"/>
        <w:widowControl w:val="1"/>
        <w:spacing w:line="288" w:lineRule="auto"/>
      </w:pPr>
      <w:r>
        <w:rPr>
          <w:rFonts w:ascii="Calibri" w:hAnsi="Calibri"/>
          <w:rtl w:val="0"/>
          <w:lang w:val="en-US"/>
        </w:rPr>
        <w:t>Salvatore</w:t>
      </w:r>
      <w:r>
        <w:rPr>
          <w:rtl w:val="0"/>
          <w:lang w:val="zh-TW" w:eastAsia="zh-TW"/>
        </w:rPr>
        <w:t>（猛地拍桌）：一个码头换来个消息</w:t>
      </w:r>
      <w:r>
        <w:rPr>
          <w:rFonts w:ascii="Calibri" w:hAnsi="Calibri"/>
          <w:rtl w:val="0"/>
          <w:lang w:val="en-US"/>
        </w:rPr>
        <w:t>,</w:t>
      </w:r>
      <w:r>
        <w:rPr>
          <w:rtl w:val="0"/>
          <w:lang w:val="zh-TW" w:eastAsia="zh-TW"/>
        </w:rPr>
        <w:t>值了。</w:t>
      </w:r>
      <w:r>
        <w:rPr>
          <w:lang w:val="en-US"/>
        </w:rPr>
        <w:br w:type="textWrapping"/>
      </w:r>
      <w:r>
        <w:rPr>
          <w:rFonts w:ascii="Times New Roman" w:hAnsi="Times New Roman"/>
          <w:outline w:val="0"/>
          <w:color w:val="ff0000"/>
          <w:u w:color="ff0000"/>
          <w:rtl w:val="0"/>
          <w:lang w:val="en-US"/>
          <w14:textFill>
            <w14:solidFill>
              <w14:srgbClr w14:val="FF0000"/>
            </w14:solidFill>
          </w14:textFill>
        </w:rPr>
        <w:t>Salvatore: A dock for a piece of truth. Worth it.</w:t>
      </w:r>
    </w:p>
    <w:p>
      <w:pPr>
        <w:pStyle w:val="Normal (Web)"/>
        <w:widowControl w:val="1"/>
        <w:spacing w:line="288" w:lineRule="auto"/>
      </w:pPr>
      <w:r>
        <w:rPr>
          <w:rtl w:val="0"/>
          <w:lang w:val="en-US"/>
        </w:rPr>
        <w:t>△</w:t>
      </w:r>
      <w:r>
        <w:rPr>
          <w:rFonts w:ascii="Calibri" w:hAnsi="Calibri"/>
          <w:rtl w:val="0"/>
          <w:lang w:val="en-US"/>
        </w:rPr>
        <w:t>Salvatore</w:t>
      </w:r>
      <w:r>
        <w:rPr>
          <w:rtl w:val="0"/>
          <w:lang w:val="zh-TW" w:eastAsia="zh-TW"/>
        </w:rPr>
        <w:t>盯着</w:t>
      </w:r>
      <w:r>
        <w:rPr>
          <w:rFonts w:ascii="Calibri" w:hAnsi="Calibri"/>
          <w:rtl w:val="0"/>
          <w:lang w:val="en-US"/>
        </w:rPr>
        <w:t>Lily</w:t>
      </w:r>
      <w:r>
        <w:rPr>
          <w:rtl w:val="0"/>
          <w:lang w:val="zh-TW" w:eastAsia="zh-TW"/>
        </w:rPr>
        <w:t>。</w:t>
      </w:r>
    </w:p>
    <w:p>
      <w:pPr>
        <w:pStyle w:val="Normal (Web)"/>
        <w:widowControl w:val="1"/>
        <w:spacing w:line="288" w:lineRule="auto"/>
      </w:pPr>
      <w:r>
        <w:rPr>
          <w:rFonts w:ascii="Calibri" w:hAnsi="Calibri"/>
          <w:rtl w:val="0"/>
          <w:lang w:val="en-US"/>
        </w:rPr>
        <w:t>Salvatore</w:t>
      </w:r>
      <w:r>
        <w:rPr>
          <w:rtl w:val="0"/>
          <w:lang w:val="zh-TW" w:eastAsia="zh-TW"/>
        </w:rPr>
        <w:t>：她有软肋</w:t>
      </w:r>
      <w:r>
        <w:rPr>
          <w:rFonts w:ascii="Calibri" w:hAnsi="Calibri"/>
          <w:rtl w:val="0"/>
          <w:lang w:val="en-US"/>
        </w:rPr>
        <w:t>,</w:t>
      </w:r>
      <w:r>
        <w:rPr>
          <w:rtl w:val="0"/>
          <w:lang w:val="zh-TW" w:eastAsia="zh-TW"/>
        </w:rPr>
        <w:t>就好办。那个孤儿院的小女孩</w:t>
      </w:r>
      <w:r>
        <w:rPr>
          <w:rFonts w:ascii="Calibri" w:hAnsi="Calibri"/>
          <w:rtl w:val="0"/>
          <w:lang w:val="en-US"/>
        </w:rPr>
        <w:t>,</w:t>
      </w:r>
      <w:r>
        <w:rPr>
          <w:rtl w:val="0"/>
          <w:lang w:val="zh-TW" w:eastAsia="zh-TW"/>
        </w:rPr>
        <w:t>还在不在她手上</w:t>
      </w:r>
      <w:r>
        <w:rPr>
          <w:rFonts w:ascii="Calibri" w:hAnsi="Calibri"/>
          <w:rtl w:val="0"/>
          <w:lang w:val="en-US"/>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Salvatore: She has a weakness. That makes this easy. That little girl from the orphanage, is she still with her?</w:t>
      </w:r>
    </w:p>
    <w:p>
      <w:pPr>
        <w:pStyle w:val="Normal (Web)"/>
        <w:widowControl w:val="1"/>
        <w:spacing w:line="288" w:lineRule="auto"/>
      </w:pPr>
      <w:r>
        <w:rPr>
          <w:rFonts w:ascii="Calibri" w:hAnsi="Calibri"/>
          <w:rtl w:val="0"/>
          <w:lang w:val="en-US"/>
        </w:rPr>
        <w:t>Lily</w:t>
      </w:r>
      <w:r>
        <w:rPr>
          <w:rtl w:val="0"/>
          <w:lang w:val="zh-TW" w:eastAsia="zh-TW"/>
        </w:rPr>
        <w:t>（眼睛一亮）：在</w:t>
      </w:r>
      <w:r>
        <w:rPr>
          <w:rFonts w:ascii="Calibri" w:hAnsi="Calibri"/>
          <w:rtl w:val="0"/>
          <w:lang w:val="en-US"/>
        </w:rPr>
        <w:t>!</w:t>
      </w:r>
      <w:r>
        <w:rPr>
          <w:rtl w:val="0"/>
          <w:lang w:val="zh-TW" w:eastAsia="zh-TW"/>
        </w:rPr>
        <w:t>小安娜</w:t>
      </w:r>
      <w:r>
        <w:rPr>
          <w:rFonts w:ascii="Calibri" w:hAnsi="Calibri"/>
          <w:rtl w:val="0"/>
          <w:lang w:val="en-US"/>
        </w:rPr>
        <w:t>!Eve</w:t>
      </w:r>
      <w:r>
        <w:rPr>
          <w:rtl w:val="0"/>
          <w:lang w:val="zh-TW" w:eastAsia="zh-TW"/>
        </w:rPr>
        <w:t>把她藏在城东一个私立学校</w:t>
      </w:r>
      <w:r>
        <w:rPr>
          <w:rFonts w:ascii="Calibri" w:hAnsi="Calibri"/>
          <w:rtl w:val="0"/>
          <w:lang w:val="en-US"/>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Lily: Yes! Little Anna! Eve hid her in a private school in East Village!</w:t>
      </w:r>
    </w:p>
    <w:p>
      <w:pPr>
        <w:pStyle w:val="Normal (Web)"/>
        <w:widowControl w:val="1"/>
        <w:spacing w:line="288" w:lineRule="auto"/>
      </w:pPr>
      <w:r>
        <w:rPr>
          <w:rtl w:val="0"/>
          <w:lang w:val="en-US"/>
        </w:rPr>
        <w:t>△</w:t>
      </w:r>
      <w:r>
        <w:rPr>
          <w:rtl w:val="0"/>
          <w:lang w:val="zh-TW" w:eastAsia="zh-TW"/>
        </w:rPr>
        <w:t>【卡点】</w:t>
      </w:r>
      <w:r>
        <w:rPr>
          <w:rFonts w:ascii="Calibri" w:hAnsi="Calibri"/>
          <w:rtl w:val="0"/>
          <w:lang w:val="en-US"/>
        </w:rPr>
        <w:t>Salvatore</w:t>
      </w:r>
      <w:r>
        <w:rPr>
          <w:rtl w:val="0"/>
          <w:lang w:val="zh-TW" w:eastAsia="zh-TW"/>
        </w:rPr>
        <w:t>拿起电话</w:t>
      </w:r>
      <w:r>
        <w:rPr>
          <w:rFonts w:ascii="Calibri" w:hAnsi="Calibri"/>
          <w:rtl w:val="0"/>
          <w:lang w:val="en-US"/>
        </w:rPr>
        <w:t>,</w:t>
      </w:r>
      <w:r>
        <w:rPr>
          <w:rtl w:val="0"/>
          <w:lang w:val="zh-TW" w:eastAsia="zh-TW"/>
        </w:rPr>
        <w:t>缓缓拨号</w:t>
      </w:r>
      <w:r>
        <w:rPr>
          <w:rFonts w:ascii="Calibri" w:hAnsi="Calibri"/>
          <w:rtl w:val="0"/>
          <w:lang w:val="en-US"/>
        </w:rPr>
        <w:t>,</w:t>
      </w:r>
      <w:r>
        <w:rPr>
          <w:rtl w:val="0"/>
          <w:lang w:val="zh-TW" w:eastAsia="zh-TW"/>
        </w:rPr>
        <w:t>嘴角咧开。</w:t>
      </w:r>
    </w:p>
    <w:p>
      <w:pPr>
        <w:pStyle w:val="Normal (Web)"/>
        <w:widowControl w:val="1"/>
        <w:spacing w:line="288" w:lineRule="auto"/>
      </w:pPr>
    </w:p>
    <w:p>
      <w:pPr>
        <w:pStyle w:val="Normal (Web)"/>
        <w:widowControl w:val="1"/>
        <w:spacing w:line="288" w:lineRule="auto"/>
      </w:pPr>
    </w:p>
    <w:p>
      <w:pPr>
        <w:pStyle w:val="Normal (Web)"/>
        <w:widowControl w:val="1"/>
        <w:spacing w:line="288" w:lineRule="auto"/>
      </w:pPr>
    </w:p>
    <w:p>
      <w:pPr>
        <w:pStyle w:val="Normal (Web)"/>
        <w:widowControl w:val="1"/>
        <w:spacing w:line="288" w:lineRule="auto"/>
        <w:rPr>
          <w:lang w:val="zh-TW" w:eastAsia="zh-TW"/>
        </w:rPr>
      </w:pPr>
      <w:r>
        <w:rPr>
          <w:rtl w:val="0"/>
          <w:lang w:val="zh-TW" w:eastAsia="zh-TW"/>
        </w:rPr>
        <w:t>第二十四集</w:t>
      </w:r>
    </w:p>
    <w:p>
      <w:pPr>
        <w:pStyle w:val="Normal (Web)"/>
        <w:widowControl w:val="1"/>
        <w:spacing w:line="288" w:lineRule="auto"/>
      </w:pPr>
    </w:p>
    <w:p>
      <w:pPr>
        <w:pStyle w:val="Normal (Web)"/>
        <w:widowControl w:val="1"/>
        <w:spacing w:line="288" w:lineRule="auto"/>
      </w:pPr>
      <w:r>
        <w:rPr>
          <w:rFonts w:ascii="Calibri" w:hAnsi="Calibri"/>
          <w:rtl w:val="0"/>
          <w:lang w:val="en-US"/>
        </w:rPr>
        <w:t>24-1</w:t>
      </w:r>
      <w:r>
        <w:rPr>
          <w:rtl w:val="0"/>
          <w:lang w:val="zh-TW" w:eastAsia="zh-TW"/>
        </w:rPr>
        <w:t>日内</w:t>
      </w:r>
      <w:r>
        <w:rPr>
          <w:rFonts w:ascii="Calibri" w:hAnsi="Calibri"/>
          <w:rtl w:val="0"/>
          <w:lang w:val="zh-TW" w:eastAsia="zh-TW"/>
        </w:rPr>
        <w:t xml:space="preserve"> </w:t>
      </w:r>
      <w:r>
        <w:rPr>
          <w:rFonts w:ascii="Calibri" w:hAnsi="Calibri"/>
          <w:rtl w:val="0"/>
          <w:lang w:val="en-US"/>
        </w:rPr>
        <w:t>Eve</w:t>
      </w:r>
      <w:r>
        <w:rPr>
          <w:rtl w:val="0"/>
          <w:lang w:val="zh-TW" w:eastAsia="zh-TW"/>
        </w:rPr>
        <w:t>的庄园卧房</w:t>
      </w:r>
    </w:p>
    <w:p>
      <w:pPr>
        <w:pStyle w:val="Normal (Web)"/>
        <w:widowControl w:val="1"/>
        <w:spacing w:line="288" w:lineRule="auto"/>
      </w:pPr>
      <w:r>
        <w:rPr>
          <w:rtl w:val="0"/>
          <w:lang w:val="zh-TW" w:eastAsia="zh-TW"/>
        </w:rPr>
        <w:t>人物：</w:t>
      </w:r>
      <w:r>
        <w:rPr>
          <w:rFonts w:ascii="Calibri" w:hAnsi="Calibri"/>
          <w:rtl w:val="0"/>
          <w:lang w:val="en-US"/>
        </w:rPr>
        <w:t>Eve</w:t>
      </w:r>
      <w:r>
        <w:rPr>
          <w:rtl w:val="0"/>
          <w:lang w:val="zh-TW" w:eastAsia="zh-TW"/>
        </w:rPr>
        <w:t>、</w:t>
      </w:r>
      <w:r>
        <w:rPr>
          <w:rFonts w:ascii="Calibri" w:hAnsi="Calibri"/>
          <w:rtl w:val="0"/>
          <w:lang w:val="en-US"/>
        </w:rPr>
        <w:t>Dante</w:t>
      </w:r>
      <w:r>
        <w:rPr>
          <w:rtl w:val="0"/>
          <w:lang w:val="zh-TW" w:eastAsia="zh-TW"/>
        </w:rPr>
        <w:t>、医生</w:t>
      </w:r>
    </w:p>
    <w:p>
      <w:pPr>
        <w:pStyle w:val="Normal (Web)"/>
        <w:widowControl w:val="1"/>
        <w:spacing w:line="288" w:lineRule="auto"/>
      </w:pPr>
      <w:r>
        <w:rPr>
          <w:rtl w:val="0"/>
          <w:lang w:val="en-US"/>
        </w:rPr>
        <w:t>△</w:t>
      </w:r>
      <w:r>
        <w:rPr>
          <w:rFonts w:ascii="Calibri" w:hAnsi="Calibri"/>
          <w:rtl w:val="0"/>
          <w:lang w:val="en-US"/>
        </w:rPr>
        <w:t>Dante</w:t>
      </w:r>
      <w:r>
        <w:rPr>
          <w:rtl w:val="0"/>
          <w:lang w:val="zh-TW" w:eastAsia="zh-TW"/>
        </w:rPr>
        <w:t>躺在床上</w:t>
      </w:r>
      <w:r>
        <w:rPr>
          <w:rFonts w:ascii="Calibri" w:hAnsi="Calibri"/>
          <w:rtl w:val="0"/>
          <w:lang w:val="en-US"/>
        </w:rPr>
        <w:t>,</w:t>
      </w:r>
      <w:r>
        <w:rPr>
          <w:rtl w:val="0"/>
          <w:lang w:val="zh-TW" w:eastAsia="zh-TW"/>
        </w:rPr>
        <w:t>肩膀缠着绷带。医生收拾器械离开。</w:t>
      </w:r>
    </w:p>
    <w:p>
      <w:pPr>
        <w:pStyle w:val="Normal (Web)"/>
        <w:widowControl w:val="1"/>
        <w:spacing w:line="288" w:lineRule="auto"/>
      </w:pPr>
      <w:r>
        <w:rPr>
          <w:rtl w:val="0"/>
          <w:lang w:val="en-US"/>
        </w:rPr>
        <w:t>△</w:t>
      </w:r>
      <w:r>
        <w:rPr>
          <w:rFonts w:ascii="Calibri" w:hAnsi="Calibri"/>
          <w:rtl w:val="0"/>
          <w:lang w:val="en-US"/>
        </w:rPr>
        <w:t>Eve</w:t>
      </w:r>
      <w:r>
        <w:rPr>
          <w:rtl w:val="0"/>
          <w:lang w:val="zh-TW" w:eastAsia="zh-TW"/>
        </w:rPr>
        <w:t>端着一杯水进来</w:t>
      </w:r>
      <w:r>
        <w:rPr>
          <w:rFonts w:ascii="Calibri" w:hAnsi="Calibri"/>
          <w:rtl w:val="0"/>
          <w:lang w:val="en-US"/>
        </w:rPr>
        <w:t>,</w:t>
      </w:r>
      <w:r>
        <w:rPr>
          <w:rtl w:val="0"/>
          <w:lang w:val="zh-TW" w:eastAsia="zh-TW"/>
        </w:rPr>
        <w:t>放在床头柜上</w:t>
      </w:r>
      <w:r>
        <w:rPr>
          <w:rFonts w:ascii="Calibri" w:hAnsi="Calibri"/>
          <w:rtl w:val="0"/>
          <w:lang w:val="en-US"/>
        </w:rPr>
        <w:t>,</w:t>
      </w:r>
      <w:r>
        <w:rPr>
          <w:rtl w:val="0"/>
          <w:lang w:val="zh-TW" w:eastAsia="zh-TW"/>
        </w:rPr>
        <w:t>转身要走。</w:t>
      </w:r>
    </w:p>
    <w:p>
      <w:pPr>
        <w:pStyle w:val="Normal (Web)"/>
        <w:widowControl w:val="1"/>
        <w:spacing w:line="288" w:lineRule="auto"/>
      </w:pPr>
      <w:r>
        <w:rPr>
          <w:rFonts w:ascii="Calibri" w:hAnsi="Calibri"/>
          <w:rtl w:val="0"/>
          <w:lang w:val="en-US"/>
        </w:rPr>
        <w:t>Dante</w:t>
      </w:r>
      <w:r>
        <w:rPr>
          <w:rtl w:val="0"/>
          <w:lang w:val="zh-TW" w:eastAsia="zh-TW"/>
        </w:rPr>
        <w:t>（抓住她的手腕）：</w:t>
      </w:r>
      <w:r>
        <w:rPr>
          <w:rFonts w:ascii="Calibri" w:hAnsi="Calibri"/>
          <w:rtl w:val="0"/>
          <w:lang w:val="en-US"/>
        </w:rPr>
        <w:t>Eve</w:t>
      </w:r>
      <w:r>
        <w:rPr>
          <w:rtl w:val="0"/>
          <w:lang w:val="zh-TW" w:eastAsia="zh-TW"/>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Dante: Eve.</w:t>
      </w:r>
    </w:p>
    <w:p>
      <w:pPr>
        <w:pStyle w:val="Normal (Web)"/>
        <w:widowControl w:val="1"/>
        <w:spacing w:line="288" w:lineRule="auto"/>
      </w:pPr>
      <w:r>
        <w:rPr>
          <w:rtl w:val="0"/>
          <w:lang w:val="en-US"/>
        </w:rPr>
        <w:t>△</w:t>
      </w:r>
      <w:r>
        <w:rPr>
          <w:rFonts w:ascii="Calibri" w:hAnsi="Calibri"/>
          <w:rtl w:val="0"/>
          <w:lang w:val="en-US"/>
        </w:rPr>
        <w:t>Eve</w:t>
      </w:r>
      <w:r>
        <w:rPr>
          <w:rtl w:val="0"/>
          <w:lang w:val="zh-TW" w:eastAsia="zh-TW"/>
        </w:rPr>
        <w:t>停下</w:t>
      </w:r>
      <w:r>
        <w:rPr>
          <w:rFonts w:ascii="Calibri" w:hAnsi="Calibri"/>
          <w:rtl w:val="0"/>
          <w:lang w:val="en-US"/>
        </w:rPr>
        <w:t>,</w:t>
      </w:r>
      <w:r>
        <w:rPr>
          <w:rtl w:val="0"/>
          <w:lang w:val="zh-TW" w:eastAsia="zh-TW"/>
        </w:rPr>
        <w:t>低头看他的手。</w:t>
      </w:r>
    </w:p>
    <w:p>
      <w:pPr>
        <w:pStyle w:val="Normal (Web)"/>
        <w:widowControl w:val="1"/>
        <w:spacing w:line="288" w:lineRule="auto"/>
      </w:pPr>
      <w:r>
        <w:rPr>
          <w:rFonts w:ascii="Calibri" w:hAnsi="Calibri"/>
          <w:rtl w:val="0"/>
          <w:lang w:val="en-US"/>
        </w:rPr>
        <w:t>Eve</w:t>
      </w:r>
      <w:r>
        <w:rPr>
          <w:rtl w:val="0"/>
          <w:lang w:val="zh-TW" w:eastAsia="zh-TW"/>
        </w:rPr>
        <w:t>：松开。</w:t>
      </w:r>
      <w:r>
        <w:rPr>
          <w:lang w:val="en-US"/>
        </w:rPr>
        <w:br w:type="textWrapping"/>
      </w:r>
      <w:r>
        <w:rPr>
          <w:rFonts w:ascii="Times New Roman" w:hAnsi="Times New Roman"/>
          <w:outline w:val="0"/>
          <w:color w:val="ff0000"/>
          <w:u w:color="ff0000"/>
          <w:rtl w:val="0"/>
          <w:lang w:val="en-US"/>
          <w14:textFill>
            <w14:solidFill>
              <w14:srgbClr w14:val="FF0000"/>
            </w14:solidFill>
          </w14:textFill>
        </w:rPr>
        <w:t>Eve: Let go.</w:t>
      </w:r>
    </w:p>
    <w:p>
      <w:pPr>
        <w:pStyle w:val="Normal (Web)"/>
        <w:widowControl w:val="1"/>
        <w:spacing w:line="288" w:lineRule="auto"/>
      </w:pPr>
      <w:r>
        <w:rPr>
          <w:rFonts w:ascii="Calibri" w:hAnsi="Calibri"/>
          <w:rtl w:val="0"/>
          <w:lang w:val="en-US"/>
        </w:rPr>
        <w:t>Dante</w:t>
      </w:r>
      <w:r>
        <w:rPr>
          <w:rtl w:val="0"/>
          <w:lang w:val="zh-TW" w:eastAsia="zh-TW"/>
        </w:rPr>
        <w:t>（不松</w:t>
      </w:r>
      <w:r>
        <w:rPr>
          <w:rFonts w:ascii="Calibri" w:hAnsi="Calibri"/>
          <w:rtl w:val="0"/>
          <w:lang w:val="en-US"/>
        </w:rPr>
        <w:t>,</w:t>
      </w:r>
      <w:r>
        <w:rPr>
          <w:rtl w:val="0"/>
          <w:lang w:val="zh-TW" w:eastAsia="zh-TW"/>
        </w:rPr>
        <w:t>声音哑）：那天在码头</w:t>
      </w:r>
      <w:r>
        <w:rPr>
          <w:rFonts w:ascii="Calibri" w:hAnsi="Calibri"/>
          <w:rtl w:val="0"/>
          <w:lang w:val="en-US"/>
        </w:rPr>
        <w:t>,</w:t>
      </w:r>
      <w:r>
        <w:rPr>
          <w:rtl w:val="0"/>
          <w:lang w:val="zh-TW" w:eastAsia="zh-TW"/>
        </w:rPr>
        <w:t>你为什么来</w:t>
      </w:r>
      <w:r>
        <w:rPr>
          <w:rFonts w:ascii="Calibri" w:hAnsi="Calibri"/>
          <w:rtl w:val="0"/>
          <w:lang w:val="en-US"/>
        </w:rPr>
        <w:t>?</w:t>
      </w:r>
      <w:r>
        <w:rPr>
          <w:rtl w:val="0"/>
          <w:lang w:val="zh-TW" w:eastAsia="zh-TW"/>
        </w:rPr>
        <w:t>你可以让我死在那。</w:t>
      </w:r>
      <w:r>
        <w:rPr>
          <w:lang w:val="en-US"/>
        </w:rPr>
        <w:br w:type="textWrapping"/>
      </w:r>
      <w:r>
        <w:rPr>
          <w:rFonts w:ascii="Times New Roman" w:hAnsi="Times New Roman"/>
          <w:outline w:val="0"/>
          <w:color w:val="ff0000"/>
          <w:u w:color="ff0000"/>
          <w:rtl w:val="0"/>
          <w:lang w:val="en-US"/>
          <w14:textFill>
            <w14:solidFill>
              <w14:srgbClr w14:val="FF0000"/>
            </w14:solidFill>
          </w14:textFill>
        </w:rPr>
        <w:t>Dante: Why did you come to the dock that day? You could've let me die there.</w:t>
      </w:r>
    </w:p>
    <w:p>
      <w:pPr>
        <w:pStyle w:val="Normal (Web)"/>
        <w:widowControl w:val="1"/>
        <w:spacing w:line="288" w:lineRule="auto"/>
      </w:pPr>
      <w:r>
        <w:rPr>
          <w:rFonts w:ascii="Calibri" w:hAnsi="Calibri"/>
          <w:rtl w:val="0"/>
          <w:lang w:val="en-US"/>
        </w:rPr>
        <w:t>Eve</w:t>
      </w:r>
      <w:r>
        <w:rPr>
          <w:rtl w:val="0"/>
          <w:lang w:val="zh-TW" w:eastAsia="zh-TW"/>
        </w:rPr>
        <w:t>：你摸的那条线还有用。你死了</w:t>
      </w:r>
      <w:r>
        <w:rPr>
          <w:rFonts w:ascii="Calibri" w:hAnsi="Calibri"/>
          <w:rtl w:val="0"/>
          <w:lang w:val="en-US"/>
        </w:rPr>
        <w:t>,</w:t>
      </w:r>
      <w:r>
        <w:rPr>
          <w:rtl w:val="0"/>
          <w:lang w:val="zh-TW" w:eastAsia="zh-TW"/>
        </w:rPr>
        <w:t>我得重新找人。</w:t>
      </w:r>
      <w:r>
        <w:rPr>
          <w:lang w:val="en-US"/>
        </w:rPr>
        <w:br w:type="textWrapping"/>
      </w:r>
      <w:r>
        <w:rPr>
          <w:rFonts w:ascii="Times New Roman" w:hAnsi="Times New Roman"/>
          <w:outline w:val="0"/>
          <w:color w:val="ff0000"/>
          <w:u w:color="ff0000"/>
          <w:rtl w:val="0"/>
          <w:lang w:val="en-US"/>
          <w14:textFill>
            <w14:solidFill>
              <w14:srgbClr w14:val="FF0000"/>
            </w14:solidFill>
          </w14:textFill>
        </w:rPr>
        <w:t>Eve: The route you scouted was still useful. If you died, I'd have to find someone else.</w:t>
      </w:r>
    </w:p>
    <w:p>
      <w:pPr>
        <w:pStyle w:val="Normal (Web)"/>
        <w:widowControl w:val="1"/>
        <w:spacing w:line="288" w:lineRule="auto"/>
      </w:pPr>
      <w:r>
        <w:rPr>
          <w:rFonts w:ascii="Calibri" w:hAnsi="Calibri"/>
          <w:rtl w:val="0"/>
          <w:lang w:val="en-US"/>
        </w:rPr>
        <w:t>Dante</w:t>
      </w:r>
      <w:r>
        <w:rPr>
          <w:rtl w:val="0"/>
          <w:lang w:val="zh-TW" w:eastAsia="zh-TW"/>
        </w:rPr>
        <w:t>（笑</w:t>
      </w:r>
      <w:r>
        <w:rPr>
          <w:rFonts w:ascii="Calibri" w:hAnsi="Calibri"/>
          <w:rtl w:val="0"/>
          <w:lang w:val="en-US"/>
        </w:rPr>
        <w:t>,</w:t>
      </w:r>
      <w:r>
        <w:rPr>
          <w:rtl w:val="0"/>
          <w:lang w:val="zh-TW" w:eastAsia="zh-TW"/>
        </w:rPr>
        <w:t>眼眶红）：随便你怎么说。只要你来了就行。</w:t>
      </w:r>
      <w:r>
        <w:rPr>
          <w:lang w:val="en-US"/>
        </w:rPr>
        <w:br w:type="textWrapping"/>
      </w:r>
      <w:r>
        <w:rPr>
          <w:rFonts w:ascii="Times New Roman" w:hAnsi="Times New Roman"/>
          <w:outline w:val="0"/>
          <w:color w:val="ff0000"/>
          <w:u w:color="ff0000"/>
          <w:rtl w:val="0"/>
          <w:lang w:val="en-US"/>
          <w14:textFill>
            <w14:solidFill>
              <w14:srgbClr w14:val="FF0000"/>
            </w14:solidFill>
          </w14:textFill>
        </w:rPr>
        <w:t>Dante: Say whatever you want. You came. That's enough.</w:t>
      </w:r>
    </w:p>
    <w:p>
      <w:pPr>
        <w:pStyle w:val="Normal (Web)"/>
        <w:widowControl w:val="1"/>
        <w:spacing w:line="288" w:lineRule="auto"/>
      </w:pPr>
      <w:r>
        <w:rPr>
          <w:rtl w:val="0"/>
          <w:lang w:val="en-US"/>
        </w:rPr>
        <w:t>△</w:t>
      </w:r>
      <w:r>
        <w:rPr>
          <w:rFonts w:ascii="Calibri" w:hAnsi="Calibri"/>
          <w:rtl w:val="0"/>
          <w:lang w:val="en-US"/>
        </w:rPr>
        <w:t>Eve</w:t>
      </w:r>
      <w:r>
        <w:rPr>
          <w:rtl w:val="0"/>
          <w:lang w:val="zh-TW" w:eastAsia="zh-TW"/>
        </w:rPr>
        <w:t>甩开他的手。</w:t>
      </w:r>
    </w:p>
    <w:p>
      <w:pPr>
        <w:pStyle w:val="Normal (Web)"/>
        <w:widowControl w:val="1"/>
        <w:spacing w:line="288" w:lineRule="auto"/>
      </w:pPr>
      <w:r>
        <w:rPr>
          <w:rFonts w:ascii="Calibri" w:hAnsi="Calibri"/>
          <w:rtl w:val="0"/>
          <w:lang w:val="en-US"/>
        </w:rPr>
        <w:t>Eve</w:t>
      </w:r>
      <w:r>
        <w:rPr>
          <w:rtl w:val="0"/>
          <w:lang w:val="zh-TW" w:eastAsia="zh-TW"/>
        </w:rPr>
        <w:t>：别自作多情。我救你</w:t>
      </w:r>
      <w:r>
        <w:rPr>
          <w:rFonts w:ascii="Calibri" w:hAnsi="Calibri"/>
          <w:rtl w:val="0"/>
          <w:lang w:val="en-US"/>
        </w:rPr>
        <w:t>,</w:t>
      </w:r>
      <w:r>
        <w:rPr>
          <w:rtl w:val="0"/>
          <w:lang w:val="zh-TW" w:eastAsia="zh-TW"/>
        </w:rPr>
        <w:t>跟当年你救</w:t>
      </w:r>
      <w:r>
        <w:rPr>
          <w:rFonts w:ascii="Calibri" w:hAnsi="Calibri"/>
          <w:rtl w:val="0"/>
          <w:lang w:val="en-US"/>
        </w:rPr>
        <w:t>Lily,</w:t>
      </w:r>
      <w:r>
        <w:rPr>
          <w:rtl w:val="0"/>
          <w:lang w:val="zh-TW" w:eastAsia="zh-TW"/>
        </w:rPr>
        <w:t>本质一样</w:t>
      </w:r>
      <w:r>
        <w:rPr>
          <w:rFonts w:ascii="Calibri" w:hAnsi="Calibri"/>
          <w:rtl w:val="0"/>
          <w:lang w:val="en-US"/>
        </w:rPr>
        <w:t>,</w:t>
      </w:r>
      <w:r>
        <w:rPr>
          <w:rtl w:val="0"/>
          <w:lang w:val="zh-TW" w:eastAsia="zh-TW"/>
        </w:rPr>
        <w:t>各取所需。</w:t>
      </w:r>
      <w:r>
        <w:rPr>
          <w:lang w:val="en-US"/>
        </w:rPr>
        <w:br w:type="textWrapping"/>
      </w:r>
      <w:r>
        <w:rPr>
          <w:rFonts w:ascii="Times New Roman" w:hAnsi="Times New Roman"/>
          <w:outline w:val="0"/>
          <w:color w:val="ff0000"/>
          <w:u w:color="ff0000"/>
          <w:rtl w:val="0"/>
          <w:lang w:val="en-US"/>
          <w14:textFill>
            <w14:solidFill>
              <w14:srgbClr w14:val="FF0000"/>
            </w14:solidFill>
          </w14:textFill>
        </w:rPr>
        <w:t>Eve: Don't flatter yourself. I saved you for the same reason you saved Lily back then. We each got what we needed.</w:t>
      </w:r>
    </w:p>
    <w:p>
      <w:pPr>
        <w:pStyle w:val="Normal (Web)"/>
        <w:widowControl w:val="1"/>
        <w:spacing w:line="288" w:lineRule="auto"/>
      </w:pPr>
      <w:r>
        <w:rPr>
          <w:rtl w:val="0"/>
          <w:lang w:val="en-US"/>
        </w:rPr>
        <w:t>△</w:t>
      </w:r>
      <w:r>
        <w:rPr>
          <w:rtl w:val="0"/>
          <w:lang w:val="zh-TW" w:eastAsia="zh-TW"/>
        </w:rPr>
        <w:t>这句话像针</w:t>
      </w:r>
      <w:r>
        <w:rPr>
          <w:rFonts w:ascii="Calibri" w:hAnsi="Calibri"/>
          <w:rtl w:val="0"/>
          <w:lang w:val="en-US"/>
        </w:rPr>
        <w:t>,Dante</w:t>
      </w:r>
      <w:r>
        <w:rPr>
          <w:rtl w:val="0"/>
          <w:lang w:val="zh-TW" w:eastAsia="zh-TW"/>
        </w:rPr>
        <w:t>脸色白了一下。</w:t>
      </w:r>
    </w:p>
    <w:p>
      <w:pPr>
        <w:pStyle w:val="Normal (Web)"/>
        <w:widowControl w:val="1"/>
        <w:spacing w:line="288" w:lineRule="auto"/>
      </w:pPr>
      <w:r>
        <w:rPr>
          <w:rFonts w:ascii="Calibri" w:hAnsi="Calibri"/>
          <w:rtl w:val="0"/>
          <w:lang w:val="en-US"/>
        </w:rPr>
        <w:t>Dante</w:t>
      </w:r>
      <w:r>
        <w:rPr>
          <w:rtl w:val="0"/>
          <w:lang w:val="zh-TW" w:eastAsia="zh-TW"/>
        </w:rPr>
        <w:t>：我知道。我害死了我们的孩子。我这辈子都还不清。</w:t>
      </w:r>
      <w:r>
        <w:rPr>
          <w:lang w:val="en-US"/>
        </w:rPr>
        <w:br w:type="textWrapping"/>
      </w:r>
      <w:r>
        <w:rPr>
          <w:rFonts w:ascii="Times New Roman" w:hAnsi="Times New Roman"/>
          <w:outline w:val="0"/>
          <w:color w:val="ff0000"/>
          <w:u w:color="ff0000"/>
          <w:rtl w:val="0"/>
          <w:lang w:val="en-US"/>
          <w14:textFill>
            <w14:solidFill>
              <w14:srgbClr w14:val="FF0000"/>
            </w14:solidFill>
          </w14:textFill>
        </w:rPr>
        <w:t>Dante: I know. I killed our child. I can never repay that.</w:t>
      </w:r>
    </w:p>
    <w:p>
      <w:pPr>
        <w:pStyle w:val="Normal (Web)"/>
        <w:widowControl w:val="1"/>
        <w:spacing w:line="288" w:lineRule="auto"/>
      </w:pPr>
      <w:r>
        <w:rPr>
          <w:rtl w:val="0"/>
          <w:lang w:val="en-US"/>
        </w:rPr>
        <w:t>△</w:t>
      </w:r>
      <w:r>
        <w:rPr>
          <w:rFonts w:ascii="Calibri" w:hAnsi="Calibri"/>
          <w:rtl w:val="0"/>
          <w:lang w:val="en-US"/>
        </w:rPr>
        <w:t>Eve</w:t>
      </w:r>
      <w:r>
        <w:rPr>
          <w:rtl w:val="0"/>
          <w:lang w:val="zh-TW" w:eastAsia="zh-TW"/>
        </w:rPr>
        <w:t>背对着他</w:t>
      </w:r>
      <w:r>
        <w:rPr>
          <w:rFonts w:ascii="Calibri" w:hAnsi="Calibri"/>
          <w:rtl w:val="0"/>
          <w:lang w:val="en-US"/>
        </w:rPr>
        <w:t>,</w:t>
      </w:r>
      <w:r>
        <w:rPr>
          <w:rtl w:val="0"/>
          <w:lang w:val="zh-TW" w:eastAsia="zh-TW"/>
        </w:rPr>
        <w:t>肩膀几不可察地僵了一下</w:t>
      </w:r>
      <w:r>
        <w:rPr>
          <w:rFonts w:ascii="Calibri" w:hAnsi="Calibri"/>
          <w:rtl w:val="0"/>
          <w:lang w:val="en-US"/>
        </w:rPr>
        <w:t>,</w:t>
      </w:r>
      <w:r>
        <w:rPr>
          <w:rtl w:val="0"/>
          <w:lang w:val="zh-TW" w:eastAsia="zh-TW"/>
        </w:rPr>
        <w:t>很快恢复。</w:t>
      </w:r>
    </w:p>
    <w:p>
      <w:pPr>
        <w:pStyle w:val="Normal (Web)"/>
        <w:widowControl w:val="1"/>
        <w:spacing w:line="288" w:lineRule="auto"/>
      </w:pPr>
      <w:r>
        <w:rPr>
          <w:rFonts w:ascii="Calibri" w:hAnsi="Calibri"/>
          <w:rtl w:val="0"/>
          <w:lang w:val="en-US"/>
        </w:rPr>
        <w:t>Eve OS</w:t>
      </w:r>
      <w:r>
        <w:rPr>
          <w:rtl w:val="0"/>
          <w:lang w:val="zh-TW" w:eastAsia="zh-TW"/>
        </w:rPr>
        <w:t>：他每提一次孩子</w:t>
      </w:r>
      <w:r>
        <w:rPr>
          <w:rFonts w:ascii="Calibri" w:hAnsi="Calibri"/>
          <w:rtl w:val="0"/>
          <w:lang w:val="en-US"/>
        </w:rPr>
        <w:t>,</w:t>
      </w:r>
      <w:r>
        <w:rPr>
          <w:rtl w:val="0"/>
          <w:lang w:val="zh-TW" w:eastAsia="zh-TW"/>
        </w:rPr>
        <w:t>我就想起火里那道疤。我不会原谅他。可我也分不清</w:t>
      </w:r>
      <w:r>
        <w:rPr>
          <w:rFonts w:ascii="Calibri" w:hAnsi="Calibri"/>
          <w:rtl w:val="0"/>
          <w:lang w:val="en-US"/>
        </w:rPr>
        <w:t>,</w:t>
      </w:r>
      <w:r>
        <w:rPr>
          <w:rtl w:val="0"/>
          <w:lang w:val="zh-TW" w:eastAsia="zh-TW"/>
        </w:rPr>
        <w:t>我留他在身边</w:t>
      </w:r>
      <w:r>
        <w:rPr>
          <w:rFonts w:ascii="Calibri" w:hAnsi="Calibri"/>
          <w:rtl w:val="0"/>
          <w:lang w:val="en-US"/>
        </w:rPr>
        <w:t>,</w:t>
      </w:r>
      <w:r>
        <w:rPr>
          <w:rtl w:val="0"/>
          <w:lang w:val="zh-TW" w:eastAsia="zh-TW"/>
        </w:rPr>
        <w:t>是为了报复</w:t>
      </w:r>
      <w:r>
        <w:rPr>
          <w:rFonts w:ascii="Calibri" w:hAnsi="Calibri"/>
          <w:rtl w:val="0"/>
          <w:lang w:val="en-US"/>
        </w:rPr>
        <w:t>,</w:t>
      </w:r>
      <w:r>
        <w:rPr>
          <w:rtl w:val="0"/>
          <w:lang w:val="zh-TW" w:eastAsia="zh-TW"/>
        </w:rPr>
        <w:t>还是别的。</w:t>
      </w:r>
      <w:r>
        <w:rPr>
          <w:lang w:val="en-US"/>
        </w:rPr>
        <w:br w:type="textWrapping"/>
      </w:r>
      <w:r>
        <w:rPr>
          <w:rFonts w:ascii="Times New Roman" w:hAnsi="Times New Roman"/>
          <w:outline w:val="0"/>
          <w:color w:val="ff2600"/>
          <w:u w:color="ff0000"/>
          <w:rtl w:val="0"/>
          <w:lang w:val="en-US"/>
          <w14:textFill>
            <w14:solidFill>
              <w14:srgbClr w14:val="FF2600"/>
            </w14:solidFill>
          </w14:textFill>
        </w:rPr>
        <w:t>Eve (</w:t>
      </w:r>
      <w:r>
        <w:rPr>
          <w:rFonts w:ascii="Times New Roman" w:hAnsi="Times New Roman"/>
          <w:outline w:val="0"/>
          <w:color w:val="ff2600"/>
          <w:u w:color="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Every tim</w:t>
      </w:r>
      <w:r>
        <w:rPr>
          <w:rFonts w:ascii="Times New Roman" w:hAnsi="Times New Roman"/>
          <w:outline w:val="0"/>
          <w:color w:val="ff0000"/>
          <w:u w:color="ff0000"/>
          <w:rtl w:val="0"/>
          <w:lang w:val="en-US"/>
          <w14:textFill>
            <w14:solidFill>
              <w14:srgbClr w14:val="FF0000"/>
            </w14:solidFill>
          </w14:textFill>
        </w:rPr>
        <w:t>e he mentions our child, I think of that scar from the fire. I'll never forgive him. But I can't tell if I'm keeping him close for revenge, or something else.</w:t>
      </w:r>
    </w:p>
    <w:p>
      <w:pPr>
        <w:pStyle w:val="Normal (Web)"/>
        <w:widowControl w:val="1"/>
        <w:spacing w:line="288" w:lineRule="auto"/>
      </w:pPr>
      <w:r>
        <w:rPr>
          <w:rtl w:val="0"/>
          <w:lang w:val="en-US"/>
        </w:rPr>
        <w:t>△</w:t>
      </w:r>
      <w:r>
        <w:rPr>
          <w:rFonts w:ascii="Calibri" w:hAnsi="Calibri"/>
          <w:rtl w:val="0"/>
          <w:lang w:val="en-US"/>
        </w:rPr>
        <w:t>Eve</w:t>
      </w:r>
      <w:r>
        <w:rPr>
          <w:rtl w:val="0"/>
          <w:lang w:val="zh-TW" w:eastAsia="zh-TW"/>
        </w:rPr>
        <w:t>走到门口</w:t>
      </w:r>
      <w:r>
        <w:rPr>
          <w:rFonts w:ascii="Calibri" w:hAnsi="Calibri"/>
          <w:rtl w:val="0"/>
          <w:lang w:val="en-US"/>
        </w:rPr>
        <w:t>,</w:t>
      </w:r>
      <w:r>
        <w:rPr>
          <w:rtl w:val="0"/>
          <w:lang w:val="zh-TW" w:eastAsia="zh-TW"/>
        </w:rPr>
        <w:t>没回头。</w:t>
      </w:r>
    </w:p>
    <w:p>
      <w:pPr>
        <w:pStyle w:val="Normal (Web)"/>
        <w:widowControl w:val="1"/>
        <w:spacing w:line="288" w:lineRule="auto"/>
        <w:rPr>
          <w:rFonts w:ascii="Times New Roman" w:cs="Times New Roman" w:hAnsi="Times New Roman" w:eastAsia="Times New Roman"/>
          <w:outline w:val="0"/>
          <w:color w:val="ff0000"/>
          <w:u w:color="ff0000"/>
          <w14:textFill>
            <w14:solidFill>
              <w14:srgbClr w14:val="FF0000"/>
            </w14:solidFill>
          </w14:textFill>
        </w:rPr>
      </w:pPr>
      <w:r>
        <w:rPr>
          <w:rFonts w:ascii="Calibri" w:hAnsi="Calibri"/>
          <w:rtl w:val="0"/>
          <w:lang w:val="en-US"/>
        </w:rPr>
        <w:t>Eve</w:t>
      </w:r>
      <w:r>
        <w:rPr>
          <w:rtl w:val="0"/>
          <w:lang w:val="zh-TW" w:eastAsia="zh-TW"/>
        </w:rPr>
        <w:t>：好好养伤。养好了</w:t>
      </w:r>
      <w:r>
        <w:rPr>
          <w:rFonts w:ascii="Calibri" w:hAnsi="Calibri"/>
          <w:rtl w:val="0"/>
          <w:lang w:val="en-US"/>
        </w:rPr>
        <w:t>,</w:t>
      </w:r>
      <w:r>
        <w:rPr>
          <w:rtl w:val="0"/>
          <w:lang w:val="zh-TW" w:eastAsia="zh-TW"/>
        </w:rPr>
        <w:t>继续替我干活。</w:t>
      </w:r>
      <w:r>
        <w:rPr>
          <w:lang w:val="en-US"/>
        </w:rPr>
        <w:br w:type="textWrapping"/>
      </w:r>
      <w:r>
        <w:rPr>
          <w:rFonts w:ascii="Times New Roman" w:hAnsi="Times New Roman"/>
          <w:outline w:val="0"/>
          <w:color w:val="ff0000"/>
          <w:u w:color="ff0000"/>
          <w:rtl w:val="0"/>
          <w:lang w:val="en-US"/>
          <w14:textFill>
            <w14:solidFill>
              <w14:srgbClr w14:val="FF0000"/>
            </w14:solidFill>
          </w14:textFill>
        </w:rPr>
        <w:t>Eve: Heal up. When you're better, you gonna keep working for me.</w:t>
      </w:r>
    </w:p>
    <w:p>
      <w:pPr>
        <w:pStyle w:val="Normal (Web)"/>
        <w:widowControl w:val="1"/>
        <w:spacing w:line="288" w:lineRule="auto"/>
        <w:rPr>
          <w:rFonts w:ascii="Times New Roman" w:cs="Times New Roman" w:hAnsi="Times New Roman" w:eastAsia="Times New Roman"/>
          <w:outline w:val="0"/>
          <w:color w:val="ff0000"/>
          <w:u w:color="ff0000"/>
          <w14:textFill>
            <w14:solidFill>
              <w14:srgbClr w14:val="FF0000"/>
            </w14:solidFill>
          </w14:textFill>
        </w:rPr>
      </w:pPr>
    </w:p>
    <w:p>
      <w:pPr>
        <w:pStyle w:val="Normal (Web)"/>
        <w:widowControl w:val="1"/>
        <w:spacing w:line="288" w:lineRule="auto"/>
      </w:pPr>
    </w:p>
    <w:p>
      <w:pPr>
        <w:pStyle w:val="Normal (Web)"/>
        <w:widowControl w:val="1"/>
        <w:spacing w:line="288" w:lineRule="auto"/>
      </w:pPr>
      <w:r>
        <w:rPr>
          <w:rFonts w:ascii="Calibri" w:hAnsi="Calibri"/>
          <w:rtl w:val="0"/>
          <w:lang w:val="en-US"/>
        </w:rPr>
        <w:t>24-2</w:t>
      </w:r>
      <w:r>
        <w:rPr>
          <w:rtl w:val="0"/>
          <w:lang w:val="zh-TW" w:eastAsia="zh-TW"/>
        </w:rPr>
        <w:t>日内城东私立学校门口</w:t>
      </w:r>
    </w:p>
    <w:p>
      <w:pPr>
        <w:pStyle w:val="Normal (Web)"/>
        <w:widowControl w:val="1"/>
        <w:spacing w:line="288" w:lineRule="auto"/>
        <w:rPr>
          <w:lang w:val="zh-TW" w:eastAsia="zh-TW"/>
        </w:rPr>
      </w:pPr>
      <w:r>
        <w:rPr>
          <w:rtl w:val="0"/>
          <w:lang w:val="zh-TW" w:eastAsia="zh-TW"/>
        </w:rPr>
        <w:t>人物：小安娜、布兰卡绑匪、保姆</w:t>
      </w:r>
    </w:p>
    <w:p>
      <w:pPr>
        <w:pStyle w:val="Normal (Web)"/>
        <w:widowControl w:val="1"/>
        <w:spacing w:line="288" w:lineRule="auto"/>
      </w:pPr>
      <w:r>
        <w:rPr>
          <w:rtl w:val="0"/>
          <w:lang w:val="en-US"/>
        </w:rPr>
        <w:t>△</w:t>
      </w:r>
      <w:r>
        <w:rPr>
          <w:rtl w:val="0"/>
          <w:lang w:val="zh-TW" w:eastAsia="zh-TW"/>
        </w:rPr>
        <w:t>放学铃响</w:t>
      </w:r>
      <w:r>
        <w:rPr>
          <w:rFonts w:ascii="Calibri" w:hAnsi="Calibri"/>
          <w:rtl w:val="0"/>
          <w:lang w:val="en-US"/>
        </w:rPr>
        <w:t>,</w:t>
      </w:r>
      <w:r>
        <w:rPr>
          <w:rtl w:val="0"/>
          <w:lang w:val="zh-TW" w:eastAsia="zh-TW"/>
        </w:rPr>
        <w:t>小安娜背着书包跑出校门</w:t>
      </w:r>
      <w:r>
        <w:rPr>
          <w:rFonts w:ascii="Calibri" w:hAnsi="Calibri"/>
          <w:rtl w:val="0"/>
          <w:lang w:val="en-US"/>
        </w:rPr>
        <w:t>,</w:t>
      </w:r>
      <w:r>
        <w:rPr>
          <w:rtl w:val="0"/>
          <w:lang w:val="zh-TW" w:eastAsia="zh-TW"/>
        </w:rPr>
        <w:t>保姆来接。</w:t>
      </w:r>
    </w:p>
    <w:p>
      <w:pPr>
        <w:pStyle w:val="Normal (Web)"/>
        <w:widowControl w:val="1"/>
        <w:spacing w:line="288" w:lineRule="auto"/>
      </w:pPr>
      <w:r>
        <w:rPr>
          <w:rtl w:val="0"/>
          <w:lang w:val="en-US"/>
        </w:rPr>
        <w:t>△</w:t>
      </w:r>
      <w:r>
        <w:rPr>
          <w:rtl w:val="0"/>
          <w:lang w:val="zh-TW" w:eastAsia="zh-TW"/>
        </w:rPr>
        <w:t>一辆面包车贴过来</w:t>
      </w:r>
      <w:r>
        <w:rPr>
          <w:rFonts w:ascii="Calibri" w:hAnsi="Calibri"/>
          <w:rtl w:val="0"/>
          <w:lang w:val="en-US"/>
        </w:rPr>
        <w:t>,</w:t>
      </w:r>
      <w:r>
        <w:rPr>
          <w:rtl w:val="0"/>
          <w:lang w:val="zh-TW" w:eastAsia="zh-TW"/>
        </w:rPr>
        <w:t>两个绑匪下车</w:t>
      </w:r>
      <w:r>
        <w:rPr>
          <w:rFonts w:ascii="Calibri" w:hAnsi="Calibri"/>
          <w:rtl w:val="0"/>
          <w:lang w:val="en-US"/>
        </w:rPr>
        <w:t>,</w:t>
      </w:r>
      <w:r>
        <w:rPr>
          <w:rtl w:val="0"/>
          <w:lang w:val="zh-TW" w:eastAsia="zh-TW"/>
        </w:rPr>
        <w:t>捂住保姆的嘴</w:t>
      </w:r>
      <w:r>
        <w:rPr>
          <w:rFonts w:ascii="Calibri" w:hAnsi="Calibri"/>
          <w:rtl w:val="0"/>
          <w:lang w:val="en-US"/>
        </w:rPr>
        <w:t>,</w:t>
      </w:r>
      <w:r>
        <w:rPr>
          <w:rtl w:val="0"/>
          <w:lang w:val="zh-TW" w:eastAsia="zh-TW"/>
        </w:rPr>
        <w:t>一把抱起小安娜塞进车。</w:t>
      </w:r>
    </w:p>
    <w:p>
      <w:pPr>
        <w:pStyle w:val="Normal (Web)"/>
        <w:widowControl w:val="1"/>
        <w:spacing w:line="288" w:lineRule="auto"/>
      </w:pPr>
      <w:r>
        <w:rPr>
          <w:rtl w:val="0"/>
          <w:lang w:val="zh-TW" w:eastAsia="zh-TW"/>
        </w:rPr>
        <w:t>小安娜（挣扎尖叫）：放开我</w:t>
      </w:r>
      <w:r>
        <w:rPr>
          <w:rFonts w:ascii="Calibri" w:hAnsi="Calibri"/>
          <w:rtl w:val="0"/>
          <w:lang w:val="en-US"/>
        </w:rPr>
        <w:t>!</w:t>
      </w:r>
      <w:r>
        <w:rPr>
          <w:rtl w:val="0"/>
          <w:lang w:val="zh-TW" w:eastAsia="zh-TW"/>
        </w:rPr>
        <w:t>伊芙姐姐</w:t>
      </w:r>
      <w:r>
        <w:rPr>
          <w:rFonts w:ascii="Calibri" w:hAnsi="Calibri"/>
          <w:rtl w:val="0"/>
          <w:lang w:val="en-US"/>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Little Anna: Let me go! Eve!</w:t>
      </w:r>
    </w:p>
    <w:p>
      <w:pPr>
        <w:pStyle w:val="Normal (Web)"/>
        <w:widowControl w:val="1"/>
        <w:spacing w:line="288" w:lineRule="auto"/>
      </w:pPr>
      <w:r>
        <w:rPr>
          <w:rtl w:val="0"/>
          <w:lang w:val="en-US"/>
        </w:rPr>
        <w:t>△</w:t>
      </w:r>
      <w:r>
        <w:rPr>
          <w:rtl w:val="0"/>
          <w:lang w:val="zh-TW" w:eastAsia="zh-TW"/>
        </w:rPr>
        <w:t>面包车呼啸开走。保姆瘫在地上</w:t>
      </w:r>
      <w:r>
        <w:rPr>
          <w:rFonts w:ascii="Calibri" w:hAnsi="Calibri"/>
          <w:rtl w:val="0"/>
          <w:lang w:val="en-US"/>
        </w:rPr>
        <w:t>,</w:t>
      </w:r>
      <w:r>
        <w:rPr>
          <w:rtl w:val="0"/>
          <w:lang w:val="zh-TW" w:eastAsia="zh-TW"/>
        </w:rPr>
        <w:t>哆嗦着掏手机。</w:t>
      </w:r>
    </w:p>
    <w:p>
      <w:pPr>
        <w:pStyle w:val="Normal (Web)"/>
        <w:widowControl w:val="1"/>
        <w:spacing w:line="288" w:lineRule="auto"/>
        <w:rPr>
          <w:lang w:val="zh-TW" w:eastAsia="zh-TW"/>
        </w:rPr>
      </w:pPr>
    </w:p>
    <w:p>
      <w:pPr>
        <w:pStyle w:val="Normal (Web)"/>
        <w:widowControl w:val="1"/>
        <w:spacing w:line="288" w:lineRule="auto"/>
      </w:pPr>
    </w:p>
    <w:p>
      <w:pPr>
        <w:pStyle w:val="Normal (Web)"/>
        <w:widowControl w:val="1"/>
        <w:spacing w:line="288" w:lineRule="auto"/>
      </w:pPr>
      <w:r>
        <w:rPr>
          <w:rFonts w:ascii="Calibri" w:hAnsi="Calibri"/>
          <w:rtl w:val="0"/>
          <w:lang w:val="en-US"/>
        </w:rPr>
        <w:t>24-3</w:t>
      </w:r>
      <w:r>
        <w:rPr>
          <w:rtl w:val="0"/>
          <w:lang w:val="zh-TW" w:eastAsia="zh-TW"/>
        </w:rPr>
        <w:t>日内</w:t>
      </w:r>
      <w:r>
        <w:rPr>
          <w:rFonts w:ascii="Calibri" w:hAnsi="Calibri"/>
          <w:rtl w:val="0"/>
          <w:lang w:val="zh-TW" w:eastAsia="zh-TW"/>
        </w:rPr>
        <w:t xml:space="preserve"> </w:t>
      </w:r>
      <w:r>
        <w:rPr>
          <w:rFonts w:ascii="Calibri" w:hAnsi="Calibri"/>
          <w:rtl w:val="0"/>
          <w:lang w:val="en-US"/>
        </w:rPr>
        <w:t>Eve</w:t>
      </w:r>
      <w:r>
        <w:rPr>
          <w:rtl w:val="0"/>
          <w:lang w:val="zh-TW" w:eastAsia="zh-TW"/>
        </w:rPr>
        <w:t>的指挥室</w:t>
      </w:r>
    </w:p>
    <w:p>
      <w:pPr>
        <w:pStyle w:val="Normal (Web)"/>
        <w:widowControl w:val="1"/>
        <w:spacing w:line="288" w:lineRule="auto"/>
      </w:pPr>
      <w:r>
        <w:rPr>
          <w:rtl w:val="0"/>
          <w:lang w:val="zh-TW" w:eastAsia="zh-TW"/>
        </w:rPr>
        <w:t>人物：</w:t>
      </w:r>
      <w:r>
        <w:rPr>
          <w:rFonts w:ascii="Calibri" w:hAnsi="Calibri"/>
          <w:rtl w:val="0"/>
          <w:lang w:val="en-US"/>
        </w:rPr>
        <w:t>Eve</w:t>
      </w:r>
      <w:r>
        <w:rPr>
          <w:rtl w:val="0"/>
          <w:lang w:val="zh-TW" w:eastAsia="zh-TW"/>
        </w:rPr>
        <w:t>、</w:t>
      </w:r>
      <w:r>
        <w:rPr>
          <w:rFonts w:ascii="Calibri" w:hAnsi="Calibri"/>
          <w:rtl w:val="0"/>
          <w:lang w:val="en-US"/>
        </w:rPr>
        <w:t>Dante</w:t>
      </w:r>
      <w:r>
        <w:rPr>
          <w:rtl w:val="0"/>
          <w:lang w:val="zh-TW" w:eastAsia="zh-TW"/>
        </w:rPr>
        <w:t>、</w:t>
      </w:r>
      <w:r>
        <w:rPr>
          <w:rFonts w:ascii="Calibri" w:hAnsi="Calibri"/>
          <w:rtl w:val="0"/>
          <w:lang w:val="en-US"/>
        </w:rPr>
        <w:t>Victor</w:t>
      </w:r>
      <w:r>
        <w:rPr>
          <w:rtl w:val="0"/>
          <w:lang w:val="zh-TW" w:eastAsia="zh-TW"/>
        </w:rPr>
        <w:t>、技术员</w:t>
      </w:r>
    </w:p>
    <w:p>
      <w:pPr>
        <w:pStyle w:val="Normal (Web)"/>
        <w:widowControl w:val="1"/>
        <w:spacing w:line="288" w:lineRule="auto"/>
      </w:pPr>
      <w:r>
        <w:rPr>
          <w:rtl w:val="0"/>
          <w:lang w:val="en-US"/>
        </w:rPr>
        <w:t>△</w:t>
      </w:r>
      <w:r>
        <w:rPr>
          <w:rtl w:val="0"/>
          <w:lang w:val="zh-TW" w:eastAsia="zh-TW"/>
        </w:rPr>
        <w:t>技术员脸色发白冲进来。</w:t>
      </w:r>
    </w:p>
    <w:p>
      <w:pPr>
        <w:pStyle w:val="Normal (Web)"/>
        <w:widowControl w:val="1"/>
        <w:spacing w:line="288" w:lineRule="auto"/>
      </w:pPr>
      <w:r>
        <w:rPr>
          <w:rtl w:val="0"/>
          <w:lang w:val="zh-TW" w:eastAsia="zh-TW"/>
        </w:rPr>
        <w:t>技术员：女王</w:t>
      </w:r>
      <w:r>
        <w:rPr>
          <w:rFonts w:ascii="Calibri" w:hAnsi="Calibri"/>
          <w:rtl w:val="0"/>
          <w:lang w:val="en-US"/>
        </w:rPr>
        <w:t>!</w:t>
      </w:r>
      <w:r>
        <w:rPr>
          <w:rtl w:val="0"/>
          <w:lang w:val="zh-TW" w:eastAsia="zh-TW"/>
        </w:rPr>
        <w:t>小安娜被人在学校门口绑走了</w:t>
      </w:r>
      <w:r>
        <w:rPr>
          <w:rFonts w:ascii="Calibri" w:hAnsi="Calibri"/>
          <w:rtl w:val="0"/>
          <w:lang w:val="en-US"/>
        </w:rPr>
        <w:t>!</w:t>
      </w:r>
      <w:r>
        <w:rPr>
          <w:rtl w:val="0"/>
          <w:lang w:val="zh-TW" w:eastAsia="zh-TW"/>
        </w:rPr>
        <w:t>保姆报的信</w:t>
      </w:r>
      <w:r>
        <w:rPr>
          <w:rFonts w:ascii="Calibri" w:hAnsi="Calibri"/>
          <w:rtl w:val="0"/>
          <w:lang w:val="en-US"/>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Tech: Queen! Little Anna was kidnapped outside the school! The nanny called it in!</w:t>
      </w:r>
    </w:p>
    <w:p>
      <w:pPr>
        <w:pStyle w:val="Normal (Web)"/>
        <w:widowControl w:val="1"/>
        <w:spacing w:line="288" w:lineRule="auto"/>
      </w:pPr>
      <w:r>
        <w:rPr>
          <w:rtl w:val="0"/>
          <w:lang w:val="en-US"/>
        </w:rPr>
        <w:t>△</w:t>
      </w:r>
      <w:r>
        <w:rPr>
          <w:rFonts w:ascii="Calibri" w:hAnsi="Calibri"/>
          <w:rtl w:val="0"/>
          <w:lang w:val="en-US"/>
        </w:rPr>
        <w:t>Eve</w:t>
      </w:r>
      <w:r>
        <w:rPr>
          <w:rtl w:val="0"/>
          <w:lang w:val="zh-TW" w:eastAsia="zh-TW"/>
        </w:rPr>
        <w:t>端着咖啡的手顿住</w:t>
      </w:r>
      <w:r>
        <w:rPr>
          <w:rFonts w:ascii="Calibri" w:hAnsi="Calibri"/>
          <w:rtl w:val="0"/>
          <w:lang w:val="en-US"/>
        </w:rPr>
        <w:t>,</w:t>
      </w:r>
      <w:r>
        <w:rPr>
          <w:rtl w:val="0"/>
          <w:lang w:val="zh-TW" w:eastAsia="zh-TW"/>
        </w:rPr>
        <w:t>杯子重重砸在桌上。</w:t>
      </w:r>
    </w:p>
    <w:p>
      <w:pPr>
        <w:pStyle w:val="Normal (Web)"/>
        <w:widowControl w:val="1"/>
        <w:spacing w:line="288" w:lineRule="auto"/>
      </w:pPr>
      <w:r>
        <w:rPr>
          <w:rFonts w:ascii="Calibri" w:hAnsi="Calibri"/>
          <w:rtl w:val="0"/>
          <w:lang w:val="en-US"/>
        </w:rPr>
        <w:t>Eve</w:t>
      </w:r>
      <w:r>
        <w:rPr>
          <w:rtl w:val="0"/>
          <w:lang w:val="zh-TW" w:eastAsia="zh-TW"/>
        </w:rPr>
        <w:t>：谁干的</w:t>
      </w:r>
      <w:r>
        <w:rPr>
          <w:rFonts w:ascii="Calibri" w:hAnsi="Calibri"/>
          <w:rtl w:val="0"/>
          <w:lang w:val="en-US"/>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Eve: Who did it?</w:t>
      </w:r>
    </w:p>
    <w:p>
      <w:pPr>
        <w:pStyle w:val="Normal (Web)"/>
        <w:widowControl w:val="1"/>
        <w:spacing w:line="288" w:lineRule="auto"/>
      </w:pPr>
      <w:r>
        <w:rPr>
          <w:rtl w:val="0"/>
          <w:lang w:val="zh-TW" w:eastAsia="zh-TW"/>
        </w:rPr>
        <w:t>技术员：现场有人看到面包车</w:t>
      </w:r>
      <w:r>
        <w:rPr>
          <w:rFonts w:ascii="Calibri" w:hAnsi="Calibri"/>
          <w:rtl w:val="0"/>
          <w:lang w:val="en-US"/>
        </w:rPr>
        <w:t>,</w:t>
      </w:r>
      <w:r>
        <w:rPr>
          <w:rtl w:val="0"/>
          <w:lang w:val="zh-TW" w:eastAsia="zh-TW"/>
        </w:rPr>
        <w:t>查了车牌</w:t>
      </w:r>
      <w:r>
        <w:rPr>
          <w:rFonts w:ascii="Calibri" w:hAnsi="Calibri"/>
          <w:rtl w:val="0"/>
          <w:lang w:val="en-US"/>
        </w:rPr>
        <w:t>,</w:t>
      </w:r>
      <w:r>
        <w:rPr>
          <w:rtl w:val="0"/>
          <w:lang w:val="zh-TW" w:eastAsia="zh-TW"/>
        </w:rPr>
        <w:t>套牌。但放学前一小时</w:t>
      </w:r>
      <w:r>
        <w:rPr>
          <w:rFonts w:ascii="Calibri" w:hAnsi="Calibri"/>
          <w:rtl w:val="0"/>
          <w:lang w:val="en-US"/>
        </w:rPr>
        <w:t>,</w:t>
      </w:r>
      <w:r>
        <w:rPr>
          <w:rtl w:val="0"/>
          <w:lang w:val="zh-TW" w:eastAsia="zh-TW"/>
        </w:rPr>
        <w:t>布兰卡的人在学校附近出现过。</w:t>
      </w:r>
      <w:r>
        <w:rPr>
          <w:lang w:val="en-US"/>
        </w:rPr>
        <w:br w:type="textWrapping"/>
      </w:r>
      <w:r>
        <w:rPr>
          <w:rFonts w:ascii="Times New Roman" w:hAnsi="Times New Roman"/>
          <w:outline w:val="0"/>
          <w:color w:val="ff0000"/>
          <w:u w:color="ff0000"/>
          <w:rtl w:val="0"/>
          <w:lang w:val="en-US"/>
          <w14:textFill>
            <w14:solidFill>
              <w14:srgbClr w14:val="FF0000"/>
            </w14:solidFill>
          </w14:textFill>
        </w:rPr>
        <w:t>Tech: Someone saw a van at the scene. We checked the plate. Fake. But an hour before school let out, Blanca men were spotted nearby.</w:t>
      </w:r>
    </w:p>
    <w:p>
      <w:pPr>
        <w:pStyle w:val="Normal (Web)"/>
        <w:widowControl w:val="1"/>
        <w:spacing w:line="288" w:lineRule="auto"/>
      </w:pPr>
      <w:r>
        <w:rPr>
          <w:rFonts w:ascii="Calibri" w:hAnsi="Calibri"/>
          <w:rtl w:val="0"/>
          <w:lang w:val="en-US"/>
        </w:rPr>
        <w:t>Eve</w:t>
      </w:r>
      <w:r>
        <w:rPr>
          <w:rtl w:val="0"/>
          <w:lang w:val="zh-TW" w:eastAsia="zh-TW"/>
        </w:rPr>
        <w:t>（声音冷到极点）：萨尔瓦托雷。</w:t>
      </w:r>
      <w:r>
        <w:rPr>
          <w:lang w:val="en-US"/>
        </w:rPr>
        <w:br w:type="textWrapping"/>
      </w:r>
      <w:r>
        <w:rPr>
          <w:rFonts w:ascii="Times New Roman" w:hAnsi="Times New Roman"/>
          <w:outline w:val="0"/>
          <w:color w:val="ff0000"/>
          <w:u w:color="ff0000"/>
          <w:rtl w:val="0"/>
          <w:lang w:val="en-US"/>
          <w14:textFill>
            <w14:solidFill>
              <w14:srgbClr w14:val="FF0000"/>
            </w14:solidFill>
          </w14:textFill>
        </w:rPr>
        <w:t>Eve: Salvatore.</w:t>
      </w:r>
    </w:p>
    <w:p>
      <w:pPr>
        <w:pStyle w:val="Normal (Web)"/>
        <w:widowControl w:val="1"/>
        <w:spacing w:line="288" w:lineRule="auto"/>
      </w:pPr>
      <w:r>
        <w:rPr>
          <w:rtl w:val="0"/>
          <w:lang w:val="en-US"/>
        </w:rPr>
        <w:t>△</w:t>
      </w:r>
      <w:r>
        <w:rPr>
          <w:rFonts w:ascii="Calibri" w:hAnsi="Calibri"/>
          <w:rtl w:val="0"/>
          <w:lang w:val="en-US"/>
        </w:rPr>
        <w:t>Victor</w:t>
      </w:r>
      <w:r>
        <w:rPr>
          <w:rtl w:val="0"/>
          <w:lang w:val="zh-TW" w:eastAsia="zh-TW"/>
        </w:rPr>
        <w:t>走过来。</w:t>
      </w:r>
    </w:p>
    <w:p>
      <w:pPr>
        <w:pStyle w:val="Normal (Web)"/>
        <w:widowControl w:val="1"/>
        <w:spacing w:line="288" w:lineRule="auto"/>
      </w:pPr>
      <w:r>
        <w:rPr>
          <w:rFonts w:ascii="Calibri" w:hAnsi="Calibri"/>
          <w:rtl w:val="0"/>
          <w:lang w:val="en-US"/>
        </w:rPr>
        <w:t>Victor</w:t>
      </w:r>
      <w:r>
        <w:rPr>
          <w:rtl w:val="0"/>
          <w:lang w:val="zh-TW" w:eastAsia="zh-TW"/>
        </w:rPr>
        <w:t>：他绑小女孩</w:t>
      </w:r>
      <w:r>
        <w:rPr>
          <w:rFonts w:ascii="Calibri" w:hAnsi="Calibri"/>
          <w:rtl w:val="0"/>
          <w:lang w:val="en-US"/>
        </w:rPr>
        <w:t>,</w:t>
      </w:r>
      <w:r>
        <w:rPr>
          <w:rtl w:val="0"/>
          <w:lang w:val="zh-TW" w:eastAsia="zh-TW"/>
        </w:rPr>
        <w:t>就是逼你单独去送死。</w:t>
      </w:r>
      <w:r>
        <w:rPr>
          <w:rFonts w:ascii="Calibri" w:hAnsi="Calibri"/>
          <w:rtl w:val="0"/>
          <w:lang w:val="en-US"/>
        </w:rPr>
        <w:t>Eve,</w:t>
      </w:r>
      <w:r>
        <w:rPr>
          <w:rtl w:val="0"/>
          <w:lang w:val="zh-TW" w:eastAsia="zh-TW"/>
        </w:rPr>
        <w:t>这是圈套</w:t>
      </w:r>
      <w:r>
        <w:rPr>
          <w:rFonts w:ascii="Calibri" w:hAnsi="Calibri"/>
          <w:rtl w:val="0"/>
          <w:lang w:val="en-US"/>
        </w:rPr>
        <w:t>,</w:t>
      </w:r>
      <w:r>
        <w:rPr>
          <w:rtl w:val="0"/>
          <w:lang w:val="zh-TW" w:eastAsia="zh-TW"/>
        </w:rPr>
        <w:t>你别去。</w:t>
      </w:r>
      <w:r>
        <w:rPr>
          <w:lang w:val="en-US"/>
        </w:rPr>
        <w:br w:type="textWrapping"/>
      </w:r>
      <w:r>
        <w:rPr>
          <w:rFonts w:ascii="Times New Roman" w:hAnsi="Times New Roman"/>
          <w:outline w:val="0"/>
          <w:color w:val="ff0000"/>
          <w:u w:color="ff0000"/>
          <w:rtl w:val="0"/>
          <w:lang w:val="en-US"/>
          <w14:textFill>
            <w14:solidFill>
              <w14:srgbClr w14:val="FF0000"/>
            </w14:solidFill>
          </w14:textFill>
        </w:rPr>
        <w:t>Victor: He kidnapped Anna to make you walk into death alone. Eve, it's a setup. Don't go.</w:t>
      </w:r>
    </w:p>
    <w:p>
      <w:pPr>
        <w:pStyle w:val="Normal (Web)"/>
        <w:widowControl w:val="1"/>
        <w:spacing w:line="288" w:lineRule="auto"/>
      </w:pPr>
      <w:r>
        <w:rPr>
          <w:rtl w:val="0"/>
          <w:lang w:val="en-US"/>
        </w:rPr>
        <w:t>△</w:t>
      </w:r>
      <w:r>
        <w:rPr>
          <w:rFonts w:ascii="Calibri" w:hAnsi="Calibri"/>
          <w:rtl w:val="0"/>
          <w:lang w:val="en-US"/>
        </w:rPr>
        <w:t>Eve</w:t>
      </w:r>
      <w:r>
        <w:rPr>
          <w:rtl w:val="0"/>
          <w:lang w:val="zh-TW" w:eastAsia="zh-TW"/>
        </w:rPr>
        <w:t>没说话</w:t>
      </w:r>
      <w:r>
        <w:rPr>
          <w:rFonts w:ascii="Calibri" w:hAnsi="Calibri"/>
          <w:rtl w:val="0"/>
          <w:lang w:val="en-US"/>
        </w:rPr>
        <w:t>,</w:t>
      </w:r>
      <w:r>
        <w:rPr>
          <w:rtl w:val="0"/>
          <w:lang w:val="zh-TW" w:eastAsia="zh-TW"/>
        </w:rPr>
        <w:t>转身拉开抽屉</w:t>
      </w:r>
      <w:r>
        <w:rPr>
          <w:rFonts w:ascii="Calibri" w:hAnsi="Calibri"/>
          <w:rtl w:val="0"/>
          <w:lang w:val="en-US"/>
        </w:rPr>
        <w:t>,</w:t>
      </w:r>
      <w:r>
        <w:rPr>
          <w:rtl w:val="0"/>
          <w:lang w:val="zh-TW" w:eastAsia="zh-TW"/>
        </w:rPr>
        <w:t>取出两把手枪上膛。</w:t>
      </w:r>
    </w:p>
    <w:p>
      <w:pPr>
        <w:pStyle w:val="Normal (Web)"/>
        <w:widowControl w:val="1"/>
        <w:spacing w:line="288" w:lineRule="auto"/>
      </w:pPr>
      <w:r>
        <w:rPr>
          <w:rFonts w:ascii="Calibri" w:hAnsi="Calibri"/>
          <w:rtl w:val="0"/>
          <w:lang w:val="en-US"/>
        </w:rPr>
        <w:t>Dante</w:t>
      </w:r>
      <w:r>
        <w:rPr>
          <w:rtl w:val="0"/>
          <w:lang w:val="zh-TW" w:eastAsia="zh-TW"/>
        </w:rPr>
        <w:t>（拄着手杖进来</w:t>
      </w:r>
      <w:r>
        <w:rPr>
          <w:rFonts w:ascii="Calibri" w:hAnsi="Calibri"/>
          <w:rtl w:val="0"/>
          <w:lang w:val="en-US"/>
        </w:rPr>
        <w:t>,</w:t>
      </w:r>
      <w:r>
        <w:rPr>
          <w:rtl w:val="0"/>
          <w:lang w:val="zh-TW" w:eastAsia="zh-TW"/>
        </w:rPr>
        <w:t>听见了）：他绑了安娜</w:t>
      </w:r>
      <w:r>
        <w:rPr>
          <w:rFonts w:ascii="Calibri" w:hAnsi="Calibri"/>
          <w:rtl w:val="0"/>
          <w:lang w:val="en-US"/>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Dante: He took Anna?</w:t>
      </w:r>
    </w:p>
    <w:p>
      <w:pPr>
        <w:pStyle w:val="Normal (Web)"/>
        <w:widowControl w:val="1"/>
        <w:spacing w:line="288" w:lineRule="auto"/>
      </w:pPr>
      <w:r>
        <w:rPr>
          <w:rFonts w:ascii="Calibri" w:hAnsi="Calibri"/>
          <w:rtl w:val="0"/>
          <w:lang w:val="en-US"/>
        </w:rPr>
        <w:t>Eve</w:t>
      </w:r>
      <w:r>
        <w:rPr>
          <w:rtl w:val="0"/>
          <w:lang w:val="zh-TW" w:eastAsia="zh-TW"/>
        </w:rPr>
        <w:t>（看都没看他）：跟你没关系。</w:t>
      </w:r>
      <w:r>
        <w:rPr>
          <w:lang w:val="en-US"/>
        </w:rPr>
        <w:br w:type="textWrapping"/>
      </w:r>
      <w:r>
        <w:rPr>
          <w:rFonts w:ascii="Times New Roman" w:hAnsi="Times New Roman"/>
          <w:outline w:val="0"/>
          <w:color w:val="ff0000"/>
          <w:u w:color="ff0000"/>
          <w:rtl w:val="0"/>
          <w:lang w:val="en-US"/>
          <w14:textFill>
            <w14:solidFill>
              <w14:srgbClr w14:val="FF0000"/>
            </w14:solidFill>
          </w14:textFill>
        </w:rPr>
        <w:t>Eve: It has nothing to do with you.</w:t>
      </w:r>
    </w:p>
    <w:p>
      <w:pPr>
        <w:pStyle w:val="Normal (Web)"/>
        <w:widowControl w:val="1"/>
        <w:spacing w:line="288" w:lineRule="auto"/>
      </w:pPr>
      <w:r>
        <w:rPr>
          <w:rFonts w:ascii="Calibri" w:hAnsi="Calibri"/>
          <w:rtl w:val="0"/>
          <w:lang w:val="en-US"/>
        </w:rPr>
        <w:t>Dante</w:t>
      </w:r>
      <w:r>
        <w:rPr>
          <w:rtl w:val="0"/>
          <w:lang w:val="zh-TW" w:eastAsia="zh-TW"/>
        </w:rPr>
        <w:t>：怎么没关系。安娜是你心头肉</w:t>
      </w:r>
      <w:r>
        <w:rPr>
          <w:rFonts w:ascii="Calibri" w:hAnsi="Calibri"/>
          <w:rtl w:val="0"/>
          <w:lang w:val="en-US"/>
        </w:rPr>
        <w:t>,</w:t>
      </w:r>
      <w:r>
        <w:rPr>
          <w:rtl w:val="0"/>
          <w:lang w:val="zh-TW" w:eastAsia="zh-TW"/>
        </w:rPr>
        <w:t>你受不了她出事。我陪你去。</w:t>
      </w:r>
      <w:r>
        <w:rPr>
          <w:lang w:val="en-US"/>
        </w:rPr>
        <w:br w:type="textWrapping"/>
      </w:r>
      <w:r>
        <w:rPr>
          <w:rFonts w:ascii="Times New Roman" w:hAnsi="Times New Roman"/>
          <w:outline w:val="0"/>
          <w:color w:val="ff0000"/>
          <w:u w:color="ff0000"/>
          <w:rtl w:val="0"/>
          <w:lang w:val="en-US"/>
          <w14:textFill>
            <w14:solidFill>
              <w14:srgbClr w14:val="FF0000"/>
            </w14:solidFill>
          </w14:textFill>
        </w:rPr>
        <w:t>Dante: Of course it matters. Anna means everything to you. You couldn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 bear losing her. I</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m going with you.</w:t>
      </w:r>
    </w:p>
    <w:p>
      <w:pPr>
        <w:pStyle w:val="Normal (Web)"/>
        <w:widowControl w:val="1"/>
        <w:spacing w:line="288" w:lineRule="auto"/>
      </w:pPr>
      <w:r>
        <w:rPr>
          <w:rFonts w:ascii="Calibri" w:hAnsi="Calibri"/>
          <w:rtl w:val="0"/>
          <w:lang w:val="en-US"/>
        </w:rPr>
        <w:t>Eve</w:t>
      </w:r>
      <w:r>
        <w:rPr>
          <w:rtl w:val="0"/>
          <w:lang w:val="zh-TW" w:eastAsia="zh-TW"/>
        </w:rPr>
        <w:t>：你一个瘸子</w:t>
      </w:r>
      <w:r>
        <w:rPr>
          <w:rFonts w:ascii="Calibri" w:hAnsi="Calibri"/>
          <w:rtl w:val="0"/>
          <w:lang w:val="en-US"/>
        </w:rPr>
        <w:t>,</w:t>
      </w:r>
      <w:r>
        <w:rPr>
          <w:rtl w:val="0"/>
          <w:lang w:val="zh-TW" w:eastAsia="zh-TW"/>
        </w:rPr>
        <w:t>去送人头</w:t>
      </w:r>
      <w:r>
        <w:rPr>
          <w:rFonts w:ascii="Calibri" w:hAnsi="Calibri"/>
          <w:rtl w:val="0"/>
          <w:lang w:val="en-US"/>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Eve: You're crippled. Going there to die?</w:t>
      </w:r>
    </w:p>
    <w:p>
      <w:pPr>
        <w:pStyle w:val="Normal (Web)"/>
        <w:widowControl w:val="1"/>
        <w:spacing w:line="288" w:lineRule="auto"/>
      </w:pPr>
      <w:r>
        <w:rPr>
          <w:rFonts w:ascii="Calibri" w:hAnsi="Calibri"/>
          <w:rtl w:val="0"/>
          <w:lang w:val="en-US"/>
        </w:rPr>
        <w:t>Dante</w:t>
      </w:r>
      <w:r>
        <w:rPr>
          <w:rtl w:val="0"/>
          <w:lang w:val="zh-TW" w:eastAsia="zh-TW"/>
        </w:rPr>
        <w:t>（盯着她）：我命本来就是你的。用我换安娜</w:t>
      </w:r>
      <w:r>
        <w:rPr>
          <w:rFonts w:ascii="Calibri" w:hAnsi="Calibri"/>
          <w:rtl w:val="0"/>
          <w:lang w:val="en-US"/>
        </w:rPr>
        <w:t>,</w:t>
      </w:r>
      <w:r>
        <w:rPr>
          <w:rtl w:val="0"/>
          <w:lang w:val="zh-TW" w:eastAsia="zh-TW"/>
        </w:rPr>
        <w:t>值。</w:t>
      </w:r>
      <w:r>
        <w:rPr>
          <w:lang w:val="en-US"/>
        </w:rPr>
        <w:br w:type="textWrapping"/>
      </w:r>
      <w:r>
        <w:rPr>
          <w:rFonts w:ascii="Times New Roman" w:hAnsi="Times New Roman"/>
          <w:outline w:val="0"/>
          <w:color w:val="ff0000"/>
          <w:u w:color="ff0000"/>
          <w:rtl w:val="0"/>
          <w:lang w:val="en-US"/>
          <w14:textFill>
            <w14:solidFill>
              <w14:srgbClr w14:val="FF0000"/>
            </w14:solidFill>
          </w14:textFill>
        </w:rPr>
        <w:t>Dante: My life was yours anyway. Trading me for Anna is worth it.</w:t>
      </w:r>
    </w:p>
    <w:p>
      <w:pPr>
        <w:pStyle w:val="Normal (Web)"/>
        <w:widowControl w:val="1"/>
        <w:spacing w:line="288" w:lineRule="auto"/>
      </w:pPr>
      <w:r>
        <w:rPr>
          <w:rtl w:val="0"/>
          <w:lang w:val="en-US"/>
        </w:rPr>
        <w:t>△</w:t>
      </w:r>
      <w:r>
        <w:rPr>
          <w:rFonts w:ascii="Calibri" w:hAnsi="Calibri"/>
          <w:rtl w:val="0"/>
          <w:lang w:val="en-US"/>
        </w:rPr>
        <w:t>Eve</w:t>
      </w:r>
      <w:r>
        <w:rPr>
          <w:rtl w:val="0"/>
          <w:lang w:val="zh-TW" w:eastAsia="zh-TW"/>
        </w:rPr>
        <w:t>盯着他看了两秒。</w:t>
      </w:r>
    </w:p>
    <w:p>
      <w:pPr>
        <w:pStyle w:val="Normal (Web)"/>
        <w:widowControl w:val="1"/>
        <w:spacing w:line="288" w:lineRule="auto"/>
      </w:pPr>
      <w:r>
        <w:rPr>
          <w:rtl w:val="0"/>
          <w:lang w:val="en-US"/>
        </w:rPr>
        <w:t>△</w:t>
      </w:r>
      <w:r>
        <w:rPr>
          <w:rtl w:val="0"/>
          <w:lang w:val="zh-TW" w:eastAsia="zh-TW"/>
        </w:rPr>
        <w:t>她的手机响了</w:t>
      </w:r>
      <w:r>
        <w:rPr>
          <w:rFonts w:ascii="Calibri" w:hAnsi="Calibri"/>
          <w:rtl w:val="0"/>
          <w:lang w:val="en-US"/>
        </w:rPr>
        <w:t>,</w:t>
      </w:r>
      <w:r>
        <w:rPr>
          <w:rtl w:val="0"/>
          <w:lang w:val="zh-TW" w:eastAsia="zh-TW"/>
        </w:rPr>
        <w:t>陌生号码。</w:t>
      </w:r>
      <w:r>
        <w:rPr>
          <w:rFonts w:ascii="Calibri" w:hAnsi="Calibri"/>
          <w:rtl w:val="0"/>
          <w:lang w:val="en-US"/>
        </w:rPr>
        <w:t>Eve</w:t>
      </w:r>
      <w:r>
        <w:rPr>
          <w:rtl w:val="0"/>
          <w:lang w:val="zh-TW" w:eastAsia="zh-TW"/>
        </w:rPr>
        <w:t>按下接听</w:t>
      </w:r>
      <w:r>
        <w:rPr>
          <w:rFonts w:ascii="Calibri" w:hAnsi="Calibri"/>
          <w:rtl w:val="0"/>
          <w:lang w:val="en-US"/>
        </w:rPr>
        <w:t>,</w:t>
      </w:r>
      <w:r>
        <w:rPr>
          <w:rtl w:val="0"/>
          <w:lang w:val="zh-TW" w:eastAsia="zh-TW"/>
        </w:rPr>
        <w:t>开免提。</w:t>
      </w:r>
    </w:p>
    <w:p>
      <w:pPr>
        <w:pStyle w:val="Normal (Web)"/>
        <w:widowControl w:val="1"/>
        <w:spacing w:line="288" w:lineRule="auto"/>
      </w:pPr>
      <w:r>
        <w:rPr>
          <w:rFonts w:ascii="Calibri" w:hAnsi="Calibri"/>
          <w:rtl w:val="0"/>
          <w:lang w:val="en-US"/>
        </w:rPr>
        <w:t>Salvatore</w:t>
      </w:r>
      <w:r>
        <w:rPr>
          <w:rtl w:val="0"/>
          <w:lang w:val="zh-TW" w:eastAsia="zh-TW"/>
        </w:rPr>
        <w:t>（电话</w:t>
      </w:r>
      <w:r>
        <w:rPr>
          <w:rFonts w:ascii="Calibri" w:hAnsi="Calibri"/>
          <w:rtl w:val="0"/>
          <w:lang w:val="en-US"/>
        </w:rPr>
        <w:t>VO</w:t>
      </w:r>
      <w:r>
        <w:rPr>
          <w:rtl w:val="0"/>
          <w:lang w:val="zh-TW" w:eastAsia="zh-TW"/>
        </w:rPr>
        <w:t>）：夜枭女士。小姑娘很乖</w:t>
      </w:r>
      <w:r>
        <w:rPr>
          <w:rFonts w:ascii="Calibri" w:hAnsi="Calibri"/>
          <w:rtl w:val="0"/>
          <w:lang w:val="en-US"/>
        </w:rPr>
        <w:t>,</w:t>
      </w:r>
      <w:r>
        <w:rPr>
          <w:rtl w:val="0"/>
          <w:lang w:val="zh-TW" w:eastAsia="zh-TW"/>
        </w:rPr>
        <w:t>没哭。想要她活着</w:t>
      </w:r>
      <w:r>
        <w:rPr>
          <w:rFonts w:ascii="Calibri" w:hAnsi="Calibri"/>
          <w:rtl w:val="0"/>
          <w:lang w:val="en-US"/>
        </w:rPr>
        <w:t>,</w:t>
      </w:r>
      <w:r>
        <w:rPr>
          <w:rtl w:val="0"/>
          <w:lang w:val="zh-TW" w:eastAsia="zh-TW"/>
        </w:rPr>
        <w:t>今晚十二点</w:t>
      </w:r>
      <w:r>
        <w:rPr>
          <w:rFonts w:ascii="Calibri" w:hAnsi="Calibri"/>
          <w:rtl w:val="0"/>
          <w:lang w:val="en-US"/>
        </w:rPr>
        <w:t>,</w:t>
      </w:r>
      <w:r>
        <w:rPr>
          <w:rtl w:val="0"/>
          <w:lang w:val="zh-TW" w:eastAsia="zh-TW"/>
        </w:rPr>
        <w:t>你一个人来海州旧船厂。</w:t>
      </w:r>
      <w:r>
        <w:rPr>
          <w:lang w:val="en-US"/>
        </w:rPr>
        <w:br w:type="textWrapping"/>
      </w:r>
      <w:r>
        <w:rPr>
          <w:rFonts w:ascii="Times New Roman" w:hAnsi="Times New Roman"/>
          <w:outline w:val="0"/>
          <w:color w:val="ff0000"/>
          <w:u w:color="ff0000"/>
          <w:rtl w:val="0"/>
          <w:lang w:val="en-US"/>
          <w14:textFill>
            <w14:solidFill>
              <w14:srgbClr w14:val="FF0000"/>
            </w14:solidFill>
          </w14:textFill>
        </w:rPr>
        <w:t>Salvat</w:t>
      </w:r>
      <w:r>
        <w:rPr>
          <w:rFonts w:ascii="Times New Roman" w:hAnsi="Times New Roman"/>
          <w:outline w:val="0"/>
          <w:color w:val="ff2600"/>
          <w:u w:color="ff0000"/>
          <w:rtl w:val="0"/>
          <w:lang w:val="en-US"/>
          <w14:textFill>
            <w14:solidFill>
              <w14:srgbClr w14:val="FF2600"/>
            </w14:solidFill>
          </w14:textFill>
        </w:rPr>
        <w:t>ore (</w:t>
      </w:r>
      <w:r>
        <w:rPr>
          <w:rFonts w:ascii="Times New Roman" w:hAnsi="Times New Roman"/>
          <w:outline w:val="0"/>
          <w:color w:val="ff2600"/>
          <w:u w:color="ff2600"/>
          <w:rtl w:val="0"/>
          <w:lang w:val="en-US"/>
          <w14:textFill>
            <w14:solidFill>
              <w14:srgbClr w14:val="FF2600"/>
            </w14:solidFill>
          </w14:textFill>
        </w:rPr>
        <w:t>V.O.</w:t>
      </w:r>
      <w:r>
        <w:rPr>
          <w:rFonts w:ascii="Times New Roman" w:hAnsi="Times New Roman"/>
          <w:outline w:val="0"/>
          <w:color w:val="ff2600"/>
          <w:u w:color="ff0000"/>
          <w:rtl w:val="0"/>
          <w:lang w:val="en-US"/>
          <w14:textFill>
            <w14:solidFill>
              <w14:srgbClr w14:val="FF2600"/>
            </w14:solidFill>
          </w14:textFill>
        </w:rPr>
        <w:t>): Ms. Ni</w:t>
      </w:r>
      <w:r>
        <w:rPr>
          <w:rFonts w:ascii="Times New Roman" w:hAnsi="Times New Roman"/>
          <w:outline w:val="0"/>
          <w:color w:val="ff0000"/>
          <w:u w:color="ff0000"/>
          <w:rtl w:val="0"/>
          <w:lang w:val="en-US"/>
          <w14:textFill>
            <w14:solidFill>
              <w14:srgbClr w14:val="FF0000"/>
            </w14:solidFill>
          </w14:textFill>
        </w:rPr>
        <w:t>ght Owl. The little girl is behaving, not crying. If you want her alive, come alone to Long Island Old Shipyard at midnight.</w:t>
      </w:r>
    </w:p>
    <w:p>
      <w:pPr>
        <w:pStyle w:val="Normal (Web)"/>
        <w:widowControl w:val="1"/>
        <w:spacing w:line="288" w:lineRule="auto"/>
      </w:pPr>
      <w:r>
        <w:rPr>
          <w:rFonts w:ascii="Calibri" w:hAnsi="Calibri"/>
          <w:rtl w:val="0"/>
          <w:lang w:val="en-US"/>
        </w:rPr>
        <w:t>Salvatore</w:t>
      </w:r>
      <w:r>
        <w:rPr>
          <w:rtl w:val="0"/>
          <w:lang w:val="zh-TW" w:eastAsia="zh-TW"/>
        </w:rPr>
        <w:t>（电话</w:t>
      </w:r>
      <w:r>
        <w:rPr>
          <w:rFonts w:ascii="Calibri" w:hAnsi="Calibri"/>
          <w:rtl w:val="0"/>
          <w:lang w:val="en-US"/>
        </w:rPr>
        <w:t>VO</w:t>
      </w:r>
      <w:r>
        <w:rPr>
          <w:rtl w:val="0"/>
          <w:lang w:val="zh-TW" w:eastAsia="zh-TW"/>
        </w:rPr>
        <w:t>）：哦对了</w:t>
      </w:r>
      <w:r>
        <w:rPr>
          <w:rFonts w:ascii="Calibri" w:hAnsi="Calibri"/>
          <w:rtl w:val="0"/>
          <w:lang w:val="en-US"/>
        </w:rPr>
        <w:t>,</w:t>
      </w:r>
      <w:r>
        <w:rPr>
          <w:rtl w:val="0"/>
          <w:lang w:val="zh-TW" w:eastAsia="zh-TW"/>
        </w:rPr>
        <w:t>把</w:t>
      </w:r>
      <w:r>
        <w:rPr>
          <w:rFonts w:ascii="Calibri" w:hAnsi="Calibri"/>
          <w:rtl w:val="0"/>
          <w:lang w:val="en-US"/>
        </w:rPr>
        <w:t>Dante</w:t>
      </w:r>
      <w:r>
        <w:rPr>
          <w:rtl w:val="0"/>
          <w:lang w:val="zh-TW" w:eastAsia="zh-TW"/>
        </w:rPr>
        <w:t>也带来。我那死去的弟弟</w:t>
      </w:r>
      <w:r>
        <w:rPr>
          <w:rFonts w:ascii="Calibri" w:hAnsi="Calibri"/>
          <w:rtl w:val="0"/>
          <w:lang w:val="en-US"/>
        </w:rPr>
        <w:t>,</w:t>
      </w:r>
      <w:r>
        <w:rPr>
          <w:rtl w:val="0"/>
          <w:lang w:val="zh-TW" w:eastAsia="zh-TW"/>
        </w:rPr>
        <w:t>想见见当年柯里昂的少主。</w:t>
      </w:r>
      <w:r>
        <w:rPr>
          <w:lang w:val="en-US"/>
        </w:rPr>
        <w:br w:type="textWrapping"/>
      </w:r>
      <w:r>
        <w:rPr>
          <w:rFonts w:ascii="Times New Roman" w:hAnsi="Times New Roman"/>
          <w:outline w:val="0"/>
          <w:color w:val="ff2600"/>
          <w:u w:color="ff0000"/>
          <w:rtl w:val="0"/>
          <w:lang w:val="en-US"/>
          <w14:textFill>
            <w14:solidFill>
              <w14:srgbClr w14:val="FF2600"/>
            </w14:solidFill>
          </w14:textFill>
        </w:rPr>
        <w:t>Salvatore (</w:t>
      </w:r>
      <w:r>
        <w:rPr>
          <w:rFonts w:ascii="Times New Roman" w:hAnsi="Times New Roman"/>
          <w:outline w:val="0"/>
          <w:color w:val="ff2600"/>
          <w:u w:color="ff2600"/>
          <w:rtl w:val="0"/>
          <w:lang w:val="en-US"/>
          <w14:textFill>
            <w14:solidFill>
              <w14:srgbClr w14:val="FF2600"/>
            </w14:solidFill>
          </w14:textFill>
        </w:rPr>
        <w:t>V.O.</w:t>
      </w:r>
      <w:r>
        <w:rPr>
          <w:rFonts w:ascii="Times New Roman" w:hAnsi="Times New Roman"/>
          <w:outline w:val="0"/>
          <w:color w:val="ff2600"/>
          <w:u w:color="ff0000"/>
          <w:rtl w:val="0"/>
          <w:lang w:val="en-US"/>
          <w14:textFill>
            <w14:solidFill>
              <w14:srgbClr w14:val="FF2600"/>
            </w14:solidFill>
          </w14:textFill>
        </w:rPr>
        <w:t>): O</w:t>
      </w:r>
      <w:r>
        <w:rPr>
          <w:rFonts w:ascii="Times New Roman" w:hAnsi="Times New Roman"/>
          <w:outline w:val="0"/>
          <w:color w:val="ff0000"/>
          <w:u w:color="ff0000"/>
          <w:rtl w:val="0"/>
          <w:lang w:val="en-US"/>
          <w14:textFill>
            <w14:solidFill>
              <w14:srgbClr w14:val="FF0000"/>
            </w14:solidFill>
          </w14:textFill>
        </w:rPr>
        <w:t>h, and bring Dante. My dead brother would like to meet the young Don of the Corleone family.</w:t>
      </w:r>
    </w:p>
    <w:p>
      <w:pPr>
        <w:pStyle w:val="Normal (Web)"/>
        <w:widowControl w:val="1"/>
        <w:spacing w:line="288" w:lineRule="auto"/>
      </w:pPr>
      <w:r>
        <w:rPr>
          <w:rtl w:val="0"/>
          <w:lang w:val="en-US"/>
        </w:rPr>
        <w:t>△</w:t>
      </w:r>
      <w:r>
        <w:rPr>
          <w:rtl w:val="0"/>
          <w:lang w:val="zh-TW" w:eastAsia="zh-TW"/>
        </w:rPr>
        <w:t>【卡点】电话挂断。</w:t>
      </w:r>
      <w:r>
        <w:rPr>
          <w:rFonts w:ascii="Calibri" w:hAnsi="Calibri"/>
          <w:rtl w:val="0"/>
          <w:lang w:val="en-US"/>
        </w:rPr>
        <w:t>Eve</w:t>
      </w:r>
      <w:r>
        <w:rPr>
          <w:rtl w:val="0"/>
          <w:lang w:val="zh-TW" w:eastAsia="zh-TW"/>
        </w:rPr>
        <w:t>捏着手机</w:t>
      </w:r>
      <w:r>
        <w:rPr>
          <w:rFonts w:ascii="Calibri" w:hAnsi="Calibri"/>
          <w:rtl w:val="0"/>
          <w:lang w:val="en-US"/>
        </w:rPr>
        <w:t>,</w:t>
      </w:r>
      <w:r>
        <w:rPr>
          <w:rtl w:val="0"/>
          <w:lang w:val="zh-TW" w:eastAsia="zh-TW"/>
        </w:rPr>
        <w:t>看向</w:t>
      </w:r>
      <w:r>
        <w:rPr>
          <w:rFonts w:ascii="Calibri" w:hAnsi="Calibri"/>
          <w:rtl w:val="0"/>
          <w:lang w:val="en-US"/>
        </w:rPr>
        <w:t>Dante,</w:t>
      </w:r>
      <w:r>
        <w:rPr>
          <w:rtl w:val="0"/>
          <w:lang w:val="zh-TW" w:eastAsia="zh-TW"/>
        </w:rPr>
        <w:t>眼神里第一次有了挣扎。</w:t>
      </w:r>
    </w:p>
    <w:p>
      <w:pPr>
        <w:pStyle w:val="Normal (Web)"/>
        <w:widowControl w:val="1"/>
        <w:spacing w:line="288" w:lineRule="auto"/>
      </w:pPr>
    </w:p>
    <w:p>
      <w:pPr>
        <w:pStyle w:val="Normal (Web)"/>
        <w:widowControl w:val="1"/>
        <w:spacing w:line="288" w:lineRule="auto"/>
      </w:pPr>
    </w:p>
    <w:p>
      <w:pPr>
        <w:pStyle w:val="Normal (Web)"/>
        <w:widowControl w:val="1"/>
        <w:spacing w:line="288" w:lineRule="auto"/>
      </w:pPr>
    </w:p>
    <w:p>
      <w:pPr>
        <w:pStyle w:val="Normal (Web)"/>
        <w:widowControl w:val="1"/>
        <w:spacing w:line="288" w:lineRule="auto"/>
        <w:rPr>
          <w:lang w:val="zh-TW" w:eastAsia="zh-TW"/>
        </w:rPr>
      </w:pPr>
      <w:r>
        <w:rPr>
          <w:rtl w:val="0"/>
          <w:lang w:val="zh-TW" w:eastAsia="zh-TW"/>
        </w:rPr>
        <w:t>第二十五集</w:t>
      </w:r>
    </w:p>
    <w:p>
      <w:pPr>
        <w:pStyle w:val="Normal (Web)"/>
        <w:widowControl w:val="1"/>
        <w:spacing w:line="288" w:lineRule="auto"/>
      </w:pPr>
    </w:p>
    <w:p>
      <w:pPr>
        <w:pStyle w:val="Normal (Web)"/>
        <w:widowControl w:val="1"/>
        <w:spacing w:line="288" w:lineRule="auto"/>
      </w:pPr>
      <w:r>
        <w:rPr>
          <w:rFonts w:ascii="Calibri" w:hAnsi="Calibri"/>
          <w:rtl w:val="0"/>
          <w:lang w:val="en-US"/>
        </w:rPr>
        <w:t>25-1</w:t>
      </w:r>
      <w:r>
        <w:rPr>
          <w:rtl w:val="0"/>
          <w:lang w:val="zh-TW" w:eastAsia="zh-TW"/>
        </w:rPr>
        <w:t>夜内</w:t>
      </w:r>
      <w:r>
        <w:rPr>
          <w:rFonts w:ascii="Calibri" w:hAnsi="Calibri"/>
          <w:rtl w:val="0"/>
          <w:lang w:val="zh-TW" w:eastAsia="zh-TW"/>
        </w:rPr>
        <w:t xml:space="preserve"> </w:t>
      </w:r>
      <w:r>
        <w:rPr>
          <w:rFonts w:ascii="Calibri" w:hAnsi="Calibri"/>
          <w:rtl w:val="0"/>
          <w:lang w:val="en-US"/>
        </w:rPr>
        <w:t>Eve</w:t>
      </w:r>
      <w:r>
        <w:rPr>
          <w:rtl w:val="0"/>
          <w:lang w:val="zh-TW" w:eastAsia="zh-TW"/>
        </w:rPr>
        <w:t>的庄园书房</w:t>
      </w:r>
    </w:p>
    <w:p>
      <w:pPr>
        <w:pStyle w:val="Normal (Web)"/>
        <w:widowControl w:val="1"/>
        <w:spacing w:line="288" w:lineRule="auto"/>
      </w:pPr>
      <w:r>
        <w:rPr>
          <w:rtl w:val="0"/>
          <w:lang w:val="zh-TW" w:eastAsia="zh-TW"/>
        </w:rPr>
        <w:t>人物：</w:t>
      </w:r>
      <w:r>
        <w:rPr>
          <w:rFonts w:ascii="Calibri" w:hAnsi="Calibri"/>
          <w:rtl w:val="0"/>
          <w:lang w:val="en-US"/>
        </w:rPr>
        <w:t>Eve</w:t>
      </w:r>
      <w:r>
        <w:rPr>
          <w:rtl w:val="0"/>
          <w:lang w:val="zh-TW" w:eastAsia="zh-TW"/>
        </w:rPr>
        <w:t>、</w:t>
      </w:r>
      <w:r>
        <w:rPr>
          <w:rFonts w:ascii="Calibri" w:hAnsi="Calibri"/>
          <w:rtl w:val="0"/>
          <w:lang w:val="en-US"/>
        </w:rPr>
        <w:t>Dante</w:t>
      </w:r>
      <w:r>
        <w:rPr>
          <w:rtl w:val="0"/>
          <w:lang w:val="zh-TW" w:eastAsia="zh-TW"/>
        </w:rPr>
        <w:t>、</w:t>
      </w:r>
      <w:r>
        <w:rPr>
          <w:rFonts w:ascii="Calibri" w:hAnsi="Calibri"/>
          <w:rtl w:val="0"/>
          <w:lang w:val="en-US"/>
        </w:rPr>
        <w:t>Victor</w:t>
      </w:r>
    </w:p>
    <w:p>
      <w:pPr>
        <w:pStyle w:val="Normal (Web)"/>
        <w:widowControl w:val="1"/>
        <w:spacing w:line="288" w:lineRule="auto"/>
      </w:pPr>
      <w:r>
        <w:rPr>
          <w:rtl w:val="0"/>
          <w:lang w:val="en-US"/>
        </w:rPr>
        <w:t>△</w:t>
      </w:r>
      <w:r>
        <w:rPr>
          <w:rFonts w:ascii="Calibri" w:hAnsi="Calibri"/>
          <w:rtl w:val="0"/>
          <w:lang w:val="en-US"/>
        </w:rPr>
        <w:t>Eve</w:t>
      </w:r>
      <w:r>
        <w:rPr>
          <w:rtl w:val="0"/>
          <w:lang w:val="zh-TW" w:eastAsia="zh-TW"/>
        </w:rPr>
        <w:t>铺开海州旧船厂的地图。</w:t>
      </w:r>
    </w:p>
    <w:p>
      <w:pPr>
        <w:pStyle w:val="Normal (Web)"/>
        <w:widowControl w:val="1"/>
        <w:spacing w:line="288" w:lineRule="auto"/>
      </w:pPr>
      <w:r>
        <w:rPr>
          <w:rFonts w:ascii="Calibri" w:hAnsi="Calibri"/>
          <w:rtl w:val="0"/>
          <w:lang w:val="en-US"/>
        </w:rPr>
        <w:t>Victor</w:t>
      </w:r>
      <w:r>
        <w:rPr>
          <w:rtl w:val="0"/>
          <w:lang w:val="zh-TW" w:eastAsia="zh-TW"/>
        </w:rPr>
        <w:t>：这是明摆着的死局。船厂三面环水</w:t>
      </w:r>
      <w:r>
        <w:rPr>
          <w:rFonts w:ascii="Calibri" w:hAnsi="Calibri"/>
          <w:rtl w:val="0"/>
          <w:lang w:val="en-US"/>
        </w:rPr>
        <w:t>,</w:t>
      </w:r>
      <w:r>
        <w:rPr>
          <w:rtl w:val="0"/>
          <w:lang w:val="zh-TW" w:eastAsia="zh-TW"/>
        </w:rPr>
        <w:t>一条进路</w:t>
      </w:r>
      <w:r>
        <w:rPr>
          <w:rFonts w:ascii="Calibri" w:hAnsi="Calibri"/>
          <w:rtl w:val="0"/>
          <w:lang w:val="en-US"/>
        </w:rPr>
        <w:t>,</w:t>
      </w:r>
      <w:r>
        <w:rPr>
          <w:rtl w:val="0"/>
          <w:lang w:val="zh-TW" w:eastAsia="zh-TW"/>
        </w:rPr>
        <w:t>他能架十挺机枪堵你。</w:t>
      </w:r>
      <w:r>
        <w:rPr>
          <w:lang w:val="en-US"/>
        </w:rPr>
        <w:br w:type="textWrapping"/>
      </w:r>
      <w:r>
        <w:rPr>
          <w:rFonts w:ascii="Times New Roman" w:hAnsi="Times New Roman"/>
          <w:outline w:val="0"/>
          <w:color w:val="ff0000"/>
          <w:u w:color="ff0000"/>
          <w:rtl w:val="0"/>
          <w:lang w:val="en-US"/>
          <w14:textFill>
            <w14:solidFill>
              <w14:srgbClr w14:val="FF0000"/>
            </w14:solidFill>
          </w14:textFill>
        </w:rPr>
        <w:t>Victor: It's an obvious death trap.Water on three sides, only one way in. He could block you with ten machine guns.</w:t>
      </w:r>
    </w:p>
    <w:p>
      <w:pPr>
        <w:pStyle w:val="Normal (Web)"/>
        <w:widowControl w:val="1"/>
        <w:spacing w:line="288" w:lineRule="auto"/>
      </w:pPr>
      <w:r>
        <w:rPr>
          <w:rFonts w:ascii="Calibri" w:hAnsi="Calibri"/>
          <w:rtl w:val="0"/>
          <w:lang w:val="en-US"/>
        </w:rPr>
        <w:t>Eve</w:t>
      </w:r>
      <w:r>
        <w:rPr>
          <w:rtl w:val="0"/>
          <w:lang w:val="zh-TW" w:eastAsia="zh-TW"/>
        </w:rPr>
        <w:t>（指着地图）：他要我一个人来</w:t>
      </w:r>
      <w:r>
        <w:rPr>
          <w:rFonts w:ascii="Calibri" w:hAnsi="Calibri"/>
          <w:rtl w:val="0"/>
          <w:lang w:val="en-US"/>
        </w:rPr>
        <w:t>,</w:t>
      </w:r>
      <w:r>
        <w:rPr>
          <w:rtl w:val="0"/>
          <w:lang w:val="zh-TW" w:eastAsia="zh-TW"/>
        </w:rPr>
        <w:t>说明他怕我带人。怕</w:t>
      </w:r>
      <w:r>
        <w:rPr>
          <w:rFonts w:ascii="Calibri" w:hAnsi="Calibri"/>
          <w:rtl w:val="0"/>
          <w:lang w:val="en-US"/>
        </w:rPr>
        <w:t>,</w:t>
      </w:r>
      <w:r>
        <w:rPr>
          <w:rtl w:val="0"/>
          <w:lang w:val="zh-TW" w:eastAsia="zh-TW"/>
        </w:rPr>
        <w:t>就有破绽。</w:t>
      </w:r>
      <w:r>
        <w:rPr>
          <w:lang w:val="en-US"/>
        </w:rPr>
        <w:br w:type="textWrapping"/>
      </w:r>
      <w:r>
        <w:rPr>
          <w:rFonts w:ascii="Times New Roman" w:hAnsi="Times New Roman"/>
          <w:outline w:val="0"/>
          <w:color w:val="ff0000"/>
          <w:u w:color="ff0000"/>
          <w:rtl w:val="0"/>
          <w:lang w:val="en-US"/>
          <w14:textFill>
            <w14:solidFill>
              <w14:srgbClr w14:val="FF0000"/>
            </w14:solidFill>
          </w14:textFill>
        </w:rPr>
        <w:t>Eve: If he wants me alone, he's afraid I'll bring people. Fear means cracks.</w:t>
      </w:r>
    </w:p>
    <w:p>
      <w:pPr>
        <w:pStyle w:val="Normal (Web)"/>
        <w:widowControl w:val="1"/>
        <w:spacing w:line="288" w:lineRule="auto"/>
      </w:pPr>
      <w:r>
        <w:rPr>
          <w:rFonts w:ascii="Calibri" w:hAnsi="Calibri"/>
          <w:rtl w:val="0"/>
          <w:lang w:val="en-US"/>
        </w:rPr>
        <w:t>Dante</w:t>
      </w:r>
      <w:r>
        <w:rPr>
          <w:rtl w:val="0"/>
          <w:lang w:val="zh-TW" w:eastAsia="zh-TW"/>
        </w:rPr>
        <w:t>（凑近地图</w:t>
      </w:r>
      <w:r>
        <w:rPr>
          <w:rFonts w:ascii="Calibri" w:hAnsi="Calibri"/>
          <w:rtl w:val="0"/>
          <w:lang w:val="en-US"/>
        </w:rPr>
        <w:t>,</w:t>
      </w:r>
      <w:r>
        <w:rPr>
          <w:rtl w:val="0"/>
          <w:lang w:val="zh-TW" w:eastAsia="zh-TW"/>
        </w:rPr>
        <w:t>瘸腿撑着桌子）：船厂西侧有个废弃的排水涵洞</w:t>
      </w:r>
      <w:r>
        <w:rPr>
          <w:rFonts w:ascii="Calibri" w:hAnsi="Calibri"/>
          <w:rtl w:val="0"/>
          <w:lang w:val="en-US"/>
        </w:rPr>
        <w:t>,</w:t>
      </w:r>
      <w:r>
        <w:rPr>
          <w:rtl w:val="0"/>
          <w:lang w:val="zh-TW" w:eastAsia="zh-TW"/>
        </w:rPr>
        <w:t>通到外面的河汊。我以前跟布兰卡交易</w:t>
      </w:r>
      <w:r>
        <w:rPr>
          <w:rFonts w:ascii="Calibri" w:hAnsi="Calibri"/>
          <w:rtl w:val="0"/>
          <w:lang w:val="en-US"/>
        </w:rPr>
        <w:t>,</w:t>
      </w:r>
      <w:r>
        <w:rPr>
          <w:rtl w:val="0"/>
          <w:lang w:val="zh-TW" w:eastAsia="zh-TW"/>
        </w:rPr>
        <w:t>走过这条道。</w:t>
      </w:r>
      <w:r>
        <w:rPr>
          <w:lang w:val="en-US"/>
        </w:rPr>
        <w:br w:type="textWrapping"/>
      </w:r>
      <w:r>
        <w:rPr>
          <w:rFonts w:ascii="Times New Roman" w:hAnsi="Times New Roman"/>
          <w:outline w:val="0"/>
          <w:color w:val="ff0000"/>
          <w:u w:color="ff0000"/>
          <w:rtl w:val="0"/>
          <w:lang w:val="en-US"/>
          <w14:textFill>
            <w14:solidFill>
              <w14:srgbClr w14:val="FF0000"/>
            </w14:solidFill>
          </w14:textFill>
        </w:rPr>
        <w:t>Dante: There's an abandoned drainage culvert on the west side of the shipyard. It leads to a side channel I used it when I dealt with Blanca.</w:t>
      </w:r>
    </w:p>
    <w:p>
      <w:pPr>
        <w:pStyle w:val="Normal (Web)"/>
        <w:widowControl w:val="1"/>
        <w:spacing w:line="288" w:lineRule="auto"/>
      </w:pPr>
      <w:r>
        <w:rPr>
          <w:rFonts w:ascii="Calibri" w:hAnsi="Calibri"/>
          <w:rtl w:val="0"/>
          <w:lang w:val="en-US"/>
        </w:rPr>
        <w:t>Victor</w:t>
      </w:r>
      <w:r>
        <w:rPr>
          <w:rtl w:val="0"/>
          <w:lang w:val="zh-TW" w:eastAsia="zh-TW"/>
        </w:rPr>
        <w:t>（皱眉）：你怎么什么都知道</w:t>
      </w:r>
      <w:r>
        <w:rPr>
          <w:rFonts w:ascii="Calibri" w:hAnsi="Calibri"/>
          <w:rtl w:val="0"/>
          <w:lang w:val="en-US"/>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Victor: How do you know everything?</w:t>
      </w:r>
    </w:p>
    <w:p>
      <w:pPr>
        <w:pStyle w:val="Normal (Web)"/>
        <w:widowControl w:val="1"/>
        <w:spacing w:line="288" w:lineRule="auto"/>
      </w:pPr>
      <w:r>
        <w:rPr>
          <w:rFonts w:ascii="Calibri" w:hAnsi="Calibri"/>
          <w:rtl w:val="0"/>
          <w:lang w:val="en-US"/>
        </w:rPr>
        <w:t>Dante</w:t>
      </w:r>
      <w:r>
        <w:rPr>
          <w:rtl w:val="0"/>
          <w:lang w:val="zh-TW" w:eastAsia="zh-TW"/>
        </w:rPr>
        <w:t>（不理他</w:t>
      </w:r>
      <w:r>
        <w:rPr>
          <w:rFonts w:ascii="Calibri" w:hAnsi="Calibri"/>
          <w:rtl w:val="0"/>
          <w:lang w:val="en-US"/>
        </w:rPr>
        <w:t>,</w:t>
      </w:r>
      <w:r>
        <w:rPr>
          <w:rtl w:val="0"/>
          <w:lang w:val="zh-TW" w:eastAsia="zh-TW"/>
        </w:rPr>
        <w:t>看</w:t>
      </w:r>
      <w:r>
        <w:rPr>
          <w:rFonts w:ascii="Calibri" w:hAnsi="Calibri"/>
          <w:rtl w:val="0"/>
          <w:lang w:val="en-US"/>
        </w:rPr>
        <w:t>Eve</w:t>
      </w:r>
      <w:r>
        <w:rPr>
          <w:rtl w:val="0"/>
          <w:lang w:val="zh-TW" w:eastAsia="zh-TW"/>
        </w:rPr>
        <w:t>）：你从正门进</w:t>
      </w:r>
      <w:r>
        <w:rPr>
          <w:rFonts w:ascii="Calibri" w:hAnsi="Calibri"/>
          <w:rtl w:val="0"/>
          <w:lang w:val="en-US"/>
        </w:rPr>
        <w:t>,</w:t>
      </w:r>
      <w:r>
        <w:rPr>
          <w:rtl w:val="0"/>
          <w:lang w:val="zh-TW" w:eastAsia="zh-TW"/>
        </w:rPr>
        <w:t>吸引他全部火力。我从涵洞摸进去</w:t>
      </w:r>
      <w:r>
        <w:rPr>
          <w:rFonts w:ascii="Calibri" w:hAnsi="Calibri"/>
          <w:rtl w:val="0"/>
          <w:lang w:val="en-US"/>
        </w:rPr>
        <w:t>,</w:t>
      </w:r>
      <w:r>
        <w:rPr>
          <w:rtl w:val="0"/>
          <w:lang w:val="zh-TW" w:eastAsia="zh-TW"/>
        </w:rPr>
        <w:t>先把安娜带出来。</w:t>
      </w:r>
      <w:r>
        <w:rPr>
          <w:lang w:val="en-US"/>
        </w:rPr>
        <w:br w:type="textWrapping"/>
      </w:r>
      <w:r>
        <w:rPr>
          <w:rFonts w:ascii="Times New Roman" w:hAnsi="Times New Roman"/>
          <w:outline w:val="0"/>
          <w:color w:val="ff0000"/>
          <w:u w:color="ff0000"/>
          <w:rtl w:val="0"/>
          <w:lang w:val="en-US"/>
          <w14:textFill>
            <w14:solidFill>
              <w14:srgbClr w14:val="FF0000"/>
            </w14:solidFill>
          </w14:textFill>
        </w:rPr>
        <w:t>Dante: You go in through the front and draw all his fire. I'll slip in through the culvert and get Anna out first.</w:t>
      </w:r>
    </w:p>
    <w:p>
      <w:pPr>
        <w:pStyle w:val="Normal (Web)"/>
        <w:widowControl w:val="1"/>
        <w:spacing w:line="288" w:lineRule="auto"/>
      </w:pPr>
      <w:r>
        <w:rPr>
          <w:rFonts w:ascii="Calibri" w:hAnsi="Calibri"/>
          <w:rtl w:val="0"/>
          <w:lang w:val="en-US"/>
        </w:rPr>
        <w:t>Eve</w:t>
      </w:r>
      <w:r>
        <w:rPr>
          <w:rtl w:val="0"/>
          <w:lang w:val="zh-TW" w:eastAsia="zh-TW"/>
        </w:rPr>
        <w:t>（盯着地图）：你腿脚不便</w:t>
      </w:r>
      <w:r>
        <w:rPr>
          <w:rFonts w:ascii="Calibri" w:hAnsi="Calibri"/>
          <w:rtl w:val="0"/>
          <w:lang w:val="en-US"/>
        </w:rPr>
        <w:t>,</w:t>
      </w:r>
      <w:r>
        <w:rPr>
          <w:rtl w:val="0"/>
          <w:lang w:val="zh-TW" w:eastAsia="zh-TW"/>
        </w:rPr>
        <w:t>涵洞里都是淤泥。</w:t>
      </w:r>
      <w:r>
        <w:rPr>
          <w:lang w:val="en-US"/>
        </w:rPr>
        <w:br w:type="textWrapping"/>
      </w:r>
      <w:r>
        <w:rPr>
          <w:rFonts w:ascii="Times New Roman" w:hAnsi="Times New Roman"/>
          <w:outline w:val="0"/>
          <w:color w:val="ff0000"/>
          <w:u w:color="ff0000"/>
          <w:rtl w:val="0"/>
          <w:lang w:val="en-US"/>
          <w14:textFill>
            <w14:solidFill>
              <w14:srgbClr w14:val="FF0000"/>
            </w14:solidFill>
          </w14:textFill>
        </w:rPr>
        <w:t>Eve: You</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re crippled. That culvert is full of sludge.</w:t>
      </w:r>
    </w:p>
    <w:p>
      <w:pPr>
        <w:pStyle w:val="Normal (Web)"/>
        <w:widowControl w:val="1"/>
        <w:spacing w:line="288" w:lineRule="auto"/>
      </w:pPr>
      <w:r>
        <w:rPr>
          <w:rFonts w:ascii="Calibri" w:hAnsi="Calibri"/>
          <w:rtl w:val="0"/>
          <w:lang w:val="en-US"/>
        </w:rPr>
        <w:t>Dante</w:t>
      </w:r>
      <w:r>
        <w:rPr>
          <w:rtl w:val="0"/>
          <w:lang w:val="zh-TW" w:eastAsia="zh-TW"/>
        </w:rPr>
        <w:t>：爬</w:t>
      </w:r>
      <w:r>
        <w:rPr>
          <w:rFonts w:ascii="Calibri" w:hAnsi="Calibri"/>
          <w:rtl w:val="0"/>
          <w:lang w:val="en-US"/>
        </w:rPr>
        <w:t>,</w:t>
      </w:r>
      <w:r>
        <w:rPr>
          <w:rtl w:val="0"/>
          <w:lang w:val="zh-TW" w:eastAsia="zh-TW"/>
        </w:rPr>
        <w:t>我也爬进去。</w:t>
      </w:r>
      <w:r>
        <w:rPr>
          <w:lang w:val="en-US"/>
        </w:rPr>
        <w:br w:type="textWrapping"/>
      </w:r>
      <w:r>
        <w:rPr>
          <w:rFonts w:ascii="Times New Roman" w:hAnsi="Times New Roman"/>
          <w:outline w:val="0"/>
          <w:color w:val="ff0000"/>
          <w:u w:color="ff0000"/>
          <w:rtl w:val="0"/>
          <w:lang w:val="en-US"/>
          <w14:textFill>
            <w14:solidFill>
              <w14:srgbClr w14:val="FF0000"/>
            </w14:solidFill>
          </w14:textFill>
        </w:rPr>
        <w:t>Dante: Then I'll crawl.</w:t>
      </w:r>
    </w:p>
    <w:p>
      <w:pPr>
        <w:pStyle w:val="Normal (Web)"/>
        <w:widowControl w:val="1"/>
        <w:spacing w:line="288" w:lineRule="auto"/>
      </w:pPr>
      <w:r>
        <w:rPr>
          <w:rtl w:val="0"/>
          <w:lang w:val="en-US"/>
        </w:rPr>
        <w:t>△</w:t>
      </w:r>
      <w:r>
        <w:rPr>
          <w:rFonts w:ascii="Calibri" w:hAnsi="Calibri"/>
          <w:rtl w:val="0"/>
          <w:lang w:val="en-US"/>
        </w:rPr>
        <w:t>Eve</w:t>
      </w:r>
      <w:r>
        <w:rPr>
          <w:rtl w:val="0"/>
          <w:lang w:val="zh-TW" w:eastAsia="zh-TW"/>
        </w:rPr>
        <w:t>抬眼看他。</w:t>
      </w:r>
    </w:p>
    <w:p>
      <w:pPr>
        <w:pStyle w:val="Normal (Web)"/>
        <w:widowControl w:val="1"/>
        <w:spacing w:line="288" w:lineRule="auto"/>
      </w:pPr>
      <w:r>
        <w:rPr>
          <w:rFonts w:ascii="Calibri" w:hAnsi="Calibri"/>
          <w:rtl w:val="0"/>
          <w:lang w:val="en-US"/>
        </w:rPr>
        <w:t>Eve</w:t>
      </w:r>
      <w:r>
        <w:rPr>
          <w:rtl w:val="0"/>
          <w:lang w:val="zh-TW" w:eastAsia="zh-TW"/>
        </w:rPr>
        <w:t>：你为什么这么拼</w:t>
      </w:r>
      <w:r>
        <w:rPr>
          <w:rFonts w:ascii="Calibri" w:hAnsi="Calibri"/>
          <w:rtl w:val="0"/>
          <w:lang w:val="en-US"/>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Eve: Why are you going this far?</w:t>
      </w:r>
    </w:p>
    <w:p>
      <w:pPr>
        <w:pStyle w:val="Normal (Web)"/>
        <w:widowControl w:val="1"/>
        <w:spacing w:line="288" w:lineRule="auto"/>
      </w:pPr>
      <w:r>
        <w:rPr>
          <w:rFonts w:ascii="Calibri" w:hAnsi="Calibri"/>
          <w:rtl w:val="0"/>
          <w:lang w:val="en-US"/>
        </w:rPr>
        <w:t>Dante</w:t>
      </w:r>
      <w:r>
        <w:rPr>
          <w:rtl w:val="0"/>
          <w:lang w:val="zh-TW" w:eastAsia="zh-TW"/>
        </w:rPr>
        <w:t>（直视她）：当年火里</w:t>
      </w:r>
      <w:r>
        <w:rPr>
          <w:rFonts w:ascii="Calibri" w:hAnsi="Calibri"/>
          <w:rtl w:val="0"/>
          <w:lang w:val="en-US"/>
        </w:rPr>
        <w:t>,</w:t>
      </w:r>
      <w:r>
        <w:rPr>
          <w:rtl w:val="0"/>
          <w:lang w:val="zh-TW" w:eastAsia="zh-TW"/>
        </w:rPr>
        <w:t>我没回头救你和孩子。这次</w:t>
      </w:r>
      <w:r>
        <w:rPr>
          <w:rFonts w:ascii="Calibri" w:hAnsi="Calibri"/>
          <w:rtl w:val="0"/>
          <w:lang w:val="en-US"/>
        </w:rPr>
        <w:t>,</w:t>
      </w:r>
      <w:r>
        <w:rPr>
          <w:rtl w:val="0"/>
          <w:lang w:val="zh-TW" w:eastAsia="zh-TW"/>
        </w:rPr>
        <w:t>我想救一个你在乎的人。哪怕用命换。</w:t>
      </w:r>
      <w:r>
        <w:rPr>
          <w:lang w:val="en-US"/>
        </w:rPr>
        <w:br w:type="textWrapping"/>
      </w:r>
      <w:r>
        <w:rPr>
          <w:rFonts w:ascii="Times New Roman" w:hAnsi="Times New Roman"/>
          <w:outline w:val="0"/>
          <w:color w:val="ff0000"/>
          <w:u w:color="ff0000"/>
          <w:rtl w:val="0"/>
          <w:lang w:val="en-US"/>
          <w14:textFill>
            <w14:solidFill>
              <w14:srgbClr w14:val="FF0000"/>
            </w14:solidFill>
          </w14:textFill>
        </w:rPr>
        <w:t>Dante: In that explosion, I didn't turn back to save you and our child. This time, I wanna save someone you care about. Even if it costs my life.</w:t>
      </w:r>
    </w:p>
    <w:p>
      <w:pPr>
        <w:pStyle w:val="Normal (Web)"/>
        <w:widowControl w:val="1"/>
        <w:spacing w:line="288" w:lineRule="auto"/>
      </w:pPr>
      <w:r>
        <w:rPr>
          <w:rtl w:val="0"/>
          <w:lang w:val="en-US"/>
        </w:rPr>
        <w:t>△</w:t>
      </w:r>
      <w:r>
        <w:rPr>
          <w:rFonts w:ascii="Calibri" w:hAnsi="Calibri"/>
          <w:rtl w:val="0"/>
          <w:lang w:val="en-US"/>
        </w:rPr>
        <w:t>Eve</w:t>
      </w:r>
      <w:r>
        <w:rPr>
          <w:rtl w:val="0"/>
          <w:lang w:val="zh-TW" w:eastAsia="zh-TW"/>
        </w:rPr>
        <w:t>沉默。</w:t>
      </w:r>
    </w:p>
    <w:p>
      <w:pPr>
        <w:pStyle w:val="Normal (Web)"/>
        <w:widowControl w:val="1"/>
        <w:spacing w:line="288" w:lineRule="auto"/>
      </w:pPr>
      <w:r>
        <w:rPr>
          <w:rFonts w:ascii="Calibri" w:hAnsi="Calibri"/>
          <w:rtl w:val="0"/>
          <w:lang w:val="en-US"/>
        </w:rPr>
        <w:t>Victor</w:t>
      </w:r>
      <w:r>
        <w:rPr>
          <w:rtl w:val="0"/>
          <w:lang w:val="zh-TW" w:eastAsia="zh-TW"/>
        </w:rPr>
        <w:t>（突然开口）：</w:t>
      </w:r>
      <w:r>
        <w:rPr>
          <w:rFonts w:ascii="Calibri" w:hAnsi="Calibri"/>
          <w:rtl w:val="0"/>
          <w:lang w:val="en-US"/>
        </w:rPr>
        <w:t>Eve,</w:t>
      </w:r>
      <w:r>
        <w:rPr>
          <w:rtl w:val="0"/>
          <w:lang w:val="zh-TW" w:eastAsia="zh-TW"/>
        </w:rPr>
        <w:t>你真要信他</w:t>
      </w:r>
      <w:r>
        <w:rPr>
          <w:rFonts w:ascii="Calibri" w:hAnsi="Calibri"/>
          <w:rtl w:val="0"/>
          <w:lang w:val="en-US"/>
        </w:rPr>
        <w:t>?</w:t>
      </w:r>
      <w:r>
        <w:rPr>
          <w:rtl w:val="0"/>
          <w:lang w:val="zh-TW" w:eastAsia="zh-TW"/>
        </w:rPr>
        <w:t>他要是和布兰卡串通</w:t>
      </w:r>
      <w:r>
        <w:rPr>
          <w:rFonts w:ascii="Calibri" w:hAnsi="Calibri"/>
          <w:rtl w:val="0"/>
          <w:lang w:val="en-US"/>
        </w:rPr>
        <w:t>,</w:t>
      </w:r>
      <w:r>
        <w:rPr>
          <w:rtl w:val="0"/>
          <w:lang w:val="zh-TW" w:eastAsia="zh-TW"/>
        </w:rPr>
        <w:t>把你卖了呢</w:t>
      </w:r>
      <w:r>
        <w:rPr>
          <w:rFonts w:ascii="Calibri" w:hAnsi="Calibri"/>
          <w:rtl w:val="0"/>
          <w:lang w:val="en-US"/>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Victor: Eve, you're really gonna trust him? What if he's working with Blanca to sell you out?</w:t>
      </w:r>
    </w:p>
    <w:p>
      <w:pPr>
        <w:pStyle w:val="Normal (Web)"/>
        <w:widowControl w:val="1"/>
        <w:spacing w:line="288" w:lineRule="auto"/>
      </w:pPr>
      <w:r>
        <w:rPr>
          <w:rFonts w:ascii="Calibri" w:hAnsi="Calibri"/>
          <w:rtl w:val="0"/>
          <w:lang w:val="en-US"/>
        </w:rPr>
        <w:t>Dante</w:t>
      </w:r>
      <w:r>
        <w:rPr>
          <w:rtl w:val="0"/>
          <w:lang w:val="zh-TW" w:eastAsia="zh-TW"/>
        </w:rPr>
        <w:t>（猛地转头</w:t>
      </w:r>
      <w:r>
        <w:rPr>
          <w:rFonts w:ascii="Calibri" w:hAnsi="Calibri"/>
          <w:rtl w:val="0"/>
          <w:lang w:val="en-US"/>
        </w:rPr>
        <w:t>,</w:t>
      </w:r>
      <w:r>
        <w:rPr>
          <w:rtl w:val="0"/>
          <w:lang w:val="zh-TW" w:eastAsia="zh-TW"/>
        </w:rPr>
        <w:t>盯着</w:t>
      </w:r>
      <w:r>
        <w:rPr>
          <w:rFonts w:ascii="Calibri" w:hAnsi="Calibri"/>
          <w:rtl w:val="0"/>
          <w:lang w:val="en-US"/>
        </w:rPr>
        <w:t>Victor</w:t>
      </w:r>
      <w:r>
        <w:rPr>
          <w:rtl w:val="0"/>
          <w:lang w:val="zh-TW" w:eastAsia="zh-TW"/>
        </w:rPr>
        <w:t>）：你才该让她防着。你扶她上位</w:t>
      </w:r>
      <w:r>
        <w:rPr>
          <w:rFonts w:ascii="Calibri" w:hAnsi="Calibri"/>
          <w:rtl w:val="0"/>
          <w:lang w:val="en-US"/>
        </w:rPr>
        <w:t>,</w:t>
      </w:r>
      <w:r>
        <w:rPr>
          <w:rtl w:val="0"/>
          <w:lang w:val="zh-TW" w:eastAsia="zh-TW"/>
        </w:rPr>
        <w:t>图的是吞了她的地盘。你以为我看不出来</w:t>
      </w:r>
      <w:r>
        <w:rPr>
          <w:rFonts w:ascii="Calibri" w:hAnsi="Calibri"/>
          <w:rtl w:val="0"/>
          <w:lang w:val="en-US"/>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Dante: You</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 xml:space="preserve">re the one she should be worrying. You </w:t>
      </w:r>
      <w:r>
        <w:rPr>
          <w:rFonts w:ascii="Times New Roman" w:hAnsi="Times New Roman"/>
          <w:outline w:val="0"/>
          <w:color w:val="ff0000"/>
          <w:u w:color="ff0000"/>
          <w:rtl w:val="0"/>
          <w:lang w:val="zh-TW" w:eastAsia="zh-TW"/>
          <w14:textFill>
            <w14:solidFill>
              <w14:srgbClr w14:val="FF0000"/>
            </w14:solidFill>
          </w14:textFill>
        </w:rPr>
        <w:t>supported</w:t>
      </w:r>
      <w:r>
        <w:rPr>
          <w:rFonts w:ascii="Times New Roman" w:hAnsi="Times New Roman"/>
          <w:outline w:val="0"/>
          <w:color w:val="ff0000"/>
          <w:u w:color="ff0000"/>
          <w:rtl w:val="0"/>
          <w:lang w:val="en-US"/>
          <w14:textFill>
            <w14:solidFill>
              <w14:srgbClr w14:val="FF0000"/>
            </w14:solidFill>
          </w14:textFill>
        </w:rPr>
        <w:t xml:space="preserve"> her because you want her turf. You think I don't see that?</w:t>
      </w:r>
    </w:p>
    <w:p>
      <w:pPr>
        <w:pStyle w:val="Normal (Web)"/>
        <w:widowControl w:val="1"/>
        <w:spacing w:line="288" w:lineRule="auto"/>
      </w:pPr>
      <w:r>
        <w:rPr>
          <w:rtl w:val="0"/>
          <w:lang w:val="en-US"/>
        </w:rPr>
        <w:t>△</w:t>
      </w:r>
      <w:r>
        <w:rPr>
          <w:rFonts w:ascii="Calibri" w:hAnsi="Calibri"/>
          <w:rtl w:val="0"/>
          <w:lang w:val="en-US"/>
        </w:rPr>
        <w:t>Victor</w:t>
      </w:r>
      <w:r>
        <w:rPr>
          <w:rtl w:val="0"/>
          <w:lang w:val="zh-TW" w:eastAsia="zh-TW"/>
        </w:rPr>
        <w:t>脸色一变。</w:t>
      </w:r>
    </w:p>
    <w:p>
      <w:pPr>
        <w:pStyle w:val="Normal (Web)"/>
        <w:widowControl w:val="1"/>
        <w:spacing w:line="288" w:lineRule="auto"/>
      </w:pPr>
      <w:r>
        <w:rPr>
          <w:rFonts w:ascii="Calibri" w:hAnsi="Calibri"/>
          <w:rtl w:val="0"/>
          <w:lang w:val="en-US"/>
        </w:rPr>
        <w:t>Victor</w:t>
      </w:r>
      <w:r>
        <w:rPr>
          <w:rtl w:val="0"/>
          <w:lang w:val="zh-TW" w:eastAsia="zh-TW"/>
        </w:rPr>
        <w:t>：你血口喷人。</w:t>
      </w:r>
      <w:r>
        <w:rPr>
          <w:lang w:val="en-US"/>
        </w:rPr>
        <w:br w:type="textWrapping"/>
      </w:r>
      <w:r>
        <w:rPr>
          <w:rFonts w:ascii="Times New Roman" w:hAnsi="Times New Roman"/>
          <w:outline w:val="0"/>
          <w:color w:val="ff0000"/>
          <w:u w:color="ff0000"/>
          <w:rtl w:val="0"/>
          <w:lang w:val="en-US"/>
          <w14:textFill>
            <w14:solidFill>
              <w14:srgbClr w14:val="FF0000"/>
            </w14:solidFill>
          </w14:textFill>
        </w:rPr>
        <w:t>Victor: That's a filthy lie.</w:t>
      </w:r>
    </w:p>
    <w:p>
      <w:pPr>
        <w:pStyle w:val="Normal (Web)"/>
        <w:widowControl w:val="1"/>
        <w:spacing w:line="288" w:lineRule="auto"/>
      </w:pPr>
      <w:r>
        <w:rPr>
          <w:rFonts w:ascii="Calibri" w:hAnsi="Calibri"/>
          <w:rtl w:val="0"/>
          <w:lang w:val="en-US"/>
        </w:rPr>
        <w:t>Eve</w:t>
      </w:r>
      <w:r>
        <w:rPr>
          <w:rtl w:val="0"/>
          <w:lang w:val="zh-TW" w:eastAsia="zh-TW"/>
        </w:rPr>
        <w:t>（敲桌子</w:t>
      </w:r>
      <w:r>
        <w:rPr>
          <w:rFonts w:ascii="Calibri" w:hAnsi="Calibri"/>
          <w:rtl w:val="0"/>
          <w:lang w:val="en-US"/>
        </w:rPr>
        <w:t>,</w:t>
      </w:r>
      <w:r>
        <w:rPr>
          <w:rtl w:val="0"/>
          <w:lang w:val="zh-TW" w:eastAsia="zh-TW"/>
        </w:rPr>
        <w:t>打断两人）：够了。</w:t>
      </w:r>
      <w:r>
        <w:rPr>
          <w:lang w:val="en-US"/>
        </w:rPr>
        <w:br w:type="textWrapping"/>
      </w:r>
      <w:r>
        <w:rPr>
          <w:rFonts w:ascii="Times New Roman" w:hAnsi="Times New Roman"/>
          <w:outline w:val="0"/>
          <w:color w:val="ff0000"/>
          <w:u w:color="ff0000"/>
          <w:rtl w:val="0"/>
          <w:lang w:val="en-US"/>
          <w14:textFill>
            <w14:solidFill>
              <w14:srgbClr w14:val="FF0000"/>
            </w14:solidFill>
          </w14:textFill>
        </w:rPr>
        <w:t>Eve: Enough.</w:t>
      </w:r>
    </w:p>
    <w:p>
      <w:pPr>
        <w:pStyle w:val="Normal (Web)"/>
        <w:widowControl w:val="1"/>
        <w:spacing w:line="288" w:lineRule="auto"/>
      </w:pPr>
      <w:r>
        <w:rPr>
          <w:rtl w:val="0"/>
          <w:lang w:val="en-US"/>
        </w:rPr>
        <w:t>△</w:t>
      </w:r>
      <w:r>
        <w:rPr>
          <w:rtl w:val="0"/>
          <w:lang w:val="zh-TW" w:eastAsia="zh-TW"/>
        </w:rPr>
        <w:t>她看向</w:t>
      </w:r>
      <w:r>
        <w:rPr>
          <w:rFonts w:ascii="Calibri" w:hAnsi="Calibri"/>
          <w:rtl w:val="0"/>
          <w:lang w:val="en-US"/>
        </w:rPr>
        <w:t>Victor</w:t>
      </w:r>
      <w:r>
        <w:rPr>
          <w:rtl w:val="0"/>
          <w:lang w:val="zh-TW" w:eastAsia="zh-TW"/>
        </w:rPr>
        <w:t>。</w:t>
      </w:r>
    </w:p>
    <w:p>
      <w:pPr>
        <w:pStyle w:val="Normal (Web)"/>
        <w:widowControl w:val="1"/>
        <w:spacing w:line="288" w:lineRule="auto"/>
      </w:pPr>
      <w:r>
        <w:rPr>
          <w:rFonts w:ascii="Calibri" w:hAnsi="Calibri"/>
          <w:rtl w:val="0"/>
          <w:lang w:val="en-US"/>
        </w:rPr>
        <w:t>Eve</w:t>
      </w:r>
      <w:r>
        <w:rPr>
          <w:rtl w:val="0"/>
          <w:lang w:val="zh-TW" w:eastAsia="zh-TW"/>
        </w:rPr>
        <w:t>：</w:t>
      </w:r>
      <w:r>
        <w:rPr>
          <w:rFonts w:ascii="Calibri" w:hAnsi="Calibri"/>
          <w:rtl w:val="0"/>
          <w:lang w:val="en-US"/>
        </w:rPr>
        <w:t>Victor,</w:t>
      </w:r>
      <w:r>
        <w:rPr>
          <w:rtl w:val="0"/>
          <w:lang w:val="zh-TW" w:eastAsia="zh-TW"/>
        </w:rPr>
        <w:t>你带战斧帮的人</w:t>
      </w:r>
      <w:r>
        <w:rPr>
          <w:rFonts w:ascii="Calibri" w:hAnsi="Calibri"/>
          <w:rtl w:val="0"/>
          <w:lang w:val="en-US"/>
        </w:rPr>
        <w:t>,</w:t>
      </w:r>
      <w:r>
        <w:rPr>
          <w:rtl w:val="0"/>
          <w:lang w:val="zh-TW" w:eastAsia="zh-TW"/>
        </w:rPr>
        <w:t>守住船厂外围的水路</w:t>
      </w:r>
      <w:r>
        <w:rPr>
          <w:rFonts w:ascii="Calibri" w:hAnsi="Calibri"/>
          <w:rtl w:val="0"/>
          <w:lang w:val="en-US"/>
        </w:rPr>
        <w:t>,</w:t>
      </w:r>
      <w:r>
        <w:rPr>
          <w:rtl w:val="0"/>
          <w:lang w:val="zh-TW" w:eastAsia="zh-TW"/>
        </w:rPr>
        <w:t>别让人跑。</w:t>
      </w:r>
      <w:r>
        <w:rPr>
          <w:lang w:val="en-US"/>
        </w:rPr>
        <w:br w:type="textWrapping"/>
      </w:r>
      <w:r>
        <w:rPr>
          <w:rFonts w:ascii="Times New Roman" w:hAnsi="Times New Roman"/>
          <w:outline w:val="0"/>
          <w:color w:val="ff0000"/>
          <w:u w:color="ff0000"/>
          <w:rtl w:val="0"/>
          <w:lang w:val="en-US"/>
          <w14:textFill>
            <w14:solidFill>
              <w14:srgbClr w14:val="FF0000"/>
            </w14:solidFill>
          </w14:textFill>
        </w:rPr>
        <w:t>Eve: Victor, take the Bratva and lock down the waterways outside the shipyard. Don't let anyone escape.</w:t>
      </w:r>
    </w:p>
    <w:p>
      <w:pPr>
        <w:pStyle w:val="Normal (Web)"/>
        <w:widowControl w:val="1"/>
        <w:spacing w:line="288" w:lineRule="auto"/>
      </w:pPr>
      <w:r>
        <w:rPr>
          <w:rtl w:val="0"/>
          <w:lang w:val="en-US"/>
        </w:rPr>
        <w:t>△</w:t>
      </w:r>
      <w:r>
        <w:rPr>
          <w:rtl w:val="0"/>
          <w:lang w:val="zh-TW" w:eastAsia="zh-TW"/>
        </w:rPr>
        <w:t>她又看向</w:t>
      </w:r>
      <w:r>
        <w:rPr>
          <w:rFonts w:ascii="Calibri" w:hAnsi="Calibri"/>
          <w:rtl w:val="0"/>
          <w:lang w:val="en-US"/>
        </w:rPr>
        <w:t>Dante</w:t>
      </w:r>
      <w:r>
        <w:rPr>
          <w:rtl w:val="0"/>
          <w:lang w:val="zh-TW" w:eastAsia="zh-TW"/>
        </w:rPr>
        <w:t>。</w:t>
      </w:r>
    </w:p>
    <w:p>
      <w:pPr>
        <w:pStyle w:val="Normal (Web)"/>
        <w:widowControl w:val="1"/>
        <w:spacing w:line="288" w:lineRule="auto"/>
      </w:pPr>
      <w:r>
        <w:rPr>
          <w:rFonts w:ascii="Calibri" w:hAnsi="Calibri"/>
          <w:rtl w:val="0"/>
          <w:lang w:val="en-US"/>
        </w:rPr>
        <w:t>Eve</w:t>
      </w:r>
      <w:r>
        <w:rPr>
          <w:rtl w:val="0"/>
          <w:lang w:val="zh-TW" w:eastAsia="zh-TW"/>
        </w:rPr>
        <w:t>：你</w:t>
      </w:r>
      <w:r>
        <w:rPr>
          <w:rFonts w:ascii="Calibri" w:hAnsi="Calibri"/>
          <w:rtl w:val="0"/>
          <w:lang w:val="en-US"/>
        </w:rPr>
        <w:t>,</w:t>
      </w:r>
      <w:r>
        <w:rPr>
          <w:rtl w:val="0"/>
          <w:lang w:val="zh-TW" w:eastAsia="zh-TW"/>
        </w:rPr>
        <w:t>走涵洞</w:t>
      </w:r>
      <w:r>
        <w:rPr>
          <w:rFonts w:ascii="Calibri" w:hAnsi="Calibri"/>
          <w:rtl w:val="0"/>
          <w:lang w:val="en-US"/>
        </w:rPr>
        <w:t>,</w:t>
      </w:r>
      <w:r>
        <w:rPr>
          <w:rtl w:val="0"/>
          <w:lang w:val="zh-TW" w:eastAsia="zh-TW"/>
        </w:rPr>
        <w:t>救安娜。出了岔子</w:t>
      </w:r>
      <w:r>
        <w:rPr>
          <w:rFonts w:ascii="Calibri" w:hAnsi="Calibri"/>
          <w:rtl w:val="0"/>
          <w:lang w:val="en-US"/>
        </w:rPr>
        <w:t>,</w:t>
      </w:r>
      <w:r>
        <w:rPr>
          <w:rtl w:val="0"/>
          <w:lang w:val="zh-TW" w:eastAsia="zh-TW"/>
        </w:rPr>
        <w:t>我第一个崩了你。</w:t>
      </w:r>
      <w:r>
        <w:rPr>
          <w:lang w:val="en-US"/>
        </w:rPr>
        <w:br w:type="textWrapping"/>
      </w:r>
      <w:r>
        <w:rPr>
          <w:rFonts w:ascii="Times New Roman" w:hAnsi="Times New Roman"/>
          <w:outline w:val="0"/>
          <w:color w:val="ff0000"/>
          <w:u w:color="ff0000"/>
          <w:rtl w:val="0"/>
          <w:lang w:val="en-US"/>
          <w14:textFill>
            <w14:solidFill>
              <w14:srgbClr w14:val="FF0000"/>
            </w14:solidFill>
          </w14:textFill>
        </w:rPr>
        <w:t>Eve: You take the culvert and save Anna. If anything goes wrong, I'll shoot you down first.</w:t>
      </w:r>
    </w:p>
    <w:p>
      <w:pPr>
        <w:pStyle w:val="Normal (Web)"/>
        <w:widowControl w:val="1"/>
        <w:spacing w:line="288" w:lineRule="auto"/>
      </w:pPr>
      <w:r>
        <w:rPr>
          <w:rFonts w:ascii="Calibri" w:hAnsi="Calibri"/>
          <w:rtl w:val="0"/>
          <w:lang w:val="en-US"/>
        </w:rPr>
        <w:t>Dante</w:t>
      </w:r>
      <w:r>
        <w:rPr>
          <w:rtl w:val="0"/>
          <w:lang w:val="zh-TW" w:eastAsia="zh-TW"/>
        </w:rPr>
        <w:t>：好。</w:t>
      </w:r>
      <w:r>
        <w:rPr>
          <w:lang w:val="en-US"/>
        </w:rPr>
        <w:br w:type="textWrapping"/>
      </w:r>
      <w:r>
        <w:rPr>
          <w:rFonts w:ascii="Times New Roman" w:hAnsi="Times New Roman"/>
          <w:outline w:val="0"/>
          <w:color w:val="ff0000"/>
          <w:u w:color="ff0000"/>
          <w:rtl w:val="0"/>
          <w:lang w:val="en-US"/>
          <w14:textFill>
            <w14:solidFill>
              <w14:srgbClr w14:val="FF0000"/>
            </w14:solidFill>
          </w14:textFill>
        </w:rPr>
        <w:t>Dante: Done.</w:t>
      </w:r>
    </w:p>
    <w:p>
      <w:pPr>
        <w:pStyle w:val="Normal (Web)"/>
        <w:widowControl w:val="1"/>
        <w:spacing w:line="288" w:lineRule="auto"/>
      </w:pPr>
      <w:r>
        <w:rPr>
          <w:rtl w:val="0"/>
          <w:lang w:val="en-US"/>
        </w:rPr>
        <w:t>△</w:t>
      </w:r>
      <w:r>
        <w:rPr>
          <w:rFonts w:ascii="Calibri" w:hAnsi="Calibri"/>
          <w:rtl w:val="0"/>
          <w:lang w:val="en-US"/>
        </w:rPr>
        <w:t>Victor</w:t>
      </w:r>
      <w:r>
        <w:rPr>
          <w:rtl w:val="0"/>
          <w:lang w:val="zh-TW" w:eastAsia="zh-TW"/>
        </w:rPr>
        <w:t>盯着</w:t>
      </w:r>
      <w:r>
        <w:rPr>
          <w:rFonts w:ascii="Calibri" w:hAnsi="Calibri"/>
          <w:rtl w:val="0"/>
          <w:lang w:val="en-US"/>
        </w:rPr>
        <w:t>Eve,</w:t>
      </w:r>
      <w:r>
        <w:rPr>
          <w:rtl w:val="0"/>
          <w:lang w:val="zh-TW" w:eastAsia="zh-TW"/>
        </w:rPr>
        <w:t>欲言又止</w:t>
      </w:r>
      <w:r>
        <w:rPr>
          <w:rFonts w:ascii="Calibri" w:hAnsi="Calibri"/>
          <w:rtl w:val="0"/>
          <w:lang w:val="en-US"/>
        </w:rPr>
        <w:t>,</w:t>
      </w:r>
      <w:r>
        <w:rPr>
          <w:rtl w:val="0"/>
          <w:lang w:val="zh-TW" w:eastAsia="zh-TW"/>
        </w:rPr>
        <w:t>转身出去了。</w:t>
      </w:r>
    </w:p>
    <w:p>
      <w:pPr>
        <w:pStyle w:val="Normal (Web)"/>
        <w:widowControl w:val="1"/>
        <w:spacing w:line="288" w:lineRule="auto"/>
      </w:pPr>
      <w:r>
        <w:rPr>
          <w:rtl w:val="0"/>
          <w:lang w:val="en-US"/>
        </w:rPr>
        <w:t>△</w:t>
      </w:r>
      <w:r>
        <w:rPr>
          <w:rFonts w:ascii="Calibri" w:hAnsi="Calibri"/>
          <w:rtl w:val="0"/>
          <w:lang w:val="en-US"/>
        </w:rPr>
        <w:t>Eve OS</w:t>
      </w:r>
      <w:r>
        <w:rPr>
          <w:rtl w:val="0"/>
          <w:lang w:val="zh-TW" w:eastAsia="zh-TW"/>
        </w:rPr>
        <w:t>：</w:t>
      </w:r>
      <w:r>
        <w:rPr>
          <w:rFonts w:ascii="Calibri" w:hAnsi="Calibri"/>
          <w:rtl w:val="0"/>
          <w:lang w:val="en-US"/>
        </w:rPr>
        <w:t>Victor</w:t>
      </w:r>
      <w:r>
        <w:rPr>
          <w:rtl w:val="0"/>
          <w:lang w:val="zh-TW" w:eastAsia="zh-TW"/>
        </w:rPr>
        <w:t>的心思我清楚。</w:t>
      </w:r>
      <w:r>
        <w:rPr>
          <w:rFonts w:ascii="Calibri" w:hAnsi="Calibri"/>
          <w:rtl w:val="0"/>
          <w:lang w:val="en-US"/>
        </w:rPr>
        <w:t>Dante</w:t>
      </w:r>
      <w:r>
        <w:rPr>
          <w:rtl w:val="0"/>
          <w:lang w:val="zh-TW" w:eastAsia="zh-TW"/>
        </w:rPr>
        <w:t>的命我攥着。今晚这一局</w:t>
      </w:r>
      <w:r>
        <w:rPr>
          <w:rFonts w:ascii="Calibri" w:hAnsi="Calibri"/>
          <w:rtl w:val="0"/>
          <w:lang w:val="en-US"/>
        </w:rPr>
        <w:t>,</w:t>
      </w:r>
      <w:r>
        <w:rPr>
          <w:rtl w:val="0"/>
          <w:lang w:val="zh-TW" w:eastAsia="zh-TW"/>
        </w:rPr>
        <w:t>我谁都不能全信</w:t>
      </w:r>
      <w:r>
        <w:rPr>
          <w:rFonts w:ascii="Calibri" w:hAnsi="Calibri"/>
          <w:rtl w:val="0"/>
          <w:lang w:val="en-US"/>
        </w:rPr>
        <w:t>,</w:t>
      </w:r>
      <w:r>
        <w:rPr>
          <w:rtl w:val="0"/>
          <w:lang w:val="zh-TW" w:eastAsia="zh-TW"/>
        </w:rPr>
        <w:t>只能信我自己的枪。</w:t>
      </w:r>
    </w:p>
    <w:p>
      <w:pPr>
        <w:pStyle w:val="默认 A"/>
        <w:tabs>
          <w:tab w:val="left" w:pos="720"/>
          <w:tab w:val="left" w:pos="1440"/>
          <w:tab w:val="left" w:pos="2160"/>
          <w:tab w:val="left" w:pos="2880"/>
          <w:tab w:val="left" w:pos="3600"/>
          <w:tab w:val="left" w:pos="4320"/>
          <w:tab w:val="left" w:pos="5040"/>
          <w:tab w:val="left" w:pos="5760"/>
          <w:tab w:val="left" w:pos="6480"/>
          <w:tab w:val="left" w:pos="7200"/>
          <w:tab w:val="left" w:pos="7800"/>
        </w:tabs>
        <w:spacing w:before="0" w:line="240" w:lineRule="auto"/>
        <w:rPr>
          <w:rFonts w:ascii="Calibri" w:cs="Calibri" w:hAnsi="Calibri" w:eastAsia="Calibri"/>
          <w:outline w:val="0"/>
          <w:color w:val="ff2600"/>
          <w:u w:color="ff2600"/>
          <w:lang w:val="zh-TW" w:eastAsia="zh-TW"/>
          <w14:textFill>
            <w14:solidFill>
              <w14:srgbClr w14:val="FF2600"/>
            </w14:solidFill>
          </w14:textFill>
        </w:rPr>
      </w:pPr>
      <w:r>
        <w:rPr>
          <w:rFonts w:ascii="Times New Roman" w:hAnsi="Times New Roman"/>
          <w:outline w:val="0"/>
          <w:color w:val="ff2600"/>
          <w:u w:color="ff2600"/>
          <w:rtl w:val="0"/>
          <w:lang w:val="zh-TW" w:eastAsia="zh-TW"/>
          <w14:textFill>
            <w14:solidFill>
              <w14:srgbClr w14:val="FF2600"/>
            </w14:solidFill>
          </w14:textFill>
        </w:rPr>
        <w:t>Eve OS: I know what Victor</w:t>
      </w:r>
      <w:r>
        <w:rPr>
          <w:rFonts w:ascii="Times New Roman" w:hAnsi="Times New Roman" w:hint="default"/>
          <w:outline w:val="0"/>
          <w:color w:val="ff2600"/>
          <w:u w:color="ff2600"/>
          <w:rtl w:val="0"/>
          <w:lang w:val="zh-TW" w:eastAsia="zh-TW"/>
          <w14:textFill>
            <w14:solidFill>
              <w14:srgbClr w14:val="FF2600"/>
            </w14:solidFill>
          </w14:textFill>
        </w:rPr>
        <w:t>’</w:t>
      </w:r>
      <w:r>
        <w:rPr>
          <w:rFonts w:ascii="Times New Roman" w:hAnsi="Times New Roman"/>
          <w:outline w:val="0"/>
          <w:color w:val="ff2600"/>
          <w:u w:color="ff2600"/>
          <w:rtl w:val="0"/>
          <w:lang w:val="zh-TW" w:eastAsia="zh-TW"/>
          <w14:textFill>
            <w14:solidFill>
              <w14:srgbClr w14:val="FF2600"/>
            </w14:solidFill>
          </w14:textFill>
        </w:rPr>
        <w:t>s after. Dante</w:t>
      </w:r>
      <w:r>
        <w:rPr>
          <w:rFonts w:ascii="Times New Roman" w:hAnsi="Times New Roman" w:hint="default"/>
          <w:outline w:val="0"/>
          <w:color w:val="ff2600"/>
          <w:u w:color="ff2600"/>
          <w:rtl w:val="0"/>
          <w:lang w:val="zh-TW" w:eastAsia="zh-TW"/>
          <w14:textFill>
            <w14:solidFill>
              <w14:srgbClr w14:val="FF2600"/>
            </w14:solidFill>
          </w14:textFill>
        </w:rPr>
        <w:t>’</w:t>
      </w:r>
      <w:r>
        <w:rPr>
          <w:rFonts w:ascii="Times New Roman" w:hAnsi="Times New Roman"/>
          <w:outline w:val="0"/>
          <w:color w:val="ff2600"/>
          <w:u w:color="ff2600"/>
          <w:rtl w:val="0"/>
          <w:lang w:val="zh-TW" w:eastAsia="zh-TW"/>
          <w14:textFill>
            <w14:solidFill>
              <w14:srgbClr w14:val="FF2600"/>
            </w14:solidFill>
          </w14:textFill>
        </w:rPr>
        <w:t>s life is in my hands. Tonight, I can</w:t>
      </w:r>
      <w:r>
        <w:rPr>
          <w:rFonts w:ascii="Times New Roman" w:hAnsi="Times New Roman" w:hint="default"/>
          <w:outline w:val="0"/>
          <w:color w:val="ff2600"/>
          <w:u w:color="ff2600"/>
          <w:rtl w:val="0"/>
          <w:lang w:val="zh-TW" w:eastAsia="zh-TW"/>
          <w14:textFill>
            <w14:solidFill>
              <w14:srgbClr w14:val="FF2600"/>
            </w14:solidFill>
          </w14:textFill>
        </w:rPr>
        <w:t>’</w:t>
      </w:r>
      <w:r>
        <w:rPr>
          <w:rFonts w:ascii="Times New Roman" w:hAnsi="Times New Roman"/>
          <w:outline w:val="0"/>
          <w:color w:val="ff2600"/>
          <w:u w:color="ff2600"/>
          <w:rtl w:val="0"/>
          <w:lang w:val="zh-TW" w:eastAsia="zh-TW"/>
          <w14:textFill>
            <w14:solidFill>
              <w14:srgbClr w14:val="FF2600"/>
            </w14:solidFill>
          </w14:textFill>
        </w:rPr>
        <w:t>t fully trust anyone. Only my gun.</w:t>
      </w:r>
    </w:p>
    <w:p>
      <w:pPr>
        <w:pStyle w:val="Normal (Web)"/>
        <w:widowControl w:val="1"/>
        <w:spacing w:line="288" w:lineRule="auto"/>
        <w:rPr>
          <w:lang w:val="zh-TW" w:eastAsia="zh-TW"/>
        </w:rPr>
      </w:pPr>
    </w:p>
    <w:p>
      <w:pPr>
        <w:pStyle w:val="Normal (Web)"/>
        <w:widowControl w:val="1"/>
        <w:spacing w:line="288" w:lineRule="auto"/>
      </w:pPr>
    </w:p>
    <w:p>
      <w:pPr>
        <w:pStyle w:val="Normal (Web)"/>
        <w:widowControl w:val="1"/>
        <w:spacing w:line="288" w:lineRule="auto"/>
      </w:pPr>
      <w:r>
        <w:rPr>
          <w:rFonts w:ascii="Calibri" w:hAnsi="Calibri"/>
          <w:rtl w:val="0"/>
          <w:lang w:val="en-US"/>
        </w:rPr>
        <w:t>25-2</w:t>
      </w:r>
      <w:r>
        <w:rPr>
          <w:rtl w:val="0"/>
          <w:lang w:val="zh-TW" w:eastAsia="zh-TW"/>
        </w:rPr>
        <w:t>夜外海州旧船厂</w:t>
      </w:r>
    </w:p>
    <w:p>
      <w:pPr>
        <w:pStyle w:val="Normal (Web)"/>
        <w:widowControl w:val="1"/>
        <w:spacing w:line="288" w:lineRule="auto"/>
      </w:pPr>
      <w:r>
        <w:rPr>
          <w:rtl w:val="0"/>
          <w:lang w:val="zh-TW" w:eastAsia="zh-TW"/>
        </w:rPr>
        <w:t>人物：</w:t>
      </w:r>
      <w:r>
        <w:rPr>
          <w:rFonts w:ascii="Calibri" w:hAnsi="Calibri"/>
          <w:rtl w:val="0"/>
          <w:lang w:val="en-US"/>
        </w:rPr>
        <w:t>Eve</w:t>
      </w:r>
      <w:r>
        <w:rPr>
          <w:rtl w:val="0"/>
          <w:lang w:val="zh-TW" w:eastAsia="zh-TW"/>
        </w:rPr>
        <w:t>、</w:t>
      </w:r>
      <w:r>
        <w:rPr>
          <w:rFonts w:ascii="Calibri" w:hAnsi="Calibri"/>
          <w:rtl w:val="0"/>
          <w:lang w:val="en-US"/>
        </w:rPr>
        <w:t>Salvatore</w:t>
      </w:r>
      <w:r>
        <w:rPr>
          <w:rtl w:val="0"/>
          <w:lang w:val="zh-TW" w:eastAsia="zh-TW"/>
        </w:rPr>
        <w:t>、小安娜、布兰卡杀手若干</w:t>
      </w:r>
    </w:p>
    <w:p>
      <w:pPr>
        <w:pStyle w:val="Normal (Web)"/>
        <w:widowControl w:val="1"/>
        <w:spacing w:line="288" w:lineRule="auto"/>
      </w:pPr>
      <w:r>
        <w:rPr>
          <w:rtl w:val="0"/>
          <w:lang w:val="en-US"/>
        </w:rPr>
        <w:t>△</w:t>
      </w:r>
      <w:r>
        <w:rPr>
          <w:rtl w:val="0"/>
          <w:lang w:val="zh-TW" w:eastAsia="zh-TW"/>
        </w:rPr>
        <w:t>船厂空旷</w:t>
      </w:r>
      <w:r>
        <w:rPr>
          <w:rFonts w:ascii="Calibri" w:hAnsi="Calibri"/>
          <w:rtl w:val="0"/>
          <w:lang w:val="en-US"/>
        </w:rPr>
        <w:t>,</w:t>
      </w:r>
      <w:r>
        <w:rPr>
          <w:rtl w:val="0"/>
          <w:lang w:val="zh-TW" w:eastAsia="zh-TW"/>
        </w:rPr>
        <w:t>几盏探照灯。小安娜被绑在中央的铁椅上。</w:t>
      </w:r>
      <w:r>
        <w:rPr>
          <w:rFonts w:ascii="Calibri" w:hAnsi="Calibri"/>
          <w:rtl w:val="0"/>
          <w:lang w:val="en-US"/>
        </w:rPr>
        <w:t>Salvatore</w:t>
      </w:r>
      <w:r>
        <w:rPr>
          <w:rtl w:val="0"/>
          <w:lang w:val="zh-TW" w:eastAsia="zh-TW"/>
        </w:rPr>
        <w:t>坐在她旁边</w:t>
      </w:r>
      <w:r>
        <w:rPr>
          <w:rFonts w:ascii="Calibri" w:hAnsi="Calibri"/>
          <w:rtl w:val="0"/>
          <w:lang w:val="en-US"/>
        </w:rPr>
        <w:t>,</w:t>
      </w:r>
      <w:r>
        <w:rPr>
          <w:rtl w:val="0"/>
          <w:lang w:val="zh-TW" w:eastAsia="zh-TW"/>
        </w:rPr>
        <w:t>手里转着雪茄。四周暗处藏着杀手。</w:t>
      </w:r>
    </w:p>
    <w:p>
      <w:pPr>
        <w:pStyle w:val="Normal (Web)"/>
        <w:widowControl w:val="1"/>
        <w:spacing w:line="288" w:lineRule="auto"/>
      </w:pPr>
      <w:r>
        <w:rPr>
          <w:rtl w:val="0"/>
          <w:lang w:val="en-US"/>
        </w:rPr>
        <w:t>△</w:t>
      </w:r>
      <w:r>
        <w:rPr>
          <w:rFonts w:ascii="Calibri" w:hAnsi="Calibri"/>
          <w:rtl w:val="0"/>
          <w:lang w:val="en-US"/>
        </w:rPr>
        <w:t>Eve</w:t>
      </w:r>
      <w:r>
        <w:rPr>
          <w:rtl w:val="0"/>
          <w:lang w:val="zh-TW" w:eastAsia="zh-TW"/>
        </w:rPr>
        <w:t>一个人走进船厂</w:t>
      </w:r>
      <w:r>
        <w:rPr>
          <w:rFonts w:ascii="Calibri" w:hAnsi="Calibri"/>
          <w:rtl w:val="0"/>
          <w:lang w:val="en-US"/>
        </w:rPr>
        <w:t>,</w:t>
      </w:r>
      <w:r>
        <w:rPr>
          <w:rtl w:val="0"/>
          <w:lang w:val="zh-TW" w:eastAsia="zh-TW"/>
        </w:rPr>
        <w:t>手里拎着枪。</w:t>
      </w:r>
    </w:p>
    <w:p>
      <w:pPr>
        <w:pStyle w:val="Normal (Web)"/>
        <w:widowControl w:val="1"/>
        <w:spacing w:line="288" w:lineRule="auto"/>
      </w:pPr>
      <w:r>
        <w:rPr>
          <w:rFonts w:ascii="Calibri" w:hAnsi="Calibri"/>
          <w:rtl w:val="0"/>
          <w:lang w:val="en-US"/>
        </w:rPr>
        <w:t>Salvatore</w:t>
      </w:r>
      <w:r>
        <w:rPr>
          <w:rtl w:val="0"/>
          <w:lang w:val="zh-TW" w:eastAsia="zh-TW"/>
        </w:rPr>
        <w:t>（笑）：果然一个人来了。</w:t>
      </w:r>
      <w:r>
        <w:rPr>
          <w:rFonts w:ascii="Calibri" w:hAnsi="Calibri"/>
          <w:rtl w:val="0"/>
          <w:lang w:val="en-US"/>
        </w:rPr>
        <w:t>Dante</w:t>
      </w:r>
      <w:r>
        <w:rPr>
          <w:rtl w:val="0"/>
          <w:lang w:val="zh-TW" w:eastAsia="zh-TW"/>
        </w:rPr>
        <w:t>呢</w:t>
      </w:r>
      <w:r>
        <w:rPr>
          <w:rFonts w:ascii="Calibri" w:hAnsi="Calibri"/>
          <w:rtl w:val="0"/>
          <w:lang w:val="en-US"/>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Salvatore: You really came alone. Where's Dante?</w:t>
      </w:r>
    </w:p>
    <w:p>
      <w:pPr>
        <w:pStyle w:val="Normal (Web)"/>
        <w:widowControl w:val="1"/>
        <w:spacing w:line="288" w:lineRule="auto"/>
      </w:pPr>
      <w:r>
        <w:rPr>
          <w:rFonts w:ascii="Calibri" w:hAnsi="Calibri"/>
          <w:rtl w:val="0"/>
          <w:lang w:val="en-US"/>
        </w:rPr>
        <w:t>Eve</w:t>
      </w:r>
      <w:r>
        <w:rPr>
          <w:rtl w:val="0"/>
          <w:lang w:val="zh-TW" w:eastAsia="zh-TW"/>
        </w:rPr>
        <w:t>：他一个废物</w:t>
      </w:r>
      <w:r>
        <w:rPr>
          <w:rFonts w:ascii="Calibri" w:hAnsi="Calibri"/>
          <w:rtl w:val="0"/>
          <w:lang w:val="en-US"/>
        </w:rPr>
        <w:t>,</w:t>
      </w:r>
      <w:r>
        <w:rPr>
          <w:rtl w:val="0"/>
          <w:lang w:val="zh-TW" w:eastAsia="zh-TW"/>
        </w:rPr>
        <w:t>我没带。</w:t>
      </w:r>
      <w:r>
        <w:rPr>
          <w:lang w:val="en-US"/>
        </w:rPr>
        <w:br w:type="textWrapping"/>
      </w:r>
      <w:r>
        <w:rPr>
          <w:rFonts w:ascii="Times New Roman" w:hAnsi="Times New Roman"/>
          <w:outline w:val="0"/>
          <w:color w:val="ff0000"/>
          <w:u w:color="ff0000"/>
          <w:rtl w:val="0"/>
          <w:lang w:val="en-US"/>
          <w14:textFill>
            <w14:solidFill>
              <w14:srgbClr w14:val="FF0000"/>
            </w14:solidFill>
          </w14:textFill>
        </w:rPr>
        <w:t>Eve: He's useless. I didn't bring him.</w:t>
      </w:r>
    </w:p>
    <w:p>
      <w:pPr>
        <w:pStyle w:val="Normal (Web)"/>
        <w:widowControl w:val="1"/>
        <w:spacing w:line="288" w:lineRule="auto"/>
      </w:pPr>
      <w:r>
        <w:rPr>
          <w:rFonts w:ascii="Calibri" w:hAnsi="Calibri"/>
          <w:rtl w:val="0"/>
          <w:lang w:val="en-US"/>
        </w:rPr>
        <w:t>Salvatore</w:t>
      </w:r>
      <w:r>
        <w:rPr>
          <w:rtl w:val="0"/>
          <w:lang w:val="zh-TW" w:eastAsia="zh-TW"/>
        </w:rPr>
        <w:t>（笑）：女王陛下心疼男人</w:t>
      </w:r>
      <w:r>
        <w:rPr>
          <w:rFonts w:ascii="Calibri" w:hAnsi="Calibri"/>
          <w:rtl w:val="0"/>
          <w:lang w:val="en-US"/>
        </w:rPr>
        <w:t>,</w:t>
      </w:r>
      <w:r>
        <w:rPr>
          <w:rtl w:val="0"/>
          <w:lang w:val="zh-TW" w:eastAsia="zh-TW"/>
        </w:rPr>
        <w:t>不舍得他来送死</w:t>
      </w:r>
      <w:r>
        <w:rPr>
          <w:rFonts w:ascii="Calibri" w:hAnsi="Calibri"/>
          <w:rtl w:val="0"/>
          <w:lang w:val="en-US"/>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Salvatore: The queen has a soft spot for her man? Couldn't bear to send him to die?</w:t>
      </w:r>
    </w:p>
    <w:p>
      <w:pPr>
        <w:pStyle w:val="Normal (Web)"/>
        <w:widowControl w:val="1"/>
        <w:spacing w:line="288" w:lineRule="auto"/>
      </w:pPr>
      <w:r>
        <w:rPr>
          <w:rFonts w:ascii="Calibri" w:hAnsi="Calibri"/>
          <w:rtl w:val="0"/>
          <w:lang w:val="en-US"/>
        </w:rPr>
        <w:t>Eve</w:t>
      </w:r>
      <w:r>
        <w:rPr>
          <w:rtl w:val="0"/>
          <w:lang w:val="zh-TW" w:eastAsia="zh-TW"/>
        </w:rPr>
        <w:t>（看向小安娜）：放了她。你要的是我。</w:t>
      </w:r>
      <w:r>
        <w:rPr>
          <w:lang w:val="en-US"/>
        </w:rPr>
        <w:br w:type="textWrapping"/>
      </w:r>
      <w:r>
        <w:rPr>
          <w:rFonts w:ascii="Times New Roman" w:hAnsi="Times New Roman"/>
          <w:outline w:val="0"/>
          <w:color w:val="ff0000"/>
          <w:u w:color="ff0000"/>
          <w:rtl w:val="0"/>
          <w:lang w:val="en-US"/>
          <w14:textFill>
            <w14:solidFill>
              <w14:srgbClr w14:val="FF0000"/>
            </w14:solidFill>
          </w14:textFill>
        </w:rPr>
        <w:t>Eve: Let her go. You want me.</w:t>
      </w:r>
    </w:p>
    <w:p>
      <w:pPr>
        <w:pStyle w:val="Normal (Web)"/>
        <w:widowControl w:val="1"/>
        <w:spacing w:line="288" w:lineRule="auto"/>
      </w:pPr>
      <w:r>
        <w:rPr>
          <w:rtl w:val="0"/>
          <w:lang w:val="zh-TW" w:eastAsia="zh-TW"/>
        </w:rPr>
        <w:t>小安娜（哭）：伊芙姐姐</w:t>
      </w:r>
      <w:r>
        <w:rPr>
          <w:rFonts w:ascii="Calibri" w:hAnsi="Calibri"/>
          <w:rtl w:val="0"/>
          <w:lang w:val="en-US"/>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Little Anna: Eve!</w:t>
      </w:r>
    </w:p>
    <w:p>
      <w:pPr>
        <w:pStyle w:val="Normal (Web)"/>
        <w:widowControl w:val="1"/>
        <w:spacing w:line="288" w:lineRule="auto"/>
      </w:pPr>
      <w:r>
        <w:rPr>
          <w:rFonts w:ascii="Calibri" w:hAnsi="Calibri"/>
          <w:rtl w:val="0"/>
          <w:lang w:val="en-US"/>
        </w:rPr>
        <w:t>Eve</w:t>
      </w:r>
      <w:r>
        <w:rPr>
          <w:rtl w:val="0"/>
          <w:lang w:val="zh-TW" w:eastAsia="zh-TW"/>
        </w:rPr>
        <w:t>（声音放软）：安娜别怕</w:t>
      </w:r>
      <w:r>
        <w:rPr>
          <w:rFonts w:ascii="Calibri" w:hAnsi="Calibri"/>
          <w:rtl w:val="0"/>
          <w:lang w:val="en-US"/>
        </w:rPr>
        <w:t>,</w:t>
      </w:r>
      <w:r>
        <w:rPr>
          <w:rtl w:val="0"/>
          <w:lang w:val="zh-TW" w:eastAsia="zh-TW"/>
        </w:rPr>
        <w:t>姐姐来接你了。</w:t>
      </w:r>
      <w:r>
        <w:rPr>
          <w:lang w:val="en-US"/>
        </w:rPr>
        <w:br w:type="textWrapping"/>
      </w:r>
      <w:r>
        <w:rPr>
          <w:rFonts w:ascii="Times New Roman" w:hAnsi="Times New Roman"/>
          <w:outline w:val="0"/>
          <w:color w:val="ff0000"/>
          <w:u w:color="ff0000"/>
          <w:rtl w:val="0"/>
          <w:lang w:val="en-US"/>
          <w14:textFill>
            <w14:solidFill>
              <w14:srgbClr w14:val="FF0000"/>
            </w14:solidFill>
          </w14:textFill>
        </w:rPr>
        <w:t>Eve: Anna, don't be scared. I'm here to take you home.</w:t>
      </w:r>
    </w:p>
    <w:p>
      <w:pPr>
        <w:pStyle w:val="Normal (Web)"/>
        <w:widowControl w:val="1"/>
        <w:spacing w:line="288" w:lineRule="auto"/>
      </w:pPr>
      <w:r>
        <w:rPr>
          <w:rFonts w:ascii="Calibri" w:hAnsi="Calibri"/>
          <w:rtl w:val="0"/>
          <w:lang w:val="en-US"/>
        </w:rPr>
        <w:t>Salvatore</w:t>
      </w:r>
      <w:r>
        <w:rPr>
          <w:rtl w:val="0"/>
          <w:lang w:val="zh-TW" w:eastAsia="zh-TW"/>
        </w:rPr>
        <w:t>（站起来）：放她</w:t>
      </w:r>
      <w:r>
        <w:rPr>
          <w:rFonts w:ascii="Calibri" w:hAnsi="Calibri"/>
          <w:rtl w:val="0"/>
          <w:lang w:val="en-US"/>
        </w:rPr>
        <w:t>?</w:t>
      </w:r>
      <w:r>
        <w:rPr>
          <w:rtl w:val="0"/>
          <w:lang w:val="zh-TW" w:eastAsia="zh-TW"/>
        </w:rPr>
        <w:t>夜枭</w:t>
      </w:r>
      <w:r>
        <w:rPr>
          <w:rFonts w:ascii="Calibri" w:hAnsi="Calibri"/>
          <w:rtl w:val="0"/>
          <w:lang w:val="en-US"/>
        </w:rPr>
        <w:t>,</w:t>
      </w:r>
      <w:r>
        <w:rPr>
          <w:rtl w:val="0"/>
          <w:lang w:val="zh-TW" w:eastAsia="zh-TW"/>
        </w:rPr>
        <w:t>你血洗我五个据点</w:t>
      </w:r>
      <w:r>
        <w:rPr>
          <w:rFonts w:ascii="Calibri" w:hAnsi="Calibri"/>
          <w:rtl w:val="0"/>
          <w:lang w:val="en-US"/>
        </w:rPr>
        <w:t>,</w:t>
      </w:r>
      <w:r>
        <w:rPr>
          <w:rtl w:val="0"/>
          <w:lang w:val="zh-TW" w:eastAsia="zh-TW"/>
        </w:rPr>
        <w:t>杀我弟弟</w:t>
      </w:r>
      <w:r>
        <w:rPr>
          <w:rFonts w:ascii="Calibri" w:hAnsi="Calibri"/>
          <w:rtl w:val="0"/>
          <w:lang w:val="en-US"/>
        </w:rPr>
        <w:t>,</w:t>
      </w:r>
      <w:r>
        <w:rPr>
          <w:rtl w:val="0"/>
          <w:lang w:val="zh-TW" w:eastAsia="zh-TW"/>
        </w:rPr>
        <w:t>抢我七号码头。这笔账</w:t>
      </w:r>
      <w:r>
        <w:rPr>
          <w:rFonts w:ascii="Calibri" w:hAnsi="Calibri"/>
          <w:rtl w:val="0"/>
          <w:lang w:val="en-US"/>
        </w:rPr>
        <w:t>,</w:t>
      </w:r>
      <w:r>
        <w:rPr>
          <w:rtl w:val="0"/>
          <w:lang w:val="zh-TW" w:eastAsia="zh-TW"/>
        </w:rPr>
        <w:t>光一个你的命</w:t>
      </w:r>
      <w:r>
        <w:rPr>
          <w:rFonts w:ascii="Calibri" w:hAnsi="Calibri"/>
          <w:rtl w:val="0"/>
          <w:lang w:val="en-US"/>
        </w:rPr>
        <w:t>,</w:t>
      </w:r>
      <w:r>
        <w:rPr>
          <w:rtl w:val="0"/>
          <w:lang w:val="zh-TW" w:eastAsia="zh-TW"/>
        </w:rPr>
        <w:t>还不够。</w:t>
      </w:r>
      <w:r>
        <w:rPr>
          <w:lang w:val="en-US"/>
        </w:rPr>
        <w:br w:type="textWrapping"/>
      </w:r>
      <w:r>
        <w:rPr>
          <w:rFonts w:ascii="Times New Roman" w:hAnsi="Times New Roman"/>
          <w:outline w:val="0"/>
          <w:color w:val="ff0000"/>
          <w:u w:color="ff0000"/>
          <w:rtl w:val="0"/>
          <w:lang w:val="en-US"/>
          <w14:textFill>
            <w14:solidFill>
              <w14:srgbClr w14:val="FF0000"/>
            </w14:solidFill>
          </w14:textFill>
        </w:rPr>
        <w:t>Salvatore: Let her go? Night Owl, you wiped out five of my bases, killed my young brother, and stole Pier Seven. Your life alone won't settle that debt.</w:t>
      </w:r>
    </w:p>
    <w:p>
      <w:pPr>
        <w:pStyle w:val="Normal (Web)"/>
        <w:widowControl w:val="1"/>
        <w:spacing w:line="288" w:lineRule="auto"/>
      </w:pPr>
      <w:r>
        <w:rPr>
          <w:rtl w:val="0"/>
          <w:lang w:val="en-US"/>
        </w:rPr>
        <w:t>△</w:t>
      </w:r>
      <w:r>
        <w:rPr>
          <w:rtl w:val="0"/>
          <w:lang w:val="zh-TW" w:eastAsia="zh-TW"/>
        </w:rPr>
        <w:t>他打了个响指</w:t>
      </w:r>
      <w:r>
        <w:rPr>
          <w:rFonts w:ascii="Calibri" w:hAnsi="Calibri"/>
          <w:rtl w:val="0"/>
          <w:lang w:val="en-US"/>
        </w:rPr>
        <w:t>,</w:t>
      </w:r>
      <w:r>
        <w:rPr>
          <w:rtl w:val="0"/>
          <w:lang w:val="zh-TW" w:eastAsia="zh-TW"/>
        </w:rPr>
        <w:t>四周探照灯全亮</w:t>
      </w:r>
      <w:r>
        <w:rPr>
          <w:rFonts w:ascii="Calibri" w:hAnsi="Calibri"/>
          <w:rtl w:val="0"/>
          <w:lang w:val="en-US"/>
        </w:rPr>
        <w:t>,</w:t>
      </w:r>
      <w:r>
        <w:rPr>
          <w:rtl w:val="0"/>
          <w:lang w:val="zh-TW" w:eastAsia="zh-TW"/>
        </w:rPr>
        <w:t>几十个杀手从集装箱后涌出</w:t>
      </w:r>
      <w:r>
        <w:rPr>
          <w:rFonts w:ascii="Calibri" w:hAnsi="Calibri"/>
          <w:rtl w:val="0"/>
          <w:lang w:val="en-US"/>
        </w:rPr>
        <w:t>,</w:t>
      </w:r>
      <w:r>
        <w:rPr>
          <w:rtl w:val="0"/>
          <w:lang w:val="zh-TW" w:eastAsia="zh-TW"/>
        </w:rPr>
        <w:t>枪口对准</w:t>
      </w:r>
      <w:r>
        <w:rPr>
          <w:rFonts w:ascii="Calibri" w:hAnsi="Calibri"/>
          <w:rtl w:val="0"/>
          <w:lang w:val="en-US"/>
        </w:rPr>
        <w:t>Eve</w:t>
      </w:r>
      <w:r>
        <w:rPr>
          <w:rtl w:val="0"/>
          <w:lang w:val="zh-TW" w:eastAsia="zh-TW"/>
        </w:rPr>
        <w:t>。</w:t>
      </w:r>
    </w:p>
    <w:p>
      <w:pPr>
        <w:pStyle w:val="Normal (Web)"/>
        <w:widowControl w:val="1"/>
        <w:spacing w:line="288" w:lineRule="auto"/>
      </w:pPr>
      <w:r>
        <w:rPr>
          <w:rFonts w:ascii="Calibri" w:hAnsi="Calibri"/>
          <w:rtl w:val="0"/>
          <w:lang w:val="en-US"/>
        </w:rPr>
        <w:t>Salvatore</w:t>
      </w:r>
      <w:r>
        <w:rPr>
          <w:rtl w:val="0"/>
          <w:lang w:val="zh-TW" w:eastAsia="zh-TW"/>
        </w:rPr>
        <w:t>：今晚</w:t>
      </w:r>
      <w:r>
        <w:rPr>
          <w:rFonts w:ascii="Calibri" w:hAnsi="Calibri"/>
          <w:rtl w:val="0"/>
          <w:lang w:val="en-US"/>
        </w:rPr>
        <w:t>,</w:t>
      </w:r>
      <w:r>
        <w:rPr>
          <w:rtl w:val="0"/>
          <w:lang w:val="zh-TW" w:eastAsia="zh-TW"/>
        </w:rPr>
        <w:t>我要你跪着</w:t>
      </w:r>
      <w:r>
        <w:rPr>
          <w:rFonts w:ascii="Calibri" w:hAnsi="Calibri"/>
          <w:rtl w:val="0"/>
          <w:lang w:val="en-US"/>
        </w:rPr>
        <w:t>,</w:t>
      </w:r>
      <w:r>
        <w:rPr>
          <w:rtl w:val="0"/>
          <w:lang w:val="zh-TW" w:eastAsia="zh-TW"/>
        </w:rPr>
        <w:t>看我一刀一刀</w:t>
      </w:r>
      <w:r>
        <w:rPr>
          <w:rFonts w:ascii="Calibri" w:hAnsi="Calibri"/>
          <w:rtl w:val="0"/>
          <w:lang w:val="en-US"/>
        </w:rPr>
        <w:t>,</w:t>
      </w:r>
      <w:r>
        <w:rPr>
          <w:rtl w:val="0"/>
          <w:lang w:val="zh-TW" w:eastAsia="zh-TW"/>
        </w:rPr>
        <w:t>把这小姑娘剐了。然后再杀你。</w:t>
      </w:r>
      <w:r>
        <w:rPr>
          <w:lang w:val="en-US"/>
        </w:rPr>
        <w:br w:type="textWrapping"/>
      </w:r>
      <w:r>
        <w:rPr>
          <w:rFonts w:ascii="Times New Roman" w:hAnsi="Times New Roman"/>
          <w:outline w:val="0"/>
          <w:color w:val="ff0000"/>
          <w:u w:color="ff0000"/>
          <w:rtl w:val="0"/>
          <w:lang w:val="en-US"/>
          <w14:textFill>
            <w14:solidFill>
              <w14:srgbClr w14:val="FF0000"/>
            </w14:solidFill>
          </w14:textFill>
        </w:rPr>
        <w:t>Salvatore: Tonight, you'll kneel and watch me carve this little girl piece by piece. Then I'll kill you.</w:t>
      </w:r>
    </w:p>
    <w:p>
      <w:pPr>
        <w:pStyle w:val="Normal (Web)"/>
        <w:widowControl w:val="1"/>
        <w:spacing w:line="288" w:lineRule="auto"/>
      </w:pPr>
      <w:r>
        <w:rPr>
          <w:rtl w:val="0"/>
          <w:lang w:val="en-US"/>
        </w:rPr>
        <w:t>△</w:t>
      </w:r>
      <w:r>
        <w:rPr>
          <w:rFonts w:ascii="Calibri" w:hAnsi="Calibri"/>
          <w:rtl w:val="0"/>
          <w:lang w:val="en-US"/>
        </w:rPr>
        <w:t>Eve</w:t>
      </w:r>
      <w:r>
        <w:rPr>
          <w:rtl w:val="0"/>
          <w:lang w:val="zh-TW" w:eastAsia="zh-TW"/>
        </w:rPr>
        <w:t>面不改色</w:t>
      </w:r>
      <w:r>
        <w:rPr>
          <w:rFonts w:ascii="Calibri" w:hAnsi="Calibri"/>
          <w:rtl w:val="0"/>
          <w:lang w:val="en-US"/>
        </w:rPr>
        <w:t>,</w:t>
      </w:r>
      <w:r>
        <w:rPr>
          <w:rtl w:val="0"/>
          <w:lang w:val="zh-TW" w:eastAsia="zh-TW"/>
        </w:rPr>
        <w:t>枪口微微抬起。</w:t>
      </w:r>
    </w:p>
    <w:p>
      <w:pPr>
        <w:pStyle w:val="Normal (Web)"/>
        <w:widowControl w:val="1"/>
        <w:spacing w:line="288" w:lineRule="auto"/>
        <w:rPr>
          <w:lang w:val="zh-TW" w:eastAsia="zh-TW"/>
        </w:rPr>
      </w:pPr>
    </w:p>
    <w:p>
      <w:pPr>
        <w:pStyle w:val="Normal (Web)"/>
        <w:widowControl w:val="1"/>
        <w:spacing w:line="288" w:lineRule="auto"/>
      </w:pPr>
    </w:p>
    <w:p>
      <w:pPr>
        <w:pStyle w:val="Normal (Web)"/>
        <w:widowControl w:val="1"/>
        <w:spacing w:line="288" w:lineRule="auto"/>
      </w:pPr>
      <w:r>
        <w:rPr>
          <w:rFonts w:ascii="Calibri" w:hAnsi="Calibri"/>
          <w:rtl w:val="0"/>
          <w:lang w:val="en-US"/>
        </w:rPr>
        <w:t>25-3</w:t>
      </w:r>
      <w:r>
        <w:rPr>
          <w:rtl w:val="0"/>
          <w:lang w:val="zh-TW" w:eastAsia="zh-TW"/>
        </w:rPr>
        <w:t>夜内船厂西侧涵洞</w:t>
      </w:r>
    </w:p>
    <w:p>
      <w:pPr>
        <w:pStyle w:val="Normal (Web)"/>
        <w:widowControl w:val="1"/>
        <w:spacing w:line="288" w:lineRule="auto"/>
      </w:pPr>
      <w:r>
        <w:rPr>
          <w:rtl w:val="0"/>
          <w:lang w:val="zh-TW" w:eastAsia="zh-TW"/>
        </w:rPr>
        <w:t>人物：</w:t>
      </w:r>
      <w:r>
        <w:rPr>
          <w:rFonts w:ascii="Calibri" w:hAnsi="Calibri"/>
          <w:rtl w:val="0"/>
          <w:lang w:val="en-US"/>
        </w:rPr>
        <w:t>Dante</w:t>
      </w:r>
    </w:p>
    <w:p>
      <w:pPr>
        <w:pStyle w:val="Normal (Web)"/>
        <w:widowControl w:val="1"/>
        <w:spacing w:line="288" w:lineRule="auto"/>
      </w:pPr>
      <w:r>
        <w:rPr>
          <w:rtl w:val="0"/>
          <w:lang w:val="en-US"/>
        </w:rPr>
        <w:t>△</w:t>
      </w:r>
      <w:r>
        <w:rPr>
          <w:rtl w:val="0"/>
          <w:lang w:val="zh-TW" w:eastAsia="zh-TW"/>
        </w:rPr>
        <w:t>涵洞里全是淤泥和积水。</w:t>
      </w:r>
      <w:r>
        <w:rPr>
          <w:rFonts w:ascii="Calibri" w:hAnsi="Calibri"/>
          <w:rtl w:val="0"/>
          <w:lang w:val="en-US"/>
        </w:rPr>
        <w:t>Dante</w:t>
      </w:r>
      <w:r>
        <w:rPr>
          <w:rtl w:val="0"/>
          <w:lang w:val="zh-TW" w:eastAsia="zh-TW"/>
        </w:rPr>
        <w:t>半跪着</w:t>
      </w:r>
      <w:r>
        <w:rPr>
          <w:rFonts w:ascii="Calibri" w:hAnsi="Calibri"/>
          <w:rtl w:val="0"/>
          <w:lang w:val="en-US"/>
        </w:rPr>
        <w:t>,</w:t>
      </w:r>
      <w:r>
        <w:rPr>
          <w:rtl w:val="0"/>
          <w:lang w:val="zh-TW" w:eastAsia="zh-TW"/>
        </w:rPr>
        <w:t>用胳膊撑着往前爬</w:t>
      </w:r>
      <w:r>
        <w:rPr>
          <w:rFonts w:ascii="Calibri" w:hAnsi="Calibri"/>
          <w:rtl w:val="0"/>
          <w:lang w:val="en-US"/>
        </w:rPr>
        <w:t>,</w:t>
      </w:r>
      <w:r>
        <w:rPr>
          <w:rtl w:val="0"/>
          <w:lang w:val="zh-TW" w:eastAsia="zh-TW"/>
        </w:rPr>
        <w:t>瘸腿在泥里拖出一道沟。</w:t>
      </w:r>
    </w:p>
    <w:p>
      <w:pPr>
        <w:pStyle w:val="Normal (Web)"/>
        <w:widowControl w:val="1"/>
        <w:spacing w:line="288" w:lineRule="auto"/>
      </w:pPr>
      <w:r>
        <w:rPr>
          <w:rtl w:val="0"/>
          <w:lang w:val="en-US"/>
        </w:rPr>
        <w:t>△</w:t>
      </w:r>
      <w:r>
        <w:rPr>
          <w:rtl w:val="0"/>
          <w:lang w:val="zh-TW" w:eastAsia="zh-TW"/>
        </w:rPr>
        <w:t>他爬到涵洞尽头的铁栅栏</w:t>
      </w:r>
      <w:r>
        <w:rPr>
          <w:rFonts w:ascii="Calibri" w:hAnsi="Calibri"/>
          <w:rtl w:val="0"/>
          <w:lang w:val="en-US"/>
        </w:rPr>
        <w:t>,</w:t>
      </w:r>
      <w:r>
        <w:rPr>
          <w:rtl w:val="0"/>
          <w:lang w:val="zh-TW" w:eastAsia="zh-TW"/>
        </w:rPr>
        <w:t>从兜里摸出当年留下的钥匙</w:t>
      </w:r>
      <w:r>
        <w:rPr>
          <w:rFonts w:ascii="Calibri" w:hAnsi="Calibri"/>
          <w:rtl w:val="0"/>
          <w:lang w:val="en-US"/>
        </w:rPr>
        <w:t>,</w:t>
      </w:r>
      <w:r>
        <w:rPr>
          <w:rtl w:val="0"/>
          <w:lang w:val="zh-TW" w:eastAsia="zh-TW"/>
        </w:rPr>
        <w:t>打开锈锁。</w:t>
      </w:r>
    </w:p>
    <w:p>
      <w:pPr>
        <w:pStyle w:val="Normal (Web)"/>
        <w:widowControl w:val="1"/>
        <w:spacing w:line="288" w:lineRule="auto"/>
      </w:pPr>
      <w:r>
        <w:rPr>
          <w:rFonts w:ascii="Calibri" w:hAnsi="Calibri"/>
          <w:rtl w:val="0"/>
          <w:lang w:val="en-US"/>
        </w:rPr>
        <w:t>Dante OS</w:t>
      </w:r>
      <w:r>
        <w:rPr>
          <w:rtl w:val="0"/>
          <w:lang w:val="zh-TW" w:eastAsia="zh-TW"/>
        </w:rPr>
        <w:t>：再快一点。安娜不能出事。</w:t>
      </w:r>
      <w:r>
        <w:rPr>
          <w:rFonts w:ascii="Calibri" w:hAnsi="Calibri"/>
          <w:rtl w:val="0"/>
          <w:lang w:val="en-US"/>
        </w:rPr>
        <w:t>Eve</w:t>
      </w:r>
      <w:r>
        <w:rPr>
          <w:rtl w:val="0"/>
          <w:lang w:val="zh-TW" w:eastAsia="zh-TW"/>
        </w:rPr>
        <w:t>这辈子失去过一个孩子</w:t>
      </w:r>
      <w:r>
        <w:rPr>
          <w:rFonts w:ascii="Calibri" w:hAnsi="Calibri"/>
          <w:rtl w:val="0"/>
          <w:lang w:val="en-US"/>
        </w:rPr>
        <w:t>,</w:t>
      </w:r>
      <w:r>
        <w:rPr>
          <w:rtl w:val="0"/>
          <w:lang w:val="zh-TW" w:eastAsia="zh-TW"/>
        </w:rPr>
        <w:t>不能再让她失去一个孩子。</w:t>
      </w:r>
      <w:r>
        <w:rPr>
          <w:lang w:val="en-US"/>
        </w:rPr>
        <w:br w:type="textWrapping"/>
      </w:r>
      <w:r>
        <w:rPr>
          <w:rFonts w:ascii="Times New Roman" w:hAnsi="Times New Roman"/>
          <w:outline w:val="0"/>
          <w:color w:val="ff2600"/>
          <w:u w:color="ff0000"/>
          <w:rtl w:val="0"/>
          <w:lang w:val="en-US"/>
          <w14:textFill>
            <w14:solidFill>
              <w14:srgbClr w14:val="FF2600"/>
            </w14:solidFill>
          </w14:textFill>
        </w:rPr>
        <w:t>Dante (</w:t>
      </w:r>
      <w:r>
        <w:rPr>
          <w:rFonts w:ascii="Times New Roman" w:hAnsi="Times New Roman"/>
          <w:outline w:val="0"/>
          <w:color w:val="ff2600"/>
          <w:u w:color="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F</w:t>
      </w:r>
      <w:r>
        <w:rPr>
          <w:rFonts w:ascii="Times New Roman" w:hAnsi="Times New Roman"/>
          <w:outline w:val="0"/>
          <w:color w:val="ff0000"/>
          <w:u w:color="ff0000"/>
          <w:rtl w:val="0"/>
          <w:lang w:val="en-US"/>
          <w14:textFill>
            <w14:solidFill>
              <w14:srgbClr w14:val="FF0000"/>
            </w14:solidFill>
          </w14:textFill>
        </w:rPr>
        <w:t>aster. Anna can't get hurt. Eve already lost one child. I can't let her lose another.</w:t>
      </w:r>
    </w:p>
    <w:p>
      <w:pPr>
        <w:pStyle w:val="Normal (Web)"/>
        <w:widowControl w:val="1"/>
        <w:spacing w:line="288" w:lineRule="auto"/>
      </w:pPr>
      <w:r>
        <w:rPr>
          <w:rtl w:val="0"/>
          <w:lang w:val="en-US"/>
        </w:rPr>
        <w:t>△</w:t>
      </w:r>
      <w:r>
        <w:rPr>
          <w:rtl w:val="0"/>
          <w:lang w:val="zh-TW" w:eastAsia="zh-TW"/>
        </w:rPr>
        <w:t>他撑着墙站起来</w:t>
      </w:r>
      <w:r>
        <w:rPr>
          <w:rFonts w:ascii="Calibri" w:hAnsi="Calibri"/>
          <w:rtl w:val="0"/>
          <w:lang w:val="en-US"/>
        </w:rPr>
        <w:t>,</w:t>
      </w:r>
      <w:r>
        <w:rPr>
          <w:rtl w:val="0"/>
          <w:lang w:val="zh-TW" w:eastAsia="zh-TW"/>
        </w:rPr>
        <w:t>瘸着腿往船厂内部摸去</w:t>
      </w:r>
      <w:r>
        <w:rPr>
          <w:rFonts w:ascii="Calibri" w:hAnsi="Calibri"/>
          <w:rtl w:val="0"/>
          <w:lang w:val="en-US"/>
        </w:rPr>
        <w:t>,</w:t>
      </w:r>
      <w:r>
        <w:rPr>
          <w:rtl w:val="0"/>
          <w:lang w:val="zh-TW" w:eastAsia="zh-TW"/>
        </w:rPr>
        <w:t>手里握紧枪。</w:t>
      </w:r>
    </w:p>
    <w:p>
      <w:pPr>
        <w:pStyle w:val="Normal (Web)"/>
        <w:widowControl w:val="1"/>
        <w:spacing w:line="288" w:lineRule="auto"/>
      </w:pPr>
      <w:r>
        <w:rPr>
          <w:rtl w:val="0"/>
          <w:lang w:val="en-US"/>
        </w:rPr>
        <w:t>△</w:t>
      </w:r>
      <w:r>
        <w:rPr>
          <w:rtl w:val="0"/>
          <w:lang w:val="zh-TW" w:eastAsia="zh-TW"/>
        </w:rPr>
        <w:t>【卡点】镜头切回船厂中央</w:t>
      </w:r>
      <w:r>
        <w:rPr>
          <w:rFonts w:ascii="Calibri" w:hAnsi="Calibri"/>
          <w:rtl w:val="0"/>
          <w:lang w:val="en-US"/>
        </w:rPr>
        <w:t>,Salvatore</w:t>
      </w:r>
      <w:r>
        <w:rPr>
          <w:rtl w:val="0"/>
          <w:lang w:val="zh-TW" w:eastAsia="zh-TW"/>
        </w:rPr>
        <w:t>的刀已经架在小安娜脖子上。</w:t>
      </w:r>
      <w:r>
        <w:rPr>
          <w:rFonts w:ascii="Calibri" w:hAnsi="Calibri"/>
          <w:rtl w:val="0"/>
          <w:lang w:val="en-US"/>
        </w:rPr>
        <w:t>Eve</w:t>
      </w:r>
      <w:r>
        <w:rPr>
          <w:rtl w:val="0"/>
          <w:lang w:val="zh-TW" w:eastAsia="zh-TW"/>
        </w:rPr>
        <w:t>的手指扣在扳机上</w:t>
      </w:r>
      <w:r>
        <w:rPr>
          <w:rFonts w:ascii="Calibri" w:hAnsi="Calibri"/>
          <w:rtl w:val="0"/>
          <w:lang w:val="en-US"/>
        </w:rPr>
        <w:t>,</w:t>
      </w:r>
      <w:r>
        <w:rPr>
          <w:rtl w:val="0"/>
          <w:lang w:val="zh-TW" w:eastAsia="zh-TW"/>
        </w:rPr>
        <w:t>身后涵洞口</w:t>
      </w:r>
      <w:r>
        <w:rPr>
          <w:rFonts w:ascii="Calibri" w:hAnsi="Calibri"/>
          <w:rtl w:val="0"/>
          <w:lang w:val="en-US"/>
        </w:rPr>
        <w:t>,Dante</w:t>
      </w:r>
      <w:r>
        <w:rPr>
          <w:rtl w:val="0"/>
          <w:lang w:val="zh-TW" w:eastAsia="zh-TW"/>
        </w:rPr>
        <w:t>满身淤泥的身影</w:t>
      </w:r>
      <w:r>
        <w:rPr>
          <w:rFonts w:ascii="Calibri" w:hAnsi="Calibri"/>
          <w:rtl w:val="0"/>
          <w:lang w:val="en-US"/>
        </w:rPr>
        <w:t>,</w:t>
      </w:r>
      <w:r>
        <w:rPr>
          <w:rtl w:val="0"/>
          <w:lang w:val="zh-TW" w:eastAsia="zh-TW"/>
        </w:rPr>
        <w:t>正一步步逼近。</w:t>
      </w:r>
    </w:p>
    <w:p>
      <w:pPr>
        <w:pStyle w:val="Normal (Web)"/>
        <w:widowControl w:val="1"/>
        <w:spacing w:line="288" w:lineRule="auto"/>
      </w:pPr>
    </w:p>
    <w:p>
      <w:pPr>
        <w:pStyle w:val="Normal (Web)"/>
        <w:widowControl w:val="1"/>
        <w:spacing w:line="288" w:lineRule="auto"/>
      </w:pPr>
    </w:p>
    <w:p>
      <w:pPr>
        <w:pStyle w:val="Normal (Web)"/>
        <w:widowControl w:val="1"/>
        <w:spacing w:line="288" w:lineRule="auto"/>
      </w:pPr>
    </w:p>
    <w:p>
      <w:pPr>
        <w:pStyle w:val="Normal (Web)"/>
        <w:widowControl w:val="1"/>
        <w:spacing w:line="288" w:lineRule="auto"/>
      </w:pPr>
    </w:p>
    <w:p>
      <w:pPr>
        <w:pStyle w:val="Normal (Web)"/>
        <w:widowControl w:val="1"/>
        <w:spacing w:line="288" w:lineRule="auto"/>
      </w:pPr>
    </w:p>
    <w:p>
      <w:pPr>
        <w:pStyle w:val="Normal (Web)"/>
        <w:widowControl w:val="1"/>
        <w:spacing w:line="288" w:lineRule="auto"/>
      </w:pPr>
    </w:p>
    <w:p>
      <w:pPr>
        <w:pStyle w:val="Normal (Web)"/>
        <w:widowControl w:val="1"/>
        <w:spacing w:line="288" w:lineRule="auto"/>
        <w:rPr>
          <w:lang w:val="zh-TW" w:eastAsia="zh-TW"/>
        </w:rPr>
      </w:pPr>
      <w:r>
        <w:rPr>
          <w:rtl w:val="0"/>
          <w:lang w:val="zh-TW" w:eastAsia="zh-TW"/>
        </w:rPr>
        <w:t>第二十六集</w:t>
      </w:r>
    </w:p>
    <w:p>
      <w:pPr>
        <w:pStyle w:val="Normal (Web)"/>
        <w:widowControl w:val="1"/>
        <w:spacing w:line="288" w:lineRule="auto"/>
      </w:pPr>
      <w:r>
        <w:rPr>
          <w:rFonts w:ascii="Calibri" w:hAnsi="Calibri"/>
          <w:rtl w:val="0"/>
          <w:lang w:val="en-US"/>
        </w:rPr>
        <w:t>26-1</w:t>
      </w:r>
      <w:r>
        <w:rPr>
          <w:rtl w:val="0"/>
          <w:lang w:val="zh-TW" w:eastAsia="zh-TW"/>
        </w:rPr>
        <w:t>夜外海州旧船厂</w:t>
      </w:r>
    </w:p>
    <w:p>
      <w:pPr>
        <w:pStyle w:val="Normal (Web)"/>
        <w:widowControl w:val="1"/>
        <w:spacing w:line="288" w:lineRule="auto"/>
      </w:pPr>
      <w:r>
        <w:rPr>
          <w:rtl w:val="0"/>
          <w:lang w:val="zh-TW" w:eastAsia="zh-TW"/>
        </w:rPr>
        <w:t>人物：</w:t>
      </w:r>
      <w:r>
        <w:rPr>
          <w:rFonts w:ascii="Calibri" w:hAnsi="Calibri"/>
          <w:rtl w:val="0"/>
          <w:lang w:val="en-US"/>
        </w:rPr>
        <w:t>Eve</w:t>
      </w:r>
      <w:r>
        <w:rPr>
          <w:rtl w:val="0"/>
          <w:lang w:val="zh-TW" w:eastAsia="zh-TW"/>
        </w:rPr>
        <w:t>、</w:t>
      </w:r>
      <w:r>
        <w:rPr>
          <w:rFonts w:ascii="Calibri" w:hAnsi="Calibri"/>
          <w:rtl w:val="0"/>
          <w:lang w:val="en-US"/>
        </w:rPr>
        <w:t>Salvatore</w:t>
      </w:r>
      <w:r>
        <w:rPr>
          <w:rtl w:val="0"/>
          <w:lang w:val="zh-TW" w:eastAsia="zh-TW"/>
        </w:rPr>
        <w:t>、小安娜、布兰卡杀手若干、</w:t>
      </w:r>
      <w:r>
        <w:rPr>
          <w:rFonts w:ascii="Calibri" w:hAnsi="Calibri"/>
          <w:rtl w:val="0"/>
          <w:lang w:val="en-US"/>
        </w:rPr>
        <w:t>Dante</w:t>
      </w:r>
    </w:p>
    <w:p>
      <w:pPr>
        <w:pStyle w:val="Normal (Web)"/>
        <w:widowControl w:val="1"/>
        <w:spacing w:line="288" w:lineRule="auto"/>
      </w:pPr>
      <w:r>
        <w:rPr>
          <w:rtl w:val="0"/>
          <w:lang w:val="en-US"/>
        </w:rPr>
        <w:t>△</w:t>
      </w:r>
      <w:r>
        <w:rPr>
          <w:rtl w:val="0"/>
          <w:lang w:val="zh-TW" w:eastAsia="zh-TW"/>
        </w:rPr>
        <w:t>刀架在小安娜脖子上</w:t>
      </w:r>
      <w:r>
        <w:rPr>
          <w:rFonts w:ascii="Calibri" w:hAnsi="Calibri"/>
          <w:rtl w:val="0"/>
          <w:lang w:val="en-US"/>
        </w:rPr>
        <w:t>,</w:t>
      </w:r>
      <w:r>
        <w:rPr>
          <w:rtl w:val="0"/>
          <w:lang w:val="zh-TW" w:eastAsia="zh-TW"/>
        </w:rPr>
        <w:t>渗出一道血痕。小安娜哭喊。</w:t>
      </w:r>
    </w:p>
    <w:p>
      <w:pPr>
        <w:pStyle w:val="Normal (Web)"/>
        <w:widowControl w:val="1"/>
        <w:spacing w:line="288" w:lineRule="auto"/>
      </w:pPr>
      <w:r>
        <w:rPr>
          <w:rFonts w:ascii="Calibri" w:hAnsi="Calibri"/>
          <w:rtl w:val="0"/>
          <w:lang w:val="en-US"/>
        </w:rPr>
        <w:t>Eve</w:t>
      </w:r>
      <w:r>
        <w:rPr>
          <w:rtl w:val="0"/>
          <w:lang w:val="zh-TW" w:eastAsia="zh-TW"/>
        </w:rPr>
        <w:t>（抬枪对准</w:t>
      </w:r>
      <w:r>
        <w:rPr>
          <w:rFonts w:ascii="Calibri" w:hAnsi="Calibri"/>
          <w:rtl w:val="0"/>
          <w:lang w:val="en-US"/>
        </w:rPr>
        <w:t>Salvatore</w:t>
      </w:r>
      <w:r>
        <w:rPr>
          <w:rtl w:val="0"/>
          <w:lang w:val="zh-TW" w:eastAsia="zh-TW"/>
        </w:rPr>
        <w:t>眉心）：刀拿开。</w:t>
      </w:r>
      <w:r>
        <w:rPr>
          <w:lang w:val="en-US"/>
        </w:rPr>
        <w:br w:type="textWrapping"/>
      </w:r>
      <w:r>
        <w:rPr>
          <w:rFonts w:ascii="Times New Roman" w:hAnsi="Times New Roman"/>
          <w:outline w:val="0"/>
          <w:color w:val="ff0000"/>
          <w:u w:color="ff0000"/>
          <w:rtl w:val="0"/>
          <w:lang w:val="en-US"/>
          <w14:textFill>
            <w14:solidFill>
              <w14:srgbClr w14:val="FF0000"/>
            </w14:solidFill>
          </w14:textFill>
        </w:rPr>
        <w:t>Eve: Move the knife.</w:t>
      </w:r>
    </w:p>
    <w:p>
      <w:pPr>
        <w:pStyle w:val="Normal (Web)"/>
        <w:widowControl w:val="1"/>
        <w:spacing w:line="288" w:lineRule="auto"/>
      </w:pPr>
      <w:r>
        <w:rPr>
          <w:rFonts w:ascii="Calibri" w:hAnsi="Calibri"/>
          <w:rtl w:val="0"/>
          <w:lang w:val="en-US"/>
        </w:rPr>
        <w:t>Salvatore</w:t>
      </w:r>
      <w:r>
        <w:rPr>
          <w:rtl w:val="0"/>
          <w:lang w:val="zh-TW" w:eastAsia="zh-TW"/>
        </w:rPr>
        <w:t>（笑）：你打我</w:t>
      </w:r>
      <w:r>
        <w:rPr>
          <w:rFonts w:ascii="Calibri" w:hAnsi="Calibri"/>
          <w:rtl w:val="0"/>
          <w:lang w:val="en-US"/>
        </w:rPr>
        <w:t>,</w:t>
      </w:r>
      <w:r>
        <w:rPr>
          <w:rtl w:val="0"/>
          <w:lang w:val="zh-TW" w:eastAsia="zh-TW"/>
        </w:rPr>
        <w:t>我手一抖</w:t>
      </w:r>
      <w:r>
        <w:rPr>
          <w:rFonts w:ascii="Calibri" w:hAnsi="Calibri"/>
          <w:rtl w:val="0"/>
          <w:lang w:val="en-US"/>
        </w:rPr>
        <w:t>,</w:t>
      </w:r>
      <w:r>
        <w:rPr>
          <w:rtl w:val="0"/>
          <w:lang w:val="zh-TW" w:eastAsia="zh-TW"/>
        </w:rPr>
        <w:t>这小姑娘的喉咙就没了。</w:t>
      </w:r>
      <w:r>
        <w:rPr>
          <w:lang w:val="en-US"/>
        </w:rPr>
        <w:br w:type="textWrapping"/>
      </w:r>
      <w:r>
        <w:rPr>
          <w:rFonts w:ascii="Times New Roman" w:hAnsi="Times New Roman"/>
          <w:outline w:val="0"/>
          <w:color w:val="ff0000"/>
          <w:u w:color="ff0000"/>
          <w:rtl w:val="0"/>
          <w:lang w:val="en-US"/>
          <w14:textFill>
            <w14:solidFill>
              <w14:srgbClr w14:val="FF0000"/>
            </w14:solidFill>
          </w14:textFill>
        </w:rPr>
        <w:t>Salvatore: You shoot me, my hand slips, and this little girl's throat is gone.</w:t>
      </w:r>
    </w:p>
    <w:p>
      <w:pPr>
        <w:pStyle w:val="Normal (Web)"/>
        <w:widowControl w:val="1"/>
        <w:spacing w:line="288" w:lineRule="auto"/>
      </w:pPr>
      <w:r>
        <w:rPr>
          <w:rFonts w:ascii="Calibri" w:hAnsi="Calibri"/>
          <w:rtl w:val="0"/>
          <w:lang w:val="en-US"/>
        </w:rPr>
        <w:t>Eve</w:t>
      </w:r>
      <w:r>
        <w:rPr>
          <w:rtl w:val="0"/>
          <w:lang w:val="zh-TW" w:eastAsia="zh-TW"/>
        </w:rPr>
        <w:t>：你动她一下</w:t>
      </w:r>
      <w:r>
        <w:rPr>
          <w:rFonts w:ascii="Calibri" w:hAnsi="Calibri"/>
          <w:rtl w:val="0"/>
          <w:lang w:val="en-US"/>
        </w:rPr>
        <w:t>,</w:t>
      </w:r>
      <w:r>
        <w:rPr>
          <w:rtl w:val="0"/>
          <w:lang w:val="zh-TW" w:eastAsia="zh-TW"/>
        </w:rPr>
        <w:t>你这几十个人</w:t>
      </w:r>
      <w:r>
        <w:rPr>
          <w:rFonts w:ascii="Calibri" w:hAnsi="Calibri"/>
          <w:rtl w:val="0"/>
          <w:lang w:val="en-US"/>
        </w:rPr>
        <w:t>,</w:t>
      </w:r>
      <w:r>
        <w:rPr>
          <w:rtl w:val="0"/>
          <w:lang w:val="zh-TW" w:eastAsia="zh-TW"/>
        </w:rPr>
        <w:t>陪她一起死。</w:t>
      </w:r>
      <w:r>
        <w:rPr>
          <w:lang w:val="en-US"/>
        </w:rPr>
        <w:br w:type="textWrapping"/>
      </w:r>
      <w:r>
        <w:rPr>
          <w:rFonts w:ascii="Times New Roman" w:hAnsi="Times New Roman"/>
          <w:outline w:val="0"/>
          <w:color w:val="ff0000"/>
          <w:u w:color="ff0000"/>
          <w:rtl w:val="0"/>
          <w:lang w:val="en-US"/>
          <w14:textFill>
            <w14:solidFill>
              <w14:srgbClr w14:val="FF0000"/>
            </w14:solidFill>
          </w14:textFill>
        </w:rPr>
        <w:t>Eve: Touch her once, and every man you brought dies with her.</w:t>
      </w:r>
    </w:p>
    <w:p>
      <w:pPr>
        <w:pStyle w:val="Normal (Web)"/>
        <w:widowControl w:val="1"/>
        <w:spacing w:line="288" w:lineRule="auto"/>
      </w:pPr>
      <w:r>
        <w:rPr>
          <w:rFonts w:ascii="Calibri" w:hAnsi="Calibri"/>
          <w:rtl w:val="0"/>
          <w:lang w:val="en-US"/>
        </w:rPr>
        <w:t>Salvatore</w:t>
      </w:r>
      <w:r>
        <w:rPr>
          <w:rtl w:val="0"/>
          <w:lang w:val="zh-TW" w:eastAsia="zh-TW"/>
        </w:rPr>
        <w:t>：陪葬</w:t>
      </w:r>
      <w:r>
        <w:rPr>
          <w:rFonts w:ascii="Calibri" w:hAnsi="Calibri"/>
          <w:rtl w:val="0"/>
          <w:lang w:val="en-US"/>
        </w:rPr>
        <w:t>?</w:t>
      </w:r>
      <w:r>
        <w:rPr>
          <w:rtl w:val="0"/>
          <w:lang w:val="zh-TW" w:eastAsia="zh-TW"/>
        </w:rPr>
        <w:t>我巴不得。我弟弟死了</w:t>
      </w:r>
      <w:r>
        <w:rPr>
          <w:rFonts w:ascii="Calibri" w:hAnsi="Calibri"/>
          <w:rtl w:val="0"/>
          <w:lang w:val="en-US"/>
        </w:rPr>
        <w:t>,</w:t>
      </w:r>
      <w:r>
        <w:rPr>
          <w:rtl w:val="0"/>
          <w:lang w:val="zh-TW" w:eastAsia="zh-TW"/>
        </w:rPr>
        <w:t>我活着也没意思。</w:t>
      </w:r>
      <w:r>
        <w:rPr>
          <w:lang w:val="en-US"/>
        </w:rPr>
        <w:br w:type="textWrapping"/>
      </w:r>
      <w:r>
        <w:rPr>
          <w:rFonts w:ascii="Times New Roman" w:hAnsi="Times New Roman"/>
          <w:outline w:val="0"/>
          <w:color w:val="ff0000"/>
          <w:u w:color="ff0000"/>
          <w:rtl w:val="0"/>
          <w:lang w:val="en-US"/>
          <w14:textFill>
            <w14:solidFill>
              <w14:srgbClr w14:val="FF0000"/>
            </w14:solidFill>
          </w14:textFill>
        </w:rPr>
        <w:t>Salvatore: Dies with her? Good. My brother's dead. I've got nothing left to live for.</w:t>
      </w:r>
    </w:p>
    <w:p>
      <w:pPr>
        <w:pStyle w:val="Normal (Web)"/>
        <w:widowControl w:val="1"/>
        <w:spacing w:line="288" w:lineRule="auto"/>
      </w:pPr>
      <w:r>
        <w:rPr>
          <w:rtl w:val="0"/>
          <w:lang w:val="en-US"/>
        </w:rPr>
        <w:t>△</w:t>
      </w:r>
      <w:r>
        <w:rPr>
          <w:rtl w:val="0"/>
          <w:lang w:val="zh-TW" w:eastAsia="zh-TW"/>
        </w:rPr>
        <w:t>就在这时</w:t>
      </w:r>
      <w:r>
        <w:rPr>
          <w:rFonts w:ascii="Calibri" w:hAnsi="Calibri"/>
          <w:rtl w:val="0"/>
          <w:lang w:val="en-US"/>
        </w:rPr>
        <w:t>,</w:t>
      </w:r>
      <w:r>
        <w:rPr>
          <w:rtl w:val="0"/>
          <w:lang w:val="zh-TW" w:eastAsia="zh-TW"/>
        </w:rPr>
        <w:t>船厂角落传来动静。</w:t>
      </w:r>
      <w:r>
        <w:rPr>
          <w:rFonts w:ascii="Calibri" w:hAnsi="Calibri"/>
          <w:rtl w:val="0"/>
          <w:lang w:val="en-US"/>
        </w:rPr>
        <w:t>Dante</w:t>
      </w:r>
      <w:r>
        <w:rPr>
          <w:rtl w:val="0"/>
          <w:lang w:val="zh-TW" w:eastAsia="zh-TW"/>
        </w:rPr>
        <w:t>满身淤泥</w:t>
      </w:r>
      <w:r>
        <w:rPr>
          <w:rFonts w:ascii="Calibri" w:hAnsi="Calibri"/>
          <w:rtl w:val="0"/>
          <w:lang w:val="en-US"/>
        </w:rPr>
        <w:t>,</w:t>
      </w:r>
      <w:r>
        <w:rPr>
          <w:rtl w:val="0"/>
          <w:lang w:val="zh-TW" w:eastAsia="zh-TW"/>
        </w:rPr>
        <w:t>瘸着腿从集装箱后冲出来</w:t>
      </w:r>
      <w:r>
        <w:rPr>
          <w:rFonts w:ascii="Calibri" w:hAnsi="Calibri"/>
          <w:rtl w:val="0"/>
          <w:lang w:val="en-US"/>
        </w:rPr>
        <w:t>,</w:t>
      </w:r>
      <w:r>
        <w:rPr>
          <w:rtl w:val="0"/>
          <w:lang w:val="zh-TW" w:eastAsia="zh-TW"/>
        </w:rPr>
        <w:t>一把抱住绑在椅上的小安娜</w:t>
      </w:r>
      <w:r>
        <w:rPr>
          <w:rFonts w:ascii="Calibri" w:hAnsi="Calibri"/>
          <w:rtl w:val="0"/>
          <w:lang w:val="en-US"/>
        </w:rPr>
        <w:t>,</w:t>
      </w:r>
      <w:r>
        <w:rPr>
          <w:rtl w:val="0"/>
          <w:lang w:val="zh-TW" w:eastAsia="zh-TW"/>
        </w:rPr>
        <w:t>挡在她身前。</w:t>
      </w:r>
    </w:p>
    <w:p>
      <w:pPr>
        <w:pStyle w:val="Normal (Web)"/>
        <w:widowControl w:val="1"/>
        <w:spacing w:line="288" w:lineRule="auto"/>
      </w:pPr>
      <w:r>
        <w:rPr>
          <w:rFonts w:ascii="Calibri" w:hAnsi="Calibri"/>
          <w:rtl w:val="0"/>
          <w:lang w:val="en-US"/>
        </w:rPr>
        <w:t>VO</w:t>
      </w:r>
      <w:r>
        <w:rPr>
          <w:rtl w:val="0"/>
          <w:lang w:val="zh-TW" w:eastAsia="zh-TW"/>
        </w:rPr>
        <w:t>：砰！</w:t>
      </w:r>
    </w:p>
    <w:p>
      <w:pPr>
        <w:pStyle w:val="Normal (Web)"/>
        <w:widowControl w:val="1"/>
        <w:spacing w:line="288" w:lineRule="auto"/>
      </w:pPr>
      <w:r>
        <w:rPr>
          <w:rtl w:val="0"/>
          <w:lang w:val="en-US"/>
        </w:rPr>
        <w:t>△</w:t>
      </w:r>
      <w:r>
        <w:rPr>
          <w:rtl w:val="0"/>
          <w:lang w:val="zh-TW" w:eastAsia="zh-TW"/>
        </w:rPr>
        <w:t>一个杀手开枪</w:t>
      </w:r>
      <w:r>
        <w:rPr>
          <w:rFonts w:ascii="Calibri" w:hAnsi="Calibri"/>
          <w:rtl w:val="0"/>
          <w:lang w:val="en-US"/>
        </w:rPr>
        <w:t>,</w:t>
      </w:r>
      <w:r>
        <w:rPr>
          <w:rtl w:val="0"/>
          <w:lang w:val="zh-TW" w:eastAsia="zh-TW"/>
        </w:rPr>
        <w:t>打中</w:t>
      </w:r>
      <w:r>
        <w:rPr>
          <w:rFonts w:ascii="Calibri" w:hAnsi="Calibri"/>
          <w:rtl w:val="0"/>
          <w:lang w:val="en-US"/>
        </w:rPr>
        <w:t>Dante</w:t>
      </w:r>
      <w:r>
        <w:rPr>
          <w:rtl w:val="0"/>
          <w:lang w:val="zh-TW" w:eastAsia="zh-TW"/>
        </w:rPr>
        <w:t>后背。</w:t>
      </w:r>
      <w:r>
        <w:rPr>
          <w:rFonts w:ascii="Calibri" w:hAnsi="Calibri"/>
          <w:rtl w:val="0"/>
          <w:lang w:val="en-US"/>
        </w:rPr>
        <w:t>Dante</w:t>
      </w:r>
      <w:r>
        <w:rPr>
          <w:rtl w:val="0"/>
          <w:lang w:val="zh-TW" w:eastAsia="zh-TW"/>
        </w:rPr>
        <w:t>闷哼一声</w:t>
      </w:r>
      <w:r>
        <w:rPr>
          <w:rFonts w:ascii="Calibri" w:hAnsi="Calibri"/>
          <w:rtl w:val="0"/>
          <w:lang w:val="en-US"/>
        </w:rPr>
        <w:t>,</w:t>
      </w:r>
      <w:r>
        <w:rPr>
          <w:rtl w:val="0"/>
          <w:lang w:val="zh-TW" w:eastAsia="zh-TW"/>
        </w:rPr>
        <w:t>却死死护着小安娜没倒。</w:t>
      </w:r>
    </w:p>
    <w:p>
      <w:pPr>
        <w:pStyle w:val="Normal (Web)"/>
        <w:widowControl w:val="1"/>
        <w:spacing w:line="288" w:lineRule="auto"/>
      </w:pPr>
      <w:r>
        <w:rPr>
          <w:rFonts w:ascii="Calibri" w:hAnsi="Calibri"/>
          <w:rtl w:val="0"/>
          <w:lang w:val="en-US"/>
        </w:rPr>
        <w:t>Salvatore</w:t>
      </w:r>
      <w:r>
        <w:rPr>
          <w:rtl w:val="0"/>
          <w:lang w:val="zh-TW" w:eastAsia="zh-TW"/>
        </w:rPr>
        <w:t>（愣）：</w:t>
      </w:r>
      <w:r>
        <w:rPr>
          <w:rFonts w:ascii="Calibri" w:hAnsi="Calibri"/>
          <w:rtl w:val="0"/>
          <w:lang w:val="en-US"/>
        </w:rPr>
        <w:t>Dante?</w:t>
      </w:r>
      <w:r>
        <w:rPr>
          <w:rtl w:val="0"/>
          <w:lang w:val="zh-TW" w:eastAsia="zh-TW"/>
        </w:rPr>
        <w:t>你从哪钻出来的</w:t>
      </w:r>
      <w:r>
        <w:rPr>
          <w:rFonts w:ascii="Calibri" w:hAnsi="Calibri"/>
          <w:rtl w:val="0"/>
          <w:lang w:val="en-US"/>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Salvatore: Dante? Where the hell did you come from?</w:t>
      </w:r>
    </w:p>
    <w:p>
      <w:pPr>
        <w:pStyle w:val="Normal (Web)"/>
        <w:widowControl w:val="1"/>
        <w:spacing w:line="288" w:lineRule="auto"/>
      </w:pPr>
      <w:r>
        <w:rPr>
          <w:rFonts w:ascii="Calibri" w:hAnsi="Calibri"/>
          <w:rtl w:val="0"/>
          <w:lang w:val="en-US"/>
        </w:rPr>
        <w:t>Dante</w:t>
      </w:r>
      <w:r>
        <w:rPr>
          <w:rtl w:val="0"/>
          <w:lang w:val="zh-TW" w:eastAsia="zh-TW"/>
        </w:rPr>
        <w:t>（咬牙</w:t>
      </w:r>
      <w:r>
        <w:rPr>
          <w:rFonts w:ascii="Calibri" w:hAnsi="Calibri"/>
          <w:rtl w:val="0"/>
          <w:lang w:val="en-US"/>
        </w:rPr>
        <w:t>,</w:t>
      </w:r>
      <w:r>
        <w:rPr>
          <w:rtl w:val="0"/>
          <w:lang w:val="zh-TW" w:eastAsia="zh-TW"/>
        </w:rPr>
        <w:t>割开小安娜的绳子）：安娜</w:t>
      </w:r>
      <w:r>
        <w:rPr>
          <w:rFonts w:ascii="Calibri" w:hAnsi="Calibri"/>
          <w:rtl w:val="0"/>
          <w:lang w:val="en-US"/>
        </w:rPr>
        <w:t>,</w:t>
      </w:r>
      <w:r>
        <w:rPr>
          <w:rtl w:val="0"/>
          <w:lang w:val="zh-TW" w:eastAsia="zh-TW"/>
        </w:rPr>
        <w:t>跑</w:t>
      </w:r>
      <w:r>
        <w:rPr>
          <w:rFonts w:ascii="Calibri" w:hAnsi="Calibri"/>
          <w:rtl w:val="0"/>
          <w:lang w:val="en-US"/>
        </w:rPr>
        <w:t>!</w:t>
      </w:r>
      <w:r>
        <w:rPr>
          <w:rtl w:val="0"/>
          <w:lang w:val="zh-TW" w:eastAsia="zh-TW"/>
        </w:rPr>
        <w:t>往涵洞跑</w:t>
      </w:r>
      <w:r>
        <w:rPr>
          <w:rFonts w:ascii="Calibri" w:hAnsi="Calibri"/>
          <w:rtl w:val="0"/>
          <w:lang w:val="en-US"/>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Dante: Anna, run! Run to the culvert!</w:t>
      </w:r>
    </w:p>
    <w:p>
      <w:pPr>
        <w:pStyle w:val="Normal (Web)"/>
        <w:widowControl w:val="1"/>
        <w:spacing w:line="288" w:lineRule="auto"/>
      </w:pPr>
      <w:r>
        <w:rPr>
          <w:rtl w:val="0"/>
          <w:lang w:val="en-US"/>
        </w:rPr>
        <w:t>△</w:t>
      </w:r>
      <w:r>
        <w:rPr>
          <w:rtl w:val="0"/>
          <w:lang w:val="zh-TW" w:eastAsia="zh-TW"/>
        </w:rPr>
        <w:t>小安娜哭着往涵洞方向跑。</w:t>
      </w:r>
      <w:r>
        <w:rPr>
          <w:rFonts w:ascii="Calibri" w:hAnsi="Calibri"/>
          <w:rtl w:val="0"/>
          <w:lang w:val="en-US"/>
        </w:rPr>
        <w:t>Dante</w:t>
      </w:r>
      <w:r>
        <w:rPr>
          <w:rtl w:val="0"/>
          <w:lang w:val="zh-TW" w:eastAsia="zh-TW"/>
        </w:rPr>
        <w:t>捡起地上的枪</w:t>
      </w:r>
      <w:r>
        <w:rPr>
          <w:rFonts w:ascii="Calibri" w:hAnsi="Calibri"/>
          <w:rtl w:val="0"/>
          <w:lang w:val="en-US"/>
        </w:rPr>
        <w:t>,</w:t>
      </w:r>
      <w:r>
        <w:rPr>
          <w:rtl w:val="0"/>
          <w:lang w:val="zh-TW" w:eastAsia="zh-TW"/>
        </w:rPr>
        <w:t>撑着膝盖</w:t>
      </w:r>
      <w:r>
        <w:rPr>
          <w:rFonts w:ascii="Calibri" w:hAnsi="Calibri"/>
          <w:rtl w:val="0"/>
          <w:lang w:val="en-US"/>
        </w:rPr>
        <w:t>,</w:t>
      </w:r>
      <w:r>
        <w:rPr>
          <w:rtl w:val="0"/>
          <w:lang w:val="zh-TW" w:eastAsia="zh-TW"/>
        </w:rPr>
        <w:t>挡在</w:t>
      </w:r>
      <w:r>
        <w:rPr>
          <w:rFonts w:ascii="Calibri" w:hAnsi="Calibri"/>
          <w:rtl w:val="0"/>
          <w:lang w:val="en-US"/>
        </w:rPr>
        <w:t>Salvatore</w:t>
      </w:r>
      <w:r>
        <w:rPr>
          <w:rtl w:val="0"/>
          <w:lang w:val="zh-TW" w:eastAsia="zh-TW"/>
        </w:rPr>
        <w:t>面前。</w:t>
      </w:r>
    </w:p>
    <w:p>
      <w:pPr>
        <w:pStyle w:val="Normal (Web)"/>
        <w:widowControl w:val="1"/>
        <w:spacing w:line="288" w:lineRule="auto"/>
      </w:pPr>
      <w:r>
        <w:rPr>
          <w:rtl w:val="0"/>
          <w:lang w:val="en-US"/>
        </w:rPr>
        <w:t>△</w:t>
      </w:r>
      <w:r>
        <w:rPr>
          <w:rFonts w:ascii="Calibri" w:hAnsi="Calibri"/>
          <w:rtl w:val="0"/>
          <w:lang w:val="en-US"/>
        </w:rPr>
        <w:t>Eve</w:t>
      </w:r>
      <w:r>
        <w:rPr>
          <w:rtl w:val="0"/>
          <w:lang w:val="zh-TW" w:eastAsia="zh-TW"/>
        </w:rPr>
        <w:t>趁这个空档</w:t>
      </w:r>
      <w:r>
        <w:rPr>
          <w:rFonts w:ascii="Calibri" w:hAnsi="Calibri"/>
          <w:rtl w:val="0"/>
          <w:lang w:val="en-US"/>
        </w:rPr>
        <w:t>,</w:t>
      </w:r>
      <w:r>
        <w:rPr>
          <w:rtl w:val="0"/>
          <w:lang w:val="zh-TW" w:eastAsia="zh-TW"/>
        </w:rPr>
        <w:t>连开数枪</w:t>
      </w:r>
      <w:r>
        <w:rPr>
          <w:rFonts w:ascii="Calibri" w:hAnsi="Calibri"/>
          <w:rtl w:val="0"/>
          <w:lang w:val="en-US"/>
        </w:rPr>
        <w:t>,</w:t>
      </w:r>
      <w:r>
        <w:rPr>
          <w:rtl w:val="0"/>
          <w:lang w:val="zh-TW" w:eastAsia="zh-TW"/>
        </w:rPr>
        <w:t>撂倒离小安娜最近的两个杀手。</w:t>
      </w:r>
    </w:p>
    <w:p>
      <w:pPr>
        <w:pStyle w:val="Normal (Web)"/>
        <w:widowControl w:val="1"/>
        <w:spacing w:line="288" w:lineRule="auto"/>
      </w:pPr>
      <w:r>
        <w:rPr>
          <w:rtl w:val="0"/>
          <w:lang w:val="en-US"/>
        </w:rPr>
        <w:t>△</w:t>
      </w:r>
      <w:r>
        <w:rPr>
          <w:rtl w:val="0"/>
          <w:lang w:val="zh-TW" w:eastAsia="zh-TW"/>
        </w:rPr>
        <w:t>枪战瞬间爆发</w:t>
      </w:r>
      <w:r>
        <w:rPr>
          <w:rFonts w:ascii="Calibri" w:hAnsi="Calibri"/>
          <w:rtl w:val="0"/>
          <w:lang w:val="en-US"/>
        </w:rPr>
        <w:t>,Eve</w:t>
      </w:r>
      <w:r>
        <w:rPr>
          <w:rtl w:val="0"/>
          <w:lang w:val="zh-TW" w:eastAsia="zh-TW"/>
        </w:rPr>
        <w:t>躲到吊机后精准反击。</w:t>
      </w:r>
    </w:p>
    <w:p>
      <w:pPr>
        <w:pStyle w:val="Normal (Web)"/>
        <w:widowControl w:val="1"/>
        <w:spacing w:line="288" w:lineRule="auto"/>
      </w:pPr>
      <w:r>
        <w:rPr>
          <w:rFonts w:ascii="Calibri" w:hAnsi="Calibri"/>
          <w:rtl w:val="0"/>
          <w:lang w:val="en-US"/>
        </w:rPr>
        <w:t>Salvatore</w:t>
      </w:r>
      <w:r>
        <w:rPr>
          <w:rtl w:val="0"/>
          <w:lang w:val="zh-TW" w:eastAsia="zh-TW"/>
        </w:rPr>
        <w:t>（怒吼）：拦住那小姑娘</w:t>
      </w:r>
      <w:r>
        <w:rPr>
          <w:rFonts w:ascii="Calibri" w:hAnsi="Calibri"/>
          <w:rtl w:val="0"/>
          <w:lang w:val="en-US"/>
        </w:rPr>
        <w:t>!</w:t>
      </w:r>
      <w:r>
        <w:rPr>
          <w:rtl w:val="0"/>
          <w:lang w:val="zh-TW" w:eastAsia="zh-TW"/>
        </w:rPr>
        <w:t>别让她跑了</w:t>
      </w:r>
      <w:r>
        <w:rPr>
          <w:rFonts w:ascii="Calibri" w:hAnsi="Calibri"/>
          <w:rtl w:val="0"/>
          <w:lang w:val="en-US"/>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Salvatore: Stop that girl! Don't let her get away!</w:t>
      </w:r>
    </w:p>
    <w:p>
      <w:pPr>
        <w:pStyle w:val="Normal (Web)"/>
        <w:widowControl w:val="1"/>
        <w:spacing w:line="288" w:lineRule="auto"/>
      </w:pPr>
      <w:r>
        <w:rPr>
          <w:rtl w:val="0"/>
          <w:lang w:val="en-US"/>
        </w:rPr>
        <w:t>△</w:t>
      </w:r>
      <w:r>
        <w:rPr>
          <w:rtl w:val="0"/>
          <w:lang w:val="zh-TW" w:eastAsia="zh-TW"/>
        </w:rPr>
        <w:t>两个杀手追向涵洞。</w:t>
      </w:r>
      <w:r>
        <w:rPr>
          <w:rFonts w:ascii="Calibri" w:hAnsi="Calibri"/>
          <w:rtl w:val="0"/>
          <w:lang w:val="en-US"/>
        </w:rPr>
        <w:t>Dante</w:t>
      </w:r>
      <w:r>
        <w:rPr>
          <w:rtl w:val="0"/>
          <w:lang w:val="zh-TW" w:eastAsia="zh-TW"/>
        </w:rPr>
        <w:t>不顾后背的伤</w:t>
      </w:r>
      <w:r>
        <w:rPr>
          <w:rFonts w:ascii="Calibri" w:hAnsi="Calibri"/>
          <w:rtl w:val="0"/>
          <w:lang w:val="en-US"/>
        </w:rPr>
        <w:t>,</w:t>
      </w:r>
      <w:r>
        <w:rPr>
          <w:rtl w:val="0"/>
          <w:lang w:val="zh-TW" w:eastAsia="zh-TW"/>
        </w:rPr>
        <w:t>扑过去拦住</w:t>
      </w:r>
      <w:r>
        <w:rPr>
          <w:rFonts w:ascii="Calibri" w:hAnsi="Calibri"/>
          <w:rtl w:val="0"/>
          <w:lang w:val="en-US"/>
        </w:rPr>
        <w:t>,</w:t>
      </w:r>
      <w:r>
        <w:rPr>
          <w:rtl w:val="0"/>
          <w:lang w:val="zh-TW" w:eastAsia="zh-TW"/>
        </w:rPr>
        <w:t>和杀手扭打在一起。</w:t>
      </w:r>
    </w:p>
    <w:p>
      <w:pPr>
        <w:pStyle w:val="Normal (Web)"/>
        <w:widowControl w:val="1"/>
        <w:spacing w:line="288" w:lineRule="auto"/>
        <w:rPr>
          <w:lang w:val="zh-TW" w:eastAsia="zh-TW"/>
        </w:rPr>
      </w:pPr>
    </w:p>
    <w:p>
      <w:pPr>
        <w:pStyle w:val="Normal (Web)"/>
        <w:widowControl w:val="1"/>
        <w:spacing w:line="288" w:lineRule="auto"/>
      </w:pPr>
    </w:p>
    <w:p>
      <w:pPr>
        <w:pStyle w:val="Normal (Web)"/>
        <w:widowControl w:val="1"/>
        <w:spacing w:line="288" w:lineRule="auto"/>
      </w:pPr>
      <w:r>
        <w:rPr>
          <w:rFonts w:ascii="Calibri" w:hAnsi="Calibri"/>
          <w:rtl w:val="0"/>
          <w:lang w:val="en-US"/>
        </w:rPr>
        <w:t>26-2</w:t>
      </w:r>
      <w:r>
        <w:rPr>
          <w:rtl w:val="0"/>
          <w:lang w:val="zh-TW" w:eastAsia="zh-TW"/>
        </w:rPr>
        <w:t>夜外船厂外围水路</w:t>
      </w:r>
    </w:p>
    <w:p>
      <w:pPr>
        <w:pStyle w:val="Normal (Web)"/>
        <w:widowControl w:val="1"/>
        <w:spacing w:line="288" w:lineRule="auto"/>
      </w:pPr>
      <w:r>
        <w:rPr>
          <w:rtl w:val="0"/>
          <w:lang w:val="zh-TW" w:eastAsia="zh-TW"/>
        </w:rPr>
        <w:t>人物：</w:t>
      </w:r>
      <w:r>
        <w:rPr>
          <w:rFonts w:ascii="Calibri" w:hAnsi="Calibri"/>
          <w:rtl w:val="0"/>
          <w:lang w:val="en-US"/>
        </w:rPr>
        <w:t>Victor</w:t>
      </w:r>
      <w:r>
        <w:rPr>
          <w:rtl w:val="0"/>
          <w:lang w:val="zh-TW" w:eastAsia="zh-TW"/>
        </w:rPr>
        <w:t>、小安娜、战斧帮手下</w:t>
      </w:r>
    </w:p>
    <w:p>
      <w:pPr>
        <w:pStyle w:val="Normal (Web)"/>
        <w:widowControl w:val="1"/>
        <w:spacing w:line="288" w:lineRule="auto"/>
      </w:pPr>
      <w:r>
        <w:rPr>
          <w:rtl w:val="0"/>
          <w:lang w:val="en-US"/>
        </w:rPr>
        <w:t>△</w:t>
      </w:r>
      <w:r>
        <w:rPr>
          <w:rtl w:val="0"/>
          <w:lang w:val="zh-TW" w:eastAsia="zh-TW"/>
        </w:rPr>
        <w:t>小安娜从涵洞口爬出来</w:t>
      </w:r>
      <w:r>
        <w:rPr>
          <w:rFonts w:ascii="Calibri" w:hAnsi="Calibri"/>
          <w:rtl w:val="0"/>
          <w:lang w:val="en-US"/>
        </w:rPr>
        <w:t>,</w:t>
      </w:r>
      <w:r>
        <w:rPr>
          <w:rtl w:val="0"/>
          <w:lang w:val="zh-TW" w:eastAsia="zh-TW"/>
        </w:rPr>
        <w:t>瘫在河汊边。</w:t>
      </w:r>
    </w:p>
    <w:p>
      <w:pPr>
        <w:pStyle w:val="Normal (Web)"/>
        <w:widowControl w:val="1"/>
        <w:spacing w:line="288" w:lineRule="auto"/>
      </w:pPr>
      <w:r>
        <w:rPr>
          <w:rtl w:val="0"/>
          <w:lang w:val="en-US"/>
        </w:rPr>
        <w:t>△</w:t>
      </w:r>
      <w:r>
        <w:rPr>
          <w:rFonts w:ascii="Calibri" w:hAnsi="Calibri"/>
          <w:rtl w:val="0"/>
          <w:lang w:val="en-US"/>
        </w:rPr>
        <w:t>Victor</w:t>
      </w:r>
      <w:r>
        <w:rPr>
          <w:rtl w:val="0"/>
          <w:lang w:val="zh-TW" w:eastAsia="zh-TW"/>
        </w:rPr>
        <w:t>的快艇正守在水路上。手下跳下来</w:t>
      </w:r>
      <w:r>
        <w:rPr>
          <w:rFonts w:ascii="Calibri" w:hAnsi="Calibri"/>
          <w:rtl w:val="0"/>
          <w:lang w:val="en-US"/>
        </w:rPr>
        <w:t>,</w:t>
      </w:r>
      <w:r>
        <w:rPr>
          <w:rtl w:val="0"/>
          <w:lang w:val="zh-TW" w:eastAsia="zh-TW"/>
        </w:rPr>
        <w:t>一把抱起小安娜。</w:t>
      </w:r>
    </w:p>
    <w:p>
      <w:pPr>
        <w:pStyle w:val="Normal (Web)"/>
        <w:widowControl w:val="1"/>
        <w:spacing w:line="288" w:lineRule="auto"/>
      </w:pPr>
      <w:r>
        <w:rPr>
          <w:rtl w:val="0"/>
          <w:lang w:val="zh-TW" w:eastAsia="zh-TW"/>
        </w:rPr>
        <w:t>手下：首领</w:t>
      </w:r>
      <w:r>
        <w:rPr>
          <w:rFonts w:ascii="Calibri" w:hAnsi="Calibri"/>
          <w:rtl w:val="0"/>
          <w:lang w:val="en-US"/>
        </w:rPr>
        <w:t>!</w:t>
      </w:r>
      <w:r>
        <w:rPr>
          <w:rtl w:val="0"/>
          <w:lang w:val="zh-TW" w:eastAsia="zh-TW"/>
        </w:rPr>
        <w:t>小姑娘救出来了</w:t>
      </w:r>
      <w:r>
        <w:rPr>
          <w:rFonts w:ascii="Calibri" w:hAnsi="Calibri"/>
          <w:rtl w:val="0"/>
          <w:lang w:val="en-US"/>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Henchman: Boss! The girl is out!</w:t>
      </w:r>
    </w:p>
    <w:p>
      <w:pPr>
        <w:pStyle w:val="Normal (Web)"/>
        <w:widowControl w:val="1"/>
        <w:spacing w:line="288" w:lineRule="auto"/>
      </w:pPr>
      <w:r>
        <w:rPr>
          <w:rFonts w:ascii="Calibri" w:hAnsi="Calibri"/>
          <w:rtl w:val="0"/>
          <w:lang w:val="en-US"/>
        </w:rPr>
        <w:t>Victor</w:t>
      </w:r>
      <w:r>
        <w:rPr>
          <w:rtl w:val="0"/>
          <w:lang w:val="zh-TW" w:eastAsia="zh-TW"/>
        </w:rPr>
        <w:t>（看着船厂方向</w:t>
      </w:r>
      <w:r>
        <w:rPr>
          <w:rFonts w:ascii="Calibri" w:hAnsi="Calibri"/>
          <w:rtl w:val="0"/>
          <w:lang w:val="en-US"/>
        </w:rPr>
        <w:t>,</w:t>
      </w:r>
      <w:r>
        <w:rPr>
          <w:rtl w:val="0"/>
          <w:lang w:val="zh-TW" w:eastAsia="zh-TW"/>
        </w:rPr>
        <w:t>眼神复杂）：先把孩子送走。</w:t>
      </w:r>
      <w:r>
        <w:rPr>
          <w:lang w:val="en-US"/>
        </w:rPr>
        <w:br w:type="textWrapping"/>
      </w:r>
      <w:r>
        <w:rPr>
          <w:rFonts w:ascii="Times New Roman" w:hAnsi="Times New Roman"/>
          <w:outline w:val="0"/>
          <w:color w:val="ff0000"/>
          <w:u w:color="ff0000"/>
          <w:rtl w:val="0"/>
          <w:lang w:val="en-US"/>
          <w14:textFill>
            <w14:solidFill>
              <w14:srgbClr w14:val="FF0000"/>
            </w14:solidFill>
          </w14:textFill>
        </w:rPr>
        <w:t>Victor: Get the child out first.</w:t>
      </w:r>
    </w:p>
    <w:p>
      <w:pPr>
        <w:pStyle w:val="Normal (Web)"/>
        <w:widowControl w:val="1"/>
        <w:spacing w:line="288" w:lineRule="auto"/>
      </w:pPr>
      <w:r>
        <w:rPr>
          <w:rtl w:val="0"/>
          <w:lang w:val="en-US"/>
        </w:rPr>
        <w:t>△</w:t>
      </w:r>
      <w:r>
        <w:rPr>
          <w:rtl w:val="0"/>
          <w:lang w:val="zh-TW" w:eastAsia="zh-TW"/>
        </w:rPr>
        <w:t>他盯着船厂里的火光</w:t>
      </w:r>
      <w:r>
        <w:rPr>
          <w:rFonts w:ascii="Calibri" w:hAnsi="Calibri"/>
          <w:rtl w:val="0"/>
          <w:lang w:val="en-US"/>
        </w:rPr>
        <w:t>,</w:t>
      </w:r>
      <w:r>
        <w:rPr>
          <w:rtl w:val="0"/>
          <w:lang w:val="zh-TW" w:eastAsia="zh-TW"/>
        </w:rPr>
        <w:t>没有立刻冲进去支援。</w:t>
      </w:r>
    </w:p>
    <w:p>
      <w:pPr>
        <w:pStyle w:val="Normal (Web)"/>
        <w:widowControl w:val="1"/>
        <w:spacing w:line="288" w:lineRule="auto"/>
      </w:pPr>
      <w:r>
        <w:rPr>
          <w:rFonts w:ascii="Calibri" w:hAnsi="Calibri"/>
          <w:rtl w:val="0"/>
          <w:lang w:val="en-US"/>
        </w:rPr>
        <w:t>Victor OS</w:t>
      </w:r>
      <w:r>
        <w:rPr>
          <w:rtl w:val="0"/>
          <w:lang w:val="zh-TW" w:eastAsia="zh-TW"/>
        </w:rPr>
        <w:t>：</w:t>
      </w:r>
      <w:r>
        <w:rPr>
          <w:rFonts w:ascii="Calibri" w:hAnsi="Calibri"/>
          <w:rtl w:val="0"/>
          <w:lang w:val="en-US"/>
        </w:rPr>
        <w:t>Eve</w:t>
      </w:r>
      <w:r>
        <w:rPr>
          <w:rtl w:val="0"/>
          <w:lang w:val="zh-TW" w:eastAsia="zh-TW"/>
        </w:rPr>
        <w:t>和</w:t>
      </w:r>
      <w:r>
        <w:rPr>
          <w:rFonts w:ascii="Calibri" w:hAnsi="Calibri"/>
          <w:rtl w:val="0"/>
          <w:lang w:val="en-US"/>
        </w:rPr>
        <w:t>Dante</w:t>
      </w:r>
      <w:r>
        <w:rPr>
          <w:rtl w:val="0"/>
          <w:lang w:val="zh-TW" w:eastAsia="zh-TW"/>
        </w:rPr>
        <w:t>困在里面。萨尔瓦托雷今晚要是把这两个一块收拾了</w:t>
      </w:r>
      <w:r>
        <w:rPr>
          <w:rFonts w:ascii="Calibri" w:hAnsi="Calibri"/>
          <w:rtl w:val="0"/>
          <w:lang w:val="en-US"/>
        </w:rPr>
        <w:t>,</w:t>
      </w:r>
      <w:r>
        <w:rPr>
          <w:rtl w:val="0"/>
          <w:lang w:val="zh-TW" w:eastAsia="zh-TW"/>
        </w:rPr>
        <w:t>对我未必是坏事。</w:t>
      </w:r>
      <w:r>
        <w:rPr>
          <w:rFonts w:ascii="Calibri" w:hAnsi="Calibri"/>
          <w:rtl w:val="0"/>
          <w:lang w:val="en-US"/>
        </w:rPr>
        <w:t>Dante</w:t>
      </w:r>
      <w:r>
        <w:rPr>
          <w:rtl w:val="0"/>
          <w:lang w:val="zh-TW" w:eastAsia="zh-TW"/>
        </w:rPr>
        <w:t>死了</w:t>
      </w:r>
      <w:r>
        <w:rPr>
          <w:rFonts w:ascii="Calibri" w:hAnsi="Calibri"/>
          <w:rtl w:val="0"/>
          <w:lang w:val="en-US"/>
        </w:rPr>
        <w:t>,Eve</w:t>
      </w:r>
      <w:r>
        <w:rPr>
          <w:rtl w:val="0"/>
          <w:lang w:val="zh-TW" w:eastAsia="zh-TW"/>
        </w:rPr>
        <w:t>身边就只剩我。</w:t>
      </w:r>
      <w:r>
        <w:rPr>
          <w:lang w:val="en-US"/>
        </w:rPr>
        <w:br w:type="textWrapping"/>
      </w:r>
      <w:r>
        <w:rPr>
          <w:rFonts w:ascii="Times New Roman" w:hAnsi="Times New Roman"/>
          <w:outline w:val="0"/>
          <w:color w:val="ff2600"/>
          <w:u w:color="ff0000"/>
          <w:rtl w:val="0"/>
          <w:lang w:val="en-US"/>
          <w14:textFill>
            <w14:solidFill>
              <w14:srgbClr w14:val="FF2600"/>
            </w14:solidFill>
          </w14:textFill>
        </w:rPr>
        <w:t>Victor (</w:t>
      </w:r>
      <w:r>
        <w:rPr>
          <w:rFonts w:ascii="Times New Roman" w:hAnsi="Times New Roman"/>
          <w:outline w:val="0"/>
          <w:color w:val="ff2600"/>
          <w:u w:color="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Ev</w:t>
      </w:r>
      <w:r>
        <w:rPr>
          <w:rFonts w:ascii="Times New Roman" w:hAnsi="Times New Roman"/>
          <w:outline w:val="0"/>
          <w:color w:val="ff0000"/>
          <w:u w:color="ff0000"/>
          <w:rtl w:val="0"/>
          <w:lang w:val="en-US"/>
          <w14:textFill>
            <w14:solidFill>
              <w14:srgbClr w14:val="FF0000"/>
            </w14:solidFill>
          </w14:textFill>
        </w:rPr>
        <w:t>e and Dante are trapped inside. If Salvatore kill them both tonight, that may not be bad for me. Once Dante is dead, I'll be the only one left beside Eve.</w:t>
      </w:r>
    </w:p>
    <w:p>
      <w:pPr>
        <w:pStyle w:val="Normal (Web)"/>
        <w:widowControl w:val="1"/>
        <w:spacing w:line="288" w:lineRule="auto"/>
      </w:pPr>
      <w:r>
        <w:rPr>
          <w:rtl w:val="0"/>
          <w:lang w:val="en-US"/>
        </w:rPr>
        <w:t>△</w:t>
      </w:r>
      <w:r>
        <w:rPr>
          <w:rFonts w:ascii="Calibri" w:hAnsi="Calibri"/>
          <w:rtl w:val="0"/>
          <w:lang w:val="en-US"/>
        </w:rPr>
        <w:t>Victor</w:t>
      </w:r>
      <w:r>
        <w:rPr>
          <w:rtl w:val="0"/>
          <w:lang w:val="zh-TW" w:eastAsia="zh-TW"/>
        </w:rPr>
        <w:t>握紧拳头</w:t>
      </w:r>
      <w:r>
        <w:rPr>
          <w:rFonts w:ascii="Calibri" w:hAnsi="Calibri"/>
          <w:rtl w:val="0"/>
          <w:lang w:val="en-US"/>
        </w:rPr>
        <w:t>,</w:t>
      </w:r>
      <w:r>
        <w:rPr>
          <w:rtl w:val="0"/>
          <w:lang w:val="zh-TW" w:eastAsia="zh-TW"/>
        </w:rPr>
        <w:t>迟迟没下令进攻。</w:t>
      </w:r>
    </w:p>
    <w:p>
      <w:pPr>
        <w:pStyle w:val="Normal (Web)"/>
        <w:widowControl w:val="1"/>
        <w:spacing w:line="288" w:lineRule="auto"/>
        <w:rPr>
          <w:lang w:val="zh-TW" w:eastAsia="zh-TW"/>
        </w:rPr>
      </w:pPr>
    </w:p>
    <w:p>
      <w:pPr>
        <w:pStyle w:val="Normal (Web)"/>
        <w:widowControl w:val="1"/>
        <w:spacing w:line="288" w:lineRule="auto"/>
      </w:pPr>
    </w:p>
    <w:p>
      <w:pPr>
        <w:pStyle w:val="Normal (Web)"/>
        <w:widowControl w:val="1"/>
        <w:spacing w:line="288" w:lineRule="auto"/>
      </w:pPr>
      <w:r>
        <w:rPr>
          <w:rFonts w:ascii="Calibri" w:hAnsi="Calibri"/>
          <w:rtl w:val="0"/>
          <w:lang w:val="en-US"/>
        </w:rPr>
        <w:t>26-3</w:t>
      </w:r>
      <w:r>
        <w:rPr>
          <w:rtl w:val="0"/>
          <w:lang w:val="zh-TW" w:eastAsia="zh-TW"/>
        </w:rPr>
        <w:t>夜外船厂内</w:t>
      </w:r>
    </w:p>
    <w:p>
      <w:pPr>
        <w:pStyle w:val="Normal (Web)"/>
        <w:widowControl w:val="1"/>
        <w:spacing w:line="288" w:lineRule="auto"/>
      </w:pPr>
      <w:r>
        <w:rPr>
          <w:rtl w:val="0"/>
          <w:lang w:val="zh-TW" w:eastAsia="zh-TW"/>
        </w:rPr>
        <w:t>人物：</w:t>
      </w:r>
      <w:r>
        <w:rPr>
          <w:rFonts w:ascii="Calibri" w:hAnsi="Calibri"/>
          <w:rtl w:val="0"/>
          <w:lang w:val="en-US"/>
        </w:rPr>
        <w:t>Eve</w:t>
      </w:r>
      <w:r>
        <w:rPr>
          <w:rtl w:val="0"/>
          <w:lang w:val="zh-TW" w:eastAsia="zh-TW"/>
        </w:rPr>
        <w:t>、</w:t>
      </w:r>
      <w:r>
        <w:rPr>
          <w:rFonts w:ascii="Calibri" w:hAnsi="Calibri"/>
          <w:rtl w:val="0"/>
          <w:lang w:val="en-US"/>
        </w:rPr>
        <w:t>Salvatore</w:t>
      </w:r>
      <w:r>
        <w:rPr>
          <w:rtl w:val="0"/>
          <w:lang w:val="zh-TW" w:eastAsia="zh-TW"/>
        </w:rPr>
        <w:t>、</w:t>
      </w:r>
      <w:r>
        <w:rPr>
          <w:rFonts w:ascii="Calibri" w:hAnsi="Calibri"/>
          <w:rtl w:val="0"/>
          <w:lang w:val="en-US"/>
        </w:rPr>
        <w:t>Dante</w:t>
      </w:r>
      <w:r>
        <w:rPr>
          <w:rtl w:val="0"/>
          <w:lang w:val="zh-TW" w:eastAsia="zh-TW"/>
        </w:rPr>
        <w:t>、杀手</w:t>
      </w:r>
    </w:p>
    <w:p>
      <w:pPr>
        <w:pStyle w:val="Normal (Web)"/>
        <w:widowControl w:val="1"/>
        <w:spacing w:line="288" w:lineRule="auto"/>
      </w:pPr>
      <w:r>
        <w:rPr>
          <w:rtl w:val="0"/>
          <w:lang w:val="en-US"/>
        </w:rPr>
        <w:t>△</w:t>
      </w:r>
      <w:r>
        <w:rPr>
          <w:rFonts w:ascii="Calibri" w:hAnsi="Calibri"/>
          <w:rtl w:val="0"/>
          <w:lang w:val="en-US"/>
        </w:rPr>
        <w:t>Dante</w:t>
      </w:r>
      <w:r>
        <w:rPr>
          <w:rtl w:val="0"/>
          <w:lang w:val="zh-TW" w:eastAsia="zh-TW"/>
        </w:rPr>
        <w:t>后背中了第二枪</w:t>
      </w:r>
      <w:r>
        <w:rPr>
          <w:rFonts w:ascii="Calibri" w:hAnsi="Calibri"/>
          <w:rtl w:val="0"/>
          <w:lang w:val="en-US"/>
        </w:rPr>
        <w:t>,</w:t>
      </w:r>
      <w:r>
        <w:rPr>
          <w:rtl w:val="0"/>
          <w:lang w:val="zh-TW" w:eastAsia="zh-TW"/>
        </w:rPr>
        <w:t>终于撑不住跪倒在地。</w:t>
      </w:r>
      <w:r>
        <w:rPr>
          <w:rFonts w:ascii="Calibri" w:hAnsi="Calibri"/>
          <w:rtl w:val="0"/>
          <w:lang w:val="en-US"/>
        </w:rPr>
        <w:t>Salvatore</w:t>
      </w:r>
      <w:r>
        <w:rPr>
          <w:rtl w:val="0"/>
          <w:lang w:val="zh-TW" w:eastAsia="zh-TW"/>
        </w:rPr>
        <w:t>走过来</w:t>
      </w:r>
      <w:r>
        <w:rPr>
          <w:rFonts w:ascii="Calibri" w:hAnsi="Calibri"/>
          <w:rtl w:val="0"/>
          <w:lang w:val="en-US"/>
        </w:rPr>
        <w:t>,</w:t>
      </w:r>
      <w:r>
        <w:rPr>
          <w:rtl w:val="0"/>
          <w:lang w:val="zh-TW" w:eastAsia="zh-TW"/>
        </w:rPr>
        <w:t>枪口抵住他的头。</w:t>
      </w:r>
    </w:p>
    <w:p>
      <w:pPr>
        <w:pStyle w:val="Normal (Web)"/>
        <w:widowControl w:val="1"/>
        <w:spacing w:line="288" w:lineRule="auto"/>
      </w:pPr>
      <w:r>
        <w:rPr>
          <w:rFonts w:ascii="Calibri" w:hAnsi="Calibri"/>
          <w:rtl w:val="0"/>
          <w:lang w:val="en-US"/>
        </w:rPr>
        <w:t>Salvatore</w:t>
      </w:r>
      <w:r>
        <w:rPr>
          <w:rtl w:val="0"/>
          <w:lang w:val="zh-TW" w:eastAsia="zh-TW"/>
        </w:rPr>
        <w:t>：柯里昂的少主</w:t>
      </w:r>
      <w:r>
        <w:rPr>
          <w:rFonts w:ascii="Calibri" w:hAnsi="Calibri"/>
          <w:rtl w:val="0"/>
          <w:lang w:val="en-US"/>
        </w:rPr>
        <w:t>,</w:t>
      </w:r>
      <w:r>
        <w:rPr>
          <w:rtl w:val="0"/>
          <w:lang w:val="zh-TW" w:eastAsia="zh-TW"/>
        </w:rPr>
        <w:t>死在我手里</w:t>
      </w:r>
      <w:r>
        <w:rPr>
          <w:rFonts w:ascii="Calibri" w:hAnsi="Calibri"/>
          <w:rtl w:val="0"/>
          <w:lang w:val="en-US"/>
        </w:rPr>
        <w:t>,</w:t>
      </w:r>
      <w:r>
        <w:rPr>
          <w:rtl w:val="0"/>
          <w:lang w:val="zh-TW" w:eastAsia="zh-TW"/>
        </w:rPr>
        <w:t>也算给我弟弟垫背了。</w:t>
      </w:r>
      <w:r>
        <w:rPr>
          <w:lang w:val="en-US"/>
        </w:rPr>
        <w:br w:type="textWrapping"/>
      </w:r>
      <w:r>
        <w:rPr>
          <w:rFonts w:ascii="Times New Roman" w:hAnsi="Times New Roman"/>
          <w:outline w:val="0"/>
          <w:color w:val="ff0000"/>
          <w:u w:color="ff0000"/>
          <w:rtl w:val="0"/>
          <w:lang w:val="en-US"/>
          <w14:textFill>
            <w14:solidFill>
              <w14:srgbClr w14:val="FF0000"/>
            </w14:solidFill>
          </w14:textFill>
        </w:rPr>
        <w:t>Salvatore: Killing the Don of Corleone family should make a decent offering for my brother in hell.</w:t>
      </w:r>
    </w:p>
    <w:p>
      <w:pPr>
        <w:pStyle w:val="Normal (Web)"/>
        <w:widowControl w:val="1"/>
        <w:spacing w:line="288" w:lineRule="auto"/>
      </w:pPr>
      <w:r>
        <w:rPr>
          <w:rtl w:val="0"/>
          <w:lang w:val="en-US"/>
        </w:rPr>
        <w:t>△</w:t>
      </w:r>
      <w:r>
        <w:rPr>
          <w:rFonts w:ascii="Calibri" w:hAnsi="Calibri"/>
          <w:rtl w:val="0"/>
          <w:lang w:val="en-US"/>
        </w:rPr>
        <w:t>Eve</w:t>
      </w:r>
      <w:r>
        <w:rPr>
          <w:rtl w:val="0"/>
          <w:lang w:val="zh-TW" w:eastAsia="zh-TW"/>
        </w:rPr>
        <w:t>从吊机后冲出来</w:t>
      </w:r>
      <w:r>
        <w:rPr>
          <w:rFonts w:ascii="Calibri" w:hAnsi="Calibri"/>
          <w:rtl w:val="0"/>
          <w:lang w:val="en-US"/>
        </w:rPr>
        <w:t>,</w:t>
      </w:r>
      <w:r>
        <w:rPr>
          <w:rtl w:val="0"/>
          <w:lang w:val="zh-TW" w:eastAsia="zh-TW"/>
        </w:rPr>
        <w:t>一枪打飞</w:t>
      </w:r>
      <w:r>
        <w:rPr>
          <w:rFonts w:ascii="Calibri" w:hAnsi="Calibri"/>
          <w:rtl w:val="0"/>
          <w:lang w:val="en-US"/>
        </w:rPr>
        <w:t>Salvatore</w:t>
      </w:r>
      <w:r>
        <w:rPr>
          <w:rtl w:val="0"/>
          <w:lang w:val="zh-TW" w:eastAsia="zh-TW"/>
        </w:rPr>
        <w:t>的枪。</w:t>
      </w:r>
    </w:p>
    <w:p>
      <w:pPr>
        <w:pStyle w:val="Normal (Web)"/>
        <w:widowControl w:val="1"/>
        <w:spacing w:line="288" w:lineRule="auto"/>
      </w:pPr>
      <w:r>
        <w:rPr>
          <w:rFonts w:ascii="Calibri" w:hAnsi="Calibri"/>
          <w:rtl w:val="0"/>
          <w:lang w:val="en-US"/>
        </w:rPr>
        <w:t>Eve</w:t>
      </w:r>
      <w:r>
        <w:rPr>
          <w:rtl w:val="0"/>
          <w:lang w:val="zh-TW" w:eastAsia="zh-TW"/>
        </w:rPr>
        <w:t>（站在</w:t>
      </w:r>
      <w:r>
        <w:rPr>
          <w:rFonts w:ascii="Calibri" w:hAnsi="Calibri"/>
          <w:rtl w:val="0"/>
          <w:lang w:val="en-US"/>
        </w:rPr>
        <w:t>Dante</w:t>
      </w:r>
      <w:r>
        <w:rPr>
          <w:rtl w:val="0"/>
          <w:lang w:val="zh-TW" w:eastAsia="zh-TW"/>
        </w:rPr>
        <w:t>身前</w:t>
      </w:r>
      <w:r>
        <w:rPr>
          <w:rFonts w:ascii="Calibri" w:hAnsi="Calibri"/>
          <w:rtl w:val="0"/>
          <w:lang w:val="en-US"/>
        </w:rPr>
        <w:t>,</w:t>
      </w:r>
      <w:r>
        <w:rPr>
          <w:rtl w:val="0"/>
          <w:lang w:val="zh-TW" w:eastAsia="zh-TW"/>
        </w:rPr>
        <w:t>枪口对准</w:t>
      </w:r>
      <w:r>
        <w:rPr>
          <w:rFonts w:ascii="Calibri" w:hAnsi="Calibri"/>
          <w:rtl w:val="0"/>
          <w:lang w:val="en-US"/>
        </w:rPr>
        <w:t>Salvatore</w:t>
      </w:r>
      <w:r>
        <w:rPr>
          <w:rtl w:val="0"/>
          <w:lang w:val="zh-TW" w:eastAsia="zh-TW"/>
        </w:rPr>
        <w:t>）：他的命</w:t>
      </w:r>
      <w:r>
        <w:rPr>
          <w:rFonts w:ascii="Calibri" w:hAnsi="Calibri"/>
          <w:rtl w:val="0"/>
          <w:lang w:val="en-US"/>
        </w:rPr>
        <w:t>,</w:t>
      </w:r>
      <w:r>
        <w:rPr>
          <w:rtl w:val="0"/>
          <w:lang w:val="zh-TW" w:eastAsia="zh-TW"/>
        </w:rPr>
        <w:t>我说了算。</w:t>
      </w:r>
      <w:r>
        <w:rPr>
          <w:lang w:val="en-US"/>
        </w:rPr>
        <w:br w:type="textWrapping"/>
      </w:r>
      <w:r>
        <w:rPr>
          <w:rFonts w:ascii="Times New Roman" w:hAnsi="Times New Roman"/>
          <w:outline w:val="0"/>
          <w:color w:val="ff0000"/>
          <w:u w:color="ff0000"/>
          <w:rtl w:val="0"/>
          <w:lang w:val="en-US"/>
          <w14:textFill>
            <w14:solidFill>
              <w14:srgbClr w14:val="FF0000"/>
            </w14:solidFill>
          </w14:textFill>
        </w:rPr>
        <w:t>Eve: His life is mine to decide.</w:t>
      </w:r>
    </w:p>
    <w:p>
      <w:pPr>
        <w:pStyle w:val="Normal (Web)"/>
        <w:widowControl w:val="1"/>
        <w:spacing w:line="288" w:lineRule="auto"/>
      </w:pPr>
      <w:r>
        <w:rPr>
          <w:rFonts w:ascii="Calibri" w:hAnsi="Calibri"/>
          <w:rtl w:val="0"/>
          <w:lang w:val="en-US"/>
        </w:rPr>
        <w:t>Salvatore</w:t>
      </w:r>
      <w:r>
        <w:rPr>
          <w:rtl w:val="0"/>
          <w:lang w:val="zh-TW" w:eastAsia="zh-TW"/>
        </w:rPr>
        <w:t>（看着</w:t>
      </w:r>
      <w:r>
        <w:rPr>
          <w:rFonts w:ascii="Calibri" w:hAnsi="Calibri"/>
          <w:rtl w:val="0"/>
          <w:lang w:val="en-US"/>
        </w:rPr>
        <w:t>Eve</w:t>
      </w:r>
      <w:r>
        <w:rPr>
          <w:rtl w:val="0"/>
          <w:lang w:val="zh-TW" w:eastAsia="zh-TW"/>
        </w:rPr>
        <w:t>护着</w:t>
      </w:r>
      <w:r>
        <w:rPr>
          <w:rFonts w:ascii="Calibri" w:hAnsi="Calibri"/>
          <w:rtl w:val="0"/>
          <w:lang w:val="en-US"/>
        </w:rPr>
        <w:t>Dante</w:t>
      </w:r>
      <w:r>
        <w:rPr>
          <w:rtl w:val="0"/>
          <w:lang w:val="zh-TW" w:eastAsia="zh-TW"/>
        </w:rPr>
        <w:t>的样子</w:t>
      </w:r>
      <w:r>
        <w:rPr>
          <w:rFonts w:ascii="Calibri" w:hAnsi="Calibri"/>
          <w:rtl w:val="0"/>
          <w:lang w:val="en-US"/>
        </w:rPr>
        <w:t>,</w:t>
      </w:r>
      <w:r>
        <w:rPr>
          <w:rtl w:val="0"/>
          <w:lang w:val="zh-TW" w:eastAsia="zh-TW"/>
        </w:rPr>
        <w:t>大笑）：果然</w:t>
      </w:r>
      <w:r>
        <w:rPr>
          <w:rFonts w:ascii="Calibri" w:hAnsi="Calibri"/>
          <w:rtl w:val="0"/>
          <w:lang w:val="en-US"/>
        </w:rPr>
        <w:t>!</w:t>
      </w:r>
      <w:r>
        <w:rPr>
          <w:rtl w:val="0"/>
          <w:lang w:val="zh-TW" w:eastAsia="zh-TW"/>
        </w:rPr>
        <w:t>夜枭也有软肋</w:t>
      </w:r>
      <w:r>
        <w:rPr>
          <w:rFonts w:ascii="Calibri" w:hAnsi="Calibri"/>
          <w:rtl w:val="0"/>
          <w:lang w:val="en-US"/>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Salvatore: I knew it! Even the Night Owl has a weakness!</w:t>
      </w:r>
    </w:p>
    <w:p>
      <w:pPr>
        <w:pStyle w:val="Normal (Web)"/>
        <w:widowControl w:val="1"/>
        <w:spacing w:line="288" w:lineRule="auto"/>
      </w:pPr>
      <w:r>
        <w:rPr>
          <w:rtl w:val="0"/>
          <w:lang w:val="en-US"/>
        </w:rPr>
        <w:t>△</w:t>
      </w:r>
      <w:r>
        <w:rPr>
          <w:rtl w:val="0"/>
          <w:lang w:val="zh-TW" w:eastAsia="zh-TW"/>
        </w:rPr>
        <w:t>他打了个手势</w:t>
      </w:r>
      <w:r>
        <w:rPr>
          <w:rFonts w:ascii="Calibri" w:hAnsi="Calibri"/>
          <w:rtl w:val="0"/>
          <w:lang w:val="en-US"/>
        </w:rPr>
        <w:t>,</w:t>
      </w:r>
      <w:r>
        <w:rPr>
          <w:rtl w:val="0"/>
          <w:lang w:val="zh-TW" w:eastAsia="zh-TW"/>
        </w:rPr>
        <w:t>埋伏在高处的两个狙击手同时锁定</w:t>
      </w:r>
      <w:r>
        <w:rPr>
          <w:rFonts w:ascii="Calibri" w:hAnsi="Calibri"/>
          <w:rtl w:val="0"/>
          <w:lang w:val="en-US"/>
        </w:rPr>
        <w:t>Eve</w:t>
      </w:r>
      <w:r>
        <w:rPr>
          <w:rtl w:val="0"/>
          <w:lang w:val="zh-TW" w:eastAsia="zh-TW"/>
        </w:rPr>
        <w:t>。</w:t>
      </w:r>
    </w:p>
    <w:p>
      <w:pPr>
        <w:pStyle w:val="Normal (Web)"/>
        <w:widowControl w:val="1"/>
        <w:spacing w:line="288" w:lineRule="auto"/>
      </w:pPr>
      <w:r>
        <w:rPr>
          <w:rtl w:val="0"/>
          <w:lang w:val="en-US"/>
        </w:rPr>
        <w:t>△</w:t>
      </w:r>
      <w:r>
        <w:rPr>
          <w:rtl w:val="0"/>
          <w:lang w:val="zh-TW" w:eastAsia="zh-TW"/>
        </w:rPr>
        <w:t>红外瞄准的光点落在</w:t>
      </w:r>
      <w:r>
        <w:rPr>
          <w:rFonts w:ascii="Calibri" w:hAnsi="Calibri"/>
          <w:rtl w:val="0"/>
          <w:lang w:val="en-US"/>
        </w:rPr>
        <w:t>Eve</w:t>
      </w:r>
      <w:r>
        <w:rPr>
          <w:rtl w:val="0"/>
          <w:lang w:val="zh-TW" w:eastAsia="zh-TW"/>
        </w:rPr>
        <w:t>胸口。</w:t>
      </w:r>
    </w:p>
    <w:p>
      <w:pPr>
        <w:pStyle w:val="Normal (Web)"/>
        <w:widowControl w:val="1"/>
        <w:spacing w:line="288" w:lineRule="auto"/>
      </w:pPr>
      <w:r>
        <w:rPr>
          <w:rtl w:val="0"/>
          <w:lang w:val="en-US"/>
        </w:rPr>
        <w:t>△</w:t>
      </w:r>
      <w:r>
        <w:rPr>
          <w:rtl w:val="0"/>
          <w:lang w:val="zh-TW" w:eastAsia="zh-TW"/>
        </w:rPr>
        <w:t>【卡点】</w:t>
      </w:r>
      <w:r>
        <w:rPr>
          <w:rFonts w:ascii="Calibri" w:hAnsi="Calibri"/>
          <w:rtl w:val="0"/>
          <w:lang w:val="en-US"/>
        </w:rPr>
        <w:t>Dante</w:t>
      </w:r>
      <w:r>
        <w:rPr>
          <w:rtl w:val="0"/>
          <w:lang w:val="zh-TW" w:eastAsia="zh-TW"/>
        </w:rPr>
        <w:t>猛地抬头</w:t>
      </w:r>
      <w:r>
        <w:rPr>
          <w:rFonts w:ascii="Calibri" w:hAnsi="Calibri"/>
          <w:rtl w:val="0"/>
          <w:lang w:val="en-US"/>
        </w:rPr>
        <w:t>,</w:t>
      </w:r>
      <w:r>
        <w:rPr>
          <w:rtl w:val="0"/>
          <w:lang w:val="zh-TW" w:eastAsia="zh-TW"/>
        </w:rPr>
        <w:t>看见</w:t>
      </w:r>
      <w:r>
        <w:rPr>
          <w:rFonts w:ascii="Calibri" w:hAnsi="Calibri"/>
          <w:rtl w:val="0"/>
          <w:lang w:val="en-US"/>
        </w:rPr>
        <w:t>Eve</w:t>
      </w:r>
      <w:r>
        <w:rPr>
          <w:rtl w:val="0"/>
          <w:lang w:val="zh-TW" w:eastAsia="zh-TW"/>
        </w:rPr>
        <w:t>身上的红点</w:t>
      </w:r>
      <w:r>
        <w:rPr>
          <w:rFonts w:ascii="Calibri" w:hAnsi="Calibri"/>
          <w:rtl w:val="0"/>
          <w:lang w:val="en-US"/>
        </w:rPr>
        <w:t>,</w:t>
      </w:r>
      <w:r>
        <w:rPr>
          <w:rtl w:val="0"/>
          <w:lang w:val="zh-TW" w:eastAsia="zh-TW"/>
        </w:rPr>
        <w:t>撑着重伤的身体</w:t>
      </w:r>
      <w:r>
        <w:rPr>
          <w:rFonts w:ascii="Calibri" w:hAnsi="Calibri"/>
          <w:rtl w:val="0"/>
          <w:lang w:val="en-US"/>
        </w:rPr>
        <w:t>,</w:t>
      </w:r>
      <w:r>
        <w:rPr>
          <w:rtl w:val="0"/>
          <w:lang w:val="zh-TW" w:eastAsia="zh-TW"/>
        </w:rPr>
        <w:t>一把将她扑倒在地。</w:t>
      </w:r>
    </w:p>
    <w:p>
      <w:pPr>
        <w:pStyle w:val="Normal (Web)"/>
        <w:widowControl w:val="1"/>
        <w:spacing w:line="288" w:lineRule="auto"/>
      </w:pPr>
    </w:p>
    <w:p>
      <w:pPr>
        <w:pStyle w:val="Normal (Web)"/>
        <w:widowControl w:val="1"/>
        <w:spacing w:line="288" w:lineRule="auto"/>
      </w:pPr>
    </w:p>
    <w:p>
      <w:pPr>
        <w:pStyle w:val="Normal (Web)"/>
        <w:widowControl w:val="1"/>
        <w:spacing w:line="288" w:lineRule="auto"/>
      </w:pPr>
    </w:p>
    <w:p>
      <w:pPr>
        <w:pStyle w:val="Normal (Web)"/>
        <w:widowControl w:val="1"/>
        <w:spacing w:line="288" w:lineRule="auto"/>
        <w:rPr>
          <w:lang w:val="zh-TW" w:eastAsia="zh-TW"/>
        </w:rPr>
      </w:pPr>
      <w:r>
        <w:rPr>
          <w:rtl w:val="0"/>
          <w:lang w:val="zh-TW" w:eastAsia="zh-TW"/>
        </w:rPr>
        <w:t>第二十七集</w:t>
      </w:r>
    </w:p>
    <w:p>
      <w:pPr>
        <w:pStyle w:val="Normal (Web)"/>
        <w:widowControl w:val="1"/>
        <w:spacing w:line="288" w:lineRule="auto"/>
      </w:pPr>
      <w:r>
        <w:rPr>
          <w:rFonts w:ascii="Calibri" w:hAnsi="Calibri"/>
          <w:rtl w:val="0"/>
          <w:lang w:val="en-US"/>
        </w:rPr>
        <w:t>27-1</w:t>
      </w:r>
      <w:r>
        <w:rPr>
          <w:rtl w:val="0"/>
          <w:lang w:val="zh-TW" w:eastAsia="zh-TW"/>
        </w:rPr>
        <w:t>夜外船厂内</w:t>
      </w:r>
    </w:p>
    <w:p>
      <w:pPr>
        <w:pStyle w:val="Normal (Web)"/>
        <w:widowControl w:val="1"/>
        <w:spacing w:line="288" w:lineRule="auto"/>
      </w:pPr>
      <w:r>
        <w:rPr>
          <w:rtl w:val="0"/>
          <w:lang w:val="zh-TW" w:eastAsia="zh-TW"/>
        </w:rPr>
        <w:t>人物：</w:t>
      </w:r>
      <w:r>
        <w:rPr>
          <w:rFonts w:ascii="Calibri" w:hAnsi="Calibri"/>
          <w:rtl w:val="0"/>
          <w:lang w:val="en-US"/>
        </w:rPr>
        <w:t>Eve</w:t>
      </w:r>
      <w:r>
        <w:rPr>
          <w:rtl w:val="0"/>
          <w:lang w:val="zh-TW" w:eastAsia="zh-TW"/>
        </w:rPr>
        <w:t>、</w:t>
      </w:r>
      <w:r>
        <w:rPr>
          <w:rFonts w:ascii="Calibri" w:hAnsi="Calibri"/>
          <w:rtl w:val="0"/>
          <w:lang w:val="en-US"/>
        </w:rPr>
        <w:t>Dante</w:t>
      </w:r>
      <w:r>
        <w:rPr>
          <w:rtl w:val="0"/>
          <w:lang w:val="zh-TW" w:eastAsia="zh-TW"/>
        </w:rPr>
        <w:t>、</w:t>
      </w:r>
      <w:r>
        <w:rPr>
          <w:rFonts w:ascii="Calibri" w:hAnsi="Calibri"/>
          <w:rtl w:val="0"/>
          <w:lang w:val="en-US"/>
        </w:rPr>
        <w:t>Salvatore</w:t>
      </w:r>
      <w:r>
        <w:rPr>
          <w:rtl w:val="0"/>
          <w:lang w:val="zh-TW" w:eastAsia="zh-TW"/>
        </w:rPr>
        <w:t>、</w:t>
      </w:r>
      <w:r>
        <w:rPr>
          <w:rFonts w:ascii="Calibri" w:hAnsi="Calibri"/>
          <w:rtl w:val="0"/>
          <w:lang w:val="en-US"/>
        </w:rPr>
        <w:t>Victor</w:t>
      </w:r>
      <w:r>
        <w:rPr>
          <w:rtl w:val="0"/>
          <w:lang w:val="zh-TW" w:eastAsia="zh-TW"/>
        </w:rPr>
        <w:t>、杀手</w:t>
      </w:r>
    </w:p>
    <w:p>
      <w:pPr>
        <w:pStyle w:val="Normal (Web)"/>
        <w:widowControl w:val="1"/>
        <w:spacing w:line="288" w:lineRule="auto"/>
      </w:pPr>
      <w:r>
        <w:rPr>
          <w:rFonts w:ascii="Calibri" w:hAnsi="Calibri"/>
          <w:rtl w:val="0"/>
          <w:lang w:val="en-US"/>
        </w:rPr>
        <w:t>VO</w:t>
      </w:r>
      <w:r>
        <w:rPr>
          <w:rtl w:val="0"/>
          <w:lang w:val="zh-TW" w:eastAsia="zh-TW"/>
        </w:rPr>
        <w:t>：砰！砰！</w:t>
      </w:r>
    </w:p>
    <w:p>
      <w:pPr>
        <w:pStyle w:val="Normal (Web)"/>
        <w:widowControl w:val="1"/>
        <w:spacing w:line="288" w:lineRule="auto"/>
      </w:pPr>
      <w:r>
        <w:rPr>
          <w:rtl w:val="0"/>
          <w:lang w:val="en-US"/>
        </w:rPr>
        <w:t>△</w:t>
      </w:r>
      <w:r>
        <w:rPr>
          <w:rtl w:val="0"/>
          <w:lang w:val="zh-TW" w:eastAsia="zh-TW"/>
        </w:rPr>
        <w:t>两声枪响。</w:t>
      </w:r>
      <w:r>
        <w:rPr>
          <w:rFonts w:ascii="Calibri" w:hAnsi="Calibri"/>
          <w:rtl w:val="0"/>
          <w:lang w:val="en-US"/>
        </w:rPr>
        <w:t>Dante</w:t>
      </w:r>
      <w:r>
        <w:rPr>
          <w:rtl w:val="0"/>
          <w:lang w:val="zh-TW" w:eastAsia="zh-TW"/>
        </w:rPr>
        <w:t>扑在</w:t>
      </w:r>
      <w:r>
        <w:rPr>
          <w:rFonts w:ascii="Calibri" w:hAnsi="Calibri"/>
          <w:rtl w:val="0"/>
          <w:lang w:val="en-US"/>
        </w:rPr>
        <w:t>Eve</w:t>
      </w:r>
      <w:r>
        <w:rPr>
          <w:rtl w:val="0"/>
          <w:lang w:val="zh-TW" w:eastAsia="zh-TW"/>
        </w:rPr>
        <w:t>身上</w:t>
      </w:r>
      <w:r>
        <w:rPr>
          <w:rFonts w:ascii="Calibri" w:hAnsi="Calibri"/>
          <w:rtl w:val="0"/>
          <w:lang w:val="en-US"/>
        </w:rPr>
        <w:t>,</w:t>
      </w:r>
      <w:r>
        <w:rPr>
          <w:rtl w:val="0"/>
          <w:lang w:val="zh-TW" w:eastAsia="zh-TW"/>
        </w:rPr>
        <w:t>后背又中一枪</w:t>
      </w:r>
      <w:r>
        <w:rPr>
          <w:rFonts w:ascii="Calibri" w:hAnsi="Calibri"/>
          <w:rtl w:val="0"/>
          <w:lang w:val="en-US"/>
        </w:rPr>
        <w:t>,</w:t>
      </w:r>
      <w:r>
        <w:rPr>
          <w:rtl w:val="0"/>
          <w:lang w:val="zh-TW" w:eastAsia="zh-TW"/>
        </w:rPr>
        <w:t>血溅在</w:t>
      </w:r>
      <w:r>
        <w:rPr>
          <w:rFonts w:ascii="Calibri" w:hAnsi="Calibri"/>
          <w:rtl w:val="0"/>
          <w:lang w:val="en-US"/>
        </w:rPr>
        <w:t>Eve</w:t>
      </w:r>
      <w:r>
        <w:rPr>
          <w:rtl w:val="0"/>
          <w:lang w:val="zh-TW" w:eastAsia="zh-TW"/>
        </w:rPr>
        <w:t>脸上。</w:t>
      </w:r>
    </w:p>
    <w:p>
      <w:pPr>
        <w:pStyle w:val="Normal (Web)"/>
        <w:widowControl w:val="1"/>
        <w:spacing w:line="288" w:lineRule="auto"/>
      </w:pPr>
      <w:r>
        <w:rPr>
          <w:rtl w:val="0"/>
          <w:lang w:val="en-US"/>
        </w:rPr>
        <w:t>△</w:t>
      </w:r>
      <w:r>
        <w:rPr>
          <w:rtl w:val="0"/>
          <w:lang w:val="zh-TW" w:eastAsia="zh-TW"/>
        </w:rPr>
        <w:t>就在这时</w:t>
      </w:r>
      <w:r>
        <w:rPr>
          <w:rFonts w:ascii="Calibri" w:hAnsi="Calibri"/>
          <w:rtl w:val="0"/>
          <w:lang w:val="en-US"/>
        </w:rPr>
        <w:t>,</w:t>
      </w:r>
      <w:r>
        <w:rPr>
          <w:rtl w:val="0"/>
          <w:lang w:val="zh-TW" w:eastAsia="zh-TW"/>
        </w:rPr>
        <w:t>船厂大门被快艇撞开</w:t>
      </w:r>
      <w:r>
        <w:rPr>
          <w:rFonts w:ascii="Calibri" w:hAnsi="Calibri"/>
          <w:rtl w:val="0"/>
          <w:lang w:val="en-US"/>
        </w:rPr>
        <w:t>,Victor</w:t>
      </w:r>
      <w:r>
        <w:rPr>
          <w:rtl w:val="0"/>
          <w:lang w:val="zh-TW" w:eastAsia="zh-TW"/>
        </w:rPr>
        <w:t>终于带着战斧帮的人冲了进来</w:t>
      </w:r>
      <w:r>
        <w:rPr>
          <w:rFonts w:ascii="Calibri" w:hAnsi="Calibri"/>
          <w:rtl w:val="0"/>
          <w:lang w:val="en-US"/>
        </w:rPr>
        <w:t>,</w:t>
      </w:r>
      <w:r>
        <w:rPr>
          <w:rtl w:val="0"/>
          <w:lang w:val="zh-TW" w:eastAsia="zh-TW"/>
        </w:rPr>
        <w:t>一轮扫射</w:t>
      </w:r>
      <w:r>
        <w:rPr>
          <w:rFonts w:ascii="Calibri" w:hAnsi="Calibri"/>
          <w:rtl w:val="0"/>
          <w:lang w:val="en-US"/>
        </w:rPr>
        <w:t>,</w:t>
      </w:r>
      <w:r>
        <w:rPr>
          <w:rtl w:val="0"/>
          <w:lang w:val="zh-TW" w:eastAsia="zh-TW"/>
        </w:rPr>
        <w:t>撂倒高处的狙击手。</w:t>
      </w:r>
    </w:p>
    <w:p>
      <w:pPr>
        <w:pStyle w:val="Normal (Web)"/>
        <w:widowControl w:val="1"/>
        <w:spacing w:line="288" w:lineRule="auto"/>
      </w:pPr>
      <w:r>
        <w:rPr>
          <w:rFonts w:ascii="Calibri" w:hAnsi="Calibri"/>
          <w:rtl w:val="0"/>
          <w:lang w:val="en-US"/>
        </w:rPr>
        <w:t>Victor</w:t>
      </w:r>
      <w:r>
        <w:rPr>
          <w:rtl w:val="0"/>
          <w:lang w:val="zh-TW" w:eastAsia="zh-TW"/>
        </w:rPr>
        <w:t>（举枪冲进来）：</w:t>
      </w:r>
      <w:r>
        <w:rPr>
          <w:rFonts w:ascii="Calibri" w:hAnsi="Calibri"/>
          <w:rtl w:val="0"/>
          <w:lang w:val="en-US"/>
        </w:rPr>
        <w:t>Eve!</w:t>
      </w:r>
      <w:r>
        <w:rPr>
          <w:lang w:val="en-US"/>
        </w:rPr>
        <w:br w:type="textWrapping"/>
      </w:r>
      <w:r>
        <w:rPr>
          <w:rFonts w:ascii="Times New Roman" w:hAnsi="Times New Roman"/>
          <w:outline w:val="0"/>
          <w:color w:val="ff0000"/>
          <w:u w:color="ff0000"/>
          <w:rtl w:val="0"/>
          <w:lang w:val="en-US"/>
          <w14:textFill>
            <w14:solidFill>
              <w14:srgbClr w14:val="FF0000"/>
            </w14:solidFill>
          </w14:textFill>
        </w:rPr>
        <w:t>Victor: Eve!</w:t>
      </w:r>
    </w:p>
    <w:p>
      <w:pPr>
        <w:pStyle w:val="Normal (Web)"/>
        <w:widowControl w:val="1"/>
        <w:spacing w:line="288" w:lineRule="auto"/>
      </w:pPr>
      <w:r>
        <w:rPr>
          <w:rtl w:val="0"/>
          <w:lang w:val="en-US"/>
        </w:rPr>
        <w:t>△</w:t>
      </w:r>
      <w:r>
        <w:rPr>
          <w:rFonts w:ascii="Calibri" w:hAnsi="Calibri"/>
          <w:rtl w:val="0"/>
          <w:lang w:val="en-US"/>
        </w:rPr>
        <w:t>Eve</w:t>
      </w:r>
      <w:r>
        <w:rPr>
          <w:rtl w:val="0"/>
          <w:lang w:val="zh-TW" w:eastAsia="zh-TW"/>
        </w:rPr>
        <w:t>从</w:t>
      </w:r>
      <w:r>
        <w:rPr>
          <w:rFonts w:ascii="Calibri" w:hAnsi="Calibri"/>
          <w:rtl w:val="0"/>
          <w:lang w:val="en-US"/>
        </w:rPr>
        <w:t>Dante</w:t>
      </w:r>
      <w:r>
        <w:rPr>
          <w:rtl w:val="0"/>
          <w:lang w:val="zh-TW" w:eastAsia="zh-TW"/>
        </w:rPr>
        <w:t>身下爬起来</w:t>
      </w:r>
      <w:r>
        <w:rPr>
          <w:rFonts w:ascii="Calibri" w:hAnsi="Calibri"/>
          <w:rtl w:val="0"/>
          <w:lang w:val="en-US"/>
        </w:rPr>
        <w:t>,</w:t>
      </w:r>
      <w:r>
        <w:rPr>
          <w:rtl w:val="0"/>
          <w:lang w:val="zh-TW" w:eastAsia="zh-TW"/>
        </w:rPr>
        <w:t>脸上全是血</w:t>
      </w:r>
      <w:r>
        <w:rPr>
          <w:rFonts w:ascii="Calibri" w:hAnsi="Calibri"/>
          <w:rtl w:val="0"/>
          <w:lang w:val="en-US"/>
        </w:rPr>
        <w:t>,</w:t>
      </w:r>
      <w:r>
        <w:rPr>
          <w:rtl w:val="0"/>
          <w:lang w:val="zh-TW" w:eastAsia="zh-TW"/>
        </w:rPr>
        <w:t>看着趴在地上不动的</w:t>
      </w:r>
      <w:r>
        <w:rPr>
          <w:rFonts w:ascii="Calibri" w:hAnsi="Calibri"/>
          <w:rtl w:val="0"/>
          <w:lang w:val="en-US"/>
        </w:rPr>
        <w:t>Dante,</w:t>
      </w:r>
      <w:r>
        <w:rPr>
          <w:rtl w:val="0"/>
          <w:lang w:val="zh-TW" w:eastAsia="zh-TW"/>
        </w:rPr>
        <w:t>瞳孔骤缩。</w:t>
      </w:r>
    </w:p>
    <w:p>
      <w:pPr>
        <w:pStyle w:val="Normal (Web)"/>
        <w:widowControl w:val="1"/>
        <w:spacing w:line="288" w:lineRule="auto"/>
      </w:pPr>
      <w:r>
        <w:rPr>
          <w:rFonts w:ascii="Calibri" w:hAnsi="Calibri"/>
          <w:rtl w:val="0"/>
          <w:lang w:val="en-US"/>
        </w:rPr>
        <w:t>Eve</w:t>
      </w:r>
      <w:r>
        <w:rPr>
          <w:rtl w:val="0"/>
          <w:lang w:val="zh-TW" w:eastAsia="zh-TW"/>
        </w:rPr>
        <w:t>：</w:t>
      </w:r>
      <w:r>
        <w:rPr>
          <w:rFonts w:ascii="Calibri" w:hAnsi="Calibri"/>
          <w:rtl w:val="0"/>
          <w:lang w:val="en-US"/>
        </w:rPr>
        <w:t>Dante?Dante!</w:t>
      </w:r>
      <w:r>
        <w:rPr>
          <w:lang w:val="en-US"/>
        </w:rPr>
        <w:br w:type="textWrapping"/>
      </w:r>
      <w:r>
        <w:rPr>
          <w:rFonts w:ascii="Times New Roman" w:hAnsi="Times New Roman"/>
          <w:outline w:val="0"/>
          <w:color w:val="ff0000"/>
          <w:u w:color="ff0000"/>
          <w:rtl w:val="0"/>
          <w:lang w:val="en-US"/>
          <w14:textFill>
            <w14:solidFill>
              <w14:srgbClr w14:val="FF0000"/>
            </w14:solidFill>
          </w14:textFill>
        </w:rPr>
        <w:t>Eve: Dante? Dante!</w:t>
      </w:r>
    </w:p>
    <w:p>
      <w:pPr>
        <w:pStyle w:val="Normal (Web)"/>
        <w:widowControl w:val="1"/>
        <w:spacing w:line="288" w:lineRule="auto"/>
      </w:pPr>
      <w:r>
        <w:rPr>
          <w:rtl w:val="0"/>
          <w:lang w:val="en-US"/>
        </w:rPr>
        <w:t>△</w:t>
      </w:r>
      <w:r>
        <w:rPr>
          <w:rtl w:val="0"/>
          <w:lang w:val="zh-TW" w:eastAsia="zh-TW"/>
        </w:rPr>
        <w:t>她翻过</w:t>
      </w:r>
      <w:r>
        <w:rPr>
          <w:rFonts w:ascii="Calibri" w:hAnsi="Calibri"/>
          <w:rtl w:val="0"/>
          <w:lang w:val="en-US"/>
        </w:rPr>
        <w:t>Dante</w:t>
      </w:r>
      <w:r>
        <w:rPr>
          <w:rtl w:val="0"/>
          <w:lang w:val="zh-TW" w:eastAsia="zh-TW"/>
        </w:rPr>
        <w:t>的身体</w:t>
      </w:r>
      <w:r>
        <w:rPr>
          <w:rFonts w:ascii="Calibri" w:hAnsi="Calibri"/>
          <w:rtl w:val="0"/>
          <w:lang w:val="en-US"/>
        </w:rPr>
        <w:t>,</w:t>
      </w:r>
      <w:r>
        <w:rPr>
          <w:rtl w:val="0"/>
          <w:lang w:val="zh-TW" w:eastAsia="zh-TW"/>
        </w:rPr>
        <w:t>他后背三个枪眼</w:t>
      </w:r>
      <w:r>
        <w:rPr>
          <w:rFonts w:ascii="Calibri" w:hAnsi="Calibri"/>
          <w:rtl w:val="0"/>
          <w:lang w:val="en-US"/>
        </w:rPr>
        <w:t>,</w:t>
      </w:r>
      <w:r>
        <w:rPr>
          <w:rtl w:val="0"/>
          <w:lang w:val="zh-TW" w:eastAsia="zh-TW"/>
        </w:rPr>
        <w:t>血流了一地</w:t>
      </w:r>
      <w:r>
        <w:rPr>
          <w:rFonts w:ascii="Calibri" w:hAnsi="Calibri"/>
          <w:rtl w:val="0"/>
          <w:lang w:val="en-US"/>
        </w:rPr>
        <w:t>,</w:t>
      </w:r>
      <w:r>
        <w:rPr>
          <w:rtl w:val="0"/>
          <w:lang w:val="zh-TW" w:eastAsia="zh-TW"/>
        </w:rPr>
        <w:t>人已经昏过去。</w:t>
      </w:r>
    </w:p>
    <w:p>
      <w:pPr>
        <w:pStyle w:val="Normal (Web)"/>
        <w:widowControl w:val="1"/>
        <w:spacing w:line="288" w:lineRule="auto"/>
      </w:pPr>
      <w:r>
        <w:rPr>
          <w:rFonts w:ascii="Calibri" w:hAnsi="Calibri"/>
          <w:rtl w:val="0"/>
          <w:lang w:val="en-US"/>
        </w:rPr>
        <w:t>Eve</w:t>
      </w:r>
      <w:r>
        <w:rPr>
          <w:rtl w:val="0"/>
          <w:lang w:val="zh-TW" w:eastAsia="zh-TW"/>
        </w:rPr>
        <w:t>（声音第一次发抖）：来人</w:t>
      </w:r>
      <w:r>
        <w:rPr>
          <w:rFonts w:ascii="Calibri" w:hAnsi="Calibri"/>
          <w:rtl w:val="0"/>
          <w:lang w:val="en-US"/>
        </w:rPr>
        <w:t>!</w:t>
      </w:r>
      <w:r>
        <w:rPr>
          <w:rtl w:val="0"/>
          <w:lang w:val="zh-TW" w:eastAsia="zh-TW"/>
        </w:rPr>
        <w:t>车</w:t>
      </w:r>
      <w:r>
        <w:rPr>
          <w:rFonts w:ascii="Calibri" w:hAnsi="Calibri"/>
          <w:rtl w:val="0"/>
          <w:lang w:val="en-US"/>
        </w:rPr>
        <w:t>!</w:t>
      </w:r>
      <w:r>
        <w:rPr>
          <w:rtl w:val="0"/>
          <w:lang w:val="zh-TW" w:eastAsia="zh-TW"/>
        </w:rPr>
        <w:t>送医院</w:t>
      </w:r>
      <w:r>
        <w:rPr>
          <w:rFonts w:ascii="Calibri" w:hAnsi="Calibri"/>
          <w:rtl w:val="0"/>
          <w:lang w:val="en-US"/>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Eve: Anyone! Car! Get him to a hospital!</w:t>
      </w:r>
    </w:p>
    <w:p>
      <w:pPr>
        <w:pStyle w:val="Normal (Web)"/>
        <w:widowControl w:val="1"/>
        <w:spacing w:line="288" w:lineRule="auto"/>
      </w:pPr>
      <w:r>
        <w:rPr>
          <w:rtl w:val="0"/>
          <w:lang w:val="en-US"/>
        </w:rPr>
        <w:t>△</w:t>
      </w:r>
      <w:r>
        <w:rPr>
          <w:rtl w:val="0"/>
          <w:lang w:val="zh-TW" w:eastAsia="zh-TW"/>
        </w:rPr>
        <w:t>她抬头</w:t>
      </w:r>
      <w:r>
        <w:rPr>
          <w:rFonts w:ascii="Calibri" w:hAnsi="Calibri"/>
          <w:rtl w:val="0"/>
          <w:lang w:val="en-US"/>
        </w:rPr>
        <w:t>,</w:t>
      </w:r>
      <w:r>
        <w:rPr>
          <w:rtl w:val="0"/>
          <w:lang w:val="zh-TW" w:eastAsia="zh-TW"/>
        </w:rPr>
        <w:t>看向被战斧帮围住的</w:t>
      </w:r>
      <w:r>
        <w:rPr>
          <w:rFonts w:ascii="Calibri" w:hAnsi="Calibri"/>
          <w:rtl w:val="0"/>
          <w:lang w:val="en-US"/>
        </w:rPr>
        <w:t>Salvatore,</w:t>
      </w:r>
      <w:r>
        <w:rPr>
          <w:rtl w:val="0"/>
          <w:lang w:val="zh-TW" w:eastAsia="zh-TW"/>
        </w:rPr>
        <w:t>眼神瞬间变得冰冷狠戾。</w:t>
      </w:r>
    </w:p>
    <w:p>
      <w:pPr>
        <w:pStyle w:val="Normal (Web)"/>
        <w:widowControl w:val="1"/>
        <w:spacing w:line="288" w:lineRule="auto"/>
      </w:pPr>
      <w:r>
        <w:rPr>
          <w:rFonts w:ascii="Calibri" w:hAnsi="Calibri"/>
          <w:rtl w:val="0"/>
          <w:lang w:val="en-US"/>
        </w:rPr>
        <w:t>Eve</w:t>
      </w:r>
      <w:r>
        <w:rPr>
          <w:rtl w:val="0"/>
          <w:lang w:val="zh-TW" w:eastAsia="zh-TW"/>
        </w:rPr>
        <w:t>（拔枪</w:t>
      </w:r>
      <w:r>
        <w:rPr>
          <w:rFonts w:ascii="Calibri" w:hAnsi="Calibri"/>
          <w:rtl w:val="0"/>
          <w:lang w:val="en-US"/>
        </w:rPr>
        <w:t>,</w:t>
      </w:r>
      <w:r>
        <w:rPr>
          <w:rtl w:val="0"/>
          <w:lang w:val="zh-TW" w:eastAsia="zh-TW"/>
        </w:rPr>
        <w:t>一枪打穿</w:t>
      </w:r>
      <w:r>
        <w:rPr>
          <w:rFonts w:ascii="Calibri" w:hAnsi="Calibri"/>
          <w:rtl w:val="0"/>
          <w:lang w:val="en-US"/>
        </w:rPr>
        <w:t>Salvatore</w:t>
      </w:r>
      <w:r>
        <w:rPr>
          <w:rtl w:val="0"/>
          <w:lang w:val="zh-TW" w:eastAsia="zh-TW"/>
        </w:rPr>
        <w:t>的膝盖）：你今晚动了我两个人。一个安娜</w:t>
      </w:r>
      <w:r>
        <w:rPr>
          <w:rFonts w:ascii="Calibri" w:hAnsi="Calibri"/>
          <w:rtl w:val="0"/>
          <w:lang w:val="en-US"/>
        </w:rPr>
        <w:t>,</w:t>
      </w:r>
      <w:r>
        <w:rPr>
          <w:rtl w:val="0"/>
          <w:lang w:val="zh-TW" w:eastAsia="zh-TW"/>
        </w:rPr>
        <w:t>一个他。</w:t>
      </w:r>
      <w:r>
        <w:rPr>
          <w:lang w:val="en-US"/>
        </w:rPr>
        <w:br w:type="textWrapping"/>
      </w:r>
      <w:r>
        <w:rPr>
          <w:rFonts w:ascii="Times New Roman" w:hAnsi="Times New Roman"/>
          <w:outline w:val="0"/>
          <w:color w:val="ff0000"/>
          <w:u w:color="ff0000"/>
          <w:rtl w:val="0"/>
          <w:lang w:val="en-US"/>
          <w14:textFill>
            <w14:solidFill>
              <w14:srgbClr w14:val="FF0000"/>
            </w14:solidFill>
          </w14:textFill>
        </w:rPr>
        <w:t>Eve: You touched two of my people tonight. Anna, and him.</w:t>
      </w:r>
    </w:p>
    <w:p>
      <w:pPr>
        <w:pStyle w:val="Normal (Web)"/>
        <w:widowControl w:val="1"/>
        <w:spacing w:line="288" w:lineRule="auto"/>
      </w:pPr>
      <w:r>
        <w:rPr>
          <w:rFonts w:ascii="Calibri" w:hAnsi="Calibri"/>
          <w:rtl w:val="0"/>
          <w:lang w:val="en-US"/>
        </w:rPr>
        <w:t>Salvatore</w:t>
      </w:r>
      <w:r>
        <w:rPr>
          <w:rtl w:val="0"/>
          <w:lang w:val="zh-TW" w:eastAsia="zh-TW"/>
        </w:rPr>
        <w:t>（惨叫跪地）：你不杀我</w:t>
      </w:r>
      <w:r>
        <w:rPr>
          <w:rFonts w:ascii="Calibri" w:hAnsi="Calibri"/>
          <w:rtl w:val="0"/>
          <w:lang w:val="en-US"/>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Salvatore: You're not killing me?</w:t>
      </w:r>
    </w:p>
    <w:p>
      <w:pPr>
        <w:pStyle w:val="Normal (Web)"/>
        <w:widowControl w:val="1"/>
        <w:spacing w:line="288" w:lineRule="auto"/>
      </w:pPr>
      <w:r>
        <w:rPr>
          <w:rFonts w:ascii="Calibri" w:hAnsi="Calibri"/>
          <w:rtl w:val="0"/>
          <w:lang w:val="en-US"/>
        </w:rPr>
        <w:t>Eve</w:t>
      </w:r>
      <w:r>
        <w:rPr>
          <w:rtl w:val="0"/>
          <w:lang w:val="zh-TW" w:eastAsia="zh-TW"/>
        </w:rPr>
        <w:t>：杀你太便宜。我要让整个西西里看着</w:t>
      </w:r>
      <w:r>
        <w:rPr>
          <w:rFonts w:ascii="Calibri" w:hAnsi="Calibri"/>
          <w:rtl w:val="0"/>
          <w:lang w:val="en-US"/>
        </w:rPr>
        <w:t>,</w:t>
      </w:r>
      <w:r>
        <w:rPr>
          <w:rtl w:val="0"/>
          <w:lang w:val="zh-TW" w:eastAsia="zh-TW"/>
        </w:rPr>
        <w:t>布兰卡家族怎么从你手里</w:t>
      </w:r>
      <w:r>
        <w:rPr>
          <w:rFonts w:ascii="Calibri" w:hAnsi="Calibri"/>
          <w:rtl w:val="0"/>
          <w:lang w:val="en-US"/>
        </w:rPr>
        <w:t>,</w:t>
      </w:r>
      <w:r>
        <w:rPr>
          <w:rtl w:val="0"/>
          <w:lang w:val="zh-TW" w:eastAsia="zh-TW"/>
        </w:rPr>
        <w:t>一块一块烂掉。</w:t>
      </w:r>
      <w:r>
        <w:rPr>
          <w:lang w:val="en-US"/>
        </w:rPr>
        <w:br w:type="textWrapping"/>
      </w:r>
      <w:r>
        <w:rPr>
          <w:rFonts w:ascii="Times New Roman" w:hAnsi="Times New Roman"/>
          <w:outline w:val="0"/>
          <w:color w:val="ff0000"/>
          <w:u w:color="ff0000"/>
          <w:rtl w:val="0"/>
          <w:lang w:val="en-US"/>
          <w14:textFill>
            <w14:solidFill>
              <w14:srgbClr w14:val="FF0000"/>
            </w14:solidFill>
          </w14:textFill>
        </w:rPr>
        <w:t>Eve: Death is too easy. I want all Sicily to watch the Blanca family rot in your hands, piece by piece.</w:t>
      </w:r>
    </w:p>
    <w:p>
      <w:pPr>
        <w:pStyle w:val="Normal (Web)"/>
        <w:widowControl w:val="1"/>
        <w:spacing w:line="288" w:lineRule="auto"/>
      </w:pPr>
      <w:r>
        <w:rPr>
          <w:rtl w:val="0"/>
          <w:lang w:val="en-US"/>
        </w:rPr>
        <w:t>△</w:t>
      </w:r>
      <w:r>
        <w:rPr>
          <w:rtl w:val="0"/>
          <w:lang w:val="zh-TW" w:eastAsia="zh-TW"/>
        </w:rPr>
        <w:t>她示意手下把</w:t>
      </w:r>
      <w:r>
        <w:rPr>
          <w:rFonts w:ascii="Calibri" w:hAnsi="Calibri"/>
          <w:rtl w:val="0"/>
          <w:lang w:val="en-US"/>
        </w:rPr>
        <w:t>Salvatore</w:t>
      </w:r>
      <w:r>
        <w:rPr>
          <w:rtl w:val="0"/>
          <w:lang w:val="zh-TW" w:eastAsia="zh-TW"/>
        </w:rPr>
        <w:t>绑走。</w:t>
      </w:r>
    </w:p>
    <w:p>
      <w:pPr>
        <w:pStyle w:val="Normal (Web)"/>
        <w:widowControl w:val="1"/>
        <w:spacing w:line="288" w:lineRule="auto"/>
        <w:rPr>
          <w:lang w:val="zh-TW" w:eastAsia="zh-TW"/>
        </w:rPr>
      </w:pPr>
    </w:p>
    <w:p>
      <w:pPr>
        <w:pStyle w:val="Normal (Web)"/>
        <w:widowControl w:val="1"/>
        <w:spacing w:line="288" w:lineRule="auto"/>
      </w:pPr>
    </w:p>
    <w:p>
      <w:pPr>
        <w:pStyle w:val="Normal (Web)"/>
        <w:widowControl w:val="1"/>
        <w:spacing w:line="288" w:lineRule="auto"/>
      </w:pPr>
      <w:r>
        <w:rPr>
          <w:rFonts w:ascii="Calibri" w:hAnsi="Calibri"/>
          <w:rtl w:val="0"/>
          <w:lang w:val="en-US"/>
        </w:rPr>
        <w:t>27-2</w:t>
      </w:r>
      <w:r>
        <w:rPr>
          <w:rtl w:val="0"/>
          <w:lang w:val="zh-TW" w:eastAsia="zh-TW"/>
        </w:rPr>
        <w:t>日内私立医院重症监护室门口</w:t>
      </w:r>
    </w:p>
    <w:p>
      <w:pPr>
        <w:pStyle w:val="Normal (Web)"/>
        <w:widowControl w:val="1"/>
        <w:spacing w:line="288" w:lineRule="auto"/>
      </w:pPr>
      <w:r>
        <w:rPr>
          <w:rtl w:val="0"/>
          <w:lang w:val="zh-TW" w:eastAsia="zh-TW"/>
        </w:rPr>
        <w:t>人物：</w:t>
      </w:r>
      <w:r>
        <w:rPr>
          <w:rFonts w:ascii="Calibri" w:hAnsi="Calibri"/>
          <w:rtl w:val="0"/>
          <w:lang w:val="en-US"/>
        </w:rPr>
        <w:t>Eve</w:t>
      </w:r>
      <w:r>
        <w:rPr>
          <w:rtl w:val="0"/>
          <w:lang w:val="zh-TW" w:eastAsia="zh-TW"/>
        </w:rPr>
        <w:t>、</w:t>
      </w:r>
      <w:r>
        <w:rPr>
          <w:rFonts w:ascii="Calibri" w:hAnsi="Calibri"/>
          <w:rtl w:val="0"/>
          <w:lang w:val="en-US"/>
        </w:rPr>
        <w:t>Victor</w:t>
      </w:r>
      <w:r>
        <w:rPr>
          <w:rtl w:val="0"/>
          <w:lang w:val="zh-TW" w:eastAsia="zh-TW"/>
        </w:rPr>
        <w:t>、医生</w:t>
      </w:r>
    </w:p>
    <w:p>
      <w:pPr>
        <w:pStyle w:val="Normal (Web)"/>
        <w:widowControl w:val="1"/>
        <w:spacing w:line="288" w:lineRule="auto"/>
      </w:pPr>
      <w:r>
        <w:rPr>
          <w:rtl w:val="0"/>
          <w:lang w:val="en-US"/>
        </w:rPr>
        <w:t>△</w:t>
      </w:r>
      <w:r>
        <w:rPr>
          <w:rFonts w:ascii="Calibri" w:hAnsi="Calibri"/>
          <w:rtl w:val="0"/>
          <w:lang w:val="en-US"/>
        </w:rPr>
        <w:t>Eve</w:t>
      </w:r>
      <w:r>
        <w:rPr>
          <w:rtl w:val="0"/>
          <w:lang w:val="zh-TW" w:eastAsia="zh-TW"/>
        </w:rPr>
        <w:t>坐在走廊长椅上</w:t>
      </w:r>
      <w:r>
        <w:rPr>
          <w:rFonts w:ascii="Calibri" w:hAnsi="Calibri"/>
          <w:rtl w:val="0"/>
          <w:lang w:val="en-US"/>
        </w:rPr>
        <w:t>,</w:t>
      </w:r>
      <w:r>
        <w:rPr>
          <w:rtl w:val="0"/>
          <w:lang w:val="zh-TW" w:eastAsia="zh-TW"/>
        </w:rPr>
        <w:t>脸上的血没擦</w:t>
      </w:r>
      <w:r>
        <w:rPr>
          <w:rFonts w:ascii="Calibri" w:hAnsi="Calibri"/>
          <w:rtl w:val="0"/>
          <w:lang w:val="en-US"/>
        </w:rPr>
        <w:t>,</w:t>
      </w:r>
      <w:r>
        <w:rPr>
          <w:rtl w:val="0"/>
          <w:lang w:val="zh-TW" w:eastAsia="zh-TW"/>
        </w:rPr>
        <w:t>手里攥着</w:t>
      </w:r>
      <w:r>
        <w:rPr>
          <w:rFonts w:ascii="Calibri" w:hAnsi="Calibri"/>
          <w:rtl w:val="0"/>
          <w:lang w:val="en-US"/>
        </w:rPr>
        <w:t>Dante</w:t>
      </w:r>
      <w:r>
        <w:rPr>
          <w:rtl w:val="0"/>
          <w:lang w:val="zh-TW" w:eastAsia="zh-TW"/>
        </w:rPr>
        <w:t>那枚沾血的婴儿尾戒。</w:t>
      </w:r>
    </w:p>
    <w:p>
      <w:pPr>
        <w:pStyle w:val="Normal (Web)"/>
        <w:widowControl w:val="1"/>
        <w:spacing w:line="288" w:lineRule="auto"/>
      </w:pPr>
      <w:r>
        <w:rPr>
          <w:rtl w:val="0"/>
          <w:lang w:val="en-US"/>
        </w:rPr>
        <w:t>△</w:t>
      </w:r>
      <w:r>
        <w:rPr>
          <w:rtl w:val="0"/>
          <w:lang w:val="zh-TW" w:eastAsia="zh-TW"/>
        </w:rPr>
        <w:t>医生从抢救室出来。</w:t>
      </w:r>
    </w:p>
    <w:p>
      <w:pPr>
        <w:pStyle w:val="Normal (Web)"/>
        <w:widowControl w:val="1"/>
        <w:spacing w:line="288" w:lineRule="auto"/>
      </w:pPr>
      <w:r>
        <w:rPr>
          <w:rtl w:val="0"/>
          <w:lang w:val="zh-TW" w:eastAsia="zh-TW"/>
        </w:rPr>
        <w:t>医生：三枪</w:t>
      </w:r>
      <w:r>
        <w:rPr>
          <w:rFonts w:ascii="Calibri" w:hAnsi="Calibri"/>
          <w:rtl w:val="0"/>
          <w:lang w:val="en-US"/>
        </w:rPr>
        <w:t>,</w:t>
      </w:r>
      <w:r>
        <w:rPr>
          <w:rtl w:val="0"/>
          <w:lang w:val="zh-TW" w:eastAsia="zh-TW"/>
        </w:rPr>
        <w:t>有一枪离心脏很近。命保住了</w:t>
      </w:r>
      <w:r>
        <w:rPr>
          <w:rFonts w:ascii="Calibri" w:hAnsi="Calibri"/>
          <w:rtl w:val="0"/>
          <w:lang w:val="en-US"/>
        </w:rPr>
        <w:t>,</w:t>
      </w:r>
      <w:r>
        <w:rPr>
          <w:rtl w:val="0"/>
          <w:lang w:val="zh-TW" w:eastAsia="zh-TW"/>
        </w:rPr>
        <w:t>但他这辈子</w:t>
      </w:r>
      <w:r>
        <w:rPr>
          <w:rFonts w:ascii="Calibri" w:hAnsi="Calibri"/>
          <w:rtl w:val="0"/>
          <w:lang w:val="en-US"/>
        </w:rPr>
        <w:t>,</w:t>
      </w:r>
      <w:r>
        <w:rPr>
          <w:rtl w:val="0"/>
          <w:lang w:val="zh-TW" w:eastAsia="zh-TW"/>
        </w:rPr>
        <w:t>可能再也站不起来了。</w:t>
      </w:r>
      <w:r>
        <w:rPr>
          <w:lang w:val="en-US"/>
        </w:rPr>
        <w:br w:type="textWrapping"/>
      </w:r>
      <w:r>
        <w:rPr>
          <w:rFonts w:ascii="Times New Roman" w:hAnsi="Times New Roman"/>
          <w:outline w:val="0"/>
          <w:color w:val="ff0000"/>
          <w:u w:color="ff0000"/>
          <w:rtl w:val="0"/>
          <w:lang w:val="en-US"/>
          <w14:textFill>
            <w14:solidFill>
              <w14:srgbClr w14:val="FF0000"/>
            </w14:solidFill>
          </w14:textFill>
        </w:rPr>
        <w:t>Doctor: Three shots. One came close to his heart. He'll live, but he may never stand again.</w:t>
      </w:r>
    </w:p>
    <w:p>
      <w:pPr>
        <w:pStyle w:val="Normal (Web)"/>
        <w:widowControl w:val="1"/>
        <w:spacing w:line="288" w:lineRule="auto"/>
      </w:pPr>
      <w:r>
        <w:rPr>
          <w:rtl w:val="0"/>
          <w:lang w:val="en-US"/>
        </w:rPr>
        <w:t>△</w:t>
      </w:r>
      <w:r>
        <w:rPr>
          <w:rFonts w:ascii="Calibri" w:hAnsi="Calibri"/>
          <w:rtl w:val="0"/>
          <w:lang w:val="en-US"/>
        </w:rPr>
        <w:t>Eve</w:t>
      </w:r>
      <w:r>
        <w:rPr>
          <w:rtl w:val="0"/>
          <w:lang w:val="zh-TW" w:eastAsia="zh-TW"/>
        </w:rPr>
        <w:t>捏着尾戒的手紧了紧</w:t>
      </w:r>
      <w:r>
        <w:rPr>
          <w:rFonts w:ascii="Calibri" w:hAnsi="Calibri"/>
          <w:rtl w:val="0"/>
          <w:lang w:val="en-US"/>
        </w:rPr>
        <w:t>,</w:t>
      </w:r>
      <w:r>
        <w:rPr>
          <w:rtl w:val="0"/>
          <w:lang w:val="zh-TW" w:eastAsia="zh-TW"/>
        </w:rPr>
        <w:t>没说话。</w:t>
      </w:r>
    </w:p>
    <w:p>
      <w:pPr>
        <w:pStyle w:val="Normal (Web)"/>
        <w:widowControl w:val="1"/>
        <w:spacing w:line="288" w:lineRule="auto"/>
      </w:pPr>
      <w:r>
        <w:rPr>
          <w:rtl w:val="0"/>
          <w:lang w:val="en-US"/>
        </w:rPr>
        <w:t>△</w:t>
      </w:r>
      <w:r>
        <w:rPr>
          <w:rFonts w:ascii="Calibri" w:hAnsi="Calibri"/>
          <w:rtl w:val="0"/>
          <w:lang w:val="en-US"/>
        </w:rPr>
        <w:t>Victor</w:t>
      </w:r>
      <w:r>
        <w:rPr>
          <w:rtl w:val="0"/>
          <w:lang w:val="zh-TW" w:eastAsia="zh-TW"/>
        </w:rPr>
        <w:t>走过来</w:t>
      </w:r>
      <w:r>
        <w:rPr>
          <w:rFonts w:ascii="Calibri" w:hAnsi="Calibri"/>
          <w:rtl w:val="0"/>
          <w:lang w:val="en-US"/>
        </w:rPr>
        <w:t>,</w:t>
      </w:r>
      <w:r>
        <w:rPr>
          <w:rtl w:val="0"/>
          <w:lang w:val="zh-TW" w:eastAsia="zh-TW"/>
        </w:rPr>
        <w:t>在她身边坐下。</w:t>
      </w:r>
    </w:p>
    <w:p>
      <w:pPr>
        <w:pStyle w:val="Normal (Web)"/>
        <w:widowControl w:val="1"/>
        <w:spacing w:line="288" w:lineRule="auto"/>
      </w:pPr>
      <w:r>
        <w:rPr>
          <w:rFonts w:ascii="Calibri" w:hAnsi="Calibri"/>
          <w:rtl w:val="0"/>
          <w:lang w:val="en-US"/>
        </w:rPr>
        <w:t>Victor</w:t>
      </w:r>
      <w:r>
        <w:rPr>
          <w:rtl w:val="0"/>
          <w:lang w:val="zh-TW" w:eastAsia="zh-TW"/>
        </w:rPr>
        <w:t>：</w:t>
      </w:r>
      <w:r>
        <w:rPr>
          <w:rFonts w:ascii="Calibri" w:hAnsi="Calibri"/>
          <w:rtl w:val="0"/>
          <w:lang w:val="en-US"/>
        </w:rPr>
        <w:t>Eve,</w:t>
      </w:r>
      <w:r>
        <w:rPr>
          <w:rtl w:val="0"/>
          <w:lang w:val="zh-TW" w:eastAsia="zh-TW"/>
        </w:rPr>
        <w:t>他为你挡了三枪。</w:t>
      </w:r>
      <w:r>
        <w:rPr>
          <w:lang w:val="en-US"/>
        </w:rPr>
        <w:br w:type="textWrapping"/>
      </w:r>
      <w:r>
        <w:rPr>
          <w:rFonts w:ascii="Times New Roman" w:hAnsi="Times New Roman"/>
          <w:outline w:val="0"/>
          <w:color w:val="ff0000"/>
          <w:u w:color="ff0000"/>
          <w:rtl w:val="0"/>
          <w:lang w:val="en-US"/>
          <w14:textFill>
            <w14:solidFill>
              <w14:srgbClr w14:val="FF0000"/>
            </w14:solidFill>
          </w14:textFill>
        </w:rPr>
        <w:t>Victor: Eve, he took three bullets for you.</w:t>
      </w:r>
    </w:p>
    <w:p>
      <w:pPr>
        <w:pStyle w:val="Normal (Web)"/>
        <w:widowControl w:val="1"/>
        <w:spacing w:line="288" w:lineRule="auto"/>
      </w:pPr>
      <w:r>
        <w:rPr>
          <w:rFonts w:ascii="Calibri" w:hAnsi="Calibri"/>
          <w:rtl w:val="0"/>
          <w:lang w:val="en-US"/>
        </w:rPr>
        <w:t>Eve</w:t>
      </w:r>
      <w:r>
        <w:rPr>
          <w:rtl w:val="0"/>
          <w:lang w:val="zh-TW" w:eastAsia="zh-TW"/>
        </w:rPr>
        <w:t>（盯着抢救室的门）：你来晚了。</w:t>
      </w:r>
      <w:r>
        <w:rPr>
          <w:lang w:val="en-US"/>
        </w:rPr>
        <w:br w:type="textWrapping"/>
      </w:r>
      <w:r>
        <w:rPr>
          <w:rFonts w:ascii="Times New Roman" w:hAnsi="Times New Roman"/>
          <w:outline w:val="0"/>
          <w:color w:val="ff0000"/>
          <w:u w:color="ff0000"/>
          <w:rtl w:val="0"/>
          <w:lang w:val="en-US"/>
          <w14:textFill>
            <w14:solidFill>
              <w14:srgbClr w14:val="FF0000"/>
            </w14:solidFill>
          </w14:textFill>
        </w:rPr>
        <w:t>Eve: You're late.</w:t>
      </w:r>
    </w:p>
    <w:p>
      <w:pPr>
        <w:pStyle w:val="Normal (Web)"/>
        <w:widowControl w:val="1"/>
        <w:spacing w:line="288" w:lineRule="auto"/>
      </w:pPr>
      <w:r>
        <w:rPr>
          <w:rFonts w:ascii="Calibri" w:hAnsi="Calibri"/>
          <w:rtl w:val="0"/>
          <w:lang w:val="en-US"/>
        </w:rPr>
        <w:t>Victor</w:t>
      </w:r>
      <w:r>
        <w:rPr>
          <w:rtl w:val="0"/>
          <w:lang w:val="zh-TW" w:eastAsia="zh-TW"/>
        </w:rPr>
        <w:t>（一愣）：什么</w:t>
      </w:r>
      <w:r>
        <w:rPr>
          <w:rFonts w:ascii="Calibri" w:hAnsi="Calibri"/>
          <w:rtl w:val="0"/>
          <w:lang w:val="en-US"/>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Victor: What?</w:t>
      </w:r>
    </w:p>
    <w:p>
      <w:pPr>
        <w:pStyle w:val="Normal (Web)"/>
        <w:widowControl w:val="1"/>
        <w:spacing w:line="288" w:lineRule="auto"/>
      </w:pPr>
      <w:r>
        <w:rPr>
          <w:rFonts w:ascii="Calibri" w:hAnsi="Calibri"/>
          <w:rtl w:val="0"/>
          <w:lang w:val="en-US"/>
        </w:rPr>
        <w:t>Eve</w:t>
      </w:r>
      <w:r>
        <w:rPr>
          <w:rtl w:val="0"/>
          <w:lang w:val="zh-TW" w:eastAsia="zh-TW"/>
        </w:rPr>
        <w:t>（转头看他</w:t>
      </w:r>
      <w:r>
        <w:rPr>
          <w:rFonts w:ascii="Calibri" w:hAnsi="Calibri"/>
          <w:rtl w:val="0"/>
          <w:lang w:val="en-US"/>
        </w:rPr>
        <w:t>,</w:t>
      </w:r>
      <w:r>
        <w:rPr>
          <w:rtl w:val="0"/>
          <w:lang w:val="zh-TW" w:eastAsia="zh-TW"/>
        </w:rPr>
        <w:t>眼神冰冷）：你的快艇守在水路上。安娜出来的时候</w:t>
      </w:r>
      <w:r>
        <w:rPr>
          <w:rFonts w:ascii="Calibri" w:hAnsi="Calibri"/>
          <w:rtl w:val="0"/>
          <w:lang w:val="en-US"/>
        </w:rPr>
        <w:t>,</w:t>
      </w:r>
      <w:r>
        <w:rPr>
          <w:rtl w:val="0"/>
          <w:lang w:val="zh-TW" w:eastAsia="zh-TW"/>
        </w:rPr>
        <w:t>你为什么不立刻冲进去</w:t>
      </w:r>
      <w:r>
        <w:rPr>
          <w:rFonts w:ascii="Calibri" w:hAnsi="Calibri"/>
          <w:rtl w:val="0"/>
          <w:lang w:val="en-US"/>
        </w:rPr>
        <w:t>?</w:t>
      </w:r>
      <w:r>
        <w:rPr>
          <w:rtl w:val="0"/>
          <w:lang w:val="zh-TW" w:eastAsia="zh-TW"/>
        </w:rPr>
        <w:t>你在外面等了多久</w:t>
      </w:r>
      <w:r>
        <w:rPr>
          <w:rFonts w:ascii="Calibri" w:hAnsi="Calibri"/>
          <w:rtl w:val="0"/>
          <w:lang w:val="en-US"/>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Eve: Your speedboats were covering the waterways. When Anna got out, why didn't you storm in? How long did you wait outside?</w:t>
      </w:r>
    </w:p>
    <w:p>
      <w:pPr>
        <w:pStyle w:val="Normal (Web)"/>
        <w:widowControl w:val="1"/>
        <w:spacing w:line="288" w:lineRule="auto"/>
      </w:pPr>
      <w:r>
        <w:rPr>
          <w:rtl w:val="0"/>
          <w:lang w:val="en-US"/>
        </w:rPr>
        <w:t>△</w:t>
      </w:r>
      <w:r>
        <w:rPr>
          <w:rFonts w:ascii="Calibri" w:hAnsi="Calibri"/>
          <w:rtl w:val="0"/>
          <w:lang w:val="en-US"/>
        </w:rPr>
        <w:t>Victor</w:t>
      </w:r>
      <w:r>
        <w:rPr>
          <w:rtl w:val="0"/>
          <w:lang w:val="zh-TW" w:eastAsia="zh-TW"/>
        </w:rPr>
        <w:t>脸色一变。</w:t>
      </w:r>
    </w:p>
    <w:p>
      <w:pPr>
        <w:pStyle w:val="Normal (Web)"/>
        <w:widowControl w:val="1"/>
        <w:spacing w:line="288" w:lineRule="auto"/>
      </w:pPr>
      <w:r>
        <w:rPr>
          <w:rFonts w:ascii="Calibri" w:hAnsi="Calibri"/>
          <w:rtl w:val="0"/>
          <w:lang w:val="en-US"/>
        </w:rPr>
        <w:t>Victor</w:t>
      </w:r>
      <w:r>
        <w:rPr>
          <w:rtl w:val="0"/>
          <w:lang w:val="zh-TW" w:eastAsia="zh-TW"/>
        </w:rPr>
        <w:t>：水路情况复杂</w:t>
      </w:r>
      <w:r>
        <w:rPr>
          <w:rFonts w:ascii="Calibri" w:hAnsi="Calibri"/>
          <w:rtl w:val="0"/>
          <w:lang w:val="en-US"/>
        </w:rPr>
        <w:t>,</w:t>
      </w:r>
      <w:r>
        <w:rPr>
          <w:rtl w:val="0"/>
          <w:lang w:val="zh-TW" w:eastAsia="zh-TW"/>
        </w:rPr>
        <w:t>我</w:t>
      </w:r>
      <w:r>
        <w:rPr>
          <w:rFonts w:ascii="Calibri" w:hAnsi="Calibri"/>
          <w:rtl w:val="0"/>
          <w:lang w:val="en-US"/>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Victor: The waterways were complicated. I...</w:t>
      </w:r>
    </w:p>
    <w:p>
      <w:pPr>
        <w:pStyle w:val="Normal (Web)"/>
        <w:widowControl w:val="1"/>
        <w:spacing w:line="288" w:lineRule="auto"/>
      </w:pPr>
      <w:r>
        <w:rPr>
          <w:rFonts w:ascii="Calibri" w:hAnsi="Calibri"/>
          <w:rtl w:val="0"/>
          <w:lang w:val="en-US"/>
        </w:rPr>
        <w:t>Eve</w:t>
      </w:r>
      <w:r>
        <w:rPr>
          <w:rtl w:val="0"/>
          <w:lang w:val="zh-TW" w:eastAsia="zh-TW"/>
        </w:rPr>
        <w:t>（打断）：</w:t>
      </w:r>
      <w:r>
        <w:rPr>
          <w:rFonts w:ascii="Calibri" w:hAnsi="Calibri"/>
          <w:rtl w:val="0"/>
          <w:lang w:val="en-US"/>
        </w:rPr>
        <w:t>Victor,</w:t>
      </w:r>
      <w:r>
        <w:rPr>
          <w:rtl w:val="0"/>
          <w:lang w:val="zh-TW" w:eastAsia="zh-TW"/>
        </w:rPr>
        <w:t>你扶我上位</w:t>
      </w:r>
      <w:r>
        <w:rPr>
          <w:rFonts w:ascii="Calibri" w:hAnsi="Calibri"/>
          <w:rtl w:val="0"/>
          <w:lang w:val="en-US"/>
        </w:rPr>
        <w:t>,</w:t>
      </w:r>
      <w:r>
        <w:rPr>
          <w:rtl w:val="0"/>
          <w:lang w:val="zh-TW" w:eastAsia="zh-TW"/>
        </w:rPr>
        <w:t>我承你的情。但你今晚晚来的那几分钟</w:t>
      </w:r>
      <w:r>
        <w:rPr>
          <w:rFonts w:ascii="Calibri" w:hAnsi="Calibri"/>
          <w:rtl w:val="0"/>
          <w:lang w:val="en-US"/>
        </w:rPr>
        <w:t>,</w:t>
      </w:r>
      <w:r>
        <w:rPr>
          <w:rtl w:val="0"/>
          <w:lang w:val="zh-TW" w:eastAsia="zh-TW"/>
        </w:rPr>
        <w:t>我记下了。</w:t>
      </w:r>
      <w:r>
        <w:rPr>
          <w:lang w:val="en-US"/>
        </w:rPr>
        <w:br w:type="textWrapping"/>
      </w:r>
      <w:r>
        <w:rPr>
          <w:rFonts w:ascii="Times New Roman" w:hAnsi="Times New Roman"/>
          <w:outline w:val="0"/>
          <w:color w:val="ff0000"/>
          <w:u w:color="ff0000"/>
          <w:rtl w:val="0"/>
          <w:lang w:val="en-US"/>
          <w14:textFill>
            <w14:solidFill>
              <w14:srgbClr w14:val="FF0000"/>
            </w14:solidFill>
          </w14:textFill>
        </w:rPr>
        <w:t>Eve: Victor, you put me on the throne, and I owe you for that. But those few minutes you were late tonight? I won't forget them.</w:t>
      </w:r>
    </w:p>
    <w:p>
      <w:pPr>
        <w:pStyle w:val="Normal (Web)"/>
        <w:widowControl w:val="1"/>
        <w:spacing w:line="288" w:lineRule="auto"/>
      </w:pPr>
      <w:r>
        <w:rPr>
          <w:rtl w:val="0"/>
          <w:lang w:val="en-US"/>
        </w:rPr>
        <w:t>△</w:t>
      </w:r>
      <w:r>
        <w:rPr>
          <w:rtl w:val="0"/>
          <w:lang w:val="zh-TW" w:eastAsia="zh-TW"/>
        </w:rPr>
        <w:t>她站起身</w:t>
      </w:r>
      <w:r>
        <w:rPr>
          <w:rFonts w:ascii="Calibri" w:hAnsi="Calibri"/>
          <w:rtl w:val="0"/>
          <w:lang w:val="en-US"/>
        </w:rPr>
        <w:t>,</w:t>
      </w:r>
      <w:r>
        <w:rPr>
          <w:rtl w:val="0"/>
          <w:lang w:val="zh-TW" w:eastAsia="zh-TW"/>
        </w:rPr>
        <w:t>把尾戒收进口袋。</w:t>
      </w:r>
    </w:p>
    <w:p>
      <w:pPr>
        <w:pStyle w:val="Normal (Web)"/>
        <w:widowControl w:val="1"/>
        <w:spacing w:line="288" w:lineRule="auto"/>
        <w:rPr>
          <w:rFonts w:ascii="Times New Roman" w:cs="Times New Roman" w:hAnsi="Times New Roman" w:eastAsia="Times New Roman"/>
          <w:outline w:val="0"/>
          <w:color w:val="ff0000"/>
          <w:u w:color="ff0000"/>
          <w14:textFill>
            <w14:solidFill>
              <w14:srgbClr w14:val="FF0000"/>
            </w14:solidFill>
          </w14:textFill>
        </w:rPr>
      </w:pPr>
      <w:r>
        <w:rPr>
          <w:rFonts w:ascii="Calibri" w:hAnsi="Calibri"/>
          <w:rtl w:val="0"/>
          <w:lang w:val="en-US"/>
        </w:rPr>
        <w:t>Eve OS</w:t>
      </w:r>
      <w:r>
        <w:rPr>
          <w:rtl w:val="0"/>
          <w:lang w:val="zh-TW" w:eastAsia="zh-TW"/>
        </w:rPr>
        <w:t>：</w:t>
      </w:r>
      <w:r>
        <w:rPr>
          <w:rFonts w:ascii="Calibri" w:hAnsi="Calibri"/>
          <w:rtl w:val="0"/>
          <w:lang w:val="en-US"/>
        </w:rPr>
        <w:t>Victor</w:t>
      </w:r>
      <w:r>
        <w:rPr>
          <w:rtl w:val="0"/>
          <w:lang w:val="zh-TW" w:eastAsia="zh-TW"/>
        </w:rPr>
        <w:t>想等</w:t>
      </w:r>
      <w:r>
        <w:rPr>
          <w:rFonts w:ascii="Calibri" w:hAnsi="Calibri"/>
          <w:rtl w:val="0"/>
          <w:lang w:val="en-US"/>
        </w:rPr>
        <w:t>Dante</w:t>
      </w:r>
      <w:r>
        <w:rPr>
          <w:rtl w:val="0"/>
          <w:lang w:val="zh-TW" w:eastAsia="zh-TW"/>
        </w:rPr>
        <w:t>死。他的心思</w:t>
      </w:r>
      <w:r>
        <w:rPr>
          <w:rFonts w:ascii="Calibri" w:hAnsi="Calibri"/>
          <w:rtl w:val="0"/>
          <w:lang w:val="en-US"/>
        </w:rPr>
        <w:t>,</w:t>
      </w:r>
      <w:r>
        <w:rPr>
          <w:rtl w:val="0"/>
          <w:lang w:val="zh-TW" w:eastAsia="zh-TW"/>
        </w:rPr>
        <w:t>我今晚看得清清楚楚。从今往后</w:t>
      </w:r>
      <w:r>
        <w:rPr>
          <w:rFonts w:ascii="Calibri" w:hAnsi="Calibri"/>
          <w:rtl w:val="0"/>
          <w:lang w:val="en-US"/>
        </w:rPr>
        <w:t>,</w:t>
      </w:r>
      <w:r>
        <w:rPr>
          <w:rtl w:val="0"/>
          <w:lang w:val="zh-TW" w:eastAsia="zh-TW"/>
        </w:rPr>
        <w:t>这个北美</w:t>
      </w:r>
      <w:r>
        <w:rPr>
          <w:rFonts w:ascii="Calibri" w:hAnsi="Calibri"/>
          <w:rtl w:val="0"/>
          <w:lang w:val="en-US"/>
        </w:rPr>
        <w:t>,</w:t>
      </w:r>
      <w:r>
        <w:rPr>
          <w:rtl w:val="0"/>
          <w:lang w:val="zh-TW" w:eastAsia="zh-TW"/>
        </w:rPr>
        <w:t>我谁都不靠</w:t>
      </w:r>
      <w:r>
        <w:rPr>
          <w:rFonts w:ascii="Calibri" w:hAnsi="Calibri"/>
          <w:rtl w:val="0"/>
          <w:lang w:val="en-US"/>
        </w:rPr>
        <w:t>,</w:t>
      </w:r>
      <w:r>
        <w:rPr>
          <w:rtl w:val="0"/>
          <w:lang w:val="zh-TW" w:eastAsia="zh-TW"/>
        </w:rPr>
        <w:t>只靠我自己。</w:t>
      </w:r>
      <w:r>
        <w:rPr>
          <w:lang w:val="en-US"/>
        </w:rPr>
        <w:br w:type="textWrapping"/>
      </w:r>
      <w:r>
        <w:rPr>
          <w:rFonts w:ascii="Times New Roman" w:hAnsi="Times New Roman"/>
          <w:outline w:val="0"/>
          <w:color w:val="ff2600"/>
          <w:u w:color="ff0000"/>
          <w:rtl w:val="0"/>
          <w:lang w:val="en-US"/>
          <w14:textFill>
            <w14:solidFill>
              <w14:srgbClr w14:val="FF2600"/>
            </w14:solidFill>
          </w14:textFill>
        </w:rPr>
        <w:t>Eve (</w:t>
      </w:r>
      <w:r>
        <w:rPr>
          <w:rFonts w:ascii="Times New Roman" w:hAnsi="Times New Roman"/>
          <w:outline w:val="0"/>
          <w:color w:val="ff2600"/>
          <w:u w:color="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Victo</w:t>
      </w:r>
      <w:r>
        <w:rPr>
          <w:rFonts w:ascii="Times New Roman" w:hAnsi="Times New Roman"/>
          <w:outline w:val="0"/>
          <w:color w:val="ff0000"/>
          <w:u w:color="ff0000"/>
          <w:rtl w:val="0"/>
          <w:lang w:val="en-US"/>
          <w14:textFill>
            <w14:solidFill>
              <w14:srgbClr w14:val="FF0000"/>
            </w14:solidFill>
          </w14:textFill>
        </w:rPr>
        <w:t>r wanted Dante dead. I saw his mind clearly tonight. From now on, in North America, I rely on no one but myself.</w:t>
      </w:r>
    </w:p>
    <w:p>
      <w:pPr>
        <w:pStyle w:val="Normal (Web)"/>
        <w:widowControl w:val="1"/>
        <w:spacing w:line="288" w:lineRule="auto"/>
        <w:rPr>
          <w:rFonts w:ascii="Times New Roman" w:cs="Times New Roman" w:hAnsi="Times New Roman" w:eastAsia="Times New Roman"/>
          <w:outline w:val="0"/>
          <w:color w:val="ff0000"/>
          <w:u w:color="ff0000"/>
          <w14:textFill>
            <w14:solidFill>
              <w14:srgbClr w14:val="FF0000"/>
            </w14:solidFill>
          </w14:textFill>
        </w:rPr>
      </w:pPr>
    </w:p>
    <w:p>
      <w:pPr>
        <w:pStyle w:val="Normal (Web)"/>
        <w:widowControl w:val="1"/>
        <w:spacing w:line="288" w:lineRule="auto"/>
      </w:pPr>
    </w:p>
    <w:p>
      <w:pPr>
        <w:pStyle w:val="Normal (Web)"/>
        <w:widowControl w:val="1"/>
        <w:spacing w:line="288" w:lineRule="auto"/>
      </w:pPr>
      <w:r>
        <w:rPr>
          <w:rFonts w:ascii="Calibri" w:hAnsi="Calibri"/>
          <w:rtl w:val="0"/>
          <w:lang w:val="en-US"/>
        </w:rPr>
        <w:t>27-3</w:t>
      </w:r>
      <w:r>
        <w:rPr>
          <w:rtl w:val="0"/>
          <w:lang w:val="zh-TW" w:eastAsia="zh-TW"/>
        </w:rPr>
        <w:t>夜内布兰卡家族会客厅</w:t>
      </w:r>
    </w:p>
    <w:p>
      <w:pPr>
        <w:pStyle w:val="Normal (Web)"/>
        <w:widowControl w:val="1"/>
        <w:spacing w:line="288" w:lineRule="auto"/>
      </w:pPr>
      <w:r>
        <w:rPr>
          <w:rtl w:val="0"/>
          <w:lang w:val="zh-TW" w:eastAsia="zh-TW"/>
        </w:rPr>
        <w:t>人物：</w:t>
      </w:r>
      <w:r>
        <w:rPr>
          <w:rFonts w:ascii="Calibri" w:hAnsi="Calibri"/>
          <w:rtl w:val="0"/>
          <w:lang w:val="en-US"/>
        </w:rPr>
        <w:t>Lily</w:t>
      </w:r>
      <w:r>
        <w:rPr>
          <w:rtl w:val="0"/>
          <w:lang w:val="zh-TW" w:eastAsia="zh-TW"/>
        </w:rPr>
        <w:t>、布兰卡残部、马可</w:t>
      </w:r>
    </w:p>
    <w:p>
      <w:pPr>
        <w:pStyle w:val="Normal (Web)"/>
        <w:widowControl w:val="1"/>
        <w:spacing w:line="288" w:lineRule="auto"/>
      </w:pPr>
      <w:r>
        <w:rPr>
          <w:rtl w:val="0"/>
          <w:lang w:val="en-US"/>
        </w:rPr>
        <w:t>△</w:t>
      </w:r>
      <w:r>
        <w:rPr>
          <w:rFonts w:ascii="Calibri" w:hAnsi="Calibri"/>
          <w:rtl w:val="0"/>
          <w:lang w:val="en-US"/>
        </w:rPr>
        <w:t>Salvatore</w:t>
      </w:r>
      <w:r>
        <w:rPr>
          <w:rtl w:val="0"/>
          <w:lang w:val="zh-TW" w:eastAsia="zh-TW"/>
        </w:rPr>
        <w:t>被抓</w:t>
      </w:r>
      <w:r>
        <w:rPr>
          <w:rFonts w:ascii="Calibri" w:hAnsi="Calibri"/>
          <w:rtl w:val="0"/>
          <w:lang w:val="en-US"/>
        </w:rPr>
        <w:t>,</w:t>
      </w:r>
      <w:r>
        <w:rPr>
          <w:rtl w:val="0"/>
          <w:lang w:val="zh-TW" w:eastAsia="zh-TW"/>
        </w:rPr>
        <w:t>布兰卡群龙无首。膝盖打瘸的马可坐在主位上。</w:t>
      </w:r>
    </w:p>
    <w:p>
      <w:pPr>
        <w:pStyle w:val="Normal (Web)"/>
        <w:widowControl w:val="1"/>
        <w:spacing w:line="288" w:lineRule="auto"/>
      </w:pPr>
      <w:r>
        <w:rPr>
          <w:rtl w:val="0"/>
          <w:lang w:val="en-US"/>
        </w:rPr>
        <w:t>△</w:t>
      </w:r>
      <w:r>
        <w:rPr>
          <w:rFonts w:ascii="Calibri" w:hAnsi="Calibri"/>
          <w:rtl w:val="0"/>
          <w:lang w:val="en-US"/>
        </w:rPr>
        <w:t>Lily</w:t>
      </w:r>
      <w:r>
        <w:rPr>
          <w:rtl w:val="0"/>
          <w:lang w:val="zh-TW" w:eastAsia="zh-TW"/>
        </w:rPr>
        <w:t>脸上的疤还没好</w:t>
      </w:r>
      <w:r>
        <w:rPr>
          <w:rFonts w:ascii="Calibri" w:hAnsi="Calibri"/>
          <w:rtl w:val="0"/>
          <w:lang w:val="en-US"/>
        </w:rPr>
        <w:t>,</w:t>
      </w:r>
      <w:r>
        <w:rPr>
          <w:rtl w:val="0"/>
          <w:lang w:val="zh-TW" w:eastAsia="zh-TW"/>
        </w:rPr>
        <w:t>谄媚地凑过去。</w:t>
      </w:r>
    </w:p>
    <w:p>
      <w:pPr>
        <w:pStyle w:val="Normal (Web)"/>
        <w:widowControl w:val="1"/>
        <w:spacing w:line="288" w:lineRule="auto"/>
      </w:pPr>
      <w:r>
        <w:rPr>
          <w:rFonts w:ascii="Calibri" w:hAnsi="Calibri"/>
          <w:rtl w:val="0"/>
          <w:lang w:val="en-US"/>
        </w:rPr>
        <w:t>Lily</w:t>
      </w:r>
      <w:r>
        <w:rPr>
          <w:rtl w:val="0"/>
          <w:lang w:val="zh-TW" w:eastAsia="zh-TW"/>
        </w:rPr>
        <w:t>：马可大哥</w:t>
      </w:r>
      <w:r>
        <w:rPr>
          <w:rFonts w:ascii="Calibri" w:hAnsi="Calibri"/>
          <w:rtl w:val="0"/>
          <w:lang w:val="en-US"/>
        </w:rPr>
        <w:t>,</w:t>
      </w:r>
      <w:r>
        <w:rPr>
          <w:rtl w:val="0"/>
          <w:lang w:val="zh-TW" w:eastAsia="zh-TW"/>
        </w:rPr>
        <w:t>教父被</w:t>
      </w:r>
      <w:r>
        <w:rPr>
          <w:rFonts w:ascii="Calibri" w:hAnsi="Calibri"/>
          <w:rtl w:val="0"/>
          <w:lang w:val="en-US"/>
        </w:rPr>
        <w:t>Eve</w:t>
      </w:r>
      <w:r>
        <w:rPr>
          <w:rtl w:val="0"/>
          <w:lang w:val="zh-TW" w:eastAsia="zh-TW"/>
        </w:rPr>
        <w:t>抓了</w:t>
      </w:r>
      <w:r>
        <w:rPr>
          <w:rFonts w:ascii="Calibri" w:hAnsi="Calibri"/>
          <w:rtl w:val="0"/>
          <w:lang w:val="en-US"/>
        </w:rPr>
        <w:t>,</w:t>
      </w:r>
      <w:r>
        <w:rPr>
          <w:rtl w:val="0"/>
          <w:lang w:val="zh-TW" w:eastAsia="zh-TW"/>
        </w:rPr>
        <w:t>现在家族您说了算。</w:t>
      </w:r>
      <w:r>
        <w:rPr>
          <w:rFonts w:ascii="Calibri" w:hAnsi="Calibri"/>
          <w:rtl w:val="0"/>
          <w:lang w:val="en-US"/>
        </w:rPr>
        <w:t>Eve</w:t>
      </w:r>
      <w:r>
        <w:rPr>
          <w:rtl w:val="0"/>
          <w:lang w:val="zh-TW" w:eastAsia="zh-TW"/>
        </w:rPr>
        <w:t>那么狠</w:t>
      </w:r>
      <w:r>
        <w:rPr>
          <w:rFonts w:ascii="Calibri" w:hAnsi="Calibri"/>
          <w:rtl w:val="0"/>
          <w:lang w:val="en-US"/>
        </w:rPr>
        <w:t>,</w:t>
      </w:r>
      <w:r>
        <w:rPr>
          <w:rtl w:val="0"/>
          <w:lang w:val="zh-TW" w:eastAsia="zh-TW"/>
        </w:rPr>
        <w:t>她下一个要收拾的就是您。</w:t>
      </w:r>
      <w:r>
        <w:rPr>
          <w:lang w:val="en-US"/>
        </w:rPr>
        <w:br w:type="textWrapping"/>
      </w:r>
      <w:r>
        <w:rPr>
          <w:rFonts w:ascii="Times New Roman" w:hAnsi="Times New Roman"/>
          <w:outline w:val="0"/>
          <w:color w:val="ff0000"/>
          <w:u w:color="ff0000"/>
          <w:rtl w:val="0"/>
          <w:lang w:val="en-US"/>
          <w14:textFill>
            <w14:solidFill>
              <w14:srgbClr w14:val="FF0000"/>
            </w14:solidFill>
          </w14:textFill>
        </w:rPr>
        <w:t>Lily: Marco, Eve has captured the Don. The family answers to you now. Eve is ruthless. You're next.</w:t>
      </w:r>
    </w:p>
    <w:p>
      <w:pPr>
        <w:pStyle w:val="Normal (Web)"/>
        <w:widowControl w:val="1"/>
        <w:spacing w:line="288" w:lineRule="auto"/>
      </w:pPr>
      <w:r>
        <w:rPr>
          <w:rtl w:val="0"/>
          <w:lang w:val="zh-TW" w:eastAsia="zh-TW"/>
        </w:rPr>
        <w:t>马可（阴沉）：你想说什么</w:t>
      </w:r>
      <w:r>
        <w:rPr>
          <w:rFonts w:ascii="Calibri" w:hAnsi="Calibri"/>
          <w:rtl w:val="0"/>
          <w:lang w:val="en-US"/>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Marco: What are you getting at?</w:t>
      </w:r>
    </w:p>
    <w:p>
      <w:pPr>
        <w:pStyle w:val="Normal (Web)"/>
        <w:widowControl w:val="1"/>
        <w:spacing w:line="288" w:lineRule="auto"/>
      </w:pPr>
      <w:r>
        <w:rPr>
          <w:rFonts w:ascii="Calibri" w:hAnsi="Calibri"/>
          <w:rtl w:val="0"/>
          <w:lang w:val="en-US"/>
        </w:rPr>
        <w:t>Lily</w:t>
      </w:r>
      <w:r>
        <w:rPr>
          <w:rtl w:val="0"/>
          <w:lang w:val="zh-TW" w:eastAsia="zh-TW"/>
        </w:rPr>
        <w:t>：</w:t>
      </w:r>
      <w:r>
        <w:rPr>
          <w:rFonts w:ascii="Calibri" w:hAnsi="Calibri"/>
          <w:rtl w:val="0"/>
          <w:lang w:val="en-US"/>
        </w:rPr>
        <w:t>Eve</w:t>
      </w:r>
      <w:r>
        <w:rPr>
          <w:rtl w:val="0"/>
          <w:lang w:val="zh-TW" w:eastAsia="zh-TW"/>
        </w:rPr>
        <w:t>唯一的破绽</w:t>
      </w:r>
      <w:r>
        <w:rPr>
          <w:rFonts w:ascii="Calibri" w:hAnsi="Calibri"/>
          <w:rtl w:val="0"/>
          <w:lang w:val="en-US"/>
        </w:rPr>
        <w:t>,</w:t>
      </w:r>
      <w:r>
        <w:rPr>
          <w:rtl w:val="0"/>
          <w:lang w:val="zh-TW" w:eastAsia="zh-TW"/>
        </w:rPr>
        <w:t>是</w:t>
      </w:r>
      <w:r>
        <w:rPr>
          <w:rFonts w:ascii="Calibri" w:hAnsi="Calibri"/>
          <w:rtl w:val="0"/>
          <w:lang w:val="en-US"/>
        </w:rPr>
        <w:t>Dante</w:t>
      </w:r>
      <w:r>
        <w:rPr>
          <w:rtl w:val="0"/>
          <w:lang w:val="zh-TW" w:eastAsia="zh-TW"/>
        </w:rPr>
        <w:t>。她今晚为了护</w:t>
      </w:r>
      <w:r>
        <w:rPr>
          <w:rFonts w:ascii="Calibri" w:hAnsi="Calibri"/>
          <w:rtl w:val="0"/>
          <w:lang w:val="en-US"/>
        </w:rPr>
        <w:t>Dante,</w:t>
      </w:r>
      <w:r>
        <w:rPr>
          <w:rtl w:val="0"/>
          <w:lang w:val="zh-TW" w:eastAsia="zh-TW"/>
        </w:rPr>
        <w:t>连命都不要了。咱们要是抓了</w:t>
      </w:r>
      <w:r>
        <w:rPr>
          <w:rFonts w:ascii="Calibri" w:hAnsi="Calibri"/>
          <w:rtl w:val="0"/>
          <w:lang w:val="en-US"/>
        </w:rPr>
        <w:t>Dante...</w:t>
      </w:r>
      <w:r>
        <w:rPr>
          <w:lang w:val="en-US"/>
        </w:rPr>
        <w:br w:type="textWrapping"/>
      </w:r>
      <w:r>
        <w:rPr>
          <w:rFonts w:ascii="Times New Roman" w:hAnsi="Times New Roman"/>
          <w:outline w:val="0"/>
          <w:color w:val="ff0000"/>
          <w:u w:color="ff0000"/>
          <w:rtl w:val="0"/>
          <w:lang w:val="en-US"/>
          <w14:textFill>
            <w14:solidFill>
              <w14:srgbClr w14:val="FF0000"/>
            </w14:solidFill>
          </w14:textFill>
        </w:rPr>
        <w:t>Lily: Dante is Eve's only weakness. Tonight, she almost threw her life away protecting him. If we take Dante...</w:t>
      </w:r>
    </w:p>
    <w:p>
      <w:pPr>
        <w:pStyle w:val="Normal (Web)"/>
        <w:widowControl w:val="1"/>
        <w:spacing w:line="288" w:lineRule="auto"/>
      </w:pPr>
      <w:r>
        <w:rPr>
          <w:rtl w:val="0"/>
          <w:lang w:val="en-US"/>
        </w:rPr>
        <w:t>△</w:t>
      </w:r>
      <w:r>
        <w:rPr>
          <w:rtl w:val="0"/>
          <w:lang w:val="zh-TW" w:eastAsia="zh-TW"/>
        </w:rPr>
        <w:t>马可盯着</w:t>
      </w:r>
      <w:r>
        <w:rPr>
          <w:rFonts w:ascii="Calibri" w:hAnsi="Calibri"/>
          <w:rtl w:val="0"/>
          <w:lang w:val="en-US"/>
        </w:rPr>
        <w:t>Lily,</w:t>
      </w:r>
      <w:r>
        <w:rPr>
          <w:rtl w:val="0"/>
          <w:lang w:val="zh-TW" w:eastAsia="zh-TW"/>
        </w:rPr>
        <w:t>眼神慢慢冷下来。</w:t>
      </w:r>
    </w:p>
    <w:p>
      <w:pPr>
        <w:pStyle w:val="Normal (Web)"/>
        <w:widowControl w:val="1"/>
        <w:spacing w:line="288" w:lineRule="auto"/>
      </w:pPr>
      <w:r>
        <w:rPr>
          <w:rtl w:val="0"/>
          <w:lang w:val="zh-TW" w:eastAsia="zh-TW"/>
        </w:rPr>
        <w:t>马可：你这张烂脸</w:t>
      </w:r>
      <w:r>
        <w:rPr>
          <w:rFonts w:ascii="Calibri" w:hAnsi="Calibri"/>
          <w:rtl w:val="0"/>
          <w:lang w:val="en-US"/>
        </w:rPr>
        <w:t>,Eve</w:t>
      </w:r>
      <w:r>
        <w:rPr>
          <w:rtl w:val="0"/>
          <w:lang w:val="zh-TW" w:eastAsia="zh-TW"/>
        </w:rPr>
        <w:t>一刀划的。你不是想报仇吗</w:t>
      </w:r>
      <w:r>
        <w:rPr>
          <w:rFonts w:ascii="Calibri" w:hAnsi="Calibri"/>
          <w:rtl w:val="0"/>
          <w:lang w:val="en-US"/>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Marco: That mangled face of yours was Eve's knife work. Don't you want payback?</w:t>
      </w:r>
    </w:p>
    <w:p>
      <w:pPr>
        <w:pStyle w:val="Normal (Web)"/>
        <w:widowControl w:val="1"/>
        <w:spacing w:line="288" w:lineRule="auto"/>
      </w:pPr>
      <w:r>
        <w:rPr>
          <w:rFonts w:ascii="Calibri" w:hAnsi="Calibri"/>
          <w:rtl w:val="0"/>
          <w:lang w:val="en-US"/>
        </w:rPr>
        <w:t>Lily</w:t>
      </w:r>
      <w:r>
        <w:rPr>
          <w:rtl w:val="0"/>
          <w:lang w:val="zh-TW" w:eastAsia="zh-TW"/>
        </w:rPr>
        <w:t>（眼睛发狠）：我做梦都想。</w:t>
      </w:r>
      <w:r>
        <w:rPr>
          <w:lang w:val="en-US"/>
        </w:rPr>
        <w:br w:type="textWrapping"/>
      </w:r>
      <w:r>
        <w:rPr>
          <w:rFonts w:ascii="Times New Roman" w:hAnsi="Times New Roman"/>
          <w:outline w:val="0"/>
          <w:color w:val="ff0000"/>
          <w:u w:color="ff0000"/>
          <w:rtl w:val="0"/>
          <w:lang w:val="en-US"/>
          <w14:textFill>
            <w14:solidFill>
              <w14:srgbClr w14:val="FF0000"/>
            </w14:solidFill>
          </w14:textFill>
        </w:rPr>
        <w:t>Lily: More than anything.</w:t>
      </w:r>
    </w:p>
    <w:p>
      <w:pPr>
        <w:pStyle w:val="Normal (Web)"/>
        <w:widowControl w:val="1"/>
        <w:spacing w:line="288" w:lineRule="auto"/>
      </w:pPr>
      <w:r>
        <w:rPr>
          <w:rtl w:val="0"/>
          <w:lang w:val="en-US"/>
        </w:rPr>
        <w:t>△</w:t>
      </w:r>
      <w:r>
        <w:rPr>
          <w:rtl w:val="0"/>
          <w:lang w:val="zh-TW" w:eastAsia="zh-TW"/>
        </w:rPr>
        <w:t>【卡点】马可冷笑</w:t>
      </w:r>
      <w:r>
        <w:rPr>
          <w:rFonts w:ascii="Calibri" w:hAnsi="Calibri"/>
          <w:rtl w:val="0"/>
          <w:lang w:val="en-US"/>
        </w:rPr>
        <w:t>,</w:t>
      </w:r>
      <w:r>
        <w:rPr>
          <w:rtl w:val="0"/>
          <w:lang w:val="zh-TW" w:eastAsia="zh-TW"/>
        </w:rPr>
        <w:t>把一份</w:t>
      </w:r>
      <w:r>
        <w:rPr>
          <w:rFonts w:ascii="Calibri" w:hAnsi="Calibri"/>
          <w:rtl w:val="0"/>
          <w:lang w:val="en-US"/>
        </w:rPr>
        <w:t>Dante</w:t>
      </w:r>
      <w:r>
        <w:rPr>
          <w:rtl w:val="0"/>
          <w:lang w:val="zh-TW" w:eastAsia="zh-TW"/>
        </w:rPr>
        <w:t>所在医院的资料推到</w:t>
      </w:r>
      <w:r>
        <w:rPr>
          <w:rFonts w:ascii="Calibri" w:hAnsi="Calibri"/>
          <w:rtl w:val="0"/>
          <w:lang w:val="en-US"/>
        </w:rPr>
        <w:t>Lily</w:t>
      </w:r>
      <w:r>
        <w:rPr>
          <w:rtl w:val="0"/>
          <w:lang w:val="zh-TW" w:eastAsia="zh-TW"/>
        </w:rPr>
        <w:t>面前。</w:t>
      </w:r>
    </w:p>
    <w:p>
      <w:pPr>
        <w:pStyle w:val="Normal (Web)"/>
        <w:widowControl w:val="1"/>
        <w:spacing w:line="288" w:lineRule="auto"/>
      </w:pPr>
    </w:p>
    <w:p>
      <w:pPr>
        <w:pStyle w:val="Normal (Web)"/>
        <w:widowControl w:val="1"/>
        <w:spacing w:line="288" w:lineRule="auto"/>
      </w:pPr>
    </w:p>
    <w:p>
      <w:pPr>
        <w:pStyle w:val="Normal (Web)"/>
        <w:widowControl w:val="1"/>
        <w:spacing w:line="288" w:lineRule="auto"/>
      </w:pPr>
    </w:p>
    <w:p>
      <w:pPr>
        <w:pStyle w:val="Normal (Web)"/>
        <w:widowControl w:val="1"/>
        <w:spacing w:line="288" w:lineRule="auto"/>
      </w:pPr>
    </w:p>
    <w:p>
      <w:pPr>
        <w:pStyle w:val="Normal (Web)"/>
        <w:widowControl w:val="1"/>
        <w:spacing w:line="288" w:lineRule="auto"/>
      </w:pPr>
    </w:p>
    <w:p>
      <w:pPr>
        <w:pStyle w:val="Normal (Web)"/>
        <w:widowControl w:val="1"/>
        <w:spacing w:line="288" w:lineRule="auto"/>
        <w:rPr>
          <w:lang w:val="zh-TW" w:eastAsia="zh-TW"/>
        </w:rPr>
      </w:pPr>
      <w:r>
        <w:rPr>
          <w:rtl w:val="0"/>
          <w:lang w:val="zh-TW" w:eastAsia="zh-TW"/>
        </w:rPr>
        <w:t>第二十八集</w:t>
      </w:r>
    </w:p>
    <w:p>
      <w:pPr>
        <w:pStyle w:val="Normal (Web)"/>
        <w:widowControl w:val="1"/>
        <w:spacing w:line="288" w:lineRule="auto"/>
      </w:pPr>
      <w:r>
        <w:rPr>
          <w:rFonts w:ascii="Calibri" w:hAnsi="Calibri"/>
          <w:rtl w:val="0"/>
          <w:lang w:val="en-US"/>
        </w:rPr>
        <w:t>28-1</w:t>
      </w:r>
      <w:r>
        <w:rPr>
          <w:rtl w:val="0"/>
          <w:lang w:val="zh-TW" w:eastAsia="zh-TW"/>
        </w:rPr>
        <w:t>日内私立医院病房</w:t>
      </w:r>
    </w:p>
    <w:p>
      <w:pPr>
        <w:pStyle w:val="Normal (Web)"/>
        <w:widowControl w:val="1"/>
        <w:spacing w:line="288" w:lineRule="auto"/>
      </w:pPr>
      <w:r>
        <w:rPr>
          <w:rtl w:val="0"/>
          <w:lang w:val="zh-TW" w:eastAsia="zh-TW"/>
        </w:rPr>
        <w:t>人物：</w:t>
      </w:r>
      <w:r>
        <w:rPr>
          <w:rFonts w:ascii="Calibri" w:hAnsi="Calibri"/>
          <w:rtl w:val="0"/>
          <w:lang w:val="en-US"/>
        </w:rPr>
        <w:t>Eve</w:t>
      </w:r>
      <w:r>
        <w:rPr>
          <w:rtl w:val="0"/>
          <w:lang w:val="zh-TW" w:eastAsia="zh-TW"/>
        </w:rPr>
        <w:t>、</w:t>
      </w:r>
      <w:r>
        <w:rPr>
          <w:rFonts w:ascii="Calibri" w:hAnsi="Calibri"/>
          <w:rtl w:val="0"/>
          <w:lang w:val="en-US"/>
        </w:rPr>
        <w:t>Dante</w:t>
      </w:r>
    </w:p>
    <w:p>
      <w:pPr>
        <w:pStyle w:val="Normal (Web)"/>
        <w:widowControl w:val="1"/>
        <w:spacing w:line="288" w:lineRule="auto"/>
      </w:pPr>
      <w:r>
        <w:rPr>
          <w:rtl w:val="0"/>
          <w:lang w:val="en-US"/>
        </w:rPr>
        <w:t>△</w:t>
      </w:r>
      <w:r>
        <w:rPr>
          <w:rFonts w:ascii="Calibri" w:hAnsi="Calibri"/>
          <w:rtl w:val="0"/>
          <w:lang w:val="en-US"/>
        </w:rPr>
        <w:t>Dante</w:t>
      </w:r>
      <w:r>
        <w:rPr>
          <w:rtl w:val="0"/>
          <w:lang w:val="zh-TW" w:eastAsia="zh-TW"/>
        </w:rPr>
        <w:t>躺在病床上</w:t>
      </w:r>
      <w:r>
        <w:rPr>
          <w:rFonts w:ascii="Calibri" w:hAnsi="Calibri"/>
          <w:rtl w:val="0"/>
          <w:lang w:val="en-US"/>
        </w:rPr>
        <w:t>,</w:t>
      </w:r>
      <w:r>
        <w:rPr>
          <w:rtl w:val="0"/>
          <w:lang w:val="zh-TW" w:eastAsia="zh-TW"/>
        </w:rPr>
        <w:t>下半身盖着被子</w:t>
      </w:r>
      <w:r>
        <w:rPr>
          <w:rFonts w:ascii="Calibri" w:hAnsi="Calibri"/>
          <w:rtl w:val="0"/>
          <w:lang w:val="en-US"/>
        </w:rPr>
        <w:t>,</w:t>
      </w:r>
      <w:r>
        <w:rPr>
          <w:rtl w:val="0"/>
          <w:lang w:val="zh-TW" w:eastAsia="zh-TW"/>
        </w:rPr>
        <w:t>人醒着</w:t>
      </w:r>
      <w:r>
        <w:rPr>
          <w:rFonts w:ascii="Calibri" w:hAnsi="Calibri"/>
          <w:rtl w:val="0"/>
          <w:lang w:val="en-US"/>
        </w:rPr>
        <w:t>,</w:t>
      </w:r>
      <w:r>
        <w:rPr>
          <w:rtl w:val="0"/>
          <w:lang w:val="zh-TW" w:eastAsia="zh-TW"/>
        </w:rPr>
        <w:t>脸色苍白。</w:t>
      </w:r>
    </w:p>
    <w:p>
      <w:pPr>
        <w:pStyle w:val="Normal (Web)"/>
        <w:widowControl w:val="1"/>
        <w:spacing w:line="288" w:lineRule="auto"/>
      </w:pPr>
      <w:r>
        <w:rPr>
          <w:rtl w:val="0"/>
          <w:lang w:val="en-US"/>
        </w:rPr>
        <w:t>△</w:t>
      </w:r>
      <w:r>
        <w:rPr>
          <w:rFonts w:ascii="Calibri" w:hAnsi="Calibri"/>
          <w:rtl w:val="0"/>
          <w:lang w:val="en-US"/>
        </w:rPr>
        <w:t>Eve</w:t>
      </w:r>
      <w:r>
        <w:rPr>
          <w:rtl w:val="0"/>
          <w:lang w:val="zh-TW" w:eastAsia="zh-TW"/>
        </w:rPr>
        <w:t>推门进来</w:t>
      </w:r>
      <w:r>
        <w:rPr>
          <w:rFonts w:ascii="Calibri" w:hAnsi="Calibri"/>
          <w:rtl w:val="0"/>
          <w:lang w:val="en-US"/>
        </w:rPr>
        <w:t>,</w:t>
      </w:r>
      <w:r>
        <w:rPr>
          <w:rtl w:val="0"/>
          <w:lang w:val="zh-TW" w:eastAsia="zh-TW"/>
        </w:rPr>
        <w:t>手里端着一碗粥</w:t>
      </w:r>
      <w:r>
        <w:rPr>
          <w:rFonts w:ascii="Calibri" w:hAnsi="Calibri"/>
          <w:rtl w:val="0"/>
          <w:lang w:val="en-US"/>
        </w:rPr>
        <w:t>,</w:t>
      </w:r>
      <w:r>
        <w:rPr>
          <w:rtl w:val="0"/>
          <w:lang w:val="zh-TW" w:eastAsia="zh-TW"/>
        </w:rPr>
        <w:t>放在床头柜上。</w:t>
      </w:r>
    </w:p>
    <w:p>
      <w:pPr>
        <w:pStyle w:val="Normal (Web)"/>
        <w:widowControl w:val="1"/>
        <w:spacing w:line="288" w:lineRule="auto"/>
      </w:pPr>
      <w:r>
        <w:rPr>
          <w:rFonts w:ascii="Calibri" w:hAnsi="Calibri"/>
          <w:rtl w:val="0"/>
          <w:lang w:val="en-US"/>
        </w:rPr>
        <w:t>Dante</w:t>
      </w:r>
      <w:r>
        <w:rPr>
          <w:rtl w:val="0"/>
          <w:lang w:val="zh-TW" w:eastAsia="zh-TW"/>
        </w:rPr>
        <w:t>（看着她</w:t>
      </w:r>
      <w:r>
        <w:rPr>
          <w:rFonts w:ascii="Calibri" w:hAnsi="Calibri"/>
          <w:rtl w:val="0"/>
          <w:lang w:val="en-US"/>
        </w:rPr>
        <w:t>,</w:t>
      </w:r>
      <w:r>
        <w:rPr>
          <w:rtl w:val="0"/>
          <w:lang w:val="zh-TW" w:eastAsia="zh-TW"/>
        </w:rPr>
        <w:t>虚弱地笑）：你来了。</w:t>
      </w:r>
      <w:r>
        <w:rPr>
          <w:lang w:val="en-US"/>
        </w:rPr>
        <w:br w:type="textWrapping"/>
      </w:r>
      <w:r>
        <w:rPr>
          <w:rFonts w:ascii="Times New Roman" w:hAnsi="Times New Roman"/>
          <w:outline w:val="0"/>
          <w:color w:val="ff0000"/>
          <w:u w:color="ff0000"/>
          <w:rtl w:val="0"/>
          <w:lang w:val="en-US"/>
          <w14:textFill>
            <w14:solidFill>
              <w14:srgbClr w14:val="FF0000"/>
            </w14:solidFill>
          </w14:textFill>
        </w:rPr>
        <w:t>Dante: You</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re here.</w:t>
      </w:r>
    </w:p>
    <w:p>
      <w:pPr>
        <w:pStyle w:val="Normal (Web)"/>
        <w:widowControl w:val="1"/>
        <w:spacing w:line="288" w:lineRule="auto"/>
      </w:pPr>
      <w:r>
        <w:rPr>
          <w:rFonts w:ascii="Calibri" w:hAnsi="Calibri"/>
          <w:rtl w:val="0"/>
          <w:lang w:val="en-US"/>
        </w:rPr>
        <w:t>Eve</w:t>
      </w:r>
      <w:r>
        <w:rPr>
          <w:rtl w:val="0"/>
          <w:lang w:val="zh-TW" w:eastAsia="zh-TW"/>
        </w:rPr>
        <w:t>（没看他</w:t>
      </w:r>
      <w:r>
        <w:rPr>
          <w:rFonts w:ascii="Calibri" w:hAnsi="Calibri"/>
          <w:rtl w:val="0"/>
          <w:lang w:val="en-US"/>
        </w:rPr>
        <w:t>,</w:t>
      </w:r>
      <w:r>
        <w:rPr>
          <w:rtl w:val="0"/>
          <w:lang w:val="zh-TW" w:eastAsia="zh-TW"/>
        </w:rPr>
        <w:t>坐到床边的椅子上）：医生说</w:t>
      </w:r>
      <w:r>
        <w:rPr>
          <w:rFonts w:ascii="Calibri" w:hAnsi="Calibri"/>
          <w:rtl w:val="0"/>
          <w:lang w:val="en-US"/>
        </w:rPr>
        <w:t>,</w:t>
      </w:r>
      <w:r>
        <w:rPr>
          <w:rtl w:val="0"/>
          <w:lang w:val="zh-TW" w:eastAsia="zh-TW"/>
        </w:rPr>
        <w:t>你以后站不起来了。</w:t>
      </w:r>
      <w:r>
        <w:rPr>
          <w:lang w:val="en-US"/>
        </w:rPr>
        <w:br w:type="textWrapping"/>
      </w:r>
      <w:r>
        <w:rPr>
          <w:rFonts w:ascii="Times New Roman" w:hAnsi="Times New Roman"/>
          <w:outline w:val="0"/>
          <w:color w:val="ff0000"/>
          <w:u w:color="ff0000"/>
          <w:rtl w:val="0"/>
          <w:lang w:val="en-US"/>
          <w14:textFill>
            <w14:solidFill>
              <w14:srgbClr w14:val="FF0000"/>
            </w14:solidFill>
          </w14:textFill>
        </w:rPr>
        <w:t>Eve: The doctor said you'll never stand again.</w:t>
      </w:r>
    </w:p>
    <w:p>
      <w:pPr>
        <w:pStyle w:val="Normal (Web)"/>
        <w:widowControl w:val="1"/>
        <w:spacing w:line="288" w:lineRule="auto"/>
      </w:pPr>
      <w:r>
        <w:rPr>
          <w:rFonts w:ascii="Calibri" w:hAnsi="Calibri"/>
          <w:rtl w:val="0"/>
          <w:lang w:val="en-US"/>
        </w:rPr>
        <w:t>Dante</w:t>
      </w:r>
      <w:r>
        <w:rPr>
          <w:rtl w:val="0"/>
          <w:lang w:val="zh-TW" w:eastAsia="zh-TW"/>
        </w:rPr>
        <w:t>：我知道。能护你活下来</w:t>
      </w:r>
      <w:r>
        <w:rPr>
          <w:rFonts w:ascii="Calibri" w:hAnsi="Calibri"/>
          <w:rtl w:val="0"/>
          <w:lang w:val="en-US"/>
        </w:rPr>
        <w:t>,</w:t>
      </w:r>
      <w:r>
        <w:rPr>
          <w:rtl w:val="0"/>
          <w:lang w:val="zh-TW" w:eastAsia="zh-TW"/>
        </w:rPr>
        <w:t>瘸了</w:t>
      </w:r>
      <w:r>
        <w:rPr>
          <w:rFonts w:ascii="Calibri" w:hAnsi="Calibri"/>
          <w:rtl w:val="0"/>
          <w:lang w:val="en-US"/>
        </w:rPr>
        <w:t>,</w:t>
      </w:r>
      <w:r>
        <w:rPr>
          <w:rtl w:val="0"/>
          <w:lang w:val="zh-TW" w:eastAsia="zh-TW"/>
        </w:rPr>
        <w:t>值。</w:t>
      </w:r>
      <w:r>
        <w:rPr>
          <w:lang w:val="en-US"/>
        </w:rPr>
        <w:br w:type="textWrapping"/>
      </w:r>
      <w:r>
        <w:rPr>
          <w:rFonts w:ascii="Times New Roman" w:hAnsi="Times New Roman"/>
          <w:outline w:val="0"/>
          <w:color w:val="ff0000"/>
          <w:u w:color="ff0000"/>
          <w:rtl w:val="0"/>
          <w:lang w:val="en-US"/>
          <w14:textFill>
            <w14:solidFill>
              <w14:srgbClr w14:val="FF0000"/>
            </w14:solidFill>
          </w14:textFill>
        </w:rPr>
        <w:t>Dante: I know. If it kept you alive, being crippled is worth it.</w:t>
      </w:r>
    </w:p>
    <w:p>
      <w:pPr>
        <w:pStyle w:val="Normal (Web)"/>
        <w:widowControl w:val="1"/>
        <w:spacing w:line="288" w:lineRule="auto"/>
      </w:pPr>
      <w:r>
        <w:rPr>
          <w:rFonts w:ascii="Calibri" w:hAnsi="Calibri"/>
          <w:rtl w:val="0"/>
          <w:lang w:val="en-US"/>
        </w:rPr>
        <w:t>Eve</w:t>
      </w:r>
      <w:r>
        <w:rPr>
          <w:rtl w:val="0"/>
          <w:lang w:val="zh-TW" w:eastAsia="zh-TW"/>
        </w:rPr>
        <w:t>：你为什么要替我挡那一枪</w:t>
      </w:r>
      <w:r>
        <w:rPr>
          <w:rFonts w:ascii="Calibri" w:hAnsi="Calibri"/>
          <w:rtl w:val="0"/>
          <w:lang w:val="en-US"/>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Eve: Why did you take that shot for me?</w:t>
      </w:r>
    </w:p>
    <w:p>
      <w:pPr>
        <w:pStyle w:val="Normal (Web)"/>
        <w:widowControl w:val="1"/>
        <w:spacing w:line="288" w:lineRule="auto"/>
      </w:pPr>
      <w:r>
        <w:rPr>
          <w:rFonts w:ascii="Calibri" w:hAnsi="Calibri"/>
          <w:rtl w:val="0"/>
          <w:lang w:val="en-US"/>
        </w:rPr>
        <w:t>Dante</w:t>
      </w:r>
      <w:r>
        <w:rPr>
          <w:rtl w:val="0"/>
          <w:lang w:val="zh-TW" w:eastAsia="zh-TW"/>
        </w:rPr>
        <w:t>（看着天花板）：当年火里</w:t>
      </w:r>
      <w:r>
        <w:rPr>
          <w:rFonts w:ascii="Calibri" w:hAnsi="Calibri"/>
          <w:rtl w:val="0"/>
          <w:lang w:val="en-US"/>
        </w:rPr>
        <w:t>,</w:t>
      </w:r>
      <w:r>
        <w:rPr>
          <w:rtl w:val="0"/>
          <w:lang w:val="zh-TW" w:eastAsia="zh-TW"/>
        </w:rPr>
        <w:t>我抱走了</w:t>
      </w:r>
      <w:r>
        <w:rPr>
          <w:rFonts w:ascii="Calibri" w:hAnsi="Calibri"/>
          <w:rtl w:val="0"/>
          <w:lang w:val="en-US"/>
        </w:rPr>
        <w:t>Lily,</w:t>
      </w:r>
      <w:r>
        <w:rPr>
          <w:rtl w:val="0"/>
          <w:lang w:val="zh-TW" w:eastAsia="zh-TW"/>
        </w:rPr>
        <w:t>把你留在车里。那道红外的光点落在你身上的时候</w:t>
      </w:r>
      <w:r>
        <w:rPr>
          <w:rFonts w:ascii="Calibri" w:hAnsi="Calibri"/>
          <w:rtl w:val="0"/>
          <w:lang w:val="en-US"/>
        </w:rPr>
        <w:t>,</w:t>
      </w:r>
      <w:r>
        <w:rPr>
          <w:rtl w:val="0"/>
          <w:lang w:val="zh-TW" w:eastAsia="zh-TW"/>
        </w:rPr>
        <w:t>我满脑子都是当年那场火。我不能再让你死在我眼前。</w:t>
      </w:r>
      <w:r>
        <w:rPr>
          <w:lang w:val="en-US"/>
        </w:rPr>
        <w:br w:type="textWrapping"/>
      </w:r>
      <w:r>
        <w:rPr>
          <w:rFonts w:ascii="Times New Roman" w:hAnsi="Times New Roman"/>
          <w:outline w:val="0"/>
          <w:color w:val="ff0000"/>
          <w:u w:color="ff0000"/>
          <w:rtl w:val="0"/>
          <w:lang w:val="en-US"/>
          <w14:textFill>
            <w14:solidFill>
              <w14:srgbClr w14:val="FF0000"/>
            </w14:solidFill>
          </w14:textFill>
        </w:rPr>
        <w:t>Dante: In that fire, I carried Lily out and left you in the car. When that red dot landed on you, all I thought was that fire. I couldn't watch you die again.</w:t>
      </w:r>
    </w:p>
    <w:p>
      <w:pPr>
        <w:pStyle w:val="Normal (Web)"/>
        <w:widowControl w:val="1"/>
        <w:spacing w:line="288" w:lineRule="auto"/>
      </w:pPr>
      <w:r>
        <w:rPr>
          <w:rtl w:val="0"/>
          <w:lang w:val="en-US"/>
        </w:rPr>
        <w:t>△</w:t>
      </w:r>
      <w:r>
        <w:rPr>
          <w:rFonts w:ascii="Calibri" w:hAnsi="Calibri"/>
          <w:rtl w:val="0"/>
          <w:lang w:val="en-US"/>
        </w:rPr>
        <w:t>Eve</w:t>
      </w:r>
      <w:r>
        <w:rPr>
          <w:rtl w:val="0"/>
          <w:lang w:val="zh-TW" w:eastAsia="zh-TW"/>
        </w:rPr>
        <w:t>沉默了很久。</w:t>
      </w:r>
    </w:p>
    <w:p>
      <w:pPr>
        <w:pStyle w:val="Normal (Web)"/>
        <w:widowControl w:val="1"/>
        <w:spacing w:line="288" w:lineRule="auto"/>
      </w:pPr>
      <w:r>
        <w:rPr>
          <w:rFonts w:ascii="Calibri" w:hAnsi="Calibri"/>
          <w:rtl w:val="0"/>
          <w:lang w:val="en-US"/>
        </w:rPr>
        <w:t>Eve</w:t>
      </w:r>
      <w:r>
        <w:rPr>
          <w:rtl w:val="0"/>
          <w:lang w:val="zh-TW" w:eastAsia="zh-TW"/>
        </w:rPr>
        <w:t>：你救了安娜</w:t>
      </w:r>
      <w:r>
        <w:rPr>
          <w:rFonts w:ascii="Calibri" w:hAnsi="Calibri"/>
          <w:rtl w:val="0"/>
          <w:lang w:val="en-US"/>
        </w:rPr>
        <w:t>,</w:t>
      </w:r>
      <w:r>
        <w:rPr>
          <w:rtl w:val="0"/>
          <w:lang w:val="zh-TW" w:eastAsia="zh-TW"/>
        </w:rPr>
        <w:t>也救了我。这份债</w:t>
      </w:r>
      <w:r>
        <w:rPr>
          <w:rFonts w:ascii="Calibri" w:hAnsi="Calibri"/>
          <w:rtl w:val="0"/>
          <w:lang w:val="en-US"/>
        </w:rPr>
        <w:t>,</w:t>
      </w:r>
      <w:r>
        <w:rPr>
          <w:rtl w:val="0"/>
          <w:lang w:val="zh-TW" w:eastAsia="zh-TW"/>
        </w:rPr>
        <w:t>我认。</w:t>
      </w:r>
      <w:r>
        <w:rPr>
          <w:lang w:val="en-US"/>
        </w:rPr>
        <w:br w:type="textWrapping"/>
      </w:r>
      <w:r>
        <w:rPr>
          <w:rFonts w:ascii="Times New Roman" w:hAnsi="Times New Roman"/>
          <w:outline w:val="0"/>
          <w:color w:val="ff0000"/>
          <w:u w:color="ff0000"/>
          <w:rtl w:val="0"/>
          <w:lang w:val="en-US"/>
          <w14:textFill>
            <w14:solidFill>
              <w14:srgbClr w14:val="FF0000"/>
            </w14:solidFill>
          </w14:textFill>
        </w:rPr>
        <w:t>Eve: You saved Anna, and you saved me. I acknowledge that debt.</w:t>
      </w:r>
    </w:p>
    <w:p>
      <w:pPr>
        <w:pStyle w:val="Normal (Web)"/>
        <w:widowControl w:val="1"/>
        <w:spacing w:line="288" w:lineRule="auto"/>
      </w:pPr>
      <w:r>
        <w:rPr>
          <w:rFonts w:ascii="Calibri" w:hAnsi="Calibri"/>
          <w:rtl w:val="0"/>
          <w:lang w:val="en-US"/>
        </w:rPr>
        <w:t>Dante</w:t>
      </w:r>
      <w:r>
        <w:rPr>
          <w:rtl w:val="0"/>
          <w:lang w:val="zh-TW" w:eastAsia="zh-TW"/>
        </w:rPr>
        <w:t>（猛地转头看她）：你</w:t>
      </w:r>
      <w:r>
        <w:rPr>
          <w:rFonts w:ascii="Calibri" w:hAnsi="Calibri"/>
          <w:rtl w:val="0"/>
          <w:lang w:val="en-US"/>
        </w:rPr>
        <w:t>...</w:t>
      </w:r>
      <w:r>
        <w:rPr>
          <w:rtl w:val="0"/>
          <w:lang w:val="zh-TW" w:eastAsia="zh-TW"/>
        </w:rPr>
        <w:t>原谅我了</w:t>
      </w:r>
      <w:r>
        <w:rPr>
          <w:rFonts w:ascii="Calibri" w:hAnsi="Calibri"/>
          <w:rtl w:val="0"/>
          <w:lang w:val="en-US"/>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Dante: You... forgive me?</w:t>
      </w:r>
    </w:p>
    <w:p>
      <w:pPr>
        <w:pStyle w:val="Normal (Web)"/>
        <w:widowControl w:val="1"/>
        <w:spacing w:line="288" w:lineRule="auto"/>
      </w:pPr>
      <w:r>
        <w:rPr>
          <w:rFonts w:ascii="Calibri" w:hAnsi="Calibri"/>
          <w:rtl w:val="0"/>
          <w:lang w:val="en-US"/>
        </w:rPr>
        <w:t>Eve</w:t>
      </w:r>
      <w:r>
        <w:rPr>
          <w:rtl w:val="0"/>
          <w:lang w:val="zh-TW" w:eastAsia="zh-TW"/>
        </w:rPr>
        <w:t>（站起身</w:t>
      </w:r>
      <w:r>
        <w:rPr>
          <w:rFonts w:ascii="Calibri" w:hAnsi="Calibri"/>
          <w:rtl w:val="0"/>
          <w:lang w:val="en-US"/>
        </w:rPr>
        <w:t>,</w:t>
      </w:r>
      <w:r>
        <w:rPr>
          <w:rtl w:val="0"/>
          <w:lang w:val="zh-TW" w:eastAsia="zh-TW"/>
        </w:rPr>
        <w:t>声音冷下来）：没有。</w:t>
      </w:r>
      <w:r>
        <w:rPr>
          <w:lang w:val="en-US"/>
        </w:rPr>
        <w:br w:type="textWrapping"/>
      </w:r>
      <w:r>
        <w:rPr>
          <w:rFonts w:ascii="Times New Roman" w:hAnsi="Times New Roman"/>
          <w:outline w:val="0"/>
          <w:color w:val="ff0000"/>
          <w:u w:color="ff0000"/>
          <w:rtl w:val="0"/>
          <w:lang w:val="en-US"/>
          <w14:textFill>
            <w14:solidFill>
              <w14:srgbClr w14:val="FF0000"/>
            </w14:solidFill>
          </w14:textFill>
        </w:rPr>
        <w:t>Eve: No.</w:t>
      </w:r>
    </w:p>
    <w:p>
      <w:pPr>
        <w:pStyle w:val="Normal (Web)"/>
        <w:widowControl w:val="1"/>
        <w:spacing w:line="288" w:lineRule="auto"/>
      </w:pPr>
      <w:r>
        <w:rPr>
          <w:rtl w:val="0"/>
          <w:lang w:val="en-US"/>
        </w:rPr>
        <w:t>△</w:t>
      </w:r>
      <w:r>
        <w:rPr>
          <w:rFonts w:ascii="Calibri" w:hAnsi="Calibri"/>
          <w:rtl w:val="0"/>
          <w:lang w:val="en-US"/>
        </w:rPr>
        <w:t>Dante</w:t>
      </w:r>
      <w:r>
        <w:rPr>
          <w:rtl w:val="0"/>
          <w:lang w:val="zh-TW" w:eastAsia="zh-TW"/>
        </w:rPr>
        <w:t>眼里的光暗下去。</w:t>
      </w:r>
    </w:p>
    <w:p>
      <w:pPr>
        <w:pStyle w:val="Normal (Web)"/>
        <w:widowControl w:val="1"/>
        <w:spacing w:line="288" w:lineRule="auto"/>
      </w:pPr>
      <w:r>
        <w:rPr>
          <w:rFonts w:ascii="Calibri" w:hAnsi="Calibri"/>
          <w:rtl w:val="0"/>
          <w:lang w:val="en-US"/>
        </w:rPr>
        <w:t>Eve</w:t>
      </w:r>
      <w:r>
        <w:rPr>
          <w:rtl w:val="0"/>
          <w:lang w:val="zh-TW" w:eastAsia="zh-TW"/>
        </w:rPr>
        <w:t>：你害死的两个孩子</w:t>
      </w:r>
      <w:r>
        <w:rPr>
          <w:rFonts w:ascii="Calibri" w:hAnsi="Calibri"/>
          <w:rtl w:val="0"/>
          <w:lang w:val="en-US"/>
        </w:rPr>
        <w:t>,</w:t>
      </w:r>
      <w:r>
        <w:rPr>
          <w:rtl w:val="0"/>
          <w:lang w:val="zh-TW" w:eastAsia="zh-TW"/>
        </w:rPr>
        <w:t>不是你挡几枪、瘸一条腿就能换回来的。我只是不欠你了。从今往后</w:t>
      </w:r>
      <w:r>
        <w:rPr>
          <w:rFonts w:ascii="Calibri" w:hAnsi="Calibri"/>
          <w:rtl w:val="0"/>
          <w:lang w:val="en-US"/>
        </w:rPr>
        <w:t>,</w:t>
      </w:r>
      <w:r>
        <w:rPr>
          <w:rtl w:val="0"/>
          <w:lang w:val="zh-TW" w:eastAsia="zh-TW"/>
        </w:rPr>
        <w:t>你我两清。</w:t>
      </w:r>
      <w:r>
        <w:rPr>
          <w:lang w:val="en-US"/>
        </w:rPr>
        <w:br w:type="textWrapping"/>
      </w:r>
      <w:r>
        <w:rPr>
          <w:rFonts w:ascii="Times New Roman" w:hAnsi="Times New Roman"/>
          <w:outline w:val="0"/>
          <w:color w:val="ff0000"/>
          <w:u w:color="ff0000"/>
          <w:rtl w:val="0"/>
          <w:lang w:val="en-US"/>
          <w14:textFill>
            <w14:solidFill>
              <w14:srgbClr w14:val="FF0000"/>
            </w14:solidFill>
          </w14:textFill>
        </w:rPr>
        <w:t>Eve: The two children you killed won't come back because you took a few bullets and ended up crippled. I just don't owe you anymore. From now on, we're even.</w:t>
      </w:r>
    </w:p>
    <w:p>
      <w:pPr>
        <w:pStyle w:val="Normal (Web)"/>
        <w:widowControl w:val="1"/>
        <w:spacing w:line="288" w:lineRule="auto"/>
      </w:pPr>
      <w:r>
        <w:rPr>
          <w:rtl w:val="0"/>
          <w:lang w:val="en-US"/>
        </w:rPr>
        <w:t>△</w:t>
      </w:r>
      <w:r>
        <w:rPr>
          <w:rtl w:val="0"/>
          <w:lang w:val="zh-TW" w:eastAsia="zh-TW"/>
        </w:rPr>
        <w:t>她转身要走。</w:t>
      </w:r>
    </w:p>
    <w:p>
      <w:pPr>
        <w:pStyle w:val="Normal (Web)"/>
        <w:widowControl w:val="1"/>
        <w:spacing w:line="288" w:lineRule="auto"/>
      </w:pPr>
      <w:r>
        <w:rPr>
          <w:rFonts w:ascii="Calibri" w:hAnsi="Calibri"/>
          <w:rtl w:val="0"/>
          <w:lang w:val="en-US"/>
        </w:rPr>
        <w:t>Dante</w:t>
      </w:r>
      <w:r>
        <w:rPr>
          <w:rtl w:val="0"/>
          <w:lang w:val="zh-TW" w:eastAsia="zh-TW"/>
        </w:rPr>
        <w:t>（伸手抓住她的衣角）：两清也好。哪怕你不原谅我</w:t>
      </w:r>
      <w:r>
        <w:rPr>
          <w:rFonts w:ascii="Calibri" w:hAnsi="Calibri"/>
          <w:rtl w:val="0"/>
          <w:lang w:val="en-US"/>
        </w:rPr>
        <w:t>,</w:t>
      </w:r>
      <w:r>
        <w:rPr>
          <w:rtl w:val="0"/>
          <w:lang w:val="zh-TW" w:eastAsia="zh-TW"/>
        </w:rPr>
        <w:t>让我在你身边</w:t>
      </w:r>
      <w:r>
        <w:rPr>
          <w:rFonts w:ascii="Calibri" w:hAnsi="Calibri"/>
          <w:rtl w:val="0"/>
          <w:lang w:val="en-US"/>
        </w:rPr>
        <w:t>,</w:t>
      </w:r>
      <w:r>
        <w:rPr>
          <w:rtl w:val="0"/>
          <w:lang w:val="zh-TW" w:eastAsia="zh-TW"/>
        </w:rPr>
        <w:t>看着你就行。我什么都不要。</w:t>
      </w:r>
      <w:r>
        <w:rPr>
          <w:lang w:val="en-US"/>
        </w:rPr>
        <w:br w:type="textWrapping"/>
      </w:r>
      <w:r>
        <w:rPr>
          <w:rFonts w:ascii="Times New Roman" w:hAnsi="Times New Roman"/>
          <w:outline w:val="0"/>
          <w:color w:val="ff0000"/>
          <w:u w:color="ff0000"/>
          <w:rtl w:val="0"/>
          <w:lang w:val="en-US"/>
          <w14:textFill>
            <w14:solidFill>
              <w14:srgbClr w14:val="FF0000"/>
            </w14:solidFill>
          </w14:textFill>
        </w:rPr>
        <w:t>Dante: Even is enough. Even if you never forgive me, let me stay near you. Let me see you. I don't want anything else.</w:t>
      </w:r>
    </w:p>
    <w:p>
      <w:pPr>
        <w:pStyle w:val="Normal (Web)"/>
        <w:widowControl w:val="1"/>
        <w:spacing w:line="288" w:lineRule="auto"/>
      </w:pPr>
      <w:r>
        <w:rPr>
          <w:rtl w:val="0"/>
          <w:lang w:val="en-US"/>
        </w:rPr>
        <w:t>△</w:t>
      </w:r>
      <w:r>
        <w:rPr>
          <w:rFonts w:ascii="Calibri" w:hAnsi="Calibri"/>
          <w:rtl w:val="0"/>
          <w:lang w:val="en-US"/>
        </w:rPr>
        <w:t>Eve</w:t>
      </w:r>
      <w:r>
        <w:rPr>
          <w:rtl w:val="0"/>
          <w:lang w:val="zh-TW" w:eastAsia="zh-TW"/>
        </w:rPr>
        <w:t>停在门口</w:t>
      </w:r>
      <w:r>
        <w:rPr>
          <w:rFonts w:ascii="Calibri" w:hAnsi="Calibri"/>
          <w:rtl w:val="0"/>
          <w:lang w:val="en-US"/>
        </w:rPr>
        <w:t>,</w:t>
      </w:r>
      <w:r>
        <w:rPr>
          <w:rtl w:val="0"/>
          <w:lang w:val="zh-TW" w:eastAsia="zh-TW"/>
        </w:rPr>
        <w:t>背对着他。</w:t>
      </w:r>
    </w:p>
    <w:p>
      <w:pPr>
        <w:pStyle w:val="Normal (Web)"/>
        <w:widowControl w:val="1"/>
        <w:spacing w:line="288" w:lineRule="auto"/>
      </w:pPr>
      <w:r>
        <w:rPr>
          <w:rFonts w:ascii="Calibri" w:hAnsi="Calibri"/>
          <w:rtl w:val="0"/>
          <w:lang w:val="en-US"/>
        </w:rPr>
        <w:t>Eve OS</w:t>
      </w:r>
      <w:r>
        <w:rPr>
          <w:rtl w:val="0"/>
          <w:lang w:val="zh-TW" w:eastAsia="zh-TW"/>
        </w:rPr>
        <w:t>：他说什么都不要。可我心里那道疤</w:t>
      </w:r>
      <w:r>
        <w:rPr>
          <w:rFonts w:ascii="Calibri" w:hAnsi="Calibri"/>
          <w:rtl w:val="0"/>
          <w:lang w:val="en-US"/>
        </w:rPr>
        <w:t>,</w:t>
      </w:r>
      <w:r>
        <w:rPr>
          <w:rtl w:val="0"/>
          <w:lang w:val="zh-TW" w:eastAsia="zh-TW"/>
        </w:rPr>
        <w:t>一碰还是疼。我恨他</w:t>
      </w:r>
      <w:r>
        <w:rPr>
          <w:rFonts w:ascii="Calibri" w:hAnsi="Calibri"/>
          <w:rtl w:val="0"/>
          <w:lang w:val="en-US"/>
        </w:rPr>
        <w:t>,</w:t>
      </w:r>
      <w:r>
        <w:rPr>
          <w:rtl w:val="0"/>
          <w:lang w:val="zh-TW" w:eastAsia="zh-TW"/>
        </w:rPr>
        <w:t>可我刚才</w:t>
      </w:r>
      <w:r>
        <w:rPr>
          <w:rFonts w:ascii="Calibri" w:hAnsi="Calibri"/>
          <w:rtl w:val="0"/>
          <w:lang w:val="en-US"/>
        </w:rPr>
        <w:t>,</w:t>
      </w:r>
      <w:r>
        <w:rPr>
          <w:rtl w:val="0"/>
          <w:lang w:val="zh-TW" w:eastAsia="zh-TW"/>
        </w:rPr>
        <w:t>差点就心软了。</w:t>
      </w:r>
      <w:r>
        <w:rPr>
          <w:lang w:val="en-US"/>
        </w:rPr>
        <w:br w:type="textWrapping"/>
      </w:r>
      <w:r>
        <w:rPr>
          <w:rFonts w:ascii="Times New Roman" w:hAnsi="Times New Roman"/>
          <w:outline w:val="0"/>
          <w:color w:val="ff2600"/>
          <w:u w:color="ff0000"/>
          <w:rtl w:val="0"/>
          <w:lang w:val="en-US"/>
          <w14:textFill>
            <w14:solidFill>
              <w14:srgbClr w14:val="FF2600"/>
            </w14:solidFill>
          </w14:textFill>
        </w:rPr>
        <w:t>Eve (</w:t>
      </w:r>
      <w:r>
        <w:rPr>
          <w:rFonts w:ascii="Times New Roman" w:hAnsi="Times New Roman"/>
          <w:outline w:val="0"/>
          <w:color w:val="ff2600"/>
          <w:u w:color="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H</w:t>
      </w:r>
      <w:r>
        <w:rPr>
          <w:rFonts w:ascii="Times New Roman" w:hAnsi="Times New Roman"/>
          <w:outline w:val="0"/>
          <w:color w:val="ff0000"/>
          <w:u w:color="ff0000"/>
          <w:rtl w:val="0"/>
          <w:lang w:val="en-US"/>
          <w14:textFill>
            <w14:solidFill>
              <w14:srgbClr w14:val="FF0000"/>
            </w14:solidFill>
          </w14:textFill>
        </w:rPr>
        <w:t>e said he wanted nothing. But the scar inside me still hurts when it's touched. I hate him, but just now, I almost softened.</w:t>
      </w:r>
    </w:p>
    <w:p>
      <w:pPr>
        <w:pStyle w:val="Normal (Web)"/>
        <w:widowControl w:val="1"/>
        <w:spacing w:line="288" w:lineRule="auto"/>
      </w:pPr>
      <w:r>
        <w:rPr>
          <w:rtl w:val="0"/>
          <w:lang w:val="en-US"/>
        </w:rPr>
        <w:t>△</w:t>
      </w:r>
      <w:r>
        <w:rPr>
          <w:rtl w:val="0"/>
          <w:lang w:val="zh-TW" w:eastAsia="zh-TW"/>
        </w:rPr>
        <w:t>她没回头</w:t>
      </w:r>
      <w:r>
        <w:rPr>
          <w:rFonts w:ascii="Calibri" w:hAnsi="Calibri"/>
          <w:rtl w:val="0"/>
          <w:lang w:val="en-US"/>
        </w:rPr>
        <w:t>,</w:t>
      </w:r>
      <w:r>
        <w:rPr>
          <w:rtl w:val="0"/>
          <w:lang w:val="zh-TW" w:eastAsia="zh-TW"/>
        </w:rPr>
        <w:t>推门出去了</w:t>
      </w:r>
    </w:p>
    <w:p>
      <w:pPr>
        <w:pStyle w:val="Normal (Web)"/>
        <w:widowControl w:val="1"/>
        <w:spacing w:line="288" w:lineRule="auto"/>
        <w:rPr>
          <w:lang w:val="zh-TW" w:eastAsia="zh-TW"/>
        </w:rPr>
      </w:pPr>
    </w:p>
    <w:p>
      <w:pPr>
        <w:pStyle w:val="Normal (Web)"/>
        <w:widowControl w:val="1"/>
        <w:spacing w:line="288" w:lineRule="auto"/>
      </w:pPr>
    </w:p>
    <w:p>
      <w:pPr>
        <w:pStyle w:val="Normal (Web)"/>
        <w:widowControl w:val="1"/>
        <w:spacing w:line="288" w:lineRule="auto"/>
      </w:pPr>
      <w:r>
        <w:rPr>
          <w:rFonts w:ascii="Calibri" w:hAnsi="Calibri"/>
          <w:rtl w:val="0"/>
          <w:lang w:val="en-US"/>
        </w:rPr>
        <w:t>28-2</w:t>
      </w:r>
      <w:r>
        <w:rPr>
          <w:rtl w:val="0"/>
          <w:lang w:val="zh-TW" w:eastAsia="zh-TW"/>
        </w:rPr>
        <w:t>日内</w:t>
      </w:r>
      <w:r>
        <w:rPr>
          <w:rFonts w:ascii="Calibri" w:hAnsi="Calibri"/>
          <w:rtl w:val="0"/>
          <w:lang w:val="zh-TW" w:eastAsia="zh-TW"/>
        </w:rPr>
        <w:t xml:space="preserve"> </w:t>
      </w:r>
      <w:r>
        <w:rPr>
          <w:rFonts w:ascii="Calibri" w:hAnsi="Calibri"/>
          <w:rtl w:val="0"/>
          <w:lang w:val="en-US"/>
        </w:rPr>
        <w:t>Eve</w:t>
      </w:r>
      <w:r>
        <w:rPr>
          <w:rtl w:val="0"/>
          <w:lang w:val="zh-TW" w:eastAsia="zh-TW"/>
        </w:rPr>
        <w:t>的指挥室</w:t>
      </w:r>
    </w:p>
    <w:p>
      <w:pPr>
        <w:pStyle w:val="Normal (Web)"/>
        <w:widowControl w:val="1"/>
        <w:spacing w:line="288" w:lineRule="auto"/>
      </w:pPr>
      <w:r>
        <w:rPr>
          <w:rtl w:val="0"/>
          <w:lang w:val="zh-TW" w:eastAsia="zh-TW"/>
        </w:rPr>
        <w:t>人物：</w:t>
      </w:r>
      <w:r>
        <w:rPr>
          <w:rFonts w:ascii="Calibri" w:hAnsi="Calibri"/>
          <w:rtl w:val="0"/>
          <w:lang w:val="en-US"/>
        </w:rPr>
        <w:t>Eve</w:t>
      </w:r>
      <w:r>
        <w:rPr>
          <w:rtl w:val="0"/>
          <w:lang w:val="zh-TW" w:eastAsia="zh-TW"/>
        </w:rPr>
        <w:t>、</w:t>
      </w:r>
      <w:r>
        <w:rPr>
          <w:rFonts w:ascii="Calibri" w:hAnsi="Calibri"/>
          <w:rtl w:val="0"/>
          <w:lang w:val="en-US"/>
        </w:rPr>
        <w:t>Victor</w:t>
      </w:r>
      <w:r>
        <w:rPr>
          <w:rtl w:val="0"/>
          <w:lang w:val="zh-TW" w:eastAsia="zh-TW"/>
        </w:rPr>
        <w:t>、技术员</w:t>
      </w:r>
    </w:p>
    <w:p>
      <w:pPr>
        <w:pStyle w:val="Normal (Web)"/>
        <w:widowControl w:val="1"/>
        <w:spacing w:line="288" w:lineRule="auto"/>
      </w:pPr>
      <w:r>
        <w:rPr>
          <w:rtl w:val="0"/>
          <w:lang w:val="en-US"/>
        </w:rPr>
        <w:t>△</w:t>
      </w:r>
      <w:r>
        <w:rPr>
          <w:rFonts w:ascii="Calibri" w:hAnsi="Calibri"/>
          <w:rtl w:val="0"/>
          <w:lang w:val="en-US"/>
        </w:rPr>
        <w:t>Victor</w:t>
      </w:r>
      <w:r>
        <w:rPr>
          <w:rtl w:val="0"/>
          <w:lang w:val="zh-TW" w:eastAsia="zh-TW"/>
        </w:rPr>
        <w:t>站在</w:t>
      </w:r>
      <w:r>
        <w:rPr>
          <w:rFonts w:ascii="Calibri" w:hAnsi="Calibri"/>
          <w:rtl w:val="0"/>
          <w:lang w:val="en-US"/>
        </w:rPr>
        <w:t>Eve</w:t>
      </w:r>
      <w:r>
        <w:rPr>
          <w:rtl w:val="0"/>
          <w:lang w:val="zh-TW" w:eastAsia="zh-TW"/>
        </w:rPr>
        <w:t>办公桌前。</w:t>
      </w:r>
    </w:p>
    <w:p>
      <w:pPr>
        <w:pStyle w:val="Normal (Web)"/>
        <w:widowControl w:val="1"/>
        <w:spacing w:line="288" w:lineRule="auto"/>
      </w:pPr>
      <w:r>
        <w:rPr>
          <w:rFonts w:ascii="Calibri" w:hAnsi="Calibri"/>
          <w:rtl w:val="0"/>
          <w:lang w:val="en-US"/>
        </w:rPr>
        <w:t>Victor</w:t>
      </w:r>
      <w:r>
        <w:rPr>
          <w:rtl w:val="0"/>
          <w:lang w:val="zh-TW" w:eastAsia="zh-TW"/>
        </w:rPr>
        <w:t>：</w:t>
      </w:r>
      <w:r>
        <w:rPr>
          <w:rFonts w:ascii="Calibri" w:hAnsi="Calibri"/>
          <w:rtl w:val="0"/>
          <w:lang w:val="en-US"/>
        </w:rPr>
        <w:t>Eve,</w:t>
      </w:r>
      <w:r>
        <w:rPr>
          <w:rtl w:val="0"/>
          <w:lang w:val="zh-TW" w:eastAsia="zh-TW"/>
        </w:rPr>
        <w:t>布兰卡群龙无首</w:t>
      </w:r>
      <w:r>
        <w:rPr>
          <w:rFonts w:ascii="Calibri" w:hAnsi="Calibri"/>
          <w:rtl w:val="0"/>
          <w:lang w:val="en-US"/>
        </w:rPr>
        <w:t>,</w:t>
      </w:r>
      <w:r>
        <w:rPr>
          <w:rtl w:val="0"/>
          <w:lang w:val="zh-TW" w:eastAsia="zh-TW"/>
        </w:rPr>
        <w:t>这是吞了他们东海岸三个码头的最好时机。我们两家联手</w:t>
      </w:r>
      <w:r>
        <w:rPr>
          <w:rFonts w:ascii="Calibri" w:hAnsi="Calibri"/>
          <w:rtl w:val="0"/>
          <w:lang w:val="en-US"/>
        </w:rPr>
        <w:t>,</w:t>
      </w:r>
      <w:r>
        <w:rPr>
          <w:rtl w:val="0"/>
          <w:lang w:val="zh-TW" w:eastAsia="zh-TW"/>
        </w:rPr>
        <w:t>现在就动手。</w:t>
      </w:r>
      <w:r>
        <w:rPr>
          <w:lang w:val="en-US"/>
        </w:rPr>
        <w:br w:type="textWrapping"/>
      </w:r>
      <w:r>
        <w:rPr>
          <w:rFonts w:ascii="Times New Roman" w:hAnsi="Times New Roman"/>
          <w:outline w:val="0"/>
          <w:color w:val="ff0000"/>
          <w:u w:color="ff0000"/>
          <w:rtl w:val="0"/>
          <w:lang w:val="en-US"/>
          <w14:textFill>
            <w14:solidFill>
              <w14:srgbClr w14:val="FF0000"/>
            </w14:solidFill>
          </w14:textFill>
        </w:rPr>
        <w:t>Victor: Eve, Blanca has no leader. This is the best time to take their three East Coast docks.  Our families can join forces and strike now.</w:t>
      </w:r>
    </w:p>
    <w:p>
      <w:pPr>
        <w:pStyle w:val="Normal (Web)"/>
        <w:widowControl w:val="1"/>
        <w:spacing w:line="288" w:lineRule="auto"/>
      </w:pPr>
      <w:r>
        <w:rPr>
          <w:rFonts w:ascii="Calibri" w:hAnsi="Calibri"/>
          <w:rtl w:val="0"/>
          <w:lang w:val="en-US"/>
        </w:rPr>
        <w:t>Eve</w:t>
      </w:r>
      <w:r>
        <w:rPr>
          <w:rtl w:val="0"/>
          <w:lang w:val="zh-TW" w:eastAsia="zh-TW"/>
        </w:rPr>
        <w:t>（翻着文件</w:t>
      </w:r>
      <w:r>
        <w:rPr>
          <w:rFonts w:ascii="Calibri" w:hAnsi="Calibri"/>
          <w:rtl w:val="0"/>
          <w:lang w:val="en-US"/>
        </w:rPr>
        <w:t>,</w:t>
      </w:r>
      <w:r>
        <w:rPr>
          <w:rtl w:val="0"/>
          <w:lang w:val="zh-TW" w:eastAsia="zh-TW"/>
        </w:rPr>
        <w:t>头也不抬）：我一家就够了。</w:t>
      </w:r>
      <w:r>
        <w:rPr>
          <w:lang w:val="en-US"/>
        </w:rPr>
        <w:br w:type="textWrapping"/>
      </w:r>
      <w:r>
        <w:rPr>
          <w:rFonts w:ascii="Times New Roman" w:hAnsi="Times New Roman"/>
          <w:outline w:val="0"/>
          <w:color w:val="ff0000"/>
          <w:u w:color="ff0000"/>
          <w:rtl w:val="0"/>
          <w:lang w:val="en-US"/>
          <w14:textFill>
            <w14:solidFill>
              <w14:srgbClr w14:val="FF0000"/>
            </w14:solidFill>
          </w14:textFill>
        </w:rPr>
        <w:t>Eve: My family is enough.</w:t>
      </w:r>
    </w:p>
    <w:p>
      <w:pPr>
        <w:pStyle w:val="Normal (Web)"/>
        <w:widowControl w:val="1"/>
        <w:spacing w:line="288" w:lineRule="auto"/>
      </w:pPr>
      <w:r>
        <w:rPr>
          <w:rFonts w:ascii="Calibri" w:hAnsi="Calibri"/>
          <w:rtl w:val="0"/>
          <w:lang w:val="en-US"/>
        </w:rPr>
        <w:t>Victor</w:t>
      </w:r>
      <w:r>
        <w:rPr>
          <w:rtl w:val="0"/>
          <w:lang w:val="zh-TW" w:eastAsia="zh-TW"/>
        </w:rPr>
        <w:t>（一愣）：你什么意思</w:t>
      </w:r>
      <w:r>
        <w:rPr>
          <w:rFonts w:ascii="Calibri" w:hAnsi="Calibri"/>
          <w:rtl w:val="0"/>
          <w:lang w:val="en-US"/>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Victor: What do you mean?</w:t>
      </w:r>
    </w:p>
    <w:p>
      <w:pPr>
        <w:pStyle w:val="Normal (Web)"/>
        <w:widowControl w:val="1"/>
        <w:spacing w:line="288" w:lineRule="auto"/>
      </w:pPr>
      <w:r>
        <w:rPr>
          <w:rFonts w:ascii="Calibri" w:hAnsi="Calibri"/>
          <w:rtl w:val="0"/>
          <w:lang w:val="en-US"/>
        </w:rPr>
        <w:t>Eve</w:t>
      </w:r>
      <w:r>
        <w:rPr>
          <w:rtl w:val="0"/>
          <w:lang w:val="zh-TW" w:eastAsia="zh-TW"/>
        </w:rPr>
        <w:t>（抬眼）：</w:t>
      </w:r>
      <w:r>
        <w:rPr>
          <w:rFonts w:ascii="Calibri" w:hAnsi="Calibri"/>
          <w:rtl w:val="0"/>
          <w:lang w:val="en-US"/>
        </w:rPr>
        <w:t>Victor,</w:t>
      </w:r>
      <w:r>
        <w:rPr>
          <w:rtl w:val="0"/>
          <w:lang w:val="zh-TW" w:eastAsia="zh-TW"/>
        </w:rPr>
        <w:t>从今天起</w:t>
      </w:r>
      <w:r>
        <w:rPr>
          <w:rFonts w:ascii="Calibri" w:hAnsi="Calibri"/>
          <w:rtl w:val="0"/>
          <w:lang w:val="en-US"/>
        </w:rPr>
        <w:t>,</w:t>
      </w:r>
      <w:r>
        <w:rPr>
          <w:rtl w:val="0"/>
          <w:lang w:val="zh-TW" w:eastAsia="zh-TW"/>
        </w:rPr>
        <w:t>夜枭的生意</w:t>
      </w:r>
      <w:r>
        <w:rPr>
          <w:rFonts w:ascii="Calibri" w:hAnsi="Calibri"/>
          <w:rtl w:val="0"/>
          <w:lang w:val="en-US"/>
        </w:rPr>
        <w:t>,</w:t>
      </w:r>
      <w:r>
        <w:rPr>
          <w:rtl w:val="0"/>
          <w:lang w:val="zh-TW" w:eastAsia="zh-TW"/>
        </w:rPr>
        <w:t>夜枭自己做。战斧帮的人</w:t>
      </w:r>
      <w:r>
        <w:rPr>
          <w:rFonts w:ascii="Calibri" w:hAnsi="Calibri"/>
          <w:rtl w:val="0"/>
          <w:lang w:val="en-US"/>
        </w:rPr>
        <w:t>,</w:t>
      </w:r>
      <w:r>
        <w:rPr>
          <w:rtl w:val="0"/>
          <w:lang w:val="zh-TW" w:eastAsia="zh-TW"/>
        </w:rPr>
        <w:t>撤出我的地盘。</w:t>
      </w:r>
      <w:r>
        <w:rPr>
          <w:lang w:val="en-US"/>
        </w:rPr>
        <w:br w:type="textWrapping"/>
      </w:r>
      <w:r>
        <w:rPr>
          <w:rFonts w:ascii="Times New Roman" w:hAnsi="Times New Roman"/>
          <w:outline w:val="0"/>
          <w:color w:val="ff0000"/>
          <w:u w:color="ff0000"/>
          <w:rtl w:val="0"/>
          <w:lang w:val="en-US"/>
          <w14:textFill>
            <w14:solidFill>
              <w14:srgbClr w14:val="FF0000"/>
            </w14:solidFill>
          </w14:textFill>
        </w:rPr>
        <w:t>Eve: Victor, from today on, Night Owl handles its own business. Bratva men leave my territory.</w:t>
      </w:r>
    </w:p>
    <w:p>
      <w:pPr>
        <w:pStyle w:val="Normal (Web)"/>
        <w:widowControl w:val="1"/>
        <w:spacing w:line="288" w:lineRule="auto"/>
      </w:pPr>
      <w:r>
        <w:rPr>
          <w:rFonts w:ascii="Calibri" w:hAnsi="Calibri"/>
          <w:rtl w:val="0"/>
          <w:lang w:val="en-US"/>
        </w:rPr>
        <w:t>Victor</w:t>
      </w:r>
      <w:r>
        <w:rPr>
          <w:rtl w:val="0"/>
          <w:lang w:val="zh-TW" w:eastAsia="zh-TW"/>
        </w:rPr>
        <w:t>（脸色沉）：我扶你上位的时候</w:t>
      </w:r>
      <w:r>
        <w:rPr>
          <w:rFonts w:ascii="Calibri" w:hAnsi="Calibri"/>
          <w:rtl w:val="0"/>
          <w:lang w:val="en-US"/>
        </w:rPr>
        <w:t>,</w:t>
      </w:r>
      <w:r>
        <w:rPr>
          <w:rtl w:val="0"/>
          <w:lang w:val="zh-TW" w:eastAsia="zh-TW"/>
        </w:rPr>
        <w:t>可不是这么说的。我们说好两家联手吞下北美。</w:t>
      </w:r>
      <w:r>
        <w:rPr>
          <w:lang w:val="en-US"/>
        </w:rPr>
        <w:br w:type="textWrapping"/>
      </w:r>
      <w:r>
        <w:rPr>
          <w:rFonts w:ascii="Times New Roman" w:hAnsi="Times New Roman"/>
          <w:outline w:val="0"/>
          <w:color w:val="ff0000"/>
          <w:u w:color="ff0000"/>
          <w:rtl w:val="0"/>
          <w:lang w:val="en-US"/>
          <w14:textFill>
            <w14:solidFill>
              <w14:srgbClr w14:val="FF0000"/>
            </w14:solidFill>
          </w14:textFill>
        </w:rPr>
        <w:t>Victor: That's not what you said when I put you on the throne. We agreed our families would take North America together.</w:t>
      </w:r>
    </w:p>
    <w:p>
      <w:pPr>
        <w:pStyle w:val="Normal (Web)"/>
        <w:widowControl w:val="1"/>
        <w:spacing w:line="288" w:lineRule="auto"/>
      </w:pPr>
      <w:r>
        <w:rPr>
          <w:rFonts w:ascii="Calibri" w:hAnsi="Calibri"/>
          <w:rtl w:val="0"/>
          <w:lang w:val="en-US"/>
        </w:rPr>
        <w:t>Eve</w:t>
      </w:r>
      <w:r>
        <w:rPr>
          <w:rtl w:val="0"/>
          <w:lang w:val="zh-TW" w:eastAsia="zh-TW"/>
        </w:rPr>
        <w:t>（站起身）：联手</w:t>
      </w:r>
      <w:r>
        <w:rPr>
          <w:rFonts w:ascii="Calibri" w:hAnsi="Calibri"/>
          <w:rtl w:val="0"/>
          <w:lang w:val="en-US"/>
        </w:rPr>
        <w:t>?</w:t>
      </w:r>
      <w:r>
        <w:rPr>
          <w:rtl w:val="0"/>
          <w:lang w:val="zh-TW" w:eastAsia="zh-TW"/>
        </w:rPr>
        <w:t>那天晚上你晚来的几分钟</w:t>
      </w:r>
      <w:r>
        <w:rPr>
          <w:rFonts w:ascii="Calibri" w:hAnsi="Calibri"/>
          <w:rtl w:val="0"/>
          <w:lang w:val="en-US"/>
        </w:rPr>
        <w:t>,</w:t>
      </w:r>
      <w:r>
        <w:rPr>
          <w:rtl w:val="0"/>
          <w:lang w:val="zh-TW" w:eastAsia="zh-TW"/>
        </w:rPr>
        <w:t>就是我们联手的下场。</w:t>
      </w:r>
      <w:r>
        <w:rPr>
          <w:rFonts w:ascii="Calibri" w:hAnsi="Calibri"/>
          <w:rtl w:val="0"/>
          <w:lang w:val="en-US"/>
        </w:rPr>
        <w:t>Victor,</w:t>
      </w:r>
      <w:r>
        <w:rPr>
          <w:rtl w:val="0"/>
          <w:lang w:val="zh-TW" w:eastAsia="zh-TW"/>
        </w:rPr>
        <w:t>我信不过一个会拿我和我的人当筹码的人。</w:t>
      </w:r>
      <w:r>
        <w:rPr>
          <w:lang w:val="en-US"/>
        </w:rPr>
        <w:br w:type="textWrapping"/>
      </w:r>
      <w:r>
        <w:rPr>
          <w:rFonts w:ascii="Times New Roman" w:hAnsi="Times New Roman"/>
          <w:outline w:val="0"/>
          <w:color w:val="ff0000"/>
          <w:u w:color="ff0000"/>
          <w:rtl w:val="0"/>
          <w:lang w:val="en-US"/>
          <w14:textFill>
            <w14:solidFill>
              <w14:srgbClr w14:val="FF0000"/>
            </w14:solidFill>
          </w14:textFill>
        </w:rPr>
        <w:t>Eve: Together? Those few minutes you were late that night showed me what together means. Victor, I can't trust a man who uses me and my people as bargaining chips.</w:t>
      </w:r>
    </w:p>
    <w:p>
      <w:pPr>
        <w:pStyle w:val="Normal (Web)"/>
        <w:widowControl w:val="1"/>
        <w:spacing w:line="288" w:lineRule="auto"/>
      </w:pPr>
      <w:r>
        <w:rPr>
          <w:rFonts w:ascii="Calibri" w:hAnsi="Calibri"/>
          <w:rtl w:val="0"/>
          <w:lang w:val="en-US"/>
        </w:rPr>
        <w:t>Victor</w:t>
      </w:r>
      <w:r>
        <w:rPr>
          <w:rtl w:val="0"/>
          <w:lang w:val="zh-TW" w:eastAsia="zh-TW"/>
        </w:rPr>
        <w:t>（盯着她</w:t>
      </w:r>
      <w:r>
        <w:rPr>
          <w:rFonts w:ascii="Calibri" w:hAnsi="Calibri"/>
          <w:rtl w:val="0"/>
          <w:lang w:val="en-US"/>
        </w:rPr>
        <w:t>,</w:t>
      </w:r>
      <w:r>
        <w:rPr>
          <w:rtl w:val="0"/>
          <w:lang w:val="zh-TW" w:eastAsia="zh-TW"/>
        </w:rPr>
        <w:t>半晌）：你为了一个瘸腿的渣男</w:t>
      </w:r>
      <w:r>
        <w:rPr>
          <w:rFonts w:ascii="Calibri" w:hAnsi="Calibri"/>
          <w:rtl w:val="0"/>
          <w:lang w:val="en-US"/>
        </w:rPr>
        <w:t>,</w:t>
      </w:r>
      <w:r>
        <w:rPr>
          <w:rtl w:val="0"/>
          <w:lang w:val="zh-TW" w:eastAsia="zh-TW"/>
        </w:rPr>
        <w:t>要和我翻脸</w:t>
      </w:r>
      <w:r>
        <w:rPr>
          <w:rFonts w:ascii="Calibri" w:hAnsi="Calibri"/>
          <w:rtl w:val="0"/>
          <w:lang w:val="en-US"/>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Victor: You're turning on me over a crippled bastard?</w:t>
      </w:r>
    </w:p>
    <w:p>
      <w:pPr>
        <w:pStyle w:val="Normal (Web)"/>
        <w:widowControl w:val="1"/>
        <w:spacing w:line="288" w:lineRule="auto"/>
      </w:pPr>
      <w:r>
        <w:rPr>
          <w:rFonts w:ascii="Calibri" w:hAnsi="Calibri"/>
          <w:rtl w:val="0"/>
          <w:lang w:val="en-US"/>
        </w:rPr>
        <w:t>Eve</w:t>
      </w:r>
      <w:r>
        <w:rPr>
          <w:rtl w:val="0"/>
          <w:lang w:val="zh-TW" w:eastAsia="zh-TW"/>
        </w:rPr>
        <w:t>：我谁都不为。我只为我自己。</w:t>
      </w:r>
      <w:r>
        <w:rPr>
          <w:lang w:val="en-US"/>
        </w:rPr>
        <w:br w:type="textWrapping"/>
      </w:r>
      <w:r>
        <w:rPr>
          <w:rFonts w:ascii="Times New Roman" w:hAnsi="Times New Roman"/>
          <w:outline w:val="0"/>
          <w:color w:val="ff0000"/>
          <w:u w:color="ff0000"/>
          <w:rtl w:val="0"/>
          <w:lang w:val="en-US"/>
          <w14:textFill>
            <w14:solidFill>
              <w14:srgbClr w14:val="FF0000"/>
            </w14:solidFill>
          </w14:textFill>
        </w:rPr>
        <w:t>Eve: I'm doing this for no one. Only myself.</w:t>
      </w:r>
    </w:p>
    <w:p>
      <w:pPr>
        <w:pStyle w:val="Normal (Web)"/>
        <w:widowControl w:val="1"/>
        <w:spacing w:line="288" w:lineRule="auto"/>
      </w:pPr>
      <w:r>
        <w:rPr>
          <w:rtl w:val="0"/>
          <w:lang w:val="en-US"/>
        </w:rPr>
        <w:t>△</w:t>
      </w:r>
      <w:r>
        <w:rPr>
          <w:rFonts w:ascii="Calibri" w:hAnsi="Calibri"/>
          <w:rtl w:val="0"/>
          <w:lang w:val="en-US"/>
        </w:rPr>
        <w:t>Victor</w:t>
      </w:r>
      <w:r>
        <w:rPr>
          <w:rtl w:val="0"/>
          <w:lang w:val="zh-TW" w:eastAsia="zh-TW"/>
        </w:rPr>
        <w:t>盯着她看了很久</w:t>
      </w:r>
      <w:r>
        <w:rPr>
          <w:rFonts w:ascii="Calibri" w:hAnsi="Calibri"/>
          <w:rtl w:val="0"/>
          <w:lang w:val="en-US"/>
        </w:rPr>
        <w:t>,</w:t>
      </w:r>
      <w:r>
        <w:rPr>
          <w:rtl w:val="0"/>
          <w:lang w:val="zh-TW" w:eastAsia="zh-TW"/>
        </w:rPr>
        <w:t>转身往外走</w:t>
      </w:r>
      <w:r>
        <w:rPr>
          <w:rFonts w:ascii="Calibri" w:hAnsi="Calibri"/>
          <w:rtl w:val="0"/>
          <w:lang w:val="en-US"/>
        </w:rPr>
        <w:t>,</w:t>
      </w:r>
      <w:r>
        <w:rPr>
          <w:rtl w:val="0"/>
          <w:lang w:val="zh-TW" w:eastAsia="zh-TW"/>
        </w:rPr>
        <w:t>在门口停下。</w:t>
      </w:r>
    </w:p>
    <w:p>
      <w:pPr>
        <w:pStyle w:val="Normal (Web)"/>
        <w:widowControl w:val="1"/>
        <w:spacing w:line="288" w:lineRule="auto"/>
      </w:pPr>
      <w:r>
        <w:rPr>
          <w:rFonts w:ascii="Calibri" w:hAnsi="Calibri"/>
          <w:rtl w:val="0"/>
          <w:lang w:val="en-US"/>
        </w:rPr>
        <w:t>Victor</w:t>
      </w:r>
      <w:r>
        <w:rPr>
          <w:rtl w:val="0"/>
          <w:lang w:val="zh-TW" w:eastAsia="zh-TW"/>
        </w:rPr>
        <w:t>（背对着她）：</w:t>
      </w:r>
      <w:r>
        <w:rPr>
          <w:rFonts w:ascii="Calibri" w:hAnsi="Calibri"/>
          <w:rtl w:val="0"/>
          <w:lang w:val="en-US"/>
        </w:rPr>
        <w:t>Eve,</w:t>
      </w:r>
      <w:r>
        <w:rPr>
          <w:rtl w:val="0"/>
          <w:lang w:val="zh-TW" w:eastAsia="zh-TW"/>
        </w:rPr>
        <w:t>你会后悔的。这个北美</w:t>
      </w:r>
      <w:r>
        <w:rPr>
          <w:rFonts w:ascii="Calibri" w:hAnsi="Calibri"/>
          <w:rtl w:val="0"/>
          <w:lang w:val="en-US"/>
        </w:rPr>
        <w:t>,</w:t>
      </w:r>
      <w:r>
        <w:rPr>
          <w:rtl w:val="0"/>
          <w:lang w:val="zh-TW" w:eastAsia="zh-TW"/>
        </w:rPr>
        <w:t>光靠你一个人</w:t>
      </w:r>
      <w:r>
        <w:rPr>
          <w:rFonts w:ascii="Calibri" w:hAnsi="Calibri"/>
          <w:rtl w:val="0"/>
          <w:lang w:val="en-US"/>
        </w:rPr>
        <w:t>,</w:t>
      </w:r>
      <w:r>
        <w:rPr>
          <w:rtl w:val="0"/>
          <w:lang w:val="zh-TW" w:eastAsia="zh-TW"/>
        </w:rPr>
        <w:t>守不住。</w:t>
      </w:r>
      <w:r>
        <w:rPr>
          <w:lang w:val="en-US"/>
        </w:rPr>
        <w:br w:type="textWrapping"/>
      </w:r>
      <w:r>
        <w:rPr>
          <w:rFonts w:ascii="Times New Roman" w:hAnsi="Times New Roman"/>
          <w:outline w:val="0"/>
          <w:color w:val="ff0000"/>
          <w:u w:color="ff0000"/>
          <w:rtl w:val="0"/>
          <w:lang w:val="en-US"/>
          <w14:textFill>
            <w14:solidFill>
              <w14:srgbClr w14:val="FF0000"/>
            </w14:solidFill>
          </w14:textFill>
        </w:rPr>
        <w:t>Victor: Eve, you'll regret this. You can't hold North America alone.</w:t>
      </w:r>
    </w:p>
    <w:p>
      <w:pPr>
        <w:pStyle w:val="Normal (Web)"/>
        <w:widowControl w:val="1"/>
        <w:spacing w:line="288" w:lineRule="auto"/>
      </w:pPr>
      <w:r>
        <w:rPr>
          <w:rtl w:val="0"/>
          <w:lang w:val="en-US"/>
        </w:rPr>
        <w:t>△</w:t>
      </w:r>
      <w:r>
        <w:rPr>
          <w:rtl w:val="0"/>
          <w:lang w:val="zh-TW" w:eastAsia="zh-TW"/>
        </w:rPr>
        <w:t>门被甩上。</w:t>
      </w:r>
    </w:p>
    <w:p>
      <w:pPr>
        <w:pStyle w:val="Normal (Web)"/>
        <w:widowControl w:val="1"/>
        <w:spacing w:line="288" w:lineRule="auto"/>
        <w:rPr>
          <w:lang w:val="zh-TW" w:eastAsia="zh-TW"/>
        </w:rPr>
      </w:pPr>
    </w:p>
    <w:p>
      <w:pPr>
        <w:pStyle w:val="Normal (Web)"/>
        <w:widowControl w:val="1"/>
        <w:spacing w:line="288" w:lineRule="auto"/>
      </w:pPr>
    </w:p>
    <w:p>
      <w:pPr>
        <w:pStyle w:val="Normal (Web)"/>
        <w:widowControl w:val="1"/>
        <w:spacing w:line="288" w:lineRule="auto"/>
      </w:pPr>
      <w:r>
        <w:rPr>
          <w:rFonts w:ascii="Calibri" w:hAnsi="Calibri"/>
          <w:rtl w:val="0"/>
          <w:lang w:val="en-US"/>
        </w:rPr>
        <w:t>28-3</w:t>
      </w:r>
      <w:r>
        <w:rPr>
          <w:rtl w:val="0"/>
          <w:lang w:val="zh-TW" w:eastAsia="zh-TW"/>
        </w:rPr>
        <w:t>夜内城郊汽修厂</w:t>
      </w:r>
    </w:p>
    <w:p>
      <w:pPr>
        <w:pStyle w:val="Normal (Web)"/>
        <w:widowControl w:val="1"/>
        <w:spacing w:line="288" w:lineRule="auto"/>
      </w:pPr>
      <w:r>
        <w:rPr>
          <w:rtl w:val="0"/>
          <w:lang w:val="zh-TW" w:eastAsia="zh-TW"/>
        </w:rPr>
        <w:t>人物：</w:t>
      </w:r>
      <w:r>
        <w:rPr>
          <w:rFonts w:ascii="Calibri" w:hAnsi="Calibri"/>
          <w:rtl w:val="0"/>
          <w:lang w:val="en-US"/>
        </w:rPr>
        <w:t>Victor</w:t>
      </w:r>
      <w:r>
        <w:rPr>
          <w:rtl w:val="0"/>
          <w:lang w:val="zh-TW" w:eastAsia="zh-TW"/>
        </w:rPr>
        <w:t>、马可、</w:t>
      </w:r>
      <w:r>
        <w:rPr>
          <w:rFonts w:ascii="Calibri" w:hAnsi="Calibri"/>
          <w:rtl w:val="0"/>
          <w:lang w:val="en-US"/>
        </w:rPr>
        <w:t>Lily</w:t>
      </w:r>
    </w:p>
    <w:p>
      <w:pPr>
        <w:pStyle w:val="Normal (Web)"/>
        <w:widowControl w:val="1"/>
        <w:spacing w:line="288" w:lineRule="auto"/>
      </w:pPr>
      <w:r>
        <w:rPr>
          <w:rtl w:val="0"/>
          <w:lang w:val="en-US"/>
        </w:rPr>
        <w:t>△</w:t>
      </w:r>
      <w:r>
        <w:rPr>
          <w:rFonts w:ascii="Calibri" w:hAnsi="Calibri"/>
          <w:rtl w:val="0"/>
          <w:lang w:val="en-US"/>
        </w:rPr>
        <w:t>Victor</w:t>
      </w:r>
      <w:r>
        <w:rPr>
          <w:rtl w:val="0"/>
          <w:lang w:val="zh-TW" w:eastAsia="zh-TW"/>
        </w:rPr>
        <w:t>坐在汽修厂里</w:t>
      </w:r>
      <w:r>
        <w:rPr>
          <w:rFonts w:ascii="Calibri" w:hAnsi="Calibri"/>
          <w:rtl w:val="0"/>
          <w:lang w:val="en-US"/>
        </w:rPr>
        <w:t>,</w:t>
      </w:r>
      <w:r>
        <w:rPr>
          <w:rtl w:val="0"/>
          <w:lang w:val="zh-TW" w:eastAsia="zh-TW"/>
        </w:rPr>
        <w:t>对面是马可和</w:t>
      </w:r>
      <w:r>
        <w:rPr>
          <w:rFonts w:ascii="Calibri" w:hAnsi="Calibri"/>
          <w:rtl w:val="0"/>
          <w:lang w:val="en-US"/>
        </w:rPr>
        <w:t>Lily</w:t>
      </w:r>
      <w:r>
        <w:rPr>
          <w:rtl w:val="0"/>
          <w:lang w:val="zh-TW" w:eastAsia="zh-TW"/>
        </w:rPr>
        <w:t>。</w:t>
      </w:r>
    </w:p>
    <w:p>
      <w:pPr>
        <w:pStyle w:val="Normal (Web)"/>
        <w:widowControl w:val="1"/>
        <w:spacing w:line="288" w:lineRule="auto"/>
      </w:pPr>
      <w:r>
        <w:rPr>
          <w:rtl w:val="0"/>
          <w:lang w:val="zh-TW" w:eastAsia="zh-TW"/>
        </w:rPr>
        <w:t>马可：</w:t>
      </w:r>
      <w:r>
        <w:rPr>
          <w:rFonts w:ascii="Calibri" w:hAnsi="Calibri"/>
          <w:rtl w:val="0"/>
          <w:lang w:val="en-US"/>
        </w:rPr>
        <w:t>Victor</w:t>
      </w:r>
      <w:r>
        <w:rPr>
          <w:rtl w:val="0"/>
          <w:lang w:val="zh-TW" w:eastAsia="zh-TW"/>
        </w:rPr>
        <w:t>首领</w:t>
      </w:r>
      <w:r>
        <w:rPr>
          <w:rFonts w:ascii="Calibri" w:hAnsi="Calibri"/>
          <w:rtl w:val="0"/>
          <w:lang w:val="en-US"/>
        </w:rPr>
        <w:t>,</w:t>
      </w:r>
      <w:r>
        <w:rPr>
          <w:rtl w:val="0"/>
          <w:lang w:val="zh-TW" w:eastAsia="zh-TW"/>
        </w:rPr>
        <w:t>您和</w:t>
      </w:r>
      <w:r>
        <w:rPr>
          <w:rFonts w:ascii="Calibri" w:hAnsi="Calibri"/>
          <w:rtl w:val="0"/>
          <w:lang w:val="en-US"/>
        </w:rPr>
        <w:t>Eve</w:t>
      </w:r>
      <w:r>
        <w:rPr>
          <w:rtl w:val="0"/>
          <w:lang w:val="zh-TW" w:eastAsia="zh-TW"/>
        </w:rPr>
        <w:t>闹翻了</w:t>
      </w:r>
      <w:r>
        <w:rPr>
          <w:rFonts w:ascii="Calibri" w:hAnsi="Calibri"/>
          <w:rtl w:val="0"/>
          <w:lang w:val="en-US"/>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Marco: Boss Victor, did you and Eve fall out?</w:t>
      </w:r>
    </w:p>
    <w:p>
      <w:pPr>
        <w:pStyle w:val="Normal (Web)"/>
        <w:widowControl w:val="1"/>
        <w:spacing w:line="288" w:lineRule="auto"/>
      </w:pPr>
      <w:r>
        <w:rPr>
          <w:rFonts w:ascii="Calibri" w:hAnsi="Calibri"/>
          <w:rtl w:val="0"/>
          <w:lang w:val="en-US"/>
        </w:rPr>
        <w:t>Victor</w:t>
      </w:r>
      <w:r>
        <w:rPr>
          <w:rtl w:val="0"/>
          <w:lang w:val="zh-TW" w:eastAsia="zh-TW"/>
        </w:rPr>
        <w:t>（转着酒杯）：她过河拆桥。</w:t>
      </w:r>
      <w:r>
        <w:rPr>
          <w:lang w:val="en-US"/>
        </w:rPr>
        <w:br w:type="textWrapping"/>
      </w:r>
      <w:r>
        <w:rPr>
          <w:rFonts w:ascii="Times New Roman" w:hAnsi="Times New Roman"/>
          <w:outline w:val="0"/>
          <w:color w:val="ff0000"/>
          <w:u w:color="ff0000"/>
          <w:rtl w:val="0"/>
          <w:lang w:val="en-US"/>
          <w14:textFill>
            <w14:solidFill>
              <w14:srgbClr w14:val="FF0000"/>
            </w14:solidFill>
          </w14:textFill>
        </w:rPr>
        <w:t>Victor: She used me and threw me away.</w:t>
      </w:r>
    </w:p>
    <w:p>
      <w:pPr>
        <w:pStyle w:val="Normal (Web)"/>
        <w:widowControl w:val="1"/>
        <w:spacing w:line="288" w:lineRule="auto"/>
      </w:pPr>
      <w:r>
        <w:rPr>
          <w:rFonts w:ascii="Calibri" w:hAnsi="Calibri"/>
          <w:rtl w:val="0"/>
          <w:lang w:val="en-US"/>
        </w:rPr>
        <w:t>Lily</w:t>
      </w:r>
      <w:r>
        <w:rPr>
          <w:rtl w:val="0"/>
          <w:lang w:val="zh-TW" w:eastAsia="zh-TW"/>
        </w:rPr>
        <w:t>（凑过来）：首领</w:t>
      </w:r>
      <w:r>
        <w:rPr>
          <w:rFonts w:ascii="Calibri" w:hAnsi="Calibri"/>
          <w:rtl w:val="0"/>
          <w:lang w:val="en-US"/>
        </w:rPr>
        <w:t>,</w:t>
      </w:r>
      <w:r>
        <w:rPr>
          <w:rtl w:val="0"/>
          <w:lang w:val="zh-TW" w:eastAsia="zh-TW"/>
        </w:rPr>
        <w:t>我们想抓</w:t>
      </w:r>
      <w:r>
        <w:rPr>
          <w:rFonts w:ascii="Calibri" w:hAnsi="Calibri"/>
          <w:rtl w:val="0"/>
          <w:lang w:val="en-US"/>
        </w:rPr>
        <w:t>Dante,</w:t>
      </w:r>
      <w:r>
        <w:rPr>
          <w:rtl w:val="0"/>
          <w:lang w:val="zh-TW" w:eastAsia="zh-TW"/>
        </w:rPr>
        <w:t>逼</w:t>
      </w:r>
      <w:r>
        <w:rPr>
          <w:rFonts w:ascii="Calibri" w:hAnsi="Calibri"/>
          <w:rtl w:val="0"/>
          <w:lang w:val="en-US"/>
        </w:rPr>
        <w:t>Eve</w:t>
      </w:r>
      <w:r>
        <w:rPr>
          <w:rtl w:val="0"/>
          <w:lang w:val="zh-TW" w:eastAsia="zh-TW"/>
        </w:rPr>
        <w:t>就范。您要是肯帮忙</w:t>
      </w:r>
      <w:r>
        <w:rPr>
          <w:rFonts w:ascii="Calibri" w:hAnsi="Calibri"/>
          <w:rtl w:val="0"/>
          <w:lang w:val="en-US"/>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Lily: Boss, we wanna take Dante and force Eve to submit. If you're willing to help...</w:t>
      </w:r>
    </w:p>
    <w:p>
      <w:pPr>
        <w:pStyle w:val="Normal (Web)"/>
        <w:widowControl w:val="1"/>
        <w:spacing w:line="288" w:lineRule="auto"/>
      </w:pPr>
      <w:r>
        <w:rPr>
          <w:rFonts w:ascii="Calibri" w:hAnsi="Calibri"/>
          <w:rtl w:val="0"/>
          <w:lang w:val="en-US"/>
        </w:rPr>
        <w:t>Victor</w:t>
      </w:r>
      <w:r>
        <w:rPr>
          <w:rtl w:val="0"/>
          <w:lang w:val="zh-TW" w:eastAsia="zh-TW"/>
        </w:rPr>
        <w:t>（盯着酒杯</w:t>
      </w:r>
      <w:r>
        <w:rPr>
          <w:rFonts w:ascii="Calibri" w:hAnsi="Calibri"/>
          <w:rtl w:val="0"/>
          <w:lang w:val="en-US"/>
        </w:rPr>
        <w:t>,</w:t>
      </w:r>
      <w:r>
        <w:rPr>
          <w:rtl w:val="0"/>
          <w:lang w:val="zh-TW" w:eastAsia="zh-TW"/>
        </w:rPr>
        <w:t>沉默良久）：</w:t>
      </w:r>
      <w:r>
        <w:rPr>
          <w:rFonts w:ascii="Calibri" w:hAnsi="Calibri"/>
          <w:rtl w:val="0"/>
          <w:lang w:val="en-US"/>
        </w:rPr>
        <w:t>Dante</w:t>
      </w:r>
      <w:r>
        <w:rPr>
          <w:rtl w:val="0"/>
          <w:lang w:val="zh-TW" w:eastAsia="zh-TW"/>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Victor: Dante.</w:t>
      </w:r>
    </w:p>
    <w:p>
      <w:pPr>
        <w:pStyle w:val="Normal (Web)"/>
        <w:widowControl w:val="1"/>
        <w:spacing w:line="288" w:lineRule="auto"/>
      </w:pPr>
      <w:r>
        <w:rPr>
          <w:rtl w:val="0"/>
          <w:lang w:val="en-US"/>
        </w:rPr>
        <w:t>△</w:t>
      </w:r>
      <w:r>
        <w:rPr>
          <w:rtl w:val="0"/>
          <w:lang w:val="zh-TW" w:eastAsia="zh-TW"/>
        </w:rPr>
        <w:t>【卡点】</w:t>
      </w:r>
      <w:r>
        <w:rPr>
          <w:rFonts w:ascii="Calibri" w:hAnsi="Calibri"/>
          <w:rtl w:val="0"/>
          <w:lang w:val="en-US"/>
        </w:rPr>
        <w:t>Victor</w:t>
      </w:r>
      <w:r>
        <w:rPr>
          <w:rtl w:val="0"/>
          <w:lang w:val="zh-TW" w:eastAsia="zh-TW"/>
        </w:rPr>
        <w:t>把酒杯一饮而尽</w:t>
      </w:r>
      <w:r>
        <w:rPr>
          <w:rFonts w:ascii="Calibri" w:hAnsi="Calibri"/>
          <w:rtl w:val="0"/>
          <w:lang w:val="en-US"/>
        </w:rPr>
        <w:t>,</w:t>
      </w:r>
      <w:r>
        <w:rPr>
          <w:rtl w:val="0"/>
          <w:lang w:val="zh-TW" w:eastAsia="zh-TW"/>
        </w:rPr>
        <w:t>眼神冷下来</w:t>
      </w:r>
      <w:r>
        <w:rPr>
          <w:rFonts w:ascii="Calibri" w:hAnsi="Calibri"/>
          <w:rtl w:val="0"/>
          <w:lang w:val="en-US"/>
        </w:rPr>
        <w:t>,</w:t>
      </w:r>
      <w:r>
        <w:rPr>
          <w:rtl w:val="0"/>
          <w:lang w:val="zh-TW" w:eastAsia="zh-TW"/>
        </w:rPr>
        <w:t>缓缓点头。</w:t>
      </w:r>
    </w:p>
    <w:p>
      <w:pPr>
        <w:pStyle w:val="Normal (Web)"/>
        <w:widowControl w:val="1"/>
        <w:spacing w:line="288" w:lineRule="auto"/>
      </w:pPr>
    </w:p>
    <w:p>
      <w:pPr>
        <w:pStyle w:val="Normal (Web)"/>
        <w:widowControl w:val="1"/>
        <w:spacing w:line="288" w:lineRule="auto"/>
      </w:pPr>
    </w:p>
    <w:p>
      <w:pPr>
        <w:pStyle w:val="Normal (Web)"/>
        <w:widowControl w:val="1"/>
        <w:spacing w:line="288" w:lineRule="auto"/>
      </w:pPr>
    </w:p>
    <w:p>
      <w:pPr>
        <w:pStyle w:val="Normal (Web)"/>
        <w:widowControl w:val="1"/>
        <w:spacing w:line="288" w:lineRule="auto"/>
      </w:pPr>
    </w:p>
    <w:p>
      <w:pPr>
        <w:pStyle w:val="Normal (Web)"/>
        <w:widowControl w:val="1"/>
        <w:spacing w:line="288" w:lineRule="auto"/>
      </w:pPr>
    </w:p>
    <w:p>
      <w:pPr>
        <w:pStyle w:val="Normal (Web)"/>
        <w:widowControl w:val="1"/>
        <w:spacing w:line="288" w:lineRule="auto"/>
        <w:rPr>
          <w:lang w:val="zh-TW" w:eastAsia="zh-TW"/>
        </w:rPr>
      </w:pPr>
      <w:r>
        <w:rPr>
          <w:rtl w:val="0"/>
          <w:lang w:val="zh-TW" w:eastAsia="zh-TW"/>
        </w:rPr>
        <w:t>第二十九集</w:t>
      </w:r>
    </w:p>
    <w:p>
      <w:pPr>
        <w:pStyle w:val="Normal (Web)"/>
        <w:widowControl w:val="1"/>
        <w:spacing w:line="288" w:lineRule="auto"/>
      </w:pPr>
      <w:r>
        <w:rPr>
          <w:rFonts w:ascii="Calibri" w:hAnsi="Calibri"/>
          <w:rtl w:val="0"/>
          <w:lang w:val="en-US"/>
        </w:rPr>
        <w:t>29-1</w:t>
      </w:r>
      <w:r>
        <w:rPr>
          <w:rtl w:val="0"/>
          <w:lang w:val="zh-TW" w:eastAsia="zh-TW"/>
        </w:rPr>
        <w:t>日内私立医院走廊</w:t>
      </w:r>
    </w:p>
    <w:p>
      <w:pPr>
        <w:pStyle w:val="Normal (Web)"/>
        <w:widowControl w:val="1"/>
        <w:spacing w:line="288" w:lineRule="auto"/>
      </w:pPr>
      <w:r>
        <w:rPr>
          <w:rtl w:val="0"/>
          <w:lang w:val="zh-TW" w:eastAsia="zh-TW"/>
        </w:rPr>
        <w:t>人物：</w:t>
      </w:r>
      <w:r>
        <w:rPr>
          <w:rFonts w:ascii="Calibri" w:hAnsi="Calibri"/>
          <w:rtl w:val="0"/>
          <w:lang w:val="en-US"/>
        </w:rPr>
        <w:t>Lily</w:t>
      </w:r>
      <w:r>
        <w:rPr>
          <w:rtl w:val="0"/>
          <w:lang w:val="zh-TW" w:eastAsia="zh-TW"/>
        </w:rPr>
        <w:t>、马可手下、护士</w:t>
      </w:r>
    </w:p>
    <w:p>
      <w:pPr>
        <w:pStyle w:val="Normal (Web)"/>
        <w:widowControl w:val="1"/>
        <w:spacing w:line="288" w:lineRule="auto"/>
      </w:pPr>
      <w:r>
        <w:rPr>
          <w:rtl w:val="0"/>
          <w:lang w:val="en-US"/>
        </w:rPr>
        <w:t>△</w:t>
      </w:r>
      <w:r>
        <w:rPr>
          <w:rFonts w:ascii="Calibri" w:hAnsi="Calibri"/>
          <w:rtl w:val="0"/>
          <w:lang w:val="en-US"/>
        </w:rPr>
        <w:t>Lily</w:t>
      </w:r>
      <w:r>
        <w:rPr>
          <w:rtl w:val="0"/>
          <w:lang w:val="zh-TW" w:eastAsia="zh-TW"/>
        </w:rPr>
        <w:t>戴着帽子和口罩</w:t>
      </w:r>
      <w:r>
        <w:rPr>
          <w:rFonts w:ascii="Calibri" w:hAnsi="Calibri"/>
          <w:rtl w:val="0"/>
          <w:lang w:val="en-US"/>
        </w:rPr>
        <w:t>,</w:t>
      </w:r>
      <w:r>
        <w:rPr>
          <w:rtl w:val="0"/>
          <w:lang w:val="zh-TW" w:eastAsia="zh-TW"/>
        </w:rPr>
        <w:t>遮住脸上的疤</w:t>
      </w:r>
      <w:r>
        <w:rPr>
          <w:rFonts w:ascii="Calibri" w:hAnsi="Calibri"/>
          <w:rtl w:val="0"/>
          <w:lang w:val="en-US"/>
        </w:rPr>
        <w:t>,</w:t>
      </w:r>
      <w:r>
        <w:rPr>
          <w:rtl w:val="0"/>
          <w:lang w:val="zh-TW" w:eastAsia="zh-TW"/>
        </w:rPr>
        <w:t>推着一辆护理车</w:t>
      </w:r>
      <w:r>
        <w:rPr>
          <w:rFonts w:ascii="Calibri" w:hAnsi="Calibri"/>
          <w:rtl w:val="0"/>
          <w:lang w:val="en-US"/>
        </w:rPr>
        <w:t>,</w:t>
      </w:r>
      <w:r>
        <w:rPr>
          <w:rtl w:val="0"/>
          <w:lang w:val="zh-TW" w:eastAsia="zh-TW"/>
        </w:rPr>
        <w:t>混进病房楼。马可的两个手下扮成护工跟在后面。</w:t>
      </w:r>
    </w:p>
    <w:p>
      <w:pPr>
        <w:pStyle w:val="Normal (Web)"/>
        <w:widowControl w:val="1"/>
        <w:spacing w:line="288" w:lineRule="auto"/>
      </w:pPr>
      <w:r>
        <w:rPr>
          <w:rtl w:val="0"/>
          <w:lang w:val="en-US"/>
        </w:rPr>
        <w:t>△</w:t>
      </w:r>
      <w:r>
        <w:rPr>
          <w:rtl w:val="0"/>
          <w:lang w:val="zh-TW" w:eastAsia="zh-TW"/>
        </w:rPr>
        <w:t>他们停在</w:t>
      </w:r>
      <w:r>
        <w:rPr>
          <w:rFonts w:ascii="Calibri" w:hAnsi="Calibri"/>
          <w:rtl w:val="0"/>
          <w:lang w:val="en-US"/>
        </w:rPr>
        <w:t>Dante</w:t>
      </w:r>
      <w:r>
        <w:rPr>
          <w:rtl w:val="0"/>
          <w:lang w:val="zh-TW" w:eastAsia="zh-TW"/>
        </w:rPr>
        <w:t>病房门口。</w:t>
      </w:r>
      <w:r>
        <w:rPr>
          <w:rFonts w:ascii="Calibri" w:hAnsi="Calibri"/>
          <w:rtl w:val="0"/>
          <w:lang w:val="en-US"/>
        </w:rPr>
        <w:t>Lily</w:t>
      </w:r>
      <w:r>
        <w:rPr>
          <w:rtl w:val="0"/>
          <w:lang w:val="zh-TW" w:eastAsia="zh-TW"/>
        </w:rPr>
        <w:t>掀开护理车的盖子</w:t>
      </w:r>
      <w:r>
        <w:rPr>
          <w:rFonts w:ascii="Calibri" w:hAnsi="Calibri"/>
          <w:rtl w:val="0"/>
          <w:lang w:val="en-US"/>
        </w:rPr>
        <w:t>,</w:t>
      </w:r>
      <w:r>
        <w:rPr>
          <w:rtl w:val="0"/>
          <w:lang w:val="zh-TW" w:eastAsia="zh-TW"/>
        </w:rPr>
        <w:t>里面是绳子和麻药。</w:t>
      </w:r>
    </w:p>
    <w:p>
      <w:pPr>
        <w:pStyle w:val="Normal (Web)"/>
        <w:widowControl w:val="1"/>
        <w:spacing w:line="288" w:lineRule="auto"/>
      </w:pPr>
      <w:r>
        <w:rPr>
          <w:rFonts w:ascii="Calibri" w:hAnsi="Calibri"/>
          <w:rtl w:val="0"/>
          <w:lang w:val="en-US"/>
        </w:rPr>
        <w:t>Lily</w:t>
      </w:r>
      <w:r>
        <w:rPr>
          <w:rtl w:val="0"/>
          <w:lang w:val="zh-TW" w:eastAsia="zh-TW"/>
        </w:rPr>
        <w:t>（低声）：</w:t>
      </w:r>
      <w:r>
        <w:rPr>
          <w:rFonts w:ascii="Calibri" w:hAnsi="Calibri"/>
          <w:rtl w:val="0"/>
          <w:lang w:val="en-US"/>
        </w:rPr>
        <w:t>Dante</w:t>
      </w:r>
      <w:r>
        <w:rPr>
          <w:rtl w:val="0"/>
          <w:lang w:val="zh-TW" w:eastAsia="zh-TW"/>
        </w:rPr>
        <w:t>现在是个废人</w:t>
      </w:r>
      <w:r>
        <w:rPr>
          <w:rFonts w:ascii="Calibri" w:hAnsi="Calibri"/>
          <w:rtl w:val="0"/>
          <w:lang w:val="en-US"/>
        </w:rPr>
        <w:t>,</w:t>
      </w:r>
      <w:r>
        <w:rPr>
          <w:rtl w:val="0"/>
          <w:lang w:val="zh-TW" w:eastAsia="zh-TW"/>
        </w:rPr>
        <w:t>好抓。抓了他</w:t>
      </w:r>
      <w:r>
        <w:rPr>
          <w:rFonts w:ascii="Calibri" w:hAnsi="Calibri"/>
          <w:rtl w:val="0"/>
          <w:lang w:val="en-US"/>
        </w:rPr>
        <w:t>,Eve</w:t>
      </w:r>
      <w:r>
        <w:rPr>
          <w:rtl w:val="0"/>
          <w:lang w:val="zh-TW" w:eastAsia="zh-TW"/>
        </w:rPr>
        <w:t>乖乖来送死。</w:t>
      </w:r>
      <w:r>
        <w:rPr>
          <w:lang w:val="en-US"/>
        </w:rPr>
        <w:br w:type="textWrapping"/>
      </w:r>
      <w:r>
        <w:rPr>
          <w:rFonts w:ascii="Times New Roman" w:hAnsi="Times New Roman"/>
          <w:outline w:val="0"/>
          <w:color w:val="ff0000"/>
          <w:u w:color="ff0000"/>
          <w:rtl w:val="0"/>
          <w:lang w:val="en-US"/>
          <w14:textFill>
            <w14:solidFill>
              <w14:srgbClr w14:val="FF0000"/>
            </w14:solidFill>
          </w14:textFill>
        </w:rPr>
        <w:t>Lily: Dante is useless now. Easy to grab. Once we have him, Eve will walk straight to her death.</w:t>
      </w:r>
    </w:p>
    <w:p>
      <w:pPr>
        <w:pStyle w:val="Normal (Web)"/>
        <w:widowControl w:val="1"/>
        <w:spacing w:line="288" w:lineRule="auto"/>
      </w:pPr>
      <w:r>
        <w:rPr>
          <w:rtl w:val="0"/>
          <w:lang w:val="en-US"/>
        </w:rPr>
        <w:t>△</w:t>
      </w:r>
      <w:r>
        <w:rPr>
          <w:rtl w:val="0"/>
          <w:lang w:val="zh-TW" w:eastAsia="zh-TW"/>
        </w:rPr>
        <w:t>她推门进去。</w:t>
      </w:r>
    </w:p>
    <w:p>
      <w:pPr>
        <w:pStyle w:val="Normal (Web)"/>
        <w:widowControl w:val="1"/>
        <w:spacing w:line="288" w:lineRule="auto"/>
        <w:rPr>
          <w:lang w:val="zh-TW" w:eastAsia="zh-TW"/>
        </w:rPr>
      </w:pPr>
    </w:p>
    <w:p>
      <w:pPr>
        <w:pStyle w:val="Normal (Web)"/>
        <w:widowControl w:val="1"/>
        <w:spacing w:line="288" w:lineRule="auto"/>
      </w:pPr>
    </w:p>
    <w:p>
      <w:pPr>
        <w:pStyle w:val="Normal (Web)"/>
        <w:widowControl w:val="1"/>
        <w:spacing w:line="288" w:lineRule="auto"/>
      </w:pPr>
      <w:r>
        <w:rPr>
          <w:rFonts w:ascii="Calibri" w:hAnsi="Calibri"/>
          <w:rtl w:val="0"/>
          <w:lang w:val="en-US"/>
        </w:rPr>
        <w:t>29-2</w:t>
      </w:r>
      <w:r>
        <w:rPr>
          <w:rtl w:val="0"/>
          <w:lang w:val="zh-TW" w:eastAsia="zh-TW"/>
        </w:rPr>
        <w:t>日内</w:t>
      </w:r>
      <w:r>
        <w:rPr>
          <w:rFonts w:ascii="Calibri" w:hAnsi="Calibri"/>
          <w:rtl w:val="0"/>
          <w:lang w:val="zh-TW" w:eastAsia="zh-TW"/>
        </w:rPr>
        <w:t xml:space="preserve"> </w:t>
      </w:r>
      <w:r>
        <w:rPr>
          <w:rFonts w:ascii="Calibri" w:hAnsi="Calibri"/>
          <w:rtl w:val="0"/>
          <w:lang w:val="en-US"/>
        </w:rPr>
        <w:t>Dante</w:t>
      </w:r>
      <w:r>
        <w:rPr>
          <w:rtl w:val="0"/>
          <w:lang w:val="zh-TW" w:eastAsia="zh-TW"/>
        </w:rPr>
        <w:t>病房</w:t>
      </w:r>
    </w:p>
    <w:p>
      <w:pPr>
        <w:pStyle w:val="Normal (Web)"/>
        <w:widowControl w:val="1"/>
        <w:spacing w:line="288" w:lineRule="auto"/>
      </w:pPr>
      <w:r>
        <w:rPr>
          <w:rtl w:val="0"/>
          <w:lang w:val="zh-TW" w:eastAsia="zh-TW"/>
        </w:rPr>
        <w:t>人物：</w:t>
      </w:r>
      <w:r>
        <w:rPr>
          <w:rFonts w:ascii="Calibri" w:hAnsi="Calibri"/>
          <w:rtl w:val="0"/>
          <w:lang w:val="en-US"/>
        </w:rPr>
        <w:t>Dante</w:t>
      </w:r>
      <w:r>
        <w:rPr>
          <w:rtl w:val="0"/>
          <w:lang w:val="zh-TW" w:eastAsia="zh-TW"/>
        </w:rPr>
        <w:t>、</w:t>
      </w:r>
      <w:r>
        <w:rPr>
          <w:rFonts w:ascii="Calibri" w:hAnsi="Calibri"/>
          <w:rtl w:val="0"/>
          <w:lang w:val="en-US"/>
        </w:rPr>
        <w:t>Lily</w:t>
      </w:r>
      <w:r>
        <w:rPr>
          <w:rtl w:val="0"/>
          <w:lang w:val="zh-TW" w:eastAsia="zh-TW"/>
        </w:rPr>
        <w:t>、马可手下</w:t>
      </w:r>
    </w:p>
    <w:p>
      <w:pPr>
        <w:pStyle w:val="Normal (Web)"/>
        <w:widowControl w:val="1"/>
        <w:spacing w:line="288" w:lineRule="auto"/>
      </w:pPr>
      <w:r>
        <w:rPr>
          <w:rtl w:val="0"/>
          <w:lang w:val="en-US"/>
        </w:rPr>
        <w:t>△</w:t>
      </w:r>
      <w:r>
        <w:rPr>
          <w:rFonts w:ascii="Calibri" w:hAnsi="Calibri"/>
          <w:rtl w:val="0"/>
          <w:lang w:val="en-US"/>
        </w:rPr>
        <w:t>Dante</w:t>
      </w:r>
      <w:r>
        <w:rPr>
          <w:rtl w:val="0"/>
          <w:lang w:val="zh-TW" w:eastAsia="zh-TW"/>
        </w:rPr>
        <w:t>靠在床头看着窗外。听见动静回头</w:t>
      </w:r>
      <w:r>
        <w:rPr>
          <w:rFonts w:ascii="Calibri" w:hAnsi="Calibri"/>
          <w:rtl w:val="0"/>
          <w:lang w:val="en-US"/>
        </w:rPr>
        <w:t>,</w:t>
      </w:r>
      <w:r>
        <w:rPr>
          <w:rtl w:val="0"/>
          <w:lang w:val="zh-TW" w:eastAsia="zh-TW"/>
        </w:rPr>
        <w:t>看见摘下口罩的</w:t>
      </w:r>
      <w:r>
        <w:rPr>
          <w:rFonts w:ascii="Calibri" w:hAnsi="Calibri"/>
          <w:rtl w:val="0"/>
          <w:lang w:val="en-US"/>
        </w:rPr>
        <w:t>Lily</w:t>
      </w:r>
      <w:r>
        <w:rPr>
          <w:rtl w:val="0"/>
          <w:lang w:val="zh-TW" w:eastAsia="zh-TW"/>
        </w:rPr>
        <w:t>。</w:t>
      </w:r>
    </w:p>
    <w:p>
      <w:pPr>
        <w:pStyle w:val="Normal (Web)"/>
        <w:widowControl w:val="1"/>
        <w:spacing w:line="288" w:lineRule="auto"/>
      </w:pPr>
      <w:r>
        <w:rPr>
          <w:rFonts w:ascii="Calibri" w:hAnsi="Calibri"/>
          <w:rtl w:val="0"/>
          <w:lang w:val="en-US"/>
        </w:rPr>
        <w:t>Dante</w:t>
      </w:r>
      <w:r>
        <w:rPr>
          <w:rtl w:val="0"/>
          <w:lang w:val="zh-TW" w:eastAsia="zh-TW"/>
        </w:rPr>
        <w:t>（脸沉）：你怎么进来的</w:t>
      </w:r>
      <w:r>
        <w:rPr>
          <w:rFonts w:ascii="Calibri" w:hAnsi="Calibri"/>
          <w:rtl w:val="0"/>
          <w:lang w:val="en-US"/>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Dante: How did you get in?</w:t>
      </w:r>
    </w:p>
    <w:p>
      <w:pPr>
        <w:pStyle w:val="Normal (Web)"/>
        <w:widowControl w:val="1"/>
        <w:spacing w:line="288" w:lineRule="auto"/>
      </w:pPr>
      <w:r>
        <w:rPr>
          <w:rFonts w:ascii="Calibri" w:hAnsi="Calibri"/>
          <w:rtl w:val="0"/>
          <w:lang w:val="en-US"/>
        </w:rPr>
        <w:t>Lily</w:t>
      </w:r>
      <w:r>
        <w:rPr>
          <w:rtl w:val="0"/>
          <w:lang w:val="zh-TW" w:eastAsia="zh-TW"/>
        </w:rPr>
        <w:t>（笑</w:t>
      </w:r>
      <w:r>
        <w:rPr>
          <w:rFonts w:ascii="Calibri" w:hAnsi="Calibri"/>
          <w:rtl w:val="0"/>
          <w:lang w:val="en-US"/>
        </w:rPr>
        <w:t>,</w:t>
      </w:r>
      <w:r>
        <w:rPr>
          <w:rtl w:val="0"/>
          <w:lang w:val="zh-TW" w:eastAsia="zh-TW"/>
        </w:rPr>
        <w:t>脸上的疤狰狞）：来接你走。</w:t>
      </w:r>
      <w:r>
        <w:rPr>
          <w:rFonts w:ascii="Calibri" w:hAnsi="Calibri"/>
          <w:rtl w:val="0"/>
          <w:lang w:val="en-US"/>
        </w:rPr>
        <w:t>Dante,</w:t>
      </w:r>
      <w:r>
        <w:rPr>
          <w:rtl w:val="0"/>
          <w:lang w:val="zh-TW" w:eastAsia="zh-TW"/>
        </w:rPr>
        <w:t>你现在是个瘸子了</w:t>
      </w:r>
      <w:r>
        <w:rPr>
          <w:rFonts w:ascii="Calibri" w:hAnsi="Calibri"/>
          <w:rtl w:val="0"/>
          <w:lang w:val="en-US"/>
        </w:rPr>
        <w:t>,Eve</w:t>
      </w:r>
      <w:r>
        <w:rPr>
          <w:rtl w:val="0"/>
          <w:lang w:val="zh-TW" w:eastAsia="zh-TW"/>
        </w:rPr>
        <w:t>早晚会嫌弃你。不如跟我走。</w:t>
      </w:r>
      <w:r>
        <w:rPr>
          <w:lang w:val="en-US"/>
        </w:rPr>
        <w:br w:type="textWrapping"/>
      </w:r>
      <w:r>
        <w:rPr>
          <w:rFonts w:ascii="Times New Roman" w:hAnsi="Times New Roman"/>
          <w:outline w:val="0"/>
          <w:color w:val="ff0000"/>
          <w:u w:color="ff0000"/>
          <w:rtl w:val="0"/>
          <w:lang w:val="en-US"/>
          <w14:textFill>
            <w14:solidFill>
              <w14:srgbClr w14:val="FF0000"/>
            </w14:solidFill>
          </w14:textFill>
        </w:rPr>
        <w:t>Lily: I came to take you with me. Dante, you're crippled now. Eve will get sick of you sooner or later. Come with me instead.</w:t>
      </w:r>
    </w:p>
    <w:p>
      <w:pPr>
        <w:pStyle w:val="Normal (Web)"/>
        <w:widowControl w:val="1"/>
        <w:spacing w:line="288" w:lineRule="auto"/>
      </w:pPr>
      <w:r>
        <w:rPr>
          <w:rFonts w:ascii="Calibri" w:hAnsi="Calibri"/>
          <w:rtl w:val="0"/>
          <w:lang w:val="en-US"/>
        </w:rPr>
        <w:t>Dante</w:t>
      </w:r>
      <w:r>
        <w:rPr>
          <w:rtl w:val="0"/>
          <w:lang w:val="zh-TW" w:eastAsia="zh-TW"/>
        </w:rPr>
        <w:t>（冷笑）：你害死了我的孩子。我没杀你</w:t>
      </w:r>
      <w:r>
        <w:rPr>
          <w:rFonts w:ascii="Calibri" w:hAnsi="Calibri"/>
          <w:rtl w:val="0"/>
          <w:lang w:val="en-US"/>
        </w:rPr>
        <w:t>,</w:t>
      </w:r>
      <w:r>
        <w:rPr>
          <w:rtl w:val="0"/>
          <w:lang w:val="zh-TW" w:eastAsia="zh-TW"/>
        </w:rPr>
        <w:t>是</w:t>
      </w:r>
      <w:r>
        <w:rPr>
          <w:rFonts w:ascii="Calibri" w:hAnsi="Calibri"/>
          <w:rtl w:val="0"/>
          <w:lang w:val="en-US"/>
        </w:rPr>
        <w:t>Eve</w:t>
      </w:r>
      <w:r>
        <w:rPr>
          <w:rtl w:val="0"/>
          <w:lang w:val="zh-TW" w:eastAsia="zh-TW"/>
        </w:rPr>
        <w:t>想留着你慢慢折磨。你最好祈祷别落到她手里。</w:t>
      </w:r>
      <w:r>
        <w:rPr>
          <w:lang w:val="en-US"/>
        </w:rPr>
        <w:br w:type="textWrapping"/>
      </w:r>
      <w:r>
        <w:rPr>
          <w:rFonts w:ascii="Times New Roman" w:hAnsi="Times New Roman"/>
          <w:outline w:val="0"/>
          <w:color w:val="ff0000"/>
          <w:u w:color="ff0000"/>
          <w:rtl w:val="0"/>
          <w:lang w:val="en-US"/>
          <w14:textFill>
            <w14:solidFill>
              <w14:srgbClr w14:val="FF0000"/>
            </w14:solidFill>
          </w14:textFill>
        </w:rPr>
        <w:t>Dante: You killed my children. I didn't kill you because Eve wants you alive, suffering slowly. You</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 xml:space="preserve">d better pray she never catches you. </w:t>
      </w:r>
    </w:p>
    <w:p>
      <w:pPr>
        <w:pStyle w:val="Normal (Web)"/>
        <w:widowControl w:val="1"/>
        <w:spacing w:line="288" w:lineRule="auto"/>
      </w:pPr>
      <w:r>
        <w:rPr>
          <w:rFonts w:ascii="Calibri" w:hAnsi="Calibri"/>
          <w:rtl w:val="0"/>
          <w:lang w:val="en-US"/>
        </w:rPr>
        <w:t>Lily</w:t>
      </w:r>
      <w:r>
        <w:rPr>
          <w:rtl w:val="0"/>
          <w:lang w:val="zh-TW" w:eastAsia="zh-TW"/>
        </w:rPr>
        <w:t>（脸色一变</w:t>
      </w:r>
      <w:r>
        <w:rPr>
          <w:rFonts w:ascii="Calibri" w:hAnsi="Calibri"/>
          <w:rtl w:val="0"/>
          <w:lang w:val="en-US"/>
        </w:rPr>
        <w:t>,</w:t>
      </w:r>
      <w:r>
        <w:rPr>
          <w:rtl w:val="0"/>
          <w:lang w:val="zh-TW" w:eastAsia="zh-TW"/>
        </w:rPr>
        <w:t>挥手）：动手</w:t>
      </w:r>
      <w:r>
        <w:rPr>
          <w:rFonts w:ascii="Calibri" w:hAnsi="Calibri"/>
          <w:rtl w:val="0"/>
          <w:lang w:val="en-US"/>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Lily: Do it!</w:t>
      </w:r>
    </w:p>
    <w:p>
      <w:pPr>
        <w:pStyle w:val="Normal (Web)"/>
        <w:widowControl w:val="1"/>
        <w:spacing w:line="288" w:lineRule="auto"/>
      </w:pPr>
      <w:r>
        <w:rPr>
          <w:rtl w:val="0"/>
          <w:lang w:val="en-US"/>
        </w:rPr>
        <w:t>△</w:t>
      </w:r>
      <w:r>
        <w:rPr>
          <w:rtl w:val="0"/>
          <w:lang w:val="zh-TW" w:eastAsia="zh-TW"/>
        </w:rPr>
        <w:t>两个手下扑上来按住</w:t>
      </w:r>
      <w:r>
        <w:rPr>
          <w:rFonts w:ascii="Calibri" w:hAnsi="Calibri"/>
          <w:rtl w:val="0"/>
          <w:lang w:val="en-US"/>
        </w:rPr>
        <w:t>Dante</w:t>
      </w:r>
      <w:r>
        <w:rPr>
          <w:rtl w:val="0"/>
          <w:lang w:val="zh-TW" w:eastAsia="zh-TW"/>
        </w:rPr>
        <w:t>。</w:t>
      </w:r>
      <w:r>
        <w:rPr>
          <w:rFonts w:ascii="Calibri" w:hAnsi="Calibri"/>
          <w:rtl w:val="0"/>
          <w:lang w:val="en-US"/>
        </w:rPr>
        <w:t>Dante</w:t>
      </w:r>
      <w:r>
        <w:rPr>
          <w:rtl w:val="0"/>
          <w:lang w:val="zh-TW" w:eastAsia="zh-TW"/>
        </w:rPr>
        <w:t>挣扎</w:t>
      </w:r>
      <w:r>
        <w:rPr>
          <w:rFonts w:ascii="Calibri" w:hAnsi="Calibri"/>
          <w:rtl w:val="0"/>
          <w:lang w:val="en-US"/>
        </w:rPr>
        <w:t>,</w:t>
      </w:r>
      <w:r>
        <w:rPr>
          <w:rtl w:val="0"/>
          <w:lang w:val="zh-TW" w:eastAsia="zh-TW"/>
        </w:rPr>
        <w:t>可重伤加瘫痪</w:t>
      </w:r>
      <w:r>
        <w:rPr>
          <w:rFonts w:ascii="Calibri" w:hAnsi="Calibri"/>
          <w:rtl w:val="0"/>
          <w:lang w:val="en-US"/>
        </w:rPr>
        <w:t>,</w:t>
      </w:r>
      <w:r>
        <w:rPr>
          <w:rtl w:val="0"/>
          <w:lang w:val="zh-TW" w:eastAsia="zh-TW"/>
        </w:rPr>
        <w:t>根本使不上力。</w:t>
      </w:r>
    </w:p>
    <w:p>
      <w:pPr>
        <w:pStyle w:val="Normal (Web)"/>
        <w:widowControl w:val="1"/>
        <w:spacing w:line="288" w:lineRule="auto"/>
      </w:pPr>
      <w:r>
        <w:rPr>
          <w:rtl w:val="0"/>
          <w:lang w:val="en-US"/>
        </w:rPr>
        <w:t>△</w:t>
      </w:r>
      <w:r>
        <w:rPr>
          <w:rtl w:val="0"/>
          <w:lang w:val="zh-TW" w:eastAsia="zh-TW"/>
        </w:rPr>
        <w:t>一块麻药布捂住他的口鼻</w:t>
      </w:r>
      <w:r>
        <w:rPr>
          <w:rFonts w:ascii="Calibri" w:hAnsi="Calibri"/>
          <w:rtl w:val="0"/>
          <w:lang w:val="en-US"/>
        </w:rPr>
        <w:t>,Dante</w:t>
      </w:r>
      <w:r>
        <w:rPr>
          <w:rtl w:val="0"/>
          <w:lang w:val="zh-TW" w:eastAsia="zh-TW"/>
        </w:rPr>
        <w:t>眼前一黑。</w:t>
      </w:r>
    </w:p>
    <w:p>
      <w:pPr>
        <w:pStyle w:val="Normal (Web)"/>
        <w:widowControl w:val="1"/>
        <w:spacing w:line="288" w:lineRule="auto"/>
      </w:pPr>
      <w:r>
        <w:rPr>
          <w:rFonts w:ascii="Calibri" w:hAnsi="Calibri"/>
          <w:rtl w:val="0"/>
          <w:lang w:val="en-US"/>
        </w:rPr>
        <w:t>Dante OS</w:t>
      </w:r>
      <w:r>
        <w:rPr>
          <w:rtl w:val="0"/>
          <w:lang w:val="zh-TW" w:eastAsia="zh-TW"/>
        </w:rPr>
        <w:t>：</w:t>
      </w:r>
      <w:r>
        <w:rPr>
          <w:rFonts w:ascii="Calibri" w:hAnsi="Calibri"/>
          <w:rtl w:val="0"/>
          <w:lang w:val="en-US"/>
        </w:rPr>
        <w:t>Eve...</w:t>
      </w:r>
      <w:r>
        <w:rPr>
          <w:rtl w:val="0"/>
          <w:lang w:val="zh-TW" w:eastAsia="zh-TW"/>
        </w:rPr>
        <w:t>别来</w:t>
      </w:r>
      <w:r>
        <w:rPr>
          <w:rFonts w:ascii="Calibri" w:hAnsi="Calibri"/>
          <w:rtl w:val="0"/>
          <w:lang w:val="en-US"/>
        </w:rPr>
        <w:t>...</w:t>
      </w:r>
      <w:r>
        <w:rPr>
          <w:rtl w:val="0"/>
          <w:lang w:val="zh-TW" w:eastAsia="zh-TW"/>
        </w:rPr>
        <w:t>这是个圈套</w:t>
      </w:r>
      <w:r>
        <w:rPr>
          <w:rFonts w:ascii="Calibri" w:hAnsi="Calibri"/>
          <w:rtl w:val="0"/>
          <w:lang w:val="en-US"/>
        </w:rPr>
        <w:t>...</w:t>
      </w:r>
      <w:r>
        <w:rPr>
          <w:lang w:val="en-US"/>
        </w:rPr>
        <w:br w:type="textWrapping"/>
      </w:r>
      <w:r>
        <w:rPr>
          <w:rFonts w:ascii="Times New Roman" w:hAnsi="Times New Roman"/>
          <w:outline w:val="0"/>
          <w:color w:val="ff2600"/>
          <w:u w:color="ff0000"/>
          <w:rtl w:val="0"/>
          <w:lang w:val="en-US"/>
          <w14:textFill>
            <w14:solidFill>
              <w14:srgbClr w14:val="FF2600"/>
            </w14:solidFill>
          </w14:textFill>
        </w:rPr>
        <w:t>Dante (</w:t>
      </w:r>
      <w:r>
        <w:rPr>
          <w:rFonts w:ascii="Times New Roman" w:hAnsi="Times New Roman"/>
          <w:outline w:val="0"/>
          <w:color w:val="ff2600"/>
          <w:u w:color="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xml:space="preserve">): </w:t>
      </w:r>
      <w:r>
        <w:rPr>
          <w:rFonts w:ascii="Times New Roman" w:hAnsi="Times New Roman"/>
          <w:outline w:val="0"/>
          <w:color w:val="ff0000"/>
          <w:u w:color="ff0000"/>
          <w:rtl w:val="0"/>
          <w:lang w:val="en-US"/>
          <w14:textFill>
            <w14:solidFill>
              <w14:srgbClr w14:val="FF0000"/>
            </w14:solidFill>
          </w14:textFill>
        </w:rPr>
        <w:t>Eve... don't come... it's a trap...</w:t>
      </w:r>
    </w:p>
    <w:p>
      <w:pPr>
        <w:pStyle w:val="Normal (Web)"/>
        <w:widowControl w:val="1"/>
        <w:spacing w:line="288" w:lineRule="auto"/>
      </w:pPr>
      <w:r>
        <w:rPr>
          <w:rtl w:val="0"/>
          <w:lang w:val="en-US"/>
        </w:rPr>
        <w:t>△</w:t>
      </w:r>
      <w:r>
        <w:rPr>
          <w:rtl w:val="0"/>
          <w:lang w:val="zh-TW" w:eastAsia="zh-TW"/>
        </w:rPr>
        <w:t>他昏了过去。</w:t>
      </w:r>
    </w:p>
    <w:p>
      <w:pPr>
        <w:pStyle w:val="Normal (Web)"/>
        <w:widowControl w:val="1"/>
        <w:spacing w:line="288" w:lineRule="auto"/>
      </w:pPr>
      <w:r>
        <w:rPr>
          <w:rFonts w:ascii="Calibri" w:hAnsi="Calibri"/>
          <w:rtl w:val="0"/>
          <w:lang w:val="en-US"/>
        </w:rPr>
        <w:t>29-3</w:t>
      </w:r>
      <w:r>
        <w:rPr>
          <w:rtl w:val="0"/>
          <w:lang w:val="zh-TW" w:eastAsia="zh-TW"/>
        </w:rPr>
        <w:t>日内</w:t>
      </w:r>
      <w:r>
        <w:rPr>
          <w:rFonts w:ascii="Calibri" w:hAnsi="Calibri"/>
          <w:rtl w:val="0"/>
          <w:lang w:val="zh-TW" w:eastAsia="zh-TW"/>
        </w:rPr>
        <w:t xml:space="preserve"> </w:t>
      </w:r>
      <w:r>
        <w:rPr>
          <w:rFonts w:ascii="Calibri" w:hAnsi="Calibri"/>
          <w:rtl w:val="0"/>
          <w:lang w:val="en-US"/>
        </w:rPr>
        <w:t>Eve</w:t>
      </w:r>
      <w:r>
        <w:rPr>
          <w:rtl w:val="0"/>
          <w:lang w:val="zh-TW" w:eastAsia="zh-TW"/>
        </w:rPr>
        <w:t>的指挥室</w:t>
      </w:r>
    </w:p>
    <w:p>
      <w:pPr>
        <w:pStyle w:val="Normal (Web)"/>
        <w:widowControl w:val="1"/>
        <w:spacing w:line="288" w:lineRule="auto"/>
      </w:pPr>
      <w:r>
        <w:rPr>
          <w:rtl w:val="0"/>
          <w:lang w:val="zh-TW" w:eastAsia="zh-TW"/>
        </w:rPr>
        <w:t>人物：</w:t>
      </w:r>
      <w:r>
        <w:rPr>
          <w:rFonts w:ascii="Calibri" w:hAnsi="Calibri"/>
          <w:rtl w:val="0"/>
          <w:lang w:val="en-US"/>
        </w:rPr>
        <w:t>Eve</w:t>
      </w:r>
      <w:r>
        <w:rPr>
          <w:rtl w:val="0"/>
          <w:lang w:val="zh-TW" w:eastAsia="zh-TW"/>
        </w:rPr>
        <w:t>、技术员</w:t>
      </w:r>
    </w:p>
    <w:p>
      <w:pPr>
        <w:pStyle w:val="Normal (Web)"/>
        <w:widowControl w:val="1"/>
        <w:spacing w:line="288" w:lineRule="auto"/>
      </w:pPr>
      <w:r>
        <w:rPr>
          <w:rtl w:val="0"/>
          <w:lang w:val="en-US"/>
        </w:rPr>
        <w:t>△</w:t>
      </w:r>
      <w:r>
        <w:rPr>
          <w:rtl w:val="0"/>
          <w:lang w:val="zh-TW" w:eastAsia="zh-TW"/>
        </w:rPr>
        <w:t>技术员脸色惨白冲进来。</w:t>
      </w:r>
    </w:p>
    <w:p>
      <w:pPr>
        <w:pStyle w:val="Normal (Web)"/>
        <w:widowControl w:val="1"/>
        <w:spacing w:line="288" w:lineRule="auto"/>
      </w:pPr>
      <w:r>
        <w:rPr>
          <w:rtl w:val="0"/>
          <w:lang w:val="zh-TW" w:eastAsia="zh-TW"/>
        </w:rPr>
        <w:t>技术员：女王</w:t>
      </w:r>
      <w:r>
        <w:rPr>
          <w:rFonts w:ascii="Calibri" w:hAnsi="Calibri"/>
          <w:rtl w:val="0"/>
          <w:lang w:val="en-US"/>
        </w:rPr>
        <w:t>!Dante</w:t>
      </w:r>
      <w:r>
        <w:rPr>
          <w:rtl w:val="0"/>
          <w:lang w:val="zh-TW" w:eastAsia="zh-TW"/>
        </w:rPr>
        <w:t>在医院被人劫走了</w:t>
      </w:r>
      <w:r>
        <w:rPr>
          <w:rFonts w:ascii="Calibri" w:hAnsi="Calibri"/>
          <w:rtl w:val="0"/>
          <w:lang w:val="en-US"/>
        </w:rPr>
        <w:t>!</w:t>
      </w:r>
      <w:r>
        <w:rPr>
          <w:rtl w:val="0"/>
          <w:lang w:val="zh-TW" w:eastAsia="zh-TW"/>
        </w:rPr>
        <w:t>监控被剪了一段</w:t>
      </w:r>
      <w:r>
        <w:rPr>
          <w:rFonts w:ascii="Calibri" w:hAnsi="Calibri"/>
          <w:rtl w:val="0"/>
          <w:lang w:val="en-US"/>
        </w:rPr>
        <w:t>,</w:t>
      </w:r>
      <w:r>
        <w:rPr>
          <w:rtl w:val="0"/>
          <w:lang w:val="zh-TW" w:eastAsia="zh-TW"/>
        </w:rPr>
        <w:t>但拍到一个戴帽子的女人</w:t>
      </w:r>
      <w:r>
        <w:rPr>
          <w:rFonts w:ascii="Calibri" w:hAnsi="Calibri"/>
          <w:rtl w:val="0"/>
          <w:lang w:val="en-US"/>
        </w:rPr>
        <w:t>,</w:t>
      </w:r>
      <w:r>
        <w:rPr>
          <w:rtl w:val="0"/>
          <w:lang w:val="zh-TW" w:eastAsia="zh-TW"/>
        </w:rPr>
        <w:t>身形和</w:t>
      </w:r>
      <w:r>
        <w:rPr>
          <w:rFonts w:ascii="Calibri" w:hAnsi="Calibri"/>
          <w:rtl w:val="0"/>
          <w:lang w:val="en-US"/>
        </w:rPr>
        <w:t>Lily</w:t>
      </w:r>
      <w:r>
        <w:rPr>
          <w:rtl w:val="0"/>
          <w:lang w:val="zh-TW" w:eastAsia="zh-TW"/>
        </w:rPr>
        <w:t>一样</w:t>
      </w:r>
      <w:r>
        <w:rPr>
          <w:rFonts w:ascii="Calibri" w:hAnsi="Calibri"/>
          <w:rtl w:val="0"/>
          <w:lang w:val="en-US"/>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Tech: Queen! Dante was </w:t>
      </w:r>
      <w:ins w:id="36" w:date="2026-06-22T12:36:01Z" w:author="吴晓羽">
        <w:r>
          <w:rPr>
            <w:rFonts w:ascii="Times New Roman" w:hAnsi="Times New Roman"/>
            <w:outline w:val="0"/>
            <w:color w:val="ff0000"/>
            <w:u w:color="ff0000"/>
            <w:shd w:val="clear" w:color="auto" w:fill="ffff00"/>
            <w:rtl w:val="0"/>
            <w:lang w:val="zh-CN" w:eastAsia="zh-CN"/>
            <w14:textFill>
              <w14:solidFill>
                <w14:srgbClr w14:val="FF0000"/>
              </w14:solidFill>
            </w14:textFill>
          </w:rPr>
          <w:t>kidnap</w:t>
        </w:r>
      </w:ins>
      <w:ins w:id="37" w:date="2026-06-22T12:36:01Z" w:author="吴晓羽">
        <w:r>
          <w:rPr>
            <w:rFonts w:ascii="Times New Roman" w:hAnsi="Times New Roman"/>
            <w:outline w:val="0"/>
            <w:color w:val="ff0000"/>
            <w:u w:color="ff0000"/>
            <w:shd w:val="clear" w:color="auto" w:fill="ffff00"/>
            <w:rtl w:val="0"/>
            <w:lang w:val="en-US"/>
            <w14:textFill>
              <w14:solidFill>
                <w14:srgbClr w14:val="FF0000"/>
              </w14:solidFill>
            </w14:textFill>
          </w:rPr>
          <w:t>p</w:t>
        </w:r>
      </w:ins>
      <w:ins w:id="38" w:date="2026-06-22T12:36:01Z" w:author="吴晓羽">
        <w:r>
          <w:rPr>
            <w:rFonts w:ascii="Times New Roman" w:hAnsi="Times New Roman"/>
            <w:outline w:val="0"/>
            <w:color w:val="ff0000"/>
            <w:u w:color="ff0000"/>
            <w:shd w:val="clear" w:color="auto" w:fill="ffff00"/>
            <w:rtl w:val="0"/>
            <w:lang w:val="zh-CN" w:eastAsia="zh-CN"/>
            <w14:textFill>
              <w14:solidFill>
                <w14:srgbClr w14:val="FF0000"/>
              </w14:solidFill>
            </w14:textFill>
          </w:rPr>
          <w:t xml:space="preserve">ed </w:t>
        </w:r>
      </w:ins>
      <w:r>
        <w:rPr>
          <w:rFonts w:ascii="Times New Roman" w:hAnsi="Times New Roman"/>
          <w:outline w:val="0"/>
          <w:color w:val="ff0000"/>
          <w:u w:color="ff0000"/>
          <w:rtl w:val="0"/>
          <w:lang w:val="en-US"/>
          <w14:textFill>
            <w14:solidFill>
              <w14:srgbClr w14:val="FF0000"/>
            </w14:solidFill>
          </w14:textFill>
        </w:rPr>
        <w:t>from the hospital! A section of the security feed was cut, but we caught a woman in a hat. Same shape as Lily!</w:t>
      </w:r>
    </w:p>
    <w:p>
      <w:pPr>
        <w:pStyle w:val="Normal (Web)"/>
        <w:widowControl w:val="1"/>
        <w:spacing w:line="288" w:lineRule="auto"/>
      </w:pPr>
      <w:r>
        <w:rPr>
          <w:rtl w:val="0"/>
          <w:lang w:val="en-US"/>
        </w:rPr>
        <w:t>△</w:t>
      </w:r>
      <w:r>
        <w:rPr>
          <w:rFonts w:ascii="Calibri" w:hAnsi="Calibri"/>
          <w:rtl w:val="0"/>
          <w:lang w:val="en-US"/>
        </w:rPr>
        <w:t>Eve</w:t>
      </w:r>
      <w:r>
        <w:rPr>
          <w:rtl w:val="0"/>
          <w:lang w:val="zh-TW" w:eastAsia="zh-TW"/>
        </w:rPr>
        <w:t>正在喝水的手顿住</w:t>
      </w:r>
      <w:r>
        <w:rPr>
          <w:rFonts w:ascii="Calibri" w:hAnsi="Calibri"/>
          <w:rtl w:val="0"/>
          <w:lang w:val="en-US"/>
        </w:rPr>
        <w:t>,</w:t>
      </w:r>
      <w:r>
        <w:rPr>
          <w:rtl w:val="0"/>
          <w:lang w:val="zh-TW" w:eastAsia="zh-TW"/>
        </w:rPr>
        <w:t>杯子放下。</w:t>
      </w:r>
    </w:p>
    <w:p>
      <w:pPr>
        <w:pStyle w:val="Normal (Web)"/>
        <w:widowControl w:val="1"/>
        <w:spacing w:line="288" w:lineRule="auto"/>
      </w:pPr>
      <w:r>
        <w:rPr>
          <w:rFonts w:ascii="Calibri" w:hAnsi="Calibri"/>
          <w:rtl w:val="0"/>
          <w:lang w:val="en-US"/>
        </w:rPr>
        <w:t>Eve</w:t>
      </w:r>
      <w:r>
        <w:rPr>
          <w:rtl w:val="0"/>
          <w:lang w:val="zh-TW" w:eastAsia="zh-TW"/>
        </w:rPr>
        <w:t>：</w:t>
      </w:r>
      <w:r>
        <w:rPr>
          <w:rFonts w:ascii="Calibri" w:hAnsi="Calibri"/>
          <w:rtl w:val="0"/>
          <w:lang w:val="en-US"/>
        </w:rPr>
        <w:t>Lily?</w:t>
      </w:r>
      <w:r>
        <w:rPr>
          <w:rtl w:val="0"/>
          <w:lang w:val="zh-TW" w:eastAsia="zh-TW"/>
        </w:rPr>
        <w:t>她不是该在布兰卡手里吗</w:t>
      </w:r>
      <w:r>
        <w:rPr>
          <w:rFonts w:ascii="Calibri" w:hAnsi="Calibri"/>
          <w:rtl w:val="0"/>
          <w:lang w:val="en-US"/>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Eve: Lily? Isn't she supposed to be with Blanca?</w:t>
      </w:r>
    </w:p>
    <w:p>
      <w:pPr>
        <w:pStyle w:val="Normal (Web)"/>
        <w:widowControl w:val="1"/>
        <w:spacing w:line="288" w:lineRule="auto"/>
      </w:pPr>
      <w:r>
        <w:rPr>
          <w:rtl w:val="0"/>
          <w:lang w:val="zh-TW" w:eastAsia="zh-TW"/>
        </w:rPr>
        <w:t>技术员：布兰卡现在是马可当家。还有</w:t>
      </w:r>
      <w:r>
        <w:rPr>
          <w:rFonts w:ascii="Calibri" w:hAnsi="Calibri"/>
          <w:rtl w:val="0"/>
          <w:lang w:val="en-US"/>
        </w:rPr>
        <w:t>...</w:t>
      </w:r>
      <w:r>
        <w:rPr>
          <w:rtl w:val="0"/>
          <w:lang w:val="zh-TW" w:eastAsia="zh-TW"/>
        </w:rPr>
        <w:t>劫人的车</w:t>
      </w:r>
      <w:r>
        <w:rPr>
          <w:rFonts w:ascii="Calibri" w:hAnsi="Calibri"/>
          <w:rtl w:val="0"/>
          <w:lang w:val="en-US"/>
        </w:rPr>
        <w:t>,</w:t>
      </w:r>
      <w:r>
        <w:rPr>
          <w:rtl w:val="0"/>
          <w:lang w:val="zh-TW" w:eastAsia="zh-TW"/>
        </w:rPr>
        <w:t>我们追了</w:t>
      </w:r>
      <w:r>
        <w:rPr>
          <w:rFonts w:ascii="Calibri" w:hAnsi="Calibri"/>
          <w:rtl w:val="0"/>
          <w:lang w:val="en-US"/>
        </w:rPr>
        <w:t>,</w:t>
      </w:r>
      <w:r>
        <w:rPr>
          <w:rtl w:val="0"/>
          <w:lang w:val="zh-TW" w:eastAsia="zh-TW"/>
        </w:rPr>
        <w:t>跟丢在城郊汽修厂附近。那地方</w:t>
      </w:r>
      <w:r>
        <w:rPr>
          <w:rFonts w:ascii="Calibri" w:hAnsi="Calibri"/>
          <w:rtl w:val="0"/>
          <w:lang w:val="en-US"/>
        </w:rPr>
        <w:t>,</w:t>
      </w:r>
      <w:r>
        <w:rPr>
          <w:rtl w:val="0"/>
          <w:lang w:val="zh-TW" w:eastAsia="zh-TW"/>
        </w:rPr>
        <w:t>前两天</w:t>
      </w:r>
      <w:r>
        <w:rPr>
          <w:rFonts w:ascii="Calibri" w:hAnsi="Calibri"/>
          <w:rtl w:val="0"/>
          <w:lang w:val="en-US"/>
        </w:rPr>
        <w:t>Victor</w:t>
      </w:r>
      <w:r>
        <w:rPr>
          <w:rtl w:val="0"/>
          <w:lang w:val="zh-TW" w:eastAsia="zh-TW"/>
        </w:rPr>
        <w:t>的人去过。</w:t>
      </w:r>
      <w:r>
        <w:rPr>
          <w:lang w:val="en-US"/>
        </w:rPr>
        <w:br w:type="textWrapping"/>
      </w:r>
      <w:r>
        <w:rPr>
          <w:rFonts w:ascii="Times New Roman" w:hAnsi="Times New Roman"/>
          <w:outline w:val="0"/>
          <w:color w:val="ff0000"/>
          <w:u w:color="ff0000"/>
          <w:rtl w:val="0"/>
          <w:lang w:val="en-US"/>
          <w14:textFill>
            <w14:solidFill>
              <w14:srgbClr w14:val="FF0000"/>
            </w14:solidFill>
          </w14:textFill>
        </w:rPr>
        <w:t>Tech: Marco runs Blanca now. And... we chased the car that took him, but lost it near an auto shop outside the city. Victor's men were there two days ago.</w:t>
      </w:r>
    </w:p>
    <w:p>
      <w:pPr>
        <w:pStyle w:val="Normal (Web)"/>
        <w:widowControl w:val="1"/>
        <w:spacing w:line="288" w:lineRule="auto"/>
      </w:pPr>
      <w:r>
        <w:rPr>
          <w:rtl w:val="0"/>
          <w:lang w:val="en-US"/>
        </w:rPr>
        <w:t>△</w:t>
      </w:r>
      <w:r>
        <w:rPr>
          <w:rFonts w:ascii="Calibri" w:hAnsi="Calibri"/>
          <w:rtl w:val="0"/>
          <w:lang w:val="en-US"/>
        </w:rPr>
        <w:t>Eve</w:t>
      </w:r>
      <w:r>
        <w:rPr>
          <w:rtl w:val="0"/>
          <w:lang w:val="zh-TW" w:eastAsia="zh-TW"/>
        </w:rPr>
        <w:t>的眼神瞬间冷下来。</w:t>
      </w:r>
    </w:p>
    <w:p>
      <w:pPr>
        <w:pStyle w:val="Normal (Web)"/>
        <w:widowControl w:val="1"/>
        <w:spacing w:line="288" w:lineRule="auto"/>
      </w:pPr>
      <w:r>
        <w:rPr>
          <w:rFonts w:ascii="Calibri" w:hAnsi="Calibri"/>
          <w:rtl w:val="0"/>
          <w:lang w:val="en-US"/>
        </w:rPr>
        <w:t>Eve</w:t>
      </w:r>
      <w:r>
        <w:rPr>
          <w:rtl w:val="0"/>
          <w:lang w:val="zh-TW" w:eastAsia="zh-TW"/>
        </w:rPr>
        <w:t>：</w:t>
      </w:r>
      <w:r>
        <w:rPr>
          <w:rFonts w:ascii="Calibri" w:hAnsi="Calibri"/>
          <w:rtl w:val="0"/>
          <w:lang w:val="en-US"/>
        </w:rPr>
        <w:t>Victor</w:t>
      </w:r>
      <w:r>
        <w:rPr>
          <w:rtl w:val="0"/>
          <w:lang w:val="zh-TW" w:eastAsia="zh-TW"/>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Eve: Victor.</w:t>
      </w:r>
    </w:p>
    <w:p>
      <w:pPr>
        <w:pStyle w:val="Normal (Web)"/>
        <w:widowControl w:val="1"/>
        <w:spacing w:line="288" w:lineRule="auto"/>
      </w:pPr>
      <w:r>
        <w:rPr>
          <w:rtl w:val="0"/>
          <w:lang w:val="en-US"/>
        </w:rPr>
        <w:t>△</w:t>
      </w:r>
      <w:r>
        <w:rPr>
          <w:rtl w:val="0"/>
          <w:lang w:val="zh-TW" w:eastAsia="zh-TW"/>
        </w:rPr>
        <w:t>她拉开抽屉</w:t>
      </w:r>
      <w:r>
        <w:rPr>
          <w:rFonts w:ascii="Calibri" w:hAnsi="Calibri"/>
          <w:rtl w:val="0"/>
          <w:lang w:val="en-US"/>
        </w:rPr>
        <w:t>,</w:t>
      </w:r>
      <w:r>
        <w:rPr>
          <w:rtl w:val="0"/>
          <w:lang w:val="zh-TW" w:eastAsia="zh-TW"/>
        </w:rPr>
        <w:t>取枪上膛。</w:t>
      </w:r>
    </w:p>
    <w:p>
      <w:pPr>
        <w:pStyle w:val="Normal (Web)"/>
        <w:widowControl w:val="1"/>
        <w:spacing w:line="288" w:lineRule="auto"/>
      </w:pPr>
      <w:r>
        <w:rPr>
          <w:rtl w:val="0"/>
          <w:lang w:val="zh-TW" w:eastAsia="zh-TW"/>
        </w:rPr>
        <w:t>技术员：女王</w:t>
      </w:r>
      <w:r>
        <w:rPr>
          <w:rFonts w:ascii="Calibri" w:hAnsi="Calibri"/>
          <w:rtl w:val="0"/>
          <w:lang w:val="en-US"/>
        </w:rPr>
        <w:t>,</w:t>
      </w:r>
      <w:r>
        <w:rPr>
          <w:rtl w:val="0"/>
          <w:lang w:val="zh-TW" w:eastAsia="zh-TW"/>
        </w:rPr>
        <w:t>这明显是冲您来的圈套</w:t>
      </w:r>
      <w:r>
        <w:rPr>
          <w:rFonts w:ascii="Calibri" w:hAnsi="Calibri"/>
          <w:rtl w:val="0"/>
          <w:lang w:val="en-US"/>
        </w:rPr>
        <w:t>!</w:t>
      </w:r>
      <w:r>
        <w:rPr>
          <w:rtl w:val="0"/>
          <w:lang w:val="zh-TW" w:eastAsia="zh-TW"/>
        </w:rPr>
        <w:t>他们抓</w:t>
      </w:r>
      <w:r>
        <w:rPr>
          <w:rFonts w:ascii="Calibri" w:hAnsi="Calibri"/>
          <w:rtl w:val="0"/>
          <w:lang w:val="en-US"/>
        </w:rPr>
        <w:t>Dante,</w:t>
      </w:r>
      <w:r>
        <w:rPr>
          <w:rtl w:val="0"/>
          <w:lang w:val="zh-TW" w:eastAsia="zh-TW"/>
        </w:rPr>
        <w:t>就是逼您去</w:t>
      </w:r>
      <w:r>
        <w:rPr>
          <w:rFonts w:ascii="Calibri" w:hAnsi="Calibri"/>
          <w:rtl w:val="0"/>
          <w:lang w:val="en-US"/>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Tech: Queen, this is obviously a trap for you! They took Dante to force you there!</w:t>
      </w:r>
    </w:p>
    <w:p>
      <w:pPr>
        <w:pStyle w:val="Normal (Web)"/>
        <w:widowControl w:val="1"/>
        <w:spacing w:line="288" w:lineRule="auto"/>
      </w:pPr>
      <w:r>
        <w:rPr>
          <w:rFonts w:ascii="Calibri" w:hAnsi="Calibri"/>
          <w:rtl w:val="0"/>
          <w:lang w:val="en-US"/>
        </w:rPr>
        <w:t>Eve</w:t>
      </w:r>
      <w:r>
        <w:rPr>
          <w:rtl w:val="0"/>
          <w:lang w:val="zh-TW" w:eastAsia="zh-TW"/>
        </w:rPr>
        <w:t>（上膛的动作没停）：我知道。</w:t>
      </w:r>
      <w:r>
        <w:rPr>
          <w:lang w:val="en-US"/>
        </w:rPr>
        <w:br w:type="textWrapping"/>
      </w:r>
      <w:r>
        <w:rPr>
          <w:rFonts w:ascii="Times New Roman" w:hAnsi="Times New Roman"/>
          <w:outline w:val="0"/>
          <w:color w:val="ff0000"/>
          <w:u w:color="ff0000"/>
          <w:rtl w:val="0"/>
          <w:lang w:val="en-US"/>
          <w14:textFill>
            <w14:solidFill>
              <w14:srgbClr w14:val="FF0000"/>
            </w14:solidFill>
          </w14:textFill>
        </w:rPr>
        <w:t>Eve: I know.</w:t>
      </w:r>
    </w:p>
    <w:p>
      <w:pPr>
        <w:pStyle w:val="Normal (Web)"/>
        <w:widowControl w:val="1"/>
        <w:spacing w:line="288" w:lineRule="auto"/>
      </w:pPr>
      <w:r>
        <w:rPr>
          <w:rtl w:val="0"/>
          <w:lang w:val="zh-TW" w:eastAsia="zh-TW"/>
        </w:rPr>
        <w:t>技术员：那您还去</w:t>
      </w:r>
      <w:r>
        <w:rPr>
          <w:rFonts w:ascii="Calibri" w:hAnsi="Calibri"/>
          <w:rtl w:val="0"/>
          <w:lang w:val="en-US"/>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Tech: And you're still going?</w:t>
      </w:r>
    </w:p>
    <w:p>
      <w:pPr>
        <w:pStyle w:val="Normal (Web)"/>
        <w:widowControl w:val="1"/>
        <w:spacing w:line="288" w:lineRule="auto"/>
      </w:pPr>
      <w:r>
        <w:rPr>
          <w:rFonts w:ascii="Calibri" w:hAnsi="Calibri"/>
          <w:rtl w:val="0"/>
          <w:lang w:val="en-US"/>
        </w:rPr>
        <w:t>Eve</w:t>
      </w:r>
      <w:r>
        <w:rPr>
          <w:rtl w:val="0"/>
          <w:lang w:val="zh-TW" w:eastAsia="zh-TW"/>
        </w:rPr>
        <w:t>（站起身</w:t>
      </w:r>
      <w:r>
        <w:rPr>
          <w:rFonts w:ascii="Calibri" w:hAnsi="Calibri"/>
          <w:rtl w:val="0"/>
          <w:lang w:val="en-US"/>
        </w:rPr>
        <w:t>,</w:t>
      </w:r>
      <w:r>
        <w:rPr>
          <w:rtl w:val="0"/>
          <w:lang w:val="zh-TW" w:eastAsia="zh-TW"/>
        </w:rPr>
        <w:t>披上风衣）：他替我挡了三枪。这次</w:t>
      </w:r>
      <w:r>
        <w:rPr>
          <w:rFonts w:ascii="Calibri" w:hAnsi="Calibri"/>
          <w:rtl w:val="0"/>
          <w:lang w:val="en-US"/>
        </w:rPr>
        <w:t>,</w:t>
      </w:r>
      <w:r>
        <w:rPr>
          <w:rtl w:val="0"/>
          <w:lang w:val="zh-TW" w:eastAsia="zh-TW"/>
        </w:rPr>
        <w:t>轮到我去接他了。</w:t>
      </w:r>
      <w:r>
        <w:rPr>
          <w:lang w:val="en-US"/>
        </w:rPr>
        <w:br w:type="textWrapping"/>
      </w:r>
      <w:r>
        <w:rPr>
          <w:rFonts w:ascii="Times New Roman" w:hAnsi="Times New Roman"/>
          <w:outline w:val="0"/>
          <w:color w:val="ff0000"/>
          <w:u w:color="ff0000"/>
          <w:rtl w:val="0"/>
          <w:lang w:val="en-US"/>
          <w14:textFill>
            <w14:solidFill>
              <w14:srgbClr w14:val="FF0000"/>
            </w14:solidFill>
          </w14:textFill>
        </w:rPr>
        <w:t>Eve: He took three bullets for me. This time, I bring him home.</w:t>
      </w:r>
    </w:p>
    <w:p>
      <w:pPr>
        <w:pStyle w:val="Normal (Web)"/>
        <w:widowControl w:val="1"/>
        <w:spacing w:line="288" w:lineRule="auto"/>
      </w:pPr>
      <w:r>
        <w:rPr>
          <w:rtl w:val="0"/>
          <w:lang w:val="en-US"/>
        </w:rPr>
        <w:t>△</w:t>
      </w:r>
      <w:r>
        <w:rPr>
          <w:rFonts w:ascii="Calibri" w:hAnsi="Calibri"/>
          <w:rtl w:val="0"/>
          <w:lang w:val="en-US"/>
        </w:rPr>
        <w:t>Eve OS</w:t>
      </w:r>
      <w:r>
        <w:rPr>
          <w:rtl w:val="0"/>
          <w:lang w:val="zh-TW" w:eastAsia="zh-TW"/>
        </w:rPr>
        <w:t>：当年火里</w:t>
      </w:r>
      <w:r>
        <w:rPr>
          <w:rFonts w:ascii="Calibri" w:hAnsi="Calibri"/>
          <w:rtl w:val="0"/>
          <w:lang w:val="en-US"/>
        </w:rPr>
        <w:t>,</w:t>
      </w:r>
      <w:r>
        <w:rPr>
          <w:rtl w:val="0"/>
          <w:lang w:val="zh-TW" w:eastAsia="zh-TW"/>
        </w:rPr>
        <w:t>我喊他回来救我</w:t>
      </w:r>
      <w:r>
        <w:rPr>
          <w:rFonts w:ascii="Calibri" w:hAnsi="Calibri"/>
          <w:rtl w:val="0"/>
          <w:lang w:val="en-US"/>
        </w:rPr>
        <w:t>,</w:t>
      </w:r>
      <w:r>
        <w:rPr>
          <w:rtl w:val="0"/>
          <w:lang w:val="zh-TW" w:eastAsia="zh-TW"/>
        </w:rPr>
        <w:t>他头也没回。今天</w:t>
      </w:r>
      <w:r>
        <w:rPr>
          <w:rFonts w:ascii="Calibri" w:hAnsi="Calibri"/>
          <w:rtl w:val="0"/>
          <w:lang w:val="en-US"/>
        </w:rPr>
        <w:t>,</w:t>
      </w:r>
      <w:r>
        <w:rPr>
          <w:rtl w:val="0"/>
          <w:lang w:val="zh-TW" w:eastAsia="zh-TW"/>
        </w:rPr>
        <w:t>换我去把他从火里捞出来。不是因为原谅</w:t>
      </w:r>
      <w:r>
        <w:rPr>
          <w:rFonts w:ascii="Calibri" w:hAnsi="Calibri"/>
          <w:rtl w:val="0"/>
          <w:lang w:val="en-US"/>
        </w:rPr>
        <w:t>,</w:t>
      </w:r>
      <w:r>
        <w:rPr>
          <w:rtl w:val="0"/>
          <w:lang w:val="zh-TW" w:eastAsia="zh-TW"/>
        </w:rPr>
        <w:t>是因为这笔账</w:t>
      </w:r>
      <w:r>
        <w:rPr>
          <w:rFonts w:ascii="Calibri" w:hAnsi="Calibri"/>
          <w:rtl w:val="0"/>
          <w:lang w:val="en-US"/>
        </w:rPr>
        <w:t>,</w:t>
      </w:r>
      <w:r>
        <w:rPr>
          <w:rtl w:val="0"/>
          <w:lang w:val="zh-TW" w:eastAsia="zh-TW"/>
        </w:rPr>
        <w:t>得我亲手了结。</w:t>
      </w:r>
    </w:p>
    <w:p>
      <w:pPr>
        <w:pStyle w:val="默认 A"/>
        <w:tabs>
          <w:tab w:val="left" w:pos="720"/>
          <w:tab w:val="left" w:pos="1440"/>
          <w:tab w:val="left" w:pos="2160"/>
          <w:tab w:val="left" w:pos="2880"/>
          <w:tab w:val="left" w:pos="3600"/>
          <w:tab w:val="left" w:pos="4320"/>
          <w:tab w:val="left" w:pos="5040"/>
          <w:tab w:val="left" w:pos="5760"/>
          <w:tab w:val="left" w:pos="6480"/>
          <w:tab w:val="left" w:pos="7200"/>
          <w:tab w:val="left" w:pos="7800"/>
        </w:tabs>
        <w:spacing w:before="0" w:line="240" w:lineRule="auto"/>
        <w:rPr>
          <w:rFonts w:ascii="Calibri" w:cs="Calibri" w:hAnsi="Calibri" w:eastAsia="Calibri"/>
          <w:outline w:val="0"/>
          <w:color w:val="ff2600"/>
          <w:u w:color="ff2600"/>
          <w:lang w:val="zh-TW" w:eastAsia="zh-TW"/>
          <w14:textFill>
            <w14:solidFill>
              <w14:srgbClr w14:val="FF2600"/>
            </w14:solidFill>
          </w14:textFill>
        </w:rPr>
      </w:pPr>
      <w:r>
        <w:rPr>
          <w:rFonts w:ascii="Times New Roman" w:hAnsi="Times New Roman"/>
          <w:outline w:val="0"/>
          <w:color w:val="ff2600"/>
          <w:u w:color="ff2600"/>
          <w:rtl w:val="0"/>
          <w:lang w:val="zh-TW" w:eastAsia="zh-TW"/>
          <w14:textFill>
            <w14:solidFill>
              <w14:srgbClr w14:val="FF2600"/>
            </w14:solidFill>
          </w14:textFill>
        </w:rPr>
        <w:t>Eve OS: Five years ago, I screamed for him to come back, but he never turned around. Today, I</w:t>
      </w:r>
      <w:r>
        <w:rPr>
          <w:rFonts w:ascii="Times New Roman" w:hAnsi="Times New Roman" w:hint="default"/>
          <w:outline w:val="0"/>
          <w:color w:val="ff2600"/>
          <w:u w:color="ff2600"/>
          <w:rtl w:val="0"/>
          <w:lang w:val="zh-TW" w:eastAsia="zh-TW"/>
          <w14:textFill>
            <w14:solidFill>
              <w14:srgbClr w14:val="FF2600"/>
            </w14:solidFill>
          </w14:textFill>
        </w:rPr>
        <w:t>’</w:t>
      </w:r>
      <w:r>
        <w:rPr>
          <w:rFonts w:ascii="Times New Roman" w:hAnsi="Times New Roman"/>
          <w:outline w:val="0"/>
          <w:color w:val="ff2600"/>
          <w:u w:color="ff2600"/>
          <w:rtl w:val="0"/>
          <w:lang w:val="zh-TW" w:eastAsia="zh-TW"/>
          <w14:textFill>
            <w14:solidFill>
              <w14:srgbClr w14:val="FF2600"/>
            </w14:solidFill>
          </w14:textFill>
        </w:rPr>
        <w:t>m pulling him out of the fire myself. Not because I forgive him, but because this debt is mine to settle.</w:t>
      </w:r>
    </w:p>
    <w:p>
      <w:pPr>
        <w:pStyle w:val="Normal (Web)"/>
        <w:widowControl w:val="1"/>
        <w:spacing w:line="288" w:lineRule="auto"/>
      </w:pPr>
    </w:p>
    <w:p>
      <w:pPr>
        <w:pStyle w:val="Normal (Web)"/>
        <w:widowControl w:val="1"/>
        <w:spacing w:line="288" w:lineRule="auto"/>
      </w:pPr>
      <w:r>
        <w:rPr>
          <w:rtl w:val="0"/>
          <w:lang w:val="en-US"/>
        </w:rPr>
        <w:t>△</w:t>
      </w:r>
      <w:r>
        <w:rPr>
          <w:rtl w:val="0"/>
          <w:lang w:val="zh-TW" w:eastAsia="zh-TW"/>
        </w:rPr>
        <w:t>她的手机响了</w:t>
      </w:r>
      <w:r>
        <w:rPr>
          <w:rFonts w:ascii="Calibri" w:hAnsi="Calibri"/>
          <w:rtl w:val="0"/>
          <w:lang w:val="en-US"/>
        </w:rPr>
        <w:t>,</w:t>
      </w:r>
      <w:r>
        <w:rPr>
          <w:rtl w:val="0"/>
          <w:lang w:val="zh-TW" w:eastAsia="zh-TW"/>
        </w:rPr>
        <w:t>陌生号码。</w:t>
      </w:r>
      <w:r>
        <w:rPr>
          <w:rFonts w:ascii="Calibri" w:hAnsi="Calibri"/>
          <w:rtl w:val="0"/>
          <w:lang w:val="en-US"/>
        </w:rPr>
        <w:t>Eve</w:t>
      </w:r>
      <w:r>
        <w:rPr>
          <w:rtl w:val="0"/>
          <w:lang w:val="zh-TW" w:eastAsia="zh-TW"/>
        </w:rPr>
        <w:t>接起。</w:t>
      </w:r>
    </w:p>
    <w:p>
      <w:pPr>
        <w:pStyle w:val="Normal (Web)"/>
        <w:widowControl w:val="1"/>
        <w:spacing w:line="288" w:lineRule="auto"/>
      </w:pPr>
      <w:r>
        <w:rPr>
          <w:rtl w:val="0"/>
          <w:lang w:val="zh-TW" w:eastAsia="zh-TW"/>
        </w:rPr>
        <w:t>马可（电话</w:t>
      </w:r>
      <w:r>
        <w:rPr>
          <w:rFonts w:ascii="Calibri" w:hAnsi="Calibri"/>
          <w:rtl w:val="0"/>
          <w:lang w:val="en-US"/>
        </w:rPr>
        <w:t>VO</w:t>
      </w:r>
      <w:r>
        <w:rPr>
          <w:rtl w:val="0"/>
          <w:lang w:val="zh-TW" w:eastAsia="zh-TW"/>
        </w:rPr>
        <w:t>）：夜枭女士。你的瘸腿狗在我手里。想要他活着</w:t>
      </w:r>
      <w:r>
        <w:rPr>
          <w:rFonts w:ascii="Calibri" w:hAnsi="Calibri"/>
          <w:rtl w:val="0"/>
          <w:lang w:val="en-US"/>
        </w:rPr>
        <w:t>,</w:t>
      </w:r>
      <w:r>
        <w:rPr>
          <w:rtl w:val="0"/>
          <w:lang w:val="zh-TW" w:eastAsia="zh-TW"/>
        </w:rPr>
        <w:t>今晚来城郊汽修厂</w:t>
      </w:r>
      <w:r>
        <w:rPr>
          <w:rFonts w:ascii="Calibri" w:hAnsi="Calibri"/>
          <w:rtl w:val="0"/>
          <w:lang w:val="en-US"/>
        </w:rPr>
        <w:t>,</w:t>
      </w:r>
      <w:r>
        <w:rPr>
          <w:rtl w:val="0"/>
          <w:lang w:val="zh-TW" w:eastAsia="zh-TW"/>
        </w:rPr>
        <w:t>还是老规矩</w:t>
      </w:r>
      <w:r>
        <w:rPr>
          <w:rFonts w:ascii="Calibri" w:hAnsi="Calibri"/>
          <w:rtl w:val="0"/>
          <w:lang w:val="en-US"/>
        </w:rPr>
        <w:t>,</w:t>
      </w:r>
      <w:r>
        <w:rPr>
          <w:rtl w:val="0"/>
          <w:lang w:val="zh-TW" w:eastAsia="zh-TW"/>
        </w:rPr>
        <w:t>一个人来。</w:t>
      </w:r>
      <w:r>
        <w:rPr>
          <w:lang w:val="en-US"/>
        </w:rPr>
        <w:br w:type="textWrapping"/>
      </w:r>
      <w:r>
        <w:rPr>
          <w:rFonts w:ascii="Times New Roman" w:hAnsi="Times New Roman"/>
          <w:outline w:val="0"/>
          <w:color w:val="ff2600"/>
          <w:u w:color="ff0000"/>
          <w:rtl w:val="0"/>
          <w:lang w:val="en-US"/>
          <w14:textFill>
            <w14:solidFill>
              <w14:srgbClr w14:val="FF2600"/>
            </w14:solidFill>
          </w14:textFill>
        </w:rPr>
        <w:t>Marco (</w:t>
      </w:r>
      <w:r>
        <w:rPr>
          <w:rFonts w:ascii="Times New Roman" w:hAnsi="Times New Roman"/>
          <w:outline w:val="0"/>
          <w:color w:val="ff2600"/>
          <w:u w:color="ff2600"/>
          <w:rtl w:val="0"/>
          <w:lang w:val="en-US"/>
          <w14:textFill>
            <w14:solidFill>
              <w14:srgbClr w14:val="FF2600"/>
            </w14:solidFill>
          </w14:textFill>
        </w:rPr>
        <w:t>V.O.</w:t>
      </w:r>
      <w:r>
        <w:rPr>
          <w:rFonts w:ascii="Times New Roman" w:hAnsi="Times New Roman"/>
          <w:outline w:val="0"/>
          <w:color w:val="ff2600"/>
          <w:u w:color="ff0000"/>
          <w:rtl w:val="0"/>
          <w:lang w:val="en-US"/>
          <w14:textFill>
            <w14:solidFill>
              <w14:srgbClr w14:val="FF2600"/>
            </w14:solidFill>
          </w14:textFill>
        </w:rPr>
        <w:t>): M</w:t>
      </w:r>
      <w:r>
        <w:rPr>
          <w:rFonts w:ascii="Times New Roman" w:hAnsi="Times New Roman"/>
          <w:outline w:val="0"/>
          <w:color w:val="ff0000"/>
          <w:u w:color="ff0000"/>
          <w:rtl w:val="0"/>
          <w:lang w:val="en-US"/>
          <w14:textFill>
            <w14:solidFill>
              <w14:srgbClr w14:val="FF0000"/>
            </w14:solidFill>
          </w14:textFill>
        </w:rPr>
        <w:t>s. Night Owl. Your crippled dog is with me. If you want him alive, come to the auto shop outside the city tonight. Same rule. Come alone.</w:t>
      </w:r>
    </w:p>
    <w:p>
      <w:pPr>
        <w:pStyle w:val="Normal (Web)"/>
        <w:widowControl w:val="1"/>
        <w:spacing w:line="288" w:lineRule="auto"/>
      </w:pPr>
      <w:r>
        <w:rPr>
          <w:rFonts w:ascii="Calibri" w:hAnsi="Calibri"/>
          <w:rtl w:val="0"/>
          <w:lang w:val="en-US"/>
        </w:rPr>
        <w:t>Eve</w:t>
      </w:r>
      <w:r>
        <w:rPr>
          <w:rtl w:val="0"/>
          <w:lang w:val="zh-TW" w:eastAsia="zh-TW"/>
        </w:rPr>
        <w:t>：你们要什么</w:t>
      </w:r>
      <w:r>
        <w:rPr>
          <w:rFonts w:ascii="Calibri" w:hAnsi="Calibri"/>
          <w:rtl w:val="0"/>
          <w:lang w:val="en-US"/>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Eve: What do you want?</w:t>
      </w:r>
    </w:p>
    <w:p>
      <w:pPr>
        <w:pStyle w:val="Normal (Web)"/>
        <w:widowControl w:val="1"/>
        <w:spacing w:line="288" w:lineRule="auto"/>
      </w:pPr>
      <w:r>
        <w:rPr>
          <w:rtl w:val="0"/>
          <w:lang w:val="zh-TW" w:eastAsia="zh-TW"/>
        </w:rPr>
        <w:t>马可（电话</w:t>
      </w:r>
      <w:r>
        <w:rPr>
          <w:rFonts w:ascii="Calibri" w:hAnsi="Calibri"/>
          <w:rtl w:val="0"/>
          <w:lang w:val="en-US"/>
        </w:rPr>
        <w:t>VO</w:t>
      </w:r>
      <w:r>
        <w:rPr>
          <w:rtl w:val="0"/>
          <w:lang w:val="zh-TW" w:eastAsia="zh-TW"/>
        </w:rPr>
        <w:t>）：要你的命</w:t>
      </w:r>
      <w:r>
        <w:rPr>
          <w:rFonts w:ascii="Calibri" w:hAnsi="Calibri"/>
          <w:rtl w:val="0"/>
          <w:lang w:val="en-US"/>
        </w:rPr>
        <w:t>,</w:t>
      </w:r>
      <w:r>
        <w:rPr>
          <w:rtl w:val="0"/>
          <w:lang w:val="zh-TW" w:eastAsia="zh-TW"/>
        </w:rPr>
        <w:t>要你的地盘。哦</w:t>
      </w:r>
      <w:r>
        <w:rPr>
          <w:rFonts w:ascii="Calibri" w:hAnsi="Calibri"/>
          <w:rtl w:val="0"/>
          <w:lang w:val="en-US"/>
        </w:rPr>
        <w:t>,</w:t>
      </w:r>
      <w:r>
        <w:rPr>
          <w:rtl w:val="0"/>
          <w:lang w:val="zh-TW" w:eastAsia="zh-TW"/>
        </w:rPr>
        <w:t>还有</w:t>
      </w:r>
      <w:r>
        <w:rPr>
          <w:rFonts w:ascii="Calibri" w:hAnsi="Calibri"/>
          <w:rtl w:val="0"/>
          <w:lang w:val="en-US"/>
        </w:rPr>
        <w:t>,Victor</w:t>
      </w:r>
      <w:r>
        <w:rPr>
          <w:rtl w:val="0"/>
          <w:lang w:val="zh-TW" w:eastAsia="zh-TW"/>
        </w:rPr>
        <w:t>首领</w:t>
      </w:r>
      <w:r>
        <w:rPr>
          <w:rFonts w:ascii="Calibri" w:hAnsi="Calibri"/>
          <w:rtl w:val="0"/>
          <w:lang w:val="en-US"/>
        </w:rPr>
        <w:t>,</w:t>
      </w:r>
      <w:r>
        <w:rPr>
          <w:rtl w:val="0"/>
          <w:lang w:val="zh-TW" w:eastAsia="zh-TW"/>
        </w:rPr>
        <w:t>也想跟你聊聊。</w:t>
      </w:r>
      <w:r>
        <w:rPr>
          <w:lang w:val="en-US"/>
        </w:rPr>
        <w:br w:type="textWrapping"/>
      </w:r>
      <w:r>
        <w:rPr>
          <w:rFonts w:ascii="Times New Roman" w:hAnsi="Times New Roman"/>
          <w:outline w:val="0"/>
          <w:color w:val="ff2600"/>
          <w:u w:color="ff0000"/>
          <w:rtl w:val="0"/>
          <w:lang w:val="en-US"/>
          <w14:textFill>
            <w14:solidFill>
              <w14:srgbClr w14:val="FF2600"/>
            </w14:solidFill>
          </w14:textFill>
        </w:rPr>
        <w:t>Marco (</w:t>
      </w:r>
      <w:r>
        <w:rPr>
          <w:rFonts w:ascii="Times New Roman" w:hAnsi="Times New Roman"/>
          <w:outline w:val="0"/>
          <w:color w:val="ff2600"/>
          <w:u w:color="ff2600"/>
          <w:rtl w:val="0"/>
          <w:lang w:val="en-US"/>
          <w14:textFill>
            <w14:solidFill>
              <w14:srgbClr w14:val="FF2600"/>
            </w14:solidFill>
          </w14:textFill>
        </w:rPr>
        <w:t>V.O.</w:t>
      </w:r>
      <w:r>
        <w:rPr>
          <w:rFonts w:ascii="Times New Roman" w:hAnsi="Times New Roman"/>
          <w:outline w:val="0"/>
          <w:color w:val="ff2600"/>
          <w:u w:color="ff0000"/>
          <w:rtl w:val="0"/>
          <w:lang w:val="en-US"/>
          <w14:textFill>
            <w14:solidFill>
              <w14:srgbClr w14:val="FF2600"/>
            </w14:solidFill>
          </w14:textFill>
        </w:rPr>
        <w:t>): Yo</w:t>
      </w:r>
      <w:r>
        <w:rPr>
          <w:rFonts w:ascii="Times New Roman" w:hAnsi="Times New Roman"/>
          <w:outline w:val="0"/>
          <w:color w:val="ff0000"/>
          <w:u w:color="ff0000"/>
          <w:rtl w:val="0"/>
          <w:lang w:val="en-US"/>
          <w14:textFill>
            <w14:solidFill>
              <w14:srgbClr w14:val="FF0000"/>
            </w14:solidFill>
          </w14:textFill>
        </w:rPr>
        <w:t>ur life. Your territory. Oh, and Boss Victor wants a word too.</w:t>
      </w:r>
    </w:p>
    <w:p>
      <w:pPr>
        <w:pStyle w:val="Normal (Web)"/>
        <w:widowControl w:val="1"/>
        <w:spacing w:line="288" w:lineRule="auto"/>
      </w:pPr>
      <w:r>
        <w:rPr>
          <w:rtl w:val="0"/>
          <w:lang w:val="en-US"/>
        </w:rPr>
        <w:t>△</w:t>
      </w:r>
      <w:r>
        <w:rPr>
          <w:rtl w:val="0"/>
          <w:lang w:val="zh-TW" w:eastAsia="zh-TW"/>
        </w:rPr>
        <w:t>电话挂断。</w:t>
      </w:r>
    </w:p>
    <w:p>
      <w:pPr>
        <w:pStyle w:val="Normal (Web)"/>
        <w:widowControl w:val="1"/>
        <w:spacing w:line="288" w:lineRule="auto"/>
      </w:pPr>
      <w:r>
        <w:rPr>
          <w:rtl w:val="0"/>
          <w:lang w:val="en-US"/>
        </w:rPr>
        <w:t>△</w:t>
      </w:r>
      <w:r>
        <w:rPr>
          <w:rtl w:val="0"/>
          <w:lang w:val="zh-TW" w:eastAsia="zh-TW"/>
        </w:rPr>
        <w:t>【卡点】</w:t>
      </w:r>
      <w:r>
        <w:rPr>
          <w:rFonts w:ascii="Calibri" w:hAnsi="Calibri"/>
          <w:rtl w:val="0"/>
          <w:lang w:val="en-US"/>
        </w:rPr>
        <w:t>Eve</w:t>
      </w:r>
      <w:r>
        <w:rPr>
          <w:rtl w:val="0"/>
          <w:lang w:val="zh-TW" w:eastAsia="zh-TW"/>
        </w:rPr>
        <w:t>捏着手机</w:t>
      </w:r>
      <w:r>
        <w:rPr>
          <w:rFonts w:ascii="Calibri" w:hAnsi="Calibri"/>
          <w:rtl w:val="0"/>
          <w:lang w:val="en-US"/>
        </w:rPr>
        <w:t>,</w:t>
      </w:r>
      <w:r>
        <w:rPr>
          <w:rtl w:val="0"/>
          <w:lang w:val="zh-TW" w:eastAsia="zh-TW"/>
        </w:rPr>
        <w:t>听见</w:t>
      </w:r>
      <w:r>
        <w:rPr>
          <w:rFonts w:ascii="Calibri" w:hAnsi="Calibri"/>
          <w:rtl w:val="0"/>
          <w:lang w:val="en-US"/>
        </w:rPr>
        <w:t>Victor</w:t>
      </w:r>
      <w:r>
        <w:rPr>
          <w:rtl w:val="0"/>
          <w:lang w:val="zh-TW" w:eastAsia="zh-TW"/>
        </w:rPr>
        <w:t>的名字</w:t>
      </w:r>
      <w:r>
        <w:rPr>
          <w:rFonts w:ascii="Calibri" w:hAnsi="Calibri"/>
          <w:rtl w:val="0"/>
          <w:lang w:val="en-US"/>
        </w:rPr>
        <w:t>,</w:t>
      </w:r>
      <w:r>
        <w:rPr>
          <w:rtl w:val="0"/>
          <w:lang w:val="zh-TW" w:eastAsia="zh-TW"/>
        </w:rPr>
        <w:t>眼神彻底冰封</w:t>
      </w:r>
      <w:r>
        <w:rPr>
          <w:rFonts w:ascii="Calibri" w:hAnsi="Calibri"/>
          <w:rtl w:val="0"/>
          <w:lang w:val="en-US"/>
        </w:rPr>
        <w:t>,</w:t>
      </w:r>
      <w:r>
        <w:rPr>
          <w:rtl w:val="0"/>
          <w:lang w:val="zh-TW" w:eastAsia="zh-TW"/>
        </w:rPr>
        <w:t>转身大步走出指挥室。</w:t>
      </w:r>
    </w:p>
    <w:p>
      <w:pPr>
        <w:pStyle w:val="Normal (Web)"/>
        <w:widowControl w:val="1"/>
        <w:spacing w:line="288" w:lineRule="auto"/>
      </w:pPr>
    </w:p>
    <w:p>
      <w:pPr>
        <w:pStyle w:val="Normal (Web)"/>
        <w:widowControl w:val="1"/>
        <w:spacing w:line="288" w:lineRule="auto"/>
      </w:pPr>
    </w:p>
    <w:p>
      <w:pPr>
        <w:pStyle w:val="Normal (Web)"/>
        <w:widowControl w:val="1"/>
        <w:spacing w:line="288" w:lineRule="auto"/>
        <w:rPr>
          <w:lang w:val="zh-TW" w:eastAsia="zh-TW"/>
        </w:rPr>
      </w:pPr>
      <w:r>
        <w:rPr>
          <w:rtl w:val="0"/>
          <w:lang w:val="zh-TW" w:eastAsia="zh-TW"/>
        </w:rPr>
        <w:t>第三十集</w:t>
      </w:r>
    </w:p>
    <w:p>
      <w:pPr>
        <w:pStyle w:val="Normal (Web)"/>
        <w:widowControl w:val="1"/>
        <w:spacing w:line="288" w:lineRule="auto"/>
      </w:pPr>
      <w:r>
        <w:rPr>
          <w:rFonts w:ascii="Calibri" w:hAnsi="Calibri"/>
          <w:rtl w:val="0"/>
          <w:lang w:val="en-US"/>
        </w:rPr>
        <w:t>30-1</w:t>
      </w:r>
      <w:r>
        <w:rPr>
          <w:rtl w:val="0"/>
          <w:lang w:val="zh-TW" w:eastAsia="zh-TW"/>
        </w:rPr>
        <w:t>夜外城郊汽修厂</w:t>
      </w:r>
    </w:p>
    <w:p>
      <w:pPr>
        <w:pStyle w:val="Normal (Web)"/>
        <w:widowControl w:val="1"/>
        <w:spacing w:line="288" w:lineRule="auto"/>
      </w:pPr>
      <w:r>
        <w:rPr>
          <w:rtl w:val="0"/>
          <w:lang w:val="zh-TW" w:eastAsia="zh-TW"/>
        </w:rPr>
        <w:t>人物：</w:t>
      </w:r>
      <w:r>
        <w:rPr>
          <w:rFonts w:ascii="Calibri" w:hAnsi="Calibri"/>
          <w:rtl w:val="0"/>
          <w:lang w:val="en-US"/>
        </w:rPr>
        <w:t>Eve</w:t>
      </w:r>
      <w:r>
        <w:rPr>
          <w:rtl w:val="0"/>
          <w:lang w:val="zh-TW" w:eastAsia="zh-TW"/>
        </w:rPr>
        <w:t>、马可、</w:t>
      </w:r>
      <w:r>
        <w:rPr>
          <w:rFonts w:ascii="Calibri" w:hAnsi="Calibri"/>
          <w:rtl w:val="0"/>
          <w:lang w:val="en-US"/>
        </w:rPr>
        <w:t>Lily</w:t>
      </w:r>
      <w:r>
        <w:rPr>
          <w:rtl w:val="0"/>
          <w:lang w:val="zh-TW" w:eastAsia="zh-TW"/>
        </w:rPr>
        <w:t>、</w:t>
      </w:r>
      <w:r>
        <w:rPr>
          <w:rFonts w:ascii="Calibri" w:hAnsi="Calibri"/>
          <w:rtl w:val="0"/>
          <w:lang w:val="en-US"/>
        </w:rPr>
        <w:t>Victor</w:t>
      </w:r>
      <w:r>
        <w:rPr>
          <w:rtl w:val="0"/>
          <w:lang w:val="zh-TW" w:eastAsia="zh-TW"/>
        </w:rPr>
        <w:t>、</w:t>
      </w:r>
      <w:r>
        <w:rPr>
          <w:rFonts w:ascii="Calibri" w:hAnsi="Calibri"/>
          <w:rtl w:val="0"/>
          <w:lang w:val="en-US"/>
        </w:rPr>
        <w:t>Dante</w:t>
      </w:r>
      <w:r>
        <w:rPr>
          <w:rtl w:val="0"/>
          <w:lang w:val="zh-TW" w:eastAsia="zh-TW"/>
        </w:rPr>
        <w:t>、杀手若干</w:t>
      </w:r>
    </w:p>
    <w:p>
      <w:pPr>
        <w:pStyle w:val="Normal (Web)"/>
        <w:widowControl w:val="1"/>
        <w:spacing w:line="288" w:lineRule="auto"/>
      </w:pPr>
      <w:r>
        <w:rPr>
          <w:rtl w:val="0"/>
          <w:lang w:val="en-US"/>
        </w:rPr>
        <w:t>△</w:t>
      </w:r>
      <w:r>
        <w:rPr>
          <w:rtl w:val="0"/>
          <w:lang w:val="zh-TW" w:eastAsia="zh-TW"/>
        </w:rPr>
        <w:t>汽修厂里</w:t>
      </w:r>
      <w:r>
        <w:rPr>
          <w:rFonts w:ascii="Calibri" w:hAnsi="Calibri"/>
          <w:rtl w:val="0"/>
          <w:lang w:val="en-US"/>
        </w:rPr>
        <w:t>,Dante</w:t>
      </w:r>
      <w:r>
        <w:rPr>
          <w:rtl w:val="0"/>
          <w:lang w:val="zh-TW" w:eastAsia="zh-TW"/>
        </w:rPr>
        <w:t>被绑在升降机的铁链上</w:t>
      </w:r>
      <w:r>
        <w:rPr>
          <w:rFonts w:ascii="Calibri" w:hAnsi="Calibri"/>
          <w:rtl w:val="0"/>
          <w:lang w:val="en-US"/>
        </w:rPr>
        <w:t>,</w:t>
      </w:r>
      <w:r>
        <w:rPr>
          <w:rtl w:val="0"/>
          <w:lang w:val="zh-TW" w:eastAsia="zh-TW"/>
        </w:rPr>
        <w:t>人还昏着。马可、</w:t>
      </w:r>
      <w:r>
        <w:rPr>
          <w:rFonts w:ascii="Calibri" w:hAnsi="Calibri"/>
          <w:rtl w:val="0"/>
          <w:lang w:val="en-US"/>
        </w:rPr>
        <w:t>Lily</w:t>
      </w:r>
      <w:r>
        <w:rPr>
          <w:rtl w:val="0"/>
          <w:lang w:val="zh-TW" w:eastAsia="zh-TW"/>
        </w:rPr>
        <w:t>站在一旁</w:t>
      </w:r>
      <w:r>
        <w:rPr>
          <w:rFonts w:ascii="Calibri" w:hAnsi="Calibri"/>
          <w:rtl w:val="0"/>
          <w:lang w:val="en-US"/>
        </w:rPr>
        <w:t>,</w:t>
      </w:r>
      <w:r>
        <w:rPr>
          <w:rtl w:val="0"/>
          <w:lang w:val="zh-TW" w:eastAsia="zh-TW"/>
        </w:rPr>
        <w:t>四周埋伏着杀手。</w:t>
      </w:r>
      <w:r>
        <w:rPr>
          <w:rFonts w:ascii="Calibri" w:hAnsi="Calibri"/>
          <w:rtl w:val="0"/>
          <w:lang w:val="en-US"/>
        </w:rPr>
        <w:t>Victor</w:t>
      </w:r>
      <w:r>
        <w:rPr>
          <w:rtl w:val="0"/>
          <w:lang w:val="zh-TW" w:eastAsia="zh-TW"/>
        </w:rPr>
        <w:t>坐在一辆车上</w:t>
      </w:r>
      <w:r>
        <w:rPr>
          <w:rFonts w:ascii="Calibri" w:hAnsi="Calibri"/>
          <w:rtl w:val="0"/>
          <w:lang w:val="en-US"/>
        </w:rPr>
        <w:t>,</w:t>
      </w:r>
      <w:r>
        <w:rPr>
          <w:rtl w:val="0"/>
          <w:lang w:val="zh-TW" w:eastAsia="zh-TW"/>
        </w:rPr>
        <w:t>没下来。</w:t>
      </w:r>
    </w:p>
    <w:p>
      <w:pPr>
        <w:pStyle w:val="Normal (Web)"/>
        <w:widowControl w:val="1"/>
        <w:spacing w:line="288" w:lineRule="auto"/>
      </w:pPr>
      <w:r>
        <w:rPr>
          <w:rtl w:val="0"/>
          <w:lang w:val="en-US"/>
        </w:rPr>
        <w:t>△</w:t>
      </w:r>
      <w:r>
        <w:rPr>
          <w:rFonts w:ascii="Calibri" w:hAnsi="Calibri"/>
          <w:rtl w:val="0"/>
          <w:lang w:val="en-US"/>
        </w:rPr>
        <w:t>Eve</w:t>
      </w:r>
      <w:r>
        <w:rPr>
          <w:rtl w:val="0"/>
          <w:lang w:val="zh-TW" w:eastAsia="zh-TW"/>
        </w:rPr>
        <w:t>一个人走进来</w:t>
      </w:r>
      <w:r>
        <w:rPr>
          <w:rFonts w:ascii="Calibri" w:hAnsi="Calibri"/>
          <w:rtl w:val="0"/>
          <w:lang w:val="en-US"/>
        </w:rPr>
        <w:t>,</w:t>
      </w:r>
      <w:r>
        <w:rPr>
          <w:rtl w:val="0"/>
          <w:lang w:val="zh-TW" w:eastAsia="zh-TW"/>
        </w:rPr>
        <w:t>手里拎着枪。</w:t>
      </w:r>
    </w:p>
    <w:p>
      <w:pPr>
        <w:pStyle w:val="Normal (Web)"/>
        <w:widowControl w:val="1"/>
        <w:spacing w:line="288" w:lineRule="auto"/>
      </w:pPr>
      <w:r>
        <w:rPr>
          <w:rtl w:val="0"/>
          <w:lang w:val="zh-TW" w:eastAsia="zh-TW"/>
        </w:rPr>
        <w:t>马可（笑）：果然一个人来。夜枭</w:t>
      </w:r>
      <w:r>
        <w:rPr>
          <w:rFonts w:ascii="Calibri" w:hAnsi="Calibri"/>
          <w:rtl w:val="0"/>
          <w:lang w:val="en-US"/>
        </w:rPr>
        <w:t>,</w:t>
      </w:r>
      <w:r>
        <w:rPr>
          <w:rtl w:val="0"/>
          <w:lang w:val="zh-TW" w:eastAsia="zh-TW"/>
        </w:rPr>
        <w:t>你为了个瘸子</w:t>
      </w:r>
      <w:r>
        <w:rPr>
          <w:rFonts w:ascii="Calibri" w:hAnsi="Calibri"/>
          <w:rtl w:val="0"/>
          <w:lang w:val="en-US"/>
        </w:rPr>
        <w:t>,</w:t>
      </w:r>
      <w:r>
        <w:rPr>
          <w:rtl w:val="0"/>
          <w:lang w:val="zh-TW" w:eastAsia="zh-TW"/>
        </w:rPr>
        <w:t>真是连命都不要了。</w:t>
      </w:r>
      <w:r>
        <w:rPr>
          <w:lang w:val="en-US"/>
        </w:rPr>
        <w:br w:type="textWrapping"/>
      </w:r>
      <w:r>
        <w:rPr>
          <w:rFonts w:ascii="Times New Roman" w:hAnsi="Times New Roman"/>
          <w:outline w:val="0"/>
          <w:color w:val="ff0000"/>
          <w:u w:color="ff0000"/>
          <w:rtl w:val="0"/>
          <w:lang w:val="en-US"/>
          <w14:textFill>
            <w14:solidFill>
              <w14:srgbClr w14:val="FF0000"/>
            </w14:solidFill>
          </w14:textFill>
        </w:rPr>
        <w:t>Marco: You really came alone. Night Owl, throwing your life away for a cripple?</w:t>
      </w:r>
    </w:p>
    <w:p>
      <w:pPr>
        <w:pStyle w:val="Normal (Web)"/>
        <w:widowControl w:val="1"/>
        <w:spacing w:line="288" w:lineRule="auto"/>
      </w:pPr>
      <w:r>
        <w:rPr>
          <w:rFonts w:ascii="Calibri" w:hAnsi="Calibri"/>
          <w:rtl w:val="0"/>
          <w:lang w:val="en-US"/>
        </w:rPr>
        <w:t>Eve</w:t>
      </w:r>
      <w:r>
        <w:rPr>
          <w:rtl w:val="0"/>
          <w:lang w:val="zh-TW" w:eastAsia="zh-TW"/>
        </w:rPr>
        <w:t>（看都没看他</w:t>
      </w:r>
      <w:r>
        <w:rPr>
          <w:rFonts w:ascii="Calibri" w:hAnsi="Calibri"/>
          <w:rtl w:val="0"/>
          <w:lang w:val="en-US"/>
        </w:rPr>
        <w:t>,</w:t>
      </w:r>
      <w:r>
        <w:rPr>
          <w:rtl w:val="0"/>
          <w:lang w:val="zh-TW" w:eastAsia="zh-TW"/>
        </w:rPr>
        <w:t>直接看向车里的</w:t>
      </w:r>
      <w:r>
        <w:rPr>
          <w:rFonts w:ascii="Calibri" w:hAnsi="Calibri"/>
          <w:rtl w:val="0"/>
          <w:lang w:val="en-US"/>
        </w:rPr>
        <w:t>Victor</w:t>
      </w:r>
      <w:r>
        <w:rPr>
          <w:rtl w:val="0"/>
          <w:lang w:val="zh-TW" w:eastAsia="zh-TW"/>
        </w:rPr>
        <w:t>）：</w:t>
      </w:r>
      <w:r>
        <w:rPr>
          <w:rFonts w:ascii="Calibri" w:hAnsi="Calibri"/>
          <w:rtl w:val="0"/>
          <w:lang w:val="en-US"/>
        </w:rPr>
        <w:t>Victor,</w:t>
      </w:r>
      <w:r>
        <w:rPr>
          <w:rtl w:val="0"/>
          <w:lang w:val="zh-TW" w:eastAsia="zh-TW"/>
        </w:rPr>
        <w:t>你也来了。亲眼看我死</w:t>
      </w:r>
      <w:r>
        <w:rPr>
          <w:rFonts w:ascii="Calibri" w:hAnsi="Calibri"/>
          <w:rtl w:val="0"/>
          <w:lang w:val="en-US"/>
        </w:rPr>
        <w:t>,</w:t>
      </w:r>
      <w:r>
        <w:rPr>
          <w:rtl w:val="0"/>
          <w:lang w:val="zh-TW" w:eastAsia="zh-TW"/>
        </w:rPr>
        <w:t>你就这么放心</w:t>
      </w:r>
      <w:r>
        <w:rPr>
          <w:rFonts w:ascii="Calibri" w:hAnsi="Calibri"/>
          <w:rtl w:val="0"/>
          <w:lang w:val="en-US"/>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Eve: Victor, you're here too. You had to watch me die yourself to feel safe?</w:t>
      </w:r>
    </w:p>
    <w:p>
      <w:pPr>
        <w:pStyle w:val="Normal (Web)"/>
        <w:widowControl w:val="1"/>
        <w:spacing w:line="288" w:lineRule="auto"/>
      </w:pPr>
      <w:r>
        <w:rPr>
          <w:rtl w:val="0"/>
          <w:lang w:val="en-US"/>
        </w:rPr>
        <w:t>△</w:t>
      </w:r>
      <w:r>
        <w:rPr>
          <w:rFonts w:ascii="Calibri" w:hAnsi="Calibri"/>
          <w:rtl w:val="0"/>
          <w:lang w:val="en-US"/>
        </w:rPr>
        <w:t>Victor</w:t>
      </w:r>
      <w:r>
        <w:rPr>
          <w:rtl w:val="0"/>
          <w:lang w:val="zh-TW" w:eastAsia="zh-TW"/>
        </w:rPr>
        <w:t>推开车门下来。</w:t>
      </w:r>
    </w:p>
    <w:p>
      <w:pPr>
        <w:pStyle w:val="Normal (Web)"/>
        <w:widowControl w:val="1"/>
        <w:spacing w:line="288" w:lineRule="auto"/>
      </w:pPr>
      <w:r>
        <w:rPr>
          <w:rFonts w:ascii="Calibri" w:hAnsi="Calibri"/>
          <w:rtl w:val="0"/>
          <w:lang w:val="en-US"/>
        </w:rPr>
        <w:t>Victor</w:t>
      </w:r>
      <w:r>
        <w:rPr>
          <w:rtl w:val="0"/>
          <w:lang w:val="zh-TW" w:eastAsia="zh-TW"/>
        </w:rPr>
        <w:t>：</w:t>
      </w:r>
      <w:r>
        <w:rPr>
          <w:rFonts w:ascii="Calibri" w:hAnsi="Calibri"/>
          <w:rtl w:val="0"/>
          <w:lang w:val="en-US"/>
        </w:rPr>
        <w:t>Eve,</w:t>
      </w:r>
      <w:r>
        <w:rPr>
          <w:rtl w:val="0"/>
          <w:lang w:val="zh-TW" w:eastAsia="zh-TW"/>
        </w:rPr>
        <w:t>你不该过河拆桥。你要是肯跟我联手</w:t>
      </w:r>
      <w:r>
        <w:rPr>
          <w:rFonts w:ascii="Calibri" w:hAnsi="Calibri"/>
          <w:rtl w:val="0"/>
          <w:lang w:val="en-US"/>
        </w:rPr>
        <w:t>,</w:t>
      </w:r>
      <w:r>
        <w:rPr>
          <w:rtl w:val="0"/>
          <w:lang w:val="zh-TW" w:eastAsia="zh-TW"/>
        </w:rPr>
        <w:t>今天这场</w:t>
      </w:r>
      <w:r>
        <w:rPr>
          <w:rFonts w:ascii="Calibri" w:hAnsi="Calibri"/>
          <w:rtl w:val="0"/>
          <w:lang w:val="en-US"/>
        </w:rPr>
        <w:t>,</w:t>
      </w:r>
      <w:r>
        <w:rPr>
          <w:rtl w:val="0"/>
          <w:lang w:val="zh-TW" w:eastAsia="zh-TW"/>
        </w:rPr>
        <w:t>就不会有。</w:t>
      </w:r>
      <w:r>
        <w:rPr>
          <w:lang w:val="en-US"/>
        </w:rPr>
        <w:br w:type="textWrapping"/>
      </w:r>
      <w:r>
        <w:rPr>
          <w:rFonts w:ascii="Times New Roman" w:hAnsi="Times New Roman"/>
          <w:outline w:val="0"/>
          <w:color w:val="ff0000"/>
          <w:u w:color="ff0000"/>
          <w:rtl w:val="0"/>
          <w:lang w:val="en-US"/>
          <w14:textFill>
            <w14:solidFill>
              <w14:srgbClr w14:val="FF0000"/>
            </w14:solidFill>
          </w14:textFill>
        </w:rPr>
        <w:t>Victor: Eve, you shouldn't have turned on me. If you'd joined me, none of this would be happening.</w:t>
      </w:r>
    </w:p>
    <w:p>
      <w:pPr>
        <w:pStyle w:val="Normal (Web)"/>
        <w:widowControl w:val="1"/>
        <w:spacing w:line="288" w:lineRule="auto"/>
      </w:pPr>
      <w:r>
        <w:rPr>
          <w:rFonts w:ascii="Calibri" w:hAnsi="Calibri"/>
          <w:rtl w:val="0"/>
          <w:lang w:val="en-US"/>
        </w:rPr>
        <w:t>Eve</w:t>
      </w:r>
      <w:r>
        <w:rPr>
          <w:rtl w:val="0"/>
          <w:lang w:val="zh-TW" w:eastAsia="zh-TW"/>
        </w:rPr>
        <w:t>（冷笑）：联手</w:t>
      </w:r>
      <w:r>
        <w:rPr>
          <w:rFonts w:ascii="Calibri" w:hAnsi="Calibri"/>
          <w:rtl w:val="0"/>
          <w:lang w:val="en-US"/>
        </w:rPr>
        <w:t>?</w:t>
      </w:r>
      <w:r>
        <w:rPr>
          <w:rtl w:val="0"/>
          <w:lang w:val="zh-TW" w:eastAsia="zh-TW"/>
        </w:rPr>
        <w:t>你和马可、</w:t>
      </w:r>
      <w:r>
        <w:rPr>
          <w:rFonts w:ascii="Calibri" w:hAnsi="Calibri"/>
          <w:rtl w:val="0"/>
          <w:lang w:val="en-US"/>
        </w:rPr>
        <w:t>Lily,</w:t>
      </w:r>
      <w:r>
        <w:rPr>
          <w:rtl w:val="0"/>
          <w:lang w:val="zh-TW" w:eastAsia="zh-TW"/>
        </w:rPr>
        <w:t>这些害过我、想害死我的人坐在一起</w:t>
      </w:r>
      <w:r>
        <w:rPr>
          <w:rFonts w:ascii="Calibri" w:hAnsi="Calibri"/>
          <w:rtl w:val="0"/>
          <w:lang w:val="en-US"/>
        </w:rPr>
        <w:t>,</w:t>
      </w:r>
      <w:r>
        <w:rPr>
          <w:rtl w:val="0"/>
          <w:lang w:val="zh-TW" w:eastAsia="zh-TW"/>
        </w:rPr>
        <w:t>这就是你说的联手</w:t>
      </w:r>
      <w:r>
        <w:rPr>
          <w:rFonts w:ascii="Calibri" w:hAnsi="Calibri"/>
          <w:rtl w:val="0"/>
          <w:lang w:val="en-US"/>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Eve: Joined you? You sit with Marco and Lily, with people who hurt me and tried to kill me. That's your idea of an alliance?</w:t>
      </w:r>
    </w:p>
    <w:p>
      <w:pPr>
        <w:pStyle w:val="Normal (Web)"/>
        <w:widowControl w:val="1"/>
        <w:spacing w:line="288" w:lineRule="auto"/>
      </w:pPr>
      <w:r>
        <w:rPr>
          <w:rFonts w:ascii="Calibri" w:hAnsi="Calibri"/>
          <w:rtl w:val="0"/>
          <w:lang w:val="en-US"/>
        </w:rPr>
        <w:t>Victor</w:t>
      </w:r>
      <w:r>
        <w:rPr>
          <w:rtl w:val="0"/>
          <w:lang w:val="zh-TW" w:eastAsia="zh-TW"/>
        </w:rPr>
        <w:t>（脸色一僵）：我只是想逼你回头。</w:t>
      </w:r>
      <w:r>
        <w:rPr>
          <w:lang w:val="en-US"/>
        </w:rPr>
        <w:br w:type="textWrapping"/>
      </w:r>
      <w:r>
        <w:rPr>
          <w:rFonts w:ascii="Times New Roman" w:hAnsi="Times New Roman"/>
          <w:outline w:val="0"/>
          <w:color w:val="ff0000"/>
          <w:u w:color="ff0000"/>
          <w:rtl w:val="0"/>
          <w:lang w:val="en-US"/>
          <w14:textFill>
            <w14:solidFill>
              <w14:srgbClr w14:val="FF0000"/>
            </w14:solidFill>
          </w14:textFill>
        </w:rPr>
        <w:t>Victor: I was only trying to force you back.</w:t>
      </w:r>
    </w:p>
    <w:p>
      <w:pPr>
        <w:pStyle w:val="Normal (Web)"/>
        <w:widowControl w:val="1"/>
        <w:spacing w:line="288" w:lineRule="auto"/>
      </w:pPr>
      <w:r>
        <w:rPr>
          <w:rFonts w:ascii="Calibri" w:hAnsi="Calibri"/>
          <w:rtl w:val="0"/>
          <w:lang w:val="en-US"/>
        </w:rPr>
        <w:t>Eve</w:t>
      </w:r>
      <w:r>
        <w:rPr>
          <w:rtl w:val="0"/>
          <w:lang w:val="zh-TW" w:eastAsia="zh-TW"/>
        </w:rPr>
        <w:t>：逼我</w:t>
      </w:r>
      <w:r>
        <w:rPr>
          <w:rFonts w:ascii="Calibri" w:hAnsi="Calibri"/>
          <w:rtl w:val="0"/>
          <w:lang w:val="en-US"/>
        </w:rPr>
        <w:t>?Victor,</w:t>
      </w:r>
      <w:r>
        <w:rPr>
          <w:rtl w:val="0"/>
          <w:lang w:val="zh-TW" w:eastAsia="zh-TW"/>
        </w:rPr>
        <w:t>你扶我的时候</w:t>
      </w:r>
      <w:r>
        <w:rPr>
          <w:rFonts w:ascii="Calibri" w:hAnsi="Calibri"/>
          <w:rtl w:val="0"/>
          <w:lang w:val="en-US"/>
        </w:rPr>
        <w:t>,</w:t>
      </w:r>
      <w:r>
        <w:rPr>
          <w:rtl w:val="0"/>
          <w:lang w:val="zh-TW" w:eastAsia="zh-TW"/>
        </w:rPr>
        <w:t>我以为你是盟友。原来你跟</w:t>
      </w:r>
      <w:r>
        <w:rPr>
          <w:rFonts w:ascii="Calibri" w:hAnsi="Calibri"/>
          <w:rtl w:val="0"/>
          <w:lang w:val="en-US"/>
        </w:rPr>
        <w:t>Dante</w:t>
      </w:r>
      <w:r>
        <w:rPr>
          <w:rtl w:val="0"/>
          <w:lang w:val="zh-TW" w:eastAsia="zh-TW"/>
        </w:rPr>
        <w:t>当年一样</w:t>
      </w:r>
      <w:r>
        <w:rPr>
          <w:rFonts w:ascii="Calibri" w:hAnsi="Calibri"/>
          <w:rtl w:val="0"/>
          <w:lang w:val="en-US"/>
        </w:rPr>
        <w:t>,</w:t>
      </w:r>
      <w:r>
        <w:rPr>
          <w:rtl w:val="0"/>
          <w:lang w:val="zh-TW" w:eastAsia="zh-TW"/>
        </w:rPr>
        <w:t>都觉得我是个能拿捏的女人。</w:t>
      </w:r>
      <w:r>
        <w:rPr>
          <w:lang w:val="en-US"/>
        </w:rPr>
        <w:br w:type="textWrapping"/>
      </w:r>
      <w:r>
        <w:rPr>
          <w:rFonts w:ascii="Times New Roman" w:hAnsi="Times New Roman"/>
          <w:outline w:val="0"/>
          <w:color w:val="ff0000"/>
          <w:u w:color="ff0000"/>
          <w:rtl w:val="0"/>
          <w:lang w:val="en-US"/>
          <w14:textFill>
            <w14:solidFill>
              <w14:srgbClr w14:val="FF0000"/>
            </w14:solidFill>
          </w14:textFill>
        </w:rPr>
        <w:t>Eve: Force me? Victor, when you helped me up, I thought you were an ally. Turns out you're just like Dante back then, thinking I'm a woman can be controlled.</w:t>
      </w:r>
    </w:p>
    <w:p>
      <w:pPr>
        <w:pStyle w:val="Normal (Web)"/>
        <w:widowControl w:val="1"/>
        <w:spacing w:line="288" w:lineRule="auto"/>
      </w:pPr>
      <w:r>
        <w:rPr>
          <w:rtl w:val="0"/>
          <w:lang w:val="en-US"/>
        </w:rPr>
        <w:t>△</w:t>
      </w:r>
      <w:r>
        <w:rPr>
          <w:rtl w:val="0"/>
          <w:lang w:val="zh-TW" w:eastAsia="zh-TW"/>
        </w:rPr>
        <w:t>马可不耐烦</w:t>
      </w:r>
      <w:r>
        <w:rPr>
          <w:rFonts w:ascii="Calibri" w:hAnsi="Calibri"/>
          <w:rtl w:val="0"/>
          <w:lang w:val="en-US"/>
        </w:rPr>
        <w:t>,</w:t>
      </w:r>
      <w:r>
        <w:rPr>
          <w:rtl w:val="0"/>
          <w:lang w:val="zh-TW" w:eastAsia="zh-TW"/>
        </w:rPr>
        <w:t>枪口对准昏迷的</w:t>
      </w:r>
      <w:r>
        <w:rPr>
          <w:rFonts w:ascii="Calibri" w:hAnsi="Calibri"/>
          <w:rtl w:val="0"/>
          <w:lang w:val="en-US"/>
        </w:rPr>
        <w:t>Dante</w:t>
      </w:r>
      <w:r>
        <w:rPr>
          <w:rtl w:val="0"/>
          <w:lang w:val="zh-TW" w:eastAsia="zh-TW"/>
        </w:rPr>
        <w:t>。</w:t>
      </w:r>
    </w:p>
    <w:p>
      <w:pPr>
        <w:pStyle w:val="Normal (Web)"/>
        <w:widowControl w:val="1"/>
        <w:spacing w:line="288" w:lineRule="auto"/>
      </w:pPr>
      <w:r>
        <w:rPr>
          <w:rtl w:val="0"/>
          <w:lang w:val="zh-TW" w:eastAsia="zh-TW"/>
        </w:rPr>
        <w:t>马可：少废话</w:t>
      </w:r>
      <w:r>
        <w:rPr>
          <w:rFonts w:ascii="Calibri" w:hAnsi="Calibri"/>
          <w:rtl w:val="0"/>
          <w:lang w:val="en-US"/>
        </w:rPr>
        <w:t>!</w:t>
      </w:r>
      <w:r>
        <w:rPr>
          <w:rtl w:val="0"/>
          <w:lang w:val="zh-TW" w:eastAsia="zh-TW"/>
        </w:rPr>
        <w:t>夜枭</w:t>
      </w:r>
      <w:r>
        <w:rPr>
          <w:rFonts w:ascii="Calibri" w:hAnsi="Calibri"/>
          <w:rtl w:val="0"/>
          <w:lang w:val="en-US"/>
        </w:rPr>
        <w:t>,</w:t>
      </w:r>
      <w:r>
        <w:rPr>
          <w:rtl w:val="0"/>
          <w:lang w:val="zh-TW" w:eastAsia="zh-TW"/>
        </w:rPr>
        <w:t>放下枪</w:t>
      </w:r>
      <w:r>
        <w:rPr>
          <w:rFonts w:ascii="Calibri" w:hAnsi="Calibri"/>
          <w:rtl w:val="0"/>
          <w:lang w:val="en-US"/>
        </w:rPr>
        <w:t>,</w:t>
      </w:r>
      <w:r>
        <w:rPr>
          <w:rtl w:val="0"/>
          <w:lang w:val="zh-TW" w:eastAsia="zh-TW"/>
        </w:rPr>
        <w:t>跪下</w:t>
      </w:r>
      <w:r>
        <w:rPr>
          <w:rFonts w:ascii="Calibri" w:hAnsi="Calibri"/>
          <w:rtl w:val="0"/>
          <w:lang w:val="en-US"/>
        </w:rPr>
        <w:t>,</w:t>
      </w:r>
      <w:r>
        <w:rPr>
          <w:rtl w:val="0"/>
          <w:lang w:val="zh-TW" w:eastAsia="zh-TW"/>
        </w:rPr>
        <w:t>我饶你的瘸腿狗一命</w:t>
      </w:r>
      <w:r>
        <w:rPr>
          <w:rFonts w:ascii="Calibri" w:hAnsi="Calibri"/>
          <w:rtl w:val="0"/>
          <w:lang w:val="en-US"/>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Marco: Enough! Night Owl, drop the gun. Kneel. I'll spare your crippled dog!</w:t>
      </w:r>
    </w:p>
    <w:p>
      <w:pPr>
        <w:pStyle w:val="Normal (Web)"/>
        <w:widowControl w:val="1"/>
        <w:spacing w:line="288" w:lineRule="auto"/>
      </w:pPr>
      <w:r>
        <w:rPr>
          <w:rtl w:val="0"/>
          <w:lang w:val="en-US"/>
        </w:rPr>
        <w:t>△</w:t>
      </w:r>
      <w:r>
        <w:rPr>
          <w:rFonts w:ascii="Calibri" w:hAnsi="Calibri"/>
          <w:rtl w:val="0"/>
          <w:lang w:val="en-US"/>
        </w:rPr>
        <w:t>Eve</w:t>
      </w:r>
      <w:r>
        <w:rPr>
          <w:rtl w:val="0"/>
          <w:lang w:val="zh-TW" w:eastAsia="zh-TW"/>
        </w:rPr>
        <w:t>盯着被绑在铁链上的</w:t>
      </w:r>
      <w:r>
        <w:rPr>
          <w:rFonts w:ascii="Calibri" w:hAnsi="Calibri"/>
          <w:rtl w:val="0"/>
          <w:lang w:val="en-US"/>
        </w:rPr>
        <w:t>Dante,</w:t>
      </w:r>
      <w:r>
        <w:rPr>
          <w:rtl w:val="0"/>
          <w:lang w:val="zh-TW" w:eastAsia="zh-TW"/>
        </w:rPr>
        <w:t>慢慢蹲下</w:t>
      </w:r>
      <w:r>
        <w:rPr>
          <w:rFonts w:ascii="Calibri" w:hAnsi="Calibri"/>
          <w:rtl w:val="0"/>
          <w:lang w:val="en-US"/>
        </w:rPr>
        <w:t>,</w:t>
      </w:r>
      <w:r>
        <w:rPr>
          <w:rtl w:val="0"/>
          <w:lang w:val="zh-TW" w:eastAsia="zh-TW"/>
        </w:rPr>
        <w:t>把枪放在地上。</w:t>
      </w:r>
    </w:p>
    <w:p>
      <w:pPr>
        <w:pStyle w:val="Normal (Web)"/>
        <w:widowControl w:val="1"/>
        <w:spacing w:line="288" w:lineRule="auto"/>
      </w:pPr>
      <w:r>
        <w:rPr>
          <w:rFonts w:ascii="Calibri" w:hAnsi="Calibri"/>
          <w:rtl w:val="0"/>
          <w:lang w:val="en-US"/>
        </w:rPr>
        <w:t>Lily</w:t>
      </w:r>
      <w:r>
        <w:rPr>
          <w:rtl w:val="0"/>
          <w:lang w:val="zh-TW" w:eastAsia="zh-TW"/>
        </w:rPr>
        <w:t>（兴奋大笑）：跪啊</w:t>
      </w:r>
      <w:r>
        <w:rPr>
          <w:rFonts w:ascii="Calibri" w:hAnsi="Calibri"/>
          <w:rtl w:val="0"/>
          <w:lang w:val="en-US"/>
        </w:rPr>
        <w:t>!</w:t>
      </w:r>
      <w:r>
        <w:rPr>
          <w:rtl w:val="0"/>
          <w:lang w:val="zh-TW" w:eastAsia="zh-TW"/>
        </w:rPr>
        <w:t>夜枭也有今天</w:t>
      </w:r>
      <w:r>
        <w:rPr>
          <w:rFonts w:ascii="Calibri" w:hAnsi="Calibri"/>
          <w:rtl w:val="0"/>
          <w:lang w:val="en-US"/>
        </w:rPr>
        <w:t>!</w:t>
      </w:r>
      <w:r>
        <w:rPr>
          <w:rtl w:val="0"/>
          <w:lang w:val="zh-TW" w:eastAsia="zh-TW"/>
        </w:rPr>
        <w:t>给我跪下</w:t>
      </w:r>
      <w:r>
        <w:rPr>
          <w:rFonts w:ascii="Calibri" w:hAnsi="Calibri"/>
          <w:rtl w:val="0"/>
          <w:lang w:val="en-US"/>
        </w:rPr>
        <w:t>!</w:t>
      </w:r>
      <w:r>
        <w:rPr>
          <w:rtl w:val="0"/>
          <w:lang w:val="zh-TW" w:eastAsia="zh-TW"/>
        </w:rPr>
        <w:t>当年你扇我耳光、划我的脸</w:t>
      </w:r>
      <w:r>
        <w:rPr>
          <w:rFonts w:ascii="Calibri" w:hAnsi="Calibri"/>
          <w:rtl w:val="0"/>
          <w:lang w:val="en-US"/>
        </w:rPr>
        <w:t>,</w:t>
      </w:r>
      <w:r>
        <w:rPr>
          <w:rtl w:val="0"/>
          <w:lang w:val="zh-TW" w:eastAsia="zh-TW"/>
        </w:rPr>
        <w:t>今天我要你跪着求饶</w:t>
      </w:r>
      <w:r>
        <w:rPr>
          <w:rFonts w:ascii="Calibri" w:hAnsi="Calibri"/>
          <w:rtl w:val="0"/>
          <w:lang w:val="en-US"/>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Lily: Kneel! The Night Owl falls too! Get on your knees! You slapped me and slashed my face. Today, you'll beg on your knees!</w:t>
      </w:r>
    </w:p>
    <w:p>
      <w:pPr>
        <w:pStyle w:val="Normal (Web)"/>
        <w:widowControl w:val="1"/>
        <w:spacing w:line="288" w:lineRule="auto"/>
      </w:pPr>
      <w:r>
        <w:rPr>
          <w:rtl w:val="0"/>
          <w:lang w:val="en-US"/>
        </w:rPr>
        <w:t>△</w:t>
      </w:r>
      <w:r>
        <w:rPr>
          <w:rFonts w:ascii="Calibri" w:hAnsi="Calibri"/>
          <w:rtl w:val="0"/>
          <w:lang w:val="en-US"/>
        </w:rPr>
        <w:t>Eve</w:t>
      </w:r>
      <w:r>
        <w:rPr>
          <w:rtl w:val="0"/>
          <w:lang w:val="zh-TW" w:eastAsia="zh-TW"/>
        </w:rPr>
        <w:t>单膝跪地</w:t>
      </w:r>
      <w:r>
        <w:rPr>
          <w:rFonts w:ascii="Calibri" w:hAnsi="Calibri"/>
          <w:rtl w:val="0"/>
          <w:lang w:val="en-US"/>
        </w:rPr>
        <w:t>,</w:t>
      </w:r>
      <w:r>
        <w:rPr>
          <w:rtl w:val="0"/>
          <w:lang w:val="zh-TW" w:eastAsia="zh-TW"/>
        </w:rPr>
        <w:t>头微微低下。</w:t>
      </w:r>
    </w:p>
    <w:p>
      <w:pPr>
        <w:pStyle w:val="Normal (Web)"/>
        <w:widowControl w:val="1"/>
        <w:spacing w:line="288" w:lineRule="auto"/>
      </w:pPr>
      <w:r>
        <w:rPr>
          <w:rtl w:val="0"/>
          <w:lang w:val="zh-TW" w:eastAsia="zh-TW"/>
        </w:rPr>
        <w:t>马可（得意）：把头磕到地上</w:t>
      </w:r>
      <w:r>
        <w:rPr>
          <w:rFonts w:ascii="Calibri" w:hAnsi="Calibri"/>
          <w:rtl w:val="0"/>
          <w:lang w:val="en-US"/>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Marco: Kneel!</w:t>
      </w:r>
    </w:p>
    <w:p>
      <w:pPr>
        <w:pStyle w:val="Normal (Web)"/>
        <w:widowControl w:val="1"/>
        <w:spacing w:line="288" w:lineRule="auto"/>
      </w:pPr>
      <w:r>
        <w:rPr>
          <w:rtl w:val="0"/>
          <w:lang w:val="en-US"/>
        </w:rPr>
        <w:t>△</w:t>
      </w:r>
      <w:r>
        <w:rPr>
          <w:rtl w:val="0"/>
          <w:lang w:val="zh-TW" w:eastAsia="zh-TW"/>
        </w:rPr>
        <w:t>就在</w:t>
      </w:r>
      <w:r>
        <w:rPr>
          <w:rFonts w:ascii="Calibri" w:hAnsi="Calibri"/>
          <w:rtl w:val="0"/>
          <w:lang w:val="en-US"/>
        </w:rPr>
        <w:t>Eve</w:t>
      </w:r>
      <w:r>
        <w:rPr>
          <w:rtl w:val="0"/>
          <w:lang w:val="zh-TW" w:eastAsia="zh-TW"/>
        </w:rPr>
        <w:t>低头的瞬间</w:t>
      </w:r>
      <w:r>
        <w:rPr>
          <w:rFonts w:ascii="Calibri" w:hAnsi="Calibri"/>
          <w:rtl w:val="0"/>
          <w:lang w:val="en-US"/>
        </w:rPr>
        <w:t>,</w:t>
      </w:r>
      <w:r>
        <w:rPr>
          <w:rtl w:val="0"/>
          <w:lang w:val="zh-TW" w:eastAsia="zh-TW"/>
        </w:rPr>
        <w:t>她的眼神在阴影里冷得像冰。</w:t>
      </w:r>
    </w:p>
    <w:p>
      <w:pPr>
        <w:pStyle w:val="Normal (Web)"/>
        <w:widowControl w:val="1"/>
        <w:spacing w:line="288" w:lineRule="auto"/>
      </w:pPr>
      <w:r>
        <w:rPr>
          <w:rtl w:val="0"/>
          <w:lang w:val="en-US"/>
        </w:rPr>
        <w:t>△</w:t>
      </w:r>
      <w:r>
        <w:rPr>
          <w:rFonts w:ascii="Calibri" w:hAnsi="Calibri"/>
          <w:rtl w:val="0"/>
          <w:lang w:val="en-US"/>
        </w:rPr>
        <w:t>Eve OS</w:t>
      </w:r>
      <w:r>
        <w:rPr>
          <w:rtl w:val="0"/>
          <w:lang w:val="zh-TW" w:eastAsia="zh-TW"/>
        </w:rPr>
        <w:t>：我布兰卡的人审了三天</w:t>
      </w:r>
      <w:r>
        <w:rPr>
          <w:rFonts w:ascii="Calibri" w:hAnsi="Calibri"/>
          <w:rtl w:val="0"/>
          <w:lang w:val="en-US"/>
        </w:rPr>
        <w:t>,Salvatore</w:t>
      </w:r>
      <w:r>
        <w:rPr>
          <w:rtl w:val="0"/>
          <w:lang w:val="zh-TW" w:eastAsia="zh-TW"/>
        </w:rPr>
        <w:t>全招了。马可的军火、</w:t>
      </w:r>
      <w:r>
        <w:rPr>
          <w:rFonts w:ascii="Calibri" w:hAnsi="Calibri"/>
          <w:rtl w:val="0"/>
          <w:lang w:val="en-US"/>
        </w:rPr>
        <w:t>Victor</w:t>
      </w:r>
      <w:r>
        <w:rPr>
          <w:rtl w:val="0"/>
          <w:lang w:val="zh-TW" w:eastAsia="zh-TW"/>
        </w:rPr>
        <w:t>的水路、</w:t>
      </w:r>
      <w:r>
        <w:rPr>
          <w:rFonts w:ascii="Calibri" w:hAnsi="Calibri"/>
          <w:rtl w:val="0"/>
          <w:lang w:val="en-US"/>
        </w:rPr>
        <w:t>Lily</w:t>
      </w:r>
      <w:r>
        <w:rPr>
          <w:rtl w:val="0"/>
          <w:lang w:val="zh-TW" w:eastAsia="zh-TW"/>
        </w:rPr>
        <w:t>的位置</w:t>
      </w:r>
      <w:r>
        <w:rPr>
          <w:rFonts w:ascii="Calibri" w:hAnsi="Calibri"/>
          <w:rtl w:val="0"/>
          <w:lang w:val="en-US"/>
        </w:rPr>
        <w:t>,</w:t>
      </w:r>
      <w:r>
        <w:rPr>
          <w:rtl w:val="0"/>
          <w:lang w:val="zh-TW" w:eastAsia="zh-TW"/>
        </w:rPr>
        <w:t>我比你们自己还清楚。这汽修厂三个出口</w:t>
      </w:r>
      <w:r>
        <w:rPr>
          <w:rFonts w:ascii="Calibri" w:hAnsi="Calibri"/>
          <w:rtl w:val="0"/>
          <w:lang w:val="en-US"/>
        </w:rPr>
        <w:t>,</w:t>
      </w:r>
      <w:r>
        <w:rPr>
          <w:rtl w:val="0"/>
          <w:lang w:val="zh-TW" w:eastAsia="zh-TW"/>
        </w:rPr>
        <w:t>我的人</w:t>
      </w:r>
      <w:r>
        <w:rPr>
          <w:rFonts w:ascii="Calibri" w:hAnsi="Calibri"/>
          <w:rtl w:val="0"/>
          <w:lang w:val="en-US"/>
        </w:rPr>
        <w:t>,</w:t>
      </w:r>
      <w:r>
        <w:rPr>
          <w:rtl w:val="0"/>
          <w:lang w:val="zh-TW" w:eastAsia="zh-TW"/>
        </w:rPr>
        <w:t>早就守在外面了。</w:t>
      </w:r>
    </w:p>
    <w:p>
      <w:pPr>
        <w:pStyle w:val="Normal (Web)"/>
        <w:widowControl w:val="1"/>
        <w:spacing w:line="288" w:lineRule="auto"/>
        <w:rPr>
          <w:rFonts w:ascii="Times New Roman" w:cs="Times New Roman" w:hAnsi="Times New Roman" w:eastAsia="Times New Roman"/>
          <w:outline w:val="0"/>
          <w:color w:val="ff2600"/>
          <w:u w:color="ff2600"/>
          <w:lang w:val="zh-TW" w:eastAsia="zh-TW"/>
          <w14:textFill>
            <w14:solidFill>
              <w14:srgbClr w14:val="FF2600"/>
            </w14:solidFill>
          </w14:textFill>
        </w:rPr>
      </w:pPr>
      <w:r>
        <w:rPr>
          <w:rFonts w:ascii="Times New Roman" w:hAnsi="Times New Roman"/>
          <w:outline w:val="0"/>
          <w:color w:val="ff2600"/>
          <w:u w:color="ff2600"/>
          <w:rtl w:val="0"/>
          <w:lang w:val="zh-TW" w:eastAsia="zh-TW"/>
          <w14:textFill>
            <w14:solidFill>
              <w14:srgbClr w14:val="FF2600"/>
            </w14:solidFill>
          </w14:textFill>
        </w:rPr>
        <w:t>Eve O.S.: I spent three days questioning Blanca</w:t>
      </w:r>
      <w:r>
        <w:rPr>
          <w:rFonts w:ascii="Times New Roman" w:hAnsi="Times New Roman" w:hint="default"/>
          <w:outline w:val="0"/>
          <w:color w:val="ff2600"/>
          <w:u w:color="ff2600"/>
          <w:rtl w:val="0"/>
          <w:lang w:val="zh-TW" w:eastAsia="zh-TW"/>
          <w14:textFill>
            <w14:solidFill>
              <w14:srgbClr w14:val="FF2600"/>
            </w14:solidFill>
          </w14:textFill>
        </w:rPr>
        <w:t>’</w:t>
      </w:r>
      <w:r>
        <w:rPr>
          <w:rFonts w:ascii="Times New Roman" w:hAnsi="Times New Roman"/>
          <w:outline w:val="0"/>
          <w:color w:val="ff2600"/>
          <w:u w:color="ff2600"/>
          <w:rtl w:val="0"/>
          <w:lang w:val="zh-TW" w:eastAsia="zh-TW"/>
          <w14:textFill>
            <w14:solidFill>
              <w14:srgbClr w14:val="FF2600"/>
            </w14:solidFill>
          </w14:textFill>
        </w:rPr>
        <w:t>s men. Salvatore gave up everything. Marco</w:t>
      </w:r>
      <w:r>
        <w:rPr>
          <w:rFonts w:ascii="Times New Roman" w:hAnsi="Times New Roman" w:hint="default"/>
          <w:outline w:val="0"/>
          <w:color w:val="ff2600"/>
          <w:u w:color="ff2600"/>
          <w:rtl w:val="0"/>
          <w:lang w:val="zh-TW" w:eastAsia="zh-TW"/>
          <w14:textFill>
            <w14:solidFill>
              <w14:srgbClr w14:val="FF2600"/>
            </w14:solidFill>
          </w14:textFill>
        </w:rPr>
        <w:t>’</w:t>
      </w:r>
      <w:r>
        <w:rPr>
          <w:rFonts w:ascii="Times New Roman" w:hAnsi="Times New Roman"/>
          <w:outline w:val="0"/>
          <w:color w:val="ff2600"/>
          <w:u w:color="ff2600"/>
          <w:rtl w:val="0"/>
          <w:lang w:val="zh-TW" w:eastAsia="zh-TW"/>
          <w14:textFill>
            <w14:solidFill>
              <w14:srgbClr w14:val="FF2600"/>
            </w14:solidFill>
          </w14:textFill>
        </w:rPr>
        <w:t>s weapons, Victor</w:t>
      </w:r>
      <w:r>
        <w:rPr>
          <w:rFonts w:ascii="Times New Roman" w:hAnsi="Times New Roman" w:hint="default"/>
          <w:outline w:val="0"/>
          <w:color w:val="ff2600"/>
          <w:u w:color="ff2600"/>
          <w:rtl w:val="0"/>
          <w:lang w:val="zh-TW" w:eastAsia="zh-TW"/>
          <w14:textFill>
            <w14:solidFill>
              <w14:srgbClr w14:val="FF2600"/>
            </w14:solidFill>
          </w14:textFill>
        </w:rPr>
        <w:t>’</w:t>
      </w:r>
      <w:r>
        <w:rPr>
          <w:rFonts w:ascii="Times New Roman" w:hAnsi="Times New Roman"/>
          <w:outline w:val="0"/>
          <w:color w:val="ff2600"/>
          <w:u w:color="ff2600"/>
          <w:rtl w:val="0"/>
          <w:lang w:val="zh-TW" w:eastAsia="zh-TW"/>
          <w14:textFill>
            <w14:solidFill>
              <w14:srgbClr w14:val="FF2600"/>
            </w14:solidFill>
          </w14:textFill>
        </w:rPr>
        <w:t>s water route, Lily</w:t>
      </w:r>
      <w:r>
        <w:rPr>
          <w:rFonts w:ascii="Times New Roman" w:hAnsi="Times New Roman" w:hint="default"/>
          <w:outline w:val="0"/>
          <w:color w:val="ff2600"/>
          <w:u w:color="ff2600"/>
          <w:rtl w:val="0"/>
          <w:lang w:val="zh-TW" w:eastAsia="zh-TW"/>
          <w14:textFill>
            <w14:solidFill>
              <w14:srgbClr w14:val="FF2600"/>
            </w14:solidFill>
          </w14:textFill>
        </w:rPr>
        <w:t>’</w:t>
      </w:r>
      <w:r>
        <w:rPr>
          <w:rFonts w:ascii="Times New Roman" w:hAnsi="Times New Roman"/>
          <w:outline w:val="0"/>
          <w:color w:val="ff2600"/>
          <w:u w:color="ff2600"/>
          <w:rtl w:val="0"/>
          <w:lang w:val="zh-TW" w:eastAsia="zh-TW"/>
          <w14:textFill>
            <w14:solidFill>
              <w14:srgbClr w14:val="FF2600"/>
            </w14:solidFill>
          </w14:textFill>
        </w:rPr>
        <w:t>s location. I know them better than you do. My people have been watching all three exits of this auto shop for a long time.</w:t>
      </w:r>
    </w:p>
    <w:p>
      <w:pPr>
        <w:pStyle w:val="Normal (Web)"/>
        <w:widowControl w:val="1"/>
        <w:spacing w:line="288" w:lineRule="auto"/>
      </w:pPr>
      <w:r>
        <w:rPr>
          <w:rtl w:val="0"/>
          <w:lang w:val="en-US"/>
        </w:rPr>
        <w:t>△</w:t>
      </w:r>
      <w:r>
        <w:rPr>
          <w:rFonts w:ascii="Calibri" w:hAnsi="Calibri"/>
          <w:rtl w:val="0"/>
          <w:lang w:val="en-US"/>
        </w:rPr>
        <w:t>Eve</w:t>
      </w:r>
      <w:r>
        <w:rPr>
          <w:rtl w:val="0"/>
          <w:lang w:val="zh-TW" w:eastAsia="zh-TW"/>
        </w:rPr>
        <w:t>的手缓缓探向脚踝。</w:t>
      </w:r>
    </w:p>
    <w:p>
      <w:pPr>
        <w:pStyle w:val="Normal (Web)"/>
        <w:widowControl w:val="1"/>
        <w:spacing w:line="288" w:lineRule="auto"/>
      </w:pPr>
      <w:r>
        <w:rPr>
          <w:rFonts w:ascii="Calibri" w:hAnsi="Calibri"/>
          <w:rtl w:val="0"/>
          <w:lang w:val="en-US"/>
        </w:rPr>
        <w:t>Eve</w:t>
      </w:r>
      <w:r>
        <w:rPr>
          <w:rtl w:val="0"/>
          <w:lang w:val="zh-TW" w:eastAsia="zh-TW"/>
        </w:rPr>
        <w:t>（低着头</w:t>
      </w:r>
      <w:r>
        <w:rPr>
          <w:rFonts w:ascii="Calibri" w:hAnsi="Calibri"/>
          <w:rtl w:val="0"/>
          <w:lang w:val="en-US"/>
        </w:rPr>
        <w:t>,</w:t>
      </w:r>
      <w:r>
        <w:rPr>
          <w:rtl w:val="0"/>
          <w:lang w:val="zh-TW" w:eastAsia="zh-TW"/>
        </w:rPr>
        <w:t>声音平静）：你们都到齐了。马可、</w:t>
      </w:r>
      <w:r>
        <w:rPr>
          <w:rFonts w:ascii="Calibri" w:hAnsi="Calibri"/>
          <w:rtl w:val="0"/>
          <w:lang w:val="en-US"/>
        </w:rPr>
        <w:t>Lily</w:t>
      </w:r>
      <w:r>
        <w:rPr>
          <w:rtl w:val="0"/>
          <w:lang w:val="zh-TW" w:eastAsia="zh-TW"/>
        </w:rPr>
        <w:t>、</w:t>
      </w:r>
      <w:r>
        <w:rPr>
          <w:rFonts w:ascii="Calibri" w:hAnsi="Calibri"/>
          <w:rtl w:val="0"/>
          <w:lang w:val="en-US"/>
        </w:rPr>
        <w:t>Victor</w:t>
      </w:r>
      <w:r>
        <w:rPr>
          <w:rtl w:val="0"/>
          <w:lang w:val="zh-TW" w:eastAsia="zh-TW"/>
        </w:rPr>
        <w:t>。害过我的</w:t>
      </w:r>
      <w:r>
        <w:rPr>
          <w:rFonts w:ascii="Calibri" w:hAnsi="Calibri"/>
          <w:rtl w:val="0"/>
          <w:lang w:val="en-US"/>
        </w:rPr>
        <w:t>,</w:t>
      </w:r>
      <w:r>
        <w:rPr>
          <w:rtl w:val="0"/>
          <w:lang w:val="zh-TW" w:eastAsia="zh-TW"/>
        </w:rPr>
        <w:t>想害我的</w:t>
      </w:r>
      <w:r>
        <w:rPr>
          <w:rFonts w:ascii="Calibri" w:hAnsi="Calibri"/>
          <w:rtl w:val="0"/>
          <w:lang w:val="en-US"/>
        </w:rPr>
        <w:t>,</w:t>
      </w:r>
      <w:r>
        <w:rPr>
          <w:rtl w:val="0"/>
          <w:lang w:val="zh-TW" w:eastAsia="zh-TW"/>
        </w:rPr>
        <w:t>一个不少。</w:t>
      </w:r>
      <w:r>
        <w:rPr>
          <w:lang w:val="en-US"/>
        </w:rPr>
        <w:br w:type="textWrapping"/>
      </w:r>
      <w:r>
        <w:rPr>
          <w:rFonts w:ascii="Times New Roman" w:hAnsi="Times New Roman"/>
          <w:outline w:val="0"/>
          <w:color w:val="ff0000"/>
          <w:u w:color="ff0000"/>
          <w:rtl w:val="0"/>
          <w:lang w:val="en-US"/>
          <w14:textFill>
            <w14:solidFill>
              <w14:srgbClr w14:val="FF0000"/>
            </w14:solidFill>
          </w14:textFill>
        </w:rPr>
        <w:t>Eve: You're all here. Marco, Lily, Victor. Everyone who hurt me or tried to hurt me, all in one place.</w:t>
      </w:r>
    </w:p>
    <w:p>
      <w:pPr>
        <w:pStyle w:val="Normal (Web)"/>
        <w:widowControl w:val="1"/>
        <w:spacing w:line="288" w:lineRule="auto"/>
      </w:pPr>
      <w:r>
        <w:rPr>
          <w:rtl w:val="0"/>
          <w:lang w:val="zh-TW" w:eastAsia="zh-TW"/>
        </w:rPr>
        <w:t>马可（一愣）：你说什么</w:t>
      </w:r>
      <w:r>
        <w:rPr>
          <w:rFonts w:ascii="Calibri" w:hAnsi="Calibri"/>
          <w:rtl w:val="0"/>
          <w:lang w:val="en-US"/>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Marco: What did you say?</w:t>
      </w:r>
    </w:p>
    <w:p>
      <w:pPr>
        <w:pStyle w:val="Normal (Web)"/>
        <w:widowControl w:val="1"/>
        <w:spacing w:line="288" w:lineRule="auto"/>
      </w:pPr>
      <w:r>
        <w:rPr>
          <w:rtl w:val="0"/>
          <w:lang w:val="en-US"/>
        </w:rPr>
        <w:t>△</w:t>
      </w:r>
      <w:r>
        <w:rPr>
          <w:rFonts w:ascii="Calibri" w:hAnsi="Calibri"/>
          <w:rtl w:val="0"/>
          <w:lang w:val="en-US"/>
        </w:rPr>
        <w:t>Eve</w:t>
      </w:r>
      <w:r>
        <w:rPr>
          <w:rtl w:val="0"/>
          <w:lang w:val="zh-TW" w:eastAsia="zh-TW"/>
        </w:rPr>
        <w:t>猛地抬头</w:t>
      </w:r>
      <w:r>
        <w:rPr>
          <w:rFonts w:ascii="Calibri" w:hAnsi="Calibri"/>
          <w:rtl w:val="0"/>
          <w:lang w:val="en-US"/>
        </w:rPr>
        <w:t>,</w:t>
      </w:r>
      <w:r>
        <w:rPr>
          <w:rtl w:val="0"/>
          <w:lang w:val="zh-TW" w:eastAsia="zh-TW"/>
        </w:rPr>
        <w:t>从脚踝抽出第二把枪。</w:t>
      </w:r>
    </w:p>
    <w:p>
      <w:pPr>
        <w:pStyle w:val="Normal (Web)"/>
        <w:widowControl w:val="1"/>
        <w:spacing w:line="288" w:lineRule="auto"/>
      </w:pPr>
      <w:r>
        <w:rPr>
          <w:rFonts w:ascii="Calibri" w:hAnsi="Calibri"/>
          <w:rtl w:val="0"/>
          <w:lang w:val="en-US"/>
        </w:rPr>
        <w:t>Eve</w:t>
      </w:r>
      <w:r>
        <w:rPr>
          <w:rtl w:val="0"/>
          <w:lang w:val="zh-TW" w:eastAsia="zh-TW"/>
        </w:rPr>
        <w:t>：省得我一个一个找你们。</w:t>
      </w:r>
      <w:r>
        <w:rPr>
          <w:lang w:val="en-US"/>
        </w:rPr>
        <w:br w:type="textWrapping"/>
      </w:r>
      <w:r>
        <w:rPr>
          <w:rFonts w:ascii="Times New Roman" w:hAnsi="Times New Roman"/>
          <w:outline w:val="0"/>
          <w:color w:val="ff0000"/>
          <w:u w:color="ff0000"/>
          <w:rtl w:val="0"/>
          <w:lang w:val="en-US"/>
          <w14:textFill>
            <w14:solidFill>
              <w14:srgbClr w14:val="FF0000"/>
            </w14:solidFill>
          </w14:textFill>
        </w:rPr>
        <w:t>Eve: Saves me hunting you down one by one.</w:t>
      </w:r>
    </w:p>
    <w:p>
      <w:pPr>
        <w:pStyle w:val="Normal (Web)"/>
        <w:widowControl w:val="1"/>
        <w:spacing w:line="288" w:lineRule="auto"/>
      </w:pPr>
      <w:r>
        <w:rPr>
          <w:rtl w:val="0"/>
          <w:lang w:val="en-US"/>
        </w:rPr>
        <w:t>△</w:t>
      </w:r>
      <w:r>
        <w:rPr>
          <w:rtl w:val="0"/>
          <w:lang w:val="zh-TW" w:eastAsia="zh-TW"/>
        </w:rPr>
        <w:t>【大卡点】</w:t>
      </w:r>
      <w:r>
        <w:rPr>
          <w:rFonts w:ascii="Calibri" w:hAnsi="Calibri"/>
          <w:rtl w:val="0"/>
          <w:lang w:val="en-US"/>
        </w:rPr>
        <w:t>Eve</w:t>
      </w:r>
      <w:r>
        <w:rPr>
          <w:rtl w:val="0"/>
          <w:lang w:val="zh-TW" w:eastAsia="zh-TW"/>
        </w:rPr>
        <w:t>单膝跪地</w:t>
      </w:r>
      <w:r>
        <w:rPr>
          <w:rFonts w:ascii="Calibri" w:hAnsi="Calibri"/>
          <w:rtl w:val="0"/>
          <w:lang w:val="en-US"/>
        </w:rPr>
        <w:t>,</w:t>
      </w:r>
      <w:r>
        <w:rPr>
          <w:rtl w:val="0"/>
          <w:lang w:val="zh-TW" w:eastAsia="zh-TW"/>
        </w:rPr>
        <w:t>反手扬枪</w:t>
      </w:r>
      <w:r>
        <w:rPr>
          <w:rFonts w:ascii="Calibri" w:hAnsi="Calibri"/>
          <w:rtl w:val="0"/>
          <w:lang w:val="en-US"/>
        </w:rPr>
        <w:t>,</w:t>
      </w:r>
      <w:r>
        <w:rPr>
          <w:rtl w:val="0"/>
          <w:lang w:val="zh-TW" w:eastAsia="zh-TW"/>
        </w:rPr>
        <w:t>枪口在马可、</w:t>
      </w:r>
      <w:r>
        <w:rPr>
          <w:rFonts w:ascii="Calibri" w:hAnsi="Calibri"/>
          <w:rtl w:val="0"/>
          <w:lang w:val="en-US"/>
        </w:rPr>
        <w:t>Lily</w:t>
      </w:r>
      <w:r>
        <w:rPr>
          <w:rtl w:val="0"/>
          <w:lang w:val="zh-TW" w:eastAsia="zh-TW"/>
        </w:rPr>
        <w:t>、</w:t>
      </w:r>
      <w:r>
        <w:rPr>
          <w:rFonts w:ascii="Calibri" w:hAnsi="Calibri"/>
          <w:rtl w:val="0"/>
          <w:lang w:val="en-US"/>
        </w:rPr>
        <w:t>Victor</w:t>
      </w:r>
      <w:r>
        <w:rPr>
          <w:rtl w:val="0"/>
          <w:lang w:val="zh-TW" w:eastAsia="zh-TW"/>
        </w:rPr>
        <w:t>三人之间划过</w:t>
      </w:r>
      <w:r>
        <w:rPr>
          <w:rFonts w:ascii="Calibri" w:hAnsi="Calibri"/>
          <w:rtl w:val="0"/>
          <w:lang w:val="en-US"/>
        </w:rPr>
        <w:t>,</w:t>
      </w:r>
      <w:r>
        <w:rPr>
          <w:rtl w:val="0"/>
          <w:lang w:val="zh-TW" w:eastAsia="zh-TW"/>
        </w:rPr>
        <w:t>扣下扳机的同时，汽修厂三个出口的卷帘门同时被撞开</w:t>
      </w:r>
      <w:r>
        <w:rPr>
          <w:rFonts w:ascii="Calibri" w:hAnsi="Calibri"/>
          <w:rtl w:val="0"/>
          <w:lang w:val="en-US"/>
        </w:rPr>
        <w:t>,</w:t>
      </w:r>
      <w:r>
        <w:rPr>
          <w:rtl w:val="0"/>
          <w:lang w:val="zh-TW" w:eastAsia="zh-TW"/>
        </w:rPr>
        <w:t>她的人端着枪冲了进来。</w:t>
      </w:r>
    </w:p>
    <w:p>
      <w:pPr>
        <w:pStyle w:val="Normal (Web)"/>
        <w:widowControl w:val="1"/>
        <w:spacing w:line="288" w:lineRule="auto"/>
      </w:pPr>
    </w:p>
    <w:p>
      <w:pPr>
        <w:pStyle w:val="Normal (Web)"/>
        <w:widowControl w:val="1"/>
        <w:spacing w:line="288" w:lineRule="auto"/>
      </w:pPr>
    </w:p>
    <w:p>
      <w:pPr>
        <w:pStyle w:val="Normal (Web)"/>
        <w:widowControl w:val="1"/>
        <w:spacing w:line="288" w:lineRule="auto"/>
      </w:pPr>
    </w:p>
    <w:p>
      <w:pPr>
        <w:pStyle w:val="Normal (Web)"/>
        <w:widowControl w:val="1"/>
        <w:spacing w:line="288" w:lineRule="auto"/>
      </w:pPr>
    </w:p>
    <w:p>
      <w:pPr>
        <w:pStyle w:val="Normal (Web)"/>
        <w:widowControl w:val="1"/>
        <w:spacing w:line="288" w:lineRule="auto"/>
        <w:rPr>
          <w:lang w:val="zh-TW" w:eastAsia="zh-TW"/>
        </w:rPr>
      </w:pPr>
      <w:r>
        <w:rPr>
          <w:rtl w:val="0"/>
          <w:lang w:val="zh-TW" w:eastAsia="zh-TW"/>
        </w:rPr>
        <w:t>第三十一集</w:t>
      </w:r>
    </w:p>
    <w:p>
      <w:pPr>
        <w:pStyle w:val="Normal (Web)"/>
        <w:widowControl w:val="1"/>
        <w:spacing w:line="288" w:lineRule="auto"/>
      </w:pPr>
      <w:r>
        <w:rPr>
          <w:rFonts w:ascii="Calibri" w:hAnsi="Calibri"/>
          <w:rtl w:val="0"/>
          <w:lang w:val="en-US"/>
        </w:rPr>
        <w:t>31-1</w:t>
      </w:r>
      <w:r>
        <w:rPr>
          <w:rtl w:val="0"/>
          <w:lang w:val="zh-TW" w:eastAsia="zh-TW"/>
        </w:rPr>
        <w:t>夜外城郊汽修厂</w:t>
      </w:r>
    </w:p>
    <w:p>
      <w:pPr>
        <w:pStyle w:val="Normal (Web)"/>
        <w:widowControl w:val="1"/>
        <w:spacing w:line="288" w:lineRule="auto"/>
      </w:pPr>
      <w:r>
        <w:rPr>
          <w:rtl w:val="0"/>
          <w:lang w:val="zh-TW" w:eastAsia="zh-TW"/>
        </w:rPr>
        <w:t>人物：</w:t>
      </w:r>
      <w:r>
        <w:rPr>
          <w:rFonts w:ascii="Calibri" w:hAnsi="Calibri"/>
          <w:rtl w:val="0"/>
          <w:lang w:val="en-US"/>
        </w:rPr>
        <w:t>Eve</w:t>
      </w:r>
      <w:r>
        <w:rPr>
          <w:rtl w:val="0"/>
          <w:lang w:val="zh-TW" w:eastAsia="zh-TW"/>
        </w:rPr>
        <w:t>、马可、</w:t>
      </w:r>
      <w:r>
        <w:rPr>
          <w:rFonts w:ascii="Calibri" w:hAnsi="Calibri"/>
          <w:rtl w:val="0"/>
          <w:lang w:val="en-US"/>
        </w:rPr>
        <w:t>Lily</w:t>
      </w:r>
      <w:r>
        <w:rPr>
          <w:rtl w:val="0"/>
          <w:lang w:val="zh-TW" w:eastAsia="zh-TW"/>
        </w:rPr>
        <w:t>、</w:t>
      </w:r>
      <w:r>
        <w:rPr>
          <w:rFonts w:ascii="Calibri" w:hAnsi="Calibri"/>
          <w:rtl w:val="0"/>
          <w:lang w:val="en-US"/>
        </w:rPr>
        <w:t>Victor</w:t>
      </w:r>
      <w:r>
        <w:rPr>
          <w:rtl w:val="0"/>
          <w:lang w:val="zh-TW" w:eastAsia="zh-TW"/>
        </w:rPr>
        <w:t>、</w:t>
      </w:r>
      <w:r>
        <w:rPr>
          <w:rFonts w:ascii="Calibri" w:hAnsi="Calibri"/>
          <w:rtl w:val="0"/>
          <w:lang w:val="en-US"/>
        </w:rPr>
        <w:t>Dante</w:t>
      </w:r>
      <w:r>
        <w:rPr>
          <w:rtl w:val="0"/>
          <w:lang w:val="zh-TW" w:eastAsia="zh-TW"/>
        </w:rPr>
        <w:t>、</w:t>
      </w:r>
      <w:r>
        <w:rPr>
          <w:rFonts w:ascii="Calibri" w:hAnsi="Calibri"/>
          <w:rtl w:val="0"/>
          <w:lang w:val="en-US"/>
        </w:rPr>
        <w:t>Eve</w:t>
      </w:r>
      <w:r>
        <w:rPr>
          <w:rtl w:val="0"/>
          <w:lang w:val="zh-TW" w:eastAsia="zh-TW"/>
        </w:rPr>
        <w:t>保镖、杀手</w:t>
      </w:r>
    </w:p>
    <w:p>
      <w:pPr>
        <w:pStyle w:val="Normal (Web)"/>
        <w:widowControl w:val="1"/>
        <w:spacing w:line="288" w:lineRule="auto"/>
      </w:pPr>
      <w:r>
        <w:rPr>
          <w:rFonts w:ascii="Calibri" w:hAnsi="Calibri"/>
          <w:rtl w:val="0"/>
          <w:lang w:val="en-US"/>
        </w:rPr>
        <w:t>VO</w:t>
      </w:r>
      <w:r>
        <w:rPr>
          <w:rtl w:val="0"/>
          <w:lang w:val="zh-TW" w:eastAsia="zh-TW"/>
        </w:rPr>
        <w:t>：砰！</w:t>
      </w:r>
    </w:p>
    <w:p>
      <w:pPr>
        <w:pStyle w:val="Normal (Web)"/>
        <w:widowControl w:val="1"/>
        <w:spacing w:line="288" w:lineRule="auto"/>
      </w:pPr>
      <w:r>
        <w:rPr>
          <w:rtl w:val="0"/>
          <w:lang w:val="en-US"/>
        </w:rPr>
        <w:t>△</w:t>
      </w:r>
      <w:r>
        <w:rPr>
          <w:rFonts w:ascii="Calibri" w:hAnsi="Calibri"/>
          <w:rtl w:val="0"/>
          <w:lang w:val="en-US"/>
        </w:rPr>
        <w:t>Eve</w:t>
      </w:r>
      <w:r>
        <w:rPr>
          <w:rtl w:val="0"/>
          <w:lang w:val="zh-TW" w:eastAsia="zh-TW"/>
        </w:rPr>
        <w:t>反手那一枪</w:t>
      </w:r>
      <w:r>
        <w:rPr>
          <w:rFonts w:ascii="Calibri" w:hAnsi="Calibri"/>
          <w:rtl w:val="0"/>
          <w:lang w:val="en-US"/>
        </w:rPr>
        <w:t>,</w:t>
      </w:r>
      <w:r>
        <w:rPr>
          <w:rtl w:val="0"/>
          <w:lang w:val="zh-TW" w:eastAsia="zh-TW"/>
        </w:rPr>
        <w:t>正中马可持枪的手腕。枪掉在地上</w:t>
      </w:r>
      <w:r>
        <w:rPr>
          <w:rFonts w:ascii="Calibri" w:hAnsi="Calibri"/>
          <w:rtl w:val="0"/>
          <w:lang w:val="en-US"/>
        </w:rPr>
        <w:t>,</w:t>
      </w:r>
      <w:r>
        <w:rPr>
          <w:rtl w:val="0"/>
          <w:lang w:val="zh-TW" w:eastAsia="zh-TW"/>
        </w:rPr>
        <w:t>马可惨叫。</w:t>
      </w:r>
    </w:p>
    <w:p>
      <w:pPr>
        <w:pStyle w:val="Normal (Web)"/>
        <w:widowControl w:val="1"/>
        <w:spacing w:line="288" w:lineRule="auto"/>
      </w:pPr>
      <w:r>
        <w:rPr>
          <w:rtl w:val="0"/>
          <w:lang w:val="en-US"/>
        </w:rPr>
        <w:t>△</w:t>
      </w:r>
      <w:r>
        <w:rPr>
          <w:rtl w:val="0"/>
          <w:lang w:val="zh-TW" w:eastAsia="zh-TW"/>
        </w:rPr>
        <w:t>三个出口涌进来的保镖一轮扫射</w:t>
      </w:r>
      <w:r>
        <w:rPr>
          <w:rFonts w:ascii="Calibri" w:hAnsi="Calibri"/>
          <w:rtl w:val="0"/>
          <w:lang w:val="en-US"/>
        </w:rPr>
        <w:t>,</w:t>
      </w:r>
      <w:r>
        <w:rPr>
          <w:rtl w:val="0"/>
          <w:lang w:val="zh-TW" w:eastAsia="zh-TW"/>
        </w:rPr>
        <w:t>撂倒埋伏的杀手。枪战瞬间爆发。</w:t>
      </w:r>
    </w:p>
    <w:p>
      <w:pPr>
        <w:pStyle w:val="Normal (Web)"/>
        <w:widowControl w:val="1"/>
        <w:spacing w:line="288" w:lineRule="auto"/>
      </w:pPr>
      <w:r>
        <w:rPr>
          <w:rtl w:val="0"/>
          <w:lang w:val="en-US"/>
        </w:rPr>
        <w:t>△</w:t>
      </w:r>
      <w:r>
        <w:rPr>
          <w:rFonts w:ascii="Calibri" w:hAnsi="Calibri"/>
          <w:rtl w:val="0"/>
          <w:lang w:val="en-US"/>
        </w:rPr>
        <w:t>Eve</w:t>
      </w:r>
      <w:r>
        <w:rPr>
          <w:rtl w:val="0"/>
          <w:lang w:val="zh-TW" w:eastAsia="zh-TW"/>
        </w:rPr>
        <w:t>翻滚到一辆车后</w:t>
      </w:r>
      <w:r>
        <w:rPr>
          <w:rFonts w:ascii="Calibri" w:hAnsi="Calibri"/>
          <w:rtl w:val="0"/>
          <w:lang w:val="en-US"/>
        </w:rPr>
        <w:t>,</w:t>
      </w:r>
      <w:r>
        <w:rPr>
          <w:rtl w:val="0"/>
          <w:lang w:val="zh-TW" w:eastAsia="zh-TW"/>
        </w:rPr>
        <w:t>精准反击。</w:t>
      </w:r>
    </w:p>
    <w:p>
      <w:pPr>
        <w:pStyle w:val="Normal (Web)"/>
        <w:widowControl w:val="1"/>
        <w:spacing w:line="288" w:lineRule="auto"/>
      </w:pPr>
      <w:r>
        <w:rPr>
          <w:rtl w:val="0"/>
          <w:lang w:val="en-US"/>
        </w:rPr>
        <w:t>△</w:t>
      </w:r>
      <w:r>
        <w:rPr>
          <w:rFonts w:ascii="Calibri" w:hAnsi="Calibri"/>
          <w:rtl w:val="0"/>
          <w:lang w:val="en-US"/>
        </w:rPr>
        <w:t>Lily</w:t>
      </w:r>
      <w:r>
        <w:rPr>
          <w:rtl w:val="0"/>
          <w:lang w:val="zh-TW" w:eastAsia="zh-TW"/>
        </w:rPr>
        <w:t>吓得瘫在地上</w:t>
      </w:r>
      <w:r>
        <w:rPr>
          <w:rFonts w:ascii="Calibri" w:hAnsi="Calibri"/>
          <w:rtl w:val="0"/>
          <w:lang w:val="en-US"/>
        </w:rPr>
        <w:t>,</w:t>
      </w:r>
      <w:r>
        <w:rPr>
          <w:rtl w:val="0"/>
          <w:lang w:val="zh-TW" w:eastAsia="zh-TW"/>
        </w:rPr>
        <w:t>往角落爬。</w:t>
      </w:r>
    </w:p>
    <w:p>
      <w:pPr>
        <w:pStyle w:val="Normal (Web)"/>
        <w:widowControl w:val="1"/>
        <w:spacing w:line="288" w:lineRule="auto"/>
      </w:pPr>
      <w:r>
        <w:rPr>
          <w:rtl w:val="0"/>
          <w:lang w:val="en-US"/>
        </w:rPr>
        <w:t>△</w:t>
      </w:r>
      <w:r>
        <w:rPr>
          <w:rFonts w:ascii="Calibri" w:hAnsi="Calibri"/>
          <w:rtl w:val="0"/>
          <w:lang w:val="en-US"/>
        </w:rPr>
        <w:t>Victor</w:t>
      </w:r>
      <w:r>
        <w:rPr>
          <w:rtl w:val="0"/>
          <w:lang w:val="zh-TW" w:eastAsia="zh-TW"/>
        </w:rPr>
        <w:t>拔枪</w:t>
      </w:r>
      <w:r>
        <w:rPr>
          <w:rFonts w:ascii="Calibri" w:hAnsi="Calibri"/>
          <w:rtl w:val="0"/>
          <w:lang w:val="en-US"/>
        </w:rPr>
        <w:t>,</w:t>
      </w:r>
      <w:r>
        <w:rPr>
          <w:rtl w:val="0"/>
          <w:lang w:val="zh-TW" w:eastAsia="zh-TW"/>
        </w:rPr>
        <w:t>没对准</w:t>
      </w:r>
      <w:r>
        <w:rPr>
          <w:rFonts w:ascii="Calibri" w:hAnsi="Calibri"/>
          <w:rtl w:val="0"/>
          <w:lang w:val="en-US"/>
        </w:rPr>
        <w:t>Eve,</w:t>
      </w:r>
      <w:r>
        <w:rPr>
          <w:rtl w:val="0"/>
          <w:lang w:val="zh-TW" w:eastAsia="zh-TW"/>
        </w:rPr>
        <w:t>而是对着冲进来的保镖开火</w:t>
      </w:r>
      <w:r>
        <w:rPr>
          <w:rFonts w:ascii="Calibri" w:hAnsi="Calibri"/>
          <w:rtl w:val="0"/>
          <w:lang w:val="en-US"/>
        </w:rPr>
        <w:t>,</w:t>
      </w:r>
      <w:r>
        <w:rPr>
          <w:rtl w:val="0"/>
          <w:lang w:val="zh-TW" w:eastAsia="zh-TW"/>
        </w:rPr>
        <w:t>边打边往墙角退。</w:t>
      </w:r>
    </w:p>
    <w:p>
      <w:pPr>
        <w:pStyle w:val="Normal (Web)"/>
        <w:widowControl w:val="1"/>
        <w:spacing w:line="288" w:lineRule="auto"/>
      </w:pPr>
      <w:r>
        <w:rPr>
          <w:rFonts w:ascii="Calibri" w:hAnsi="Calibri"/>
          <w:rtl w:val="0"/>
          <w:lang w:val="en-US"/>
        </w:rPr>
        <w:t>Victor</w:t>
      </w:r>
      <w:r>
        <w:rPr>
          <w:rtl w:val="0"/>
          <w:lang w:val="zh-TW" w:eastAsia="zh-TW"/>
        </w:rPr>
        <w:t>（怒吼）：</w:t>
      </w:r>
      <w:r>
        <w:rPr>
          <w:rFonts w:ascii="Calibri" w:hAnsi="Calibri"/>
          <w:rtl w:val="0"/>
          <w:lang w:val="en-US"/>
        </w:rPr>
        <w:t>Eve!</w:t>
      </w:r>
      <w:r>
        <w:rPr>
          <w:rtl w:val="0"/>
          <w:lang w:val="zh-TW" w:eastAsia="zh-TW"/>
        </w:rPr>
        <w:t>你早就布好了局</w:t>
      </w:r>
      <w:r>
        <w:rPr>
          <w:rFonts w:ascii="Calibri" w:hAnsi="Calibri"/>
          <w:rtl w:val="0"/>
          <w:lang w:val="en-US"/>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Victor: Eve! You set this up from the start!</w:t>
      </w:r>
    </w:p>
    <w:p>
      <w:pPr>
        <w:pStyle w:val="Normal (Web)"/>
        <w:widowControl w:val="1"/>
        <w:spacing w:line="288" w:lineRule="auto"/>
      </w:pPr>
      <w:r>
        <w:rPr>
          <w:rFonts w:ascii="Calibri" w:hAnsi="Calibri"/>
          <w:rtl w:val="0"/>
          <w:lang w:val="en-US"/>
        </w:rPr>
        <w:t>Eve</w:t>
      </w:r>
      <w:r>
        <w:rPr>
          <w:rtl w:val="0"/>
          <w:lang w:val="zh-TW" w:eastAsia="zh-TW"/>
        </w:rPr>
        <w:t>（躲在车后）：你以为我会真跪</w:t>
      </w:r>
      <w:r>
        <w:rPr>
          <w:rFonts w:ascii="Calibri" w:hAnsi="Calibri"/>
          <w:rtl w:val="0"/>
          <w:lang w:val="en-US"/>
        </w:rPr>
        <w:t>?Victor,</w:t>
      </w:r>
      <w:r>
        <w:rPr>
          <w:rtl w:val="0"/>
          <w:lang w:val="zh-TW" w:eastAsia="zh-TW"/>
        </w:rPr>
        <w:t>从你晚来那几分钟起</w:t>
      </w:r>
      <w:r>
        <w:rPr>
          <w:rFonts w:ascii="Calibri" w:hAnsi="Calibri"/>
          <w:rtl w:val="0"/>
          <w:lang w:val="en-US"/>
        </w:rPr>
        <w:t>,</w:t>
      </w:r>
      <w:r>
        <w:rPr>
          <w:rtl w:val="0"/>
          <w:lang w:val="zh-TW" w:eastAsia="zh-TW"/>
        </w:rPr>
        <w:t>我就在等今天。</w:t>
      </w:r>
      <w:r>
        <w:rPr>
          <w:lang w:val="en-US"/>
        </w:rPr>
        <w:br w:type="textWrapping"/>
      </w:r>
      <w:r>
        <w:rPr>
          <w:rFonts w:ascii="Times New Roman" w:hAnsi="Times New Roman"/>
          <w:outline w:val="0"/>
          <w:color w:val="ff0000"/>
          <w:u w:color="ff0000"/>
          <w:rtl w:val="0"/>
          <w:lang w:val="en-US"/>
          <w14:textFill>
            <w14:solidFill>
              <w14:srgbClr w14:val="FF0000"/>
            </w14:solidFill>
          </w14:textFill>
        </w:rPr>
        <w:t>Eve: You thought I'd really kneel? Victor, from the minute you showed up late, I've been waiting for today.</w:t>
      </w:r>
    </w:p>
    <w:p>
      <w:pPr>
        <w:pStyle w:val="Normal (Web)"/>
        <w:widowControl w:val="1"/>
        <w:spacing w:line="288" w:lineRule="auto"/>
      </w:pPr>
      <w:r>
        <w:rPr>
          <w:rtl w:val="0"/>
          <w:lang w:val="en-US"/>
        </w:rPr>
        <w:t>△</w:t>
      </w:r>
      <w:r>
        <w:rPr>
          <w:rtl w:val="0"/>
          <w:lang w:val="zh-TW" w:eastAsia="zh-TW"/>
        </w:rPr>
        <w:t>混战中</w:t>
      </w:r>
      <w:r>
        <w:rPr>
          <w:rFonts w:ascii="Calibri" w:hAnsi="Calibri"/>
          <w:rtl w:val="0"/>
          <w:lang w:val="en-US"/>
        </w:rPr>
        <w:t>,</w:t>
      </w:r>
      <w:r>
        <w:rPr>
          <w:rtl w:val="0"/>
          <w:lang w:val="zh-TW" w:eastAsia="zh-TW"/>
        </w:rPr>
        <w:t>马可捂着手腕</w:t>
      </w:r>
      <w:r>
        <w:rPr>
          <w:rFonts w:ascii="Calibri" w:hAnsi="Calibri"/>
          <w:rtl w:val="0"/>
          <w:lang w:val="en-US"/>
        </w:rPr>
        <w:t>,</w:t>
      </w:r>
      <w:r>
        <w:rPr>
          <w:rtl w:val="0"/>
          <w:lang w:val="zh-TW" w:eastAsia="zh-TW"/>
        </w:rPr>
        <w:t>踉跄扑向被绑的</w:t>
      </w:r>
      <w:r>
        <w:rPr>
          <w:rFonts w:ascii="Calibri" w:hAnsi="Calibri"/>
          <w:rtl w:val="0"/>
          <w:lang w:val="en-US"/>
        </w:rPr>
        <w:t>Dante,</w:t>
      </w:r>
      <w:r>
        <w:rPr>
          <w:rtl w:val="0"/>
          <w:lang w:val="zh-TW" w:eastAsia="zh-TW"/>
        </w:rPr>
        <w:t>从地上摸起一把枪</w:t>
      </w:r>
      <w:r>
        <w:rPr>
          <w:rFonts w:ascii="Calibri" w:hAnsi="Calibri"/>
          <w:rtl w:val="0"/>
          <w:lang w:val="en-US"/>
        </w:rPr>
        <w:t>,</w:t>
      </w:r>
      <w:r>
        <w:rPr>
          <w:rtl w:val="0"/>
          <w:lang w:val="zh-TW" w:eastAsia="zh-TW"/>
        </w:rPr>
        <w:t>抵住</w:t>
      </w:r>
      <w:r>
        <w:rPr>
          <w:rFonts w:ascii="Calibri" w:hAnsi="Calibri"/>
          <w:rtl w:val="0"/>
          <w:lang w:val="en-US"/>
        </w:rPr>
        <w:t>Dante</w:t>
      </w:r>
      <w:r>
        <w:rPr>
          <w:rtl w:val="0"/>
          <w:lang w:val="zh-TW" w:eastAsia="zh-TW"/>
        </w:rPr>
        <w:t>的头。</w:t>
      </w:r>
    </w:p>
    <w:p>
      <w:pPr>
        <w:pStyle w:val="Normal (Web)"/>
        <w:widowControl w:val="1"/>
        <w:spacing w:line="288" w:lineRule="auto"/>
      </w:pPr>
      <w:r>
        <w:rPr>
          <w:rtl w:val="0"/>
          <w:lang w:val="zh-TW" w:eastAsia="zh-TW"/>
        </w:rPr>
        <w:t>马可（嘶吼）：都别动</w:t>
      </w:r>
      <w:r>
        <w:rPr>
          <w:rFonts w:ascii="Calibri" w:hAnsi="Calibri"/>
          <w:rtl w:val="0"/>
          <w:lang w:val="en-US"/>
        </w:rPr>
        <w:t>!</w:t>
      </w:r>
      <w:r>
        <w:rPr>
          <w:rtl w:val="0"/>
          <w:lang w:val="zh-TW" w:eastAsia="zh-TW"/>
        </w:rPr>
        <w:t>不然我崩了他</w:t>
      </w:r>
      <w:r>
        <w:rPr>
          <w:rFonts w:ascii="Calibri" w:hAnsi="Calibri"/>
          <w:rtl w:val="0"/>
          <w:lang w:val="en-US"/>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Marco: Nobody move! Or I blow his head off!</w:t>
      </w:r>
    </w:p>
    <w:p>
      <w:pPr>
        <w:pStyle w:val="Normal (Web)"/>
        <w:widowControl w:val="1"/>
        <w:spacing w:line="288" w:lineRule="auto"/>
      </w:pPr>
      <w:r>
        <w:rPr>
          <w:rtl w:val="0"/>
          <w:lang w:val="en-US"/>
        </w:rPr>
        <w:t>△</w:t>
      </w:r>
      <w:r>
        <w:rPr>
          <w:rtl w:val="0"/>
          <w:lang w:val="zh-TW" w:eastAsia="zh-TW"/>
        </w:rPr>
        <w:t>枪声一停。</w:t>
      </w:r>
      <w:r>
        <w:rPr>
          <w:rFonts w:ascii="Calibri" w:hAnsi="Calibri"/>
          <w:rtl w:val="0"/>
          <w:lang w:val="en-US"/>
        </w:rPr>
        <w:t>Eve</w:t>
      </w:r>
      <w:r>
        <w:rPr>
          <w:rtl w:val="0"/>
          <w:lang w:val="zh-TW" w:eastAsia="zh-TW"/>
        </w:rPr>
        <w:t>从车后站起来</w:t>
      </w:r>
      <w:r>
        <w:rPr>
          <w:rFonts w:ascii="Calibri" w:hAnsi="Calibri"/>
          <w:rtl w:val="0"/>
          <w:lang w:val="en-US"/>
        </w:rPr>
        <w:t>,</w:t>
      </w:r>
      <w:r>
        <w:rPr>
          <w:rtl w:val="0"/>
          <w:lang w:val="zh-TW" w:eastAsia="zh-TW"/>
        </w:rPr>
        <w:t>枪口对准马可。</w:t>
      </w:r>
    </w:p>
    <w:p>
      <w:pPr>
        <w:pStyle w:val="Normal (Web)"/>
        <w:widowControl w:val="1"/>
        <w:spacing w:line="288" w:lineRule="auto"/>
      </w:pPr>
      <w:r>
        <w:rPr>
          <w:rFonts w:ascii="Calibri" w:hAnsi="Calibri"/>
          <w:rtl w:val="0"/>
          <w:lang w:val="en-US"/>
        </w:rPr>
        <w:t>Eve</w:t>
      </w:r>
      <w:r>
        <w:rPr>
          <w:rtl w:val="0"/>
          <w:lang w:val="zh-TW" w:eastAsia="zh-TW"/>
        </w:rPr>
        <w:t>：放开他。</w:t>
      </w:r>
      <w:r>
        <w:rPr>
          <w:lang w:val="en-US"/>
        </w:rPr>
        <w:br w:type="textWrapping"/>
      </w:r>
      <w:r>
        <w:rPr>
          <w:rFonts w:ascii="Times New Roman" w:hAnsi="Times New Roman"/>
          <w:outline w:val="0"/>
          <w:color w:val="ff0000"/>
          <w:u w:color="ff0000"/>
          <w:rtl w:val="0"/>
          <w:lang w:val="en-US"/>
          <w14:textFill>
            <w14:solidFill>
              <w14:srgbClr w14:val="FF0000"/>
            </w14:solidFill>
          </w14:textFill>
        </w:rPr>
        <w:t>Eve: Let him go.</w:t>
      </w:r>
    </w:p>
    <w:p>
      <w:pPr>
        <w:pStyle w:val="Normal (Web)"/>
        <w:widowControl w:val="1"/>
        <w:spacing w:line="288" w:lineRule="auto"/>
      </w:pPr>
      <w:r>
        <w:rPr>
          <w:rtl w:val="0"/>
          <w:lang w:val="zh-TW" w:eastAsia="zh-TW"/>
        </w:rPr>
        <w:t>马可：放开他</w:t>
      </w:r>
      <w:r>
        <w:rPr>
          <w:rFonts w:ascii="Calibri" w:hAnsi="Calibri"/>
          <w:rtl w:val="0"/>
          <w:lang w:val="en-US"/>
        </w:rPr>
        <w:t>?</w:t>
      </w:r>
      <w:r>
        <w:rPr>
          <w:rtl w:val="0"/>
          <w:lang w:val="zh-TW" w:eastAsia="zh-TW"/>
        </w:rPr>
        <w:t>然后让你杀我</w:t>
      </w:r>
      <w:r>
        <w:rPr>
          <w:rFonts w:ascii="Calibri" w:hAnsi="Calibri"/>
          <w:rtl w:val="0"/>
          <w:lang w:val="en-US"/>
        </w:rPr>
        <w:t>?</w:t>
      </w:r>
      <w:r>
        <w:rPr>
          <w:rtl w:val="0"/>
          <w:lang w:val="zh-TW" w:eastAsia="zh-TW"/>
        </w:rPr>
        <w:t>夜枭</w:t>
      </w:r>
      <w:r>
        <w:rPr>
          <w:rFonts w:ascii="Calibri" w:hAnsi="Calibri"/>
          <w:rtl w:val="0"/>
          <w:lang w:val="en-US"/>
        </w:rPr>
        <w:t>,</w:t>
      </w:r>
      <w:r>
        <w:rPr>
          <w:rtl w:val="0"/>
          <w:lang w:val="zh-TW" w:eastAsia="zh-TW"/>
        </w:rPr>
        <w:t>我审过</w:t>
      </w:r>
      <w:r>
        <w:rPr>
          <w:rFonts w:ascii="Calibri" w:hAnsi="Calibri"/>
          <w:rtl w:val="0"/>
          <w:lang w:val="en-US"/>
        </w:rPr>
        <w:t>Salvatore</w:t>
      </w:r>
      <w:r>
        <w:rPr>
          <w:rtl w:val="0"/>
          <w:lang w:val="zh-TW" w:eastAsia="zh-TW"/>
        </w:rPr>
        <w:t>的人</w:t>
      </w:r>
      <w:r>
        <w:rPr>
          <w:rFonts w:ascii="Calibri" w:hAnsi="Calibri"/>
          <w:rtl w:val="0"/>
          <w:lang w:val="en-US"/>
        </w:rPr>
        <w:t>,</w:t>
      </w:r>
      <w:r>
        <w:rPr>
          <w:rtl w:val="0"/>
          <w:lang w:val="zh-TW" w:eastAsia="zh-TW"/>
        </w:rPr>
        <w:t>你哪样不知道</w:t>
      </w:r>
      <w:r>
        <w:rPr>
          <w:rFonts w:ascii="Calibri" w:hAnsi="Calibri"/>
          <w:rtl w:val="0"/>
          <w:lang w:val="en-US"/>
        </w:rPr>
        <w:t>?</w:t>
      </w:r>
      <w:r>
        <w:rPr>
          <w:rtl w:val="0"/>
          <w:lang w:val="zh-TW" w:eastAsia="zh-TW"/>
        </w:rPr>
        <w:t>可你今晚漏算了一样。</w:t>
      </w:r>
      <w:r>
        <w:rPr>
          <w:lang w:val="en-US"/>
        </w:rPr>
        <w:br w:type="textWrapping"/>
      </w:r>
      <w:r>
        <w:rPr>
          <w:rFonts w:ascii="Times New Roman" w:hAnsi="Times New Roman"/>
          <w:outline w:val="0"/>
          <w:color w:val="ff0000"/>
          <w:u w:color="ff0000"/>
          <w:rtl w:val="0"/>
          <w:lang w:val="en-US"/>
          <w14:textFill>
            <w14:solidFill>
              <w14:srgbClr w14:val="FF0000"/>
            </w14:solidFill>
          </w14:textFill>
        </w:rPr>
        <w:t>Marco: Let him go? Then you can kill me? Night Owl, I interrogated Salvatore's men. What don't you know? But tonight, you missed one thing.</w:t>
      </w:r>
    </w:p>
    <w:p>
      <w:pPr>
        <w:pStyle w:val="Normal (Web)"/>
        <w:widowControl w:val="1"/>
        <w:spacing w:line="288" w:lineRule="auto"/>
      </w:pPr>
      <w:r>
        <w:rPr>
          <w:rFonts w:ascii="Calibri" w:hAnsi="Calibri"/>
          <w:rtl w:val="0"/>
          <w:lang w:val="en-US"/>
        </w:rPr>
        <w:t>Eve</w:t>
      </w:r>
      <w:r>
        <w:rPr>
          <w:rtl w:val="0"/>
          <w:lang w:val="zh-TW" w:eastAsia="zh-TW"/>
        </w:rPr>
        <w:t>（皱眉）：你说什么</w:t>
      </w:r>
      <w:r>
        <w:rPr>
          <w:rFonts w:ascii="Calibri" w:hAnsi="Calibri"/>
          <w:rtl w:val="0"/>
          <w:lang w:val="en-US"/>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Eve: What are you talking about?</w:t>
      </w:r>
    </w:p>
    <w:p>
      <w:pPr>
        <w:pStyle w:val="Normal (Web)"/>
        <w:widowControl w:val="1"/>
        <w:spacing w:line="288" w:lineRule="auto"/>
      </w:pPr>
      <w:r>
        <w:rPr>
          <w:rtl w:val="0"/>
          <w:lang w:val="en-US"/>
        </w:rPr>
        <w:t>△</w:t>
      </w:r>
      <w:r>
        <w:rPr>
          <w:rtl w:val="0"/>
          <w:lang w:val="zh-TW" w:eastAsia="zh-TW"/>
        </w:rPr>
        <w:t>马可咧嘴笑</w:t>
      </w:r>
      <w:r>
        <w:rPr>
          <w:rFonts w:ascii="Calibri" w:hAnsi="Calibri"/>
          <w:rtl w:val="0"/>
          <w:lang w:val="en-US"/>
        </w:rPr>
        <w:t>,</w:t>
      </w:r>
      <w:r>
        <w:rPr>
          <w:rtl w:val="0"/>
          <w:lang w:val="zh-TW" w:eastAsia="zh-TW"/>
        </w:rPr>
        <w:t>空着的手摸向口袋</w:t>
      </w:r>
      <w:r>
        <w:rPr>
          <w:rFonts w:ascii="Calibri" w:hAnsi="Calibri"/>
          <w:rtl w:val="0"/>
          <w:lang w:val="en-US"/>
        </w:rPr>
        <w:t>,</w:t>
      </w:r>
      <w:r>
        <w:rPr>
          <w:rtl w:val="0"/>
          <w:lang w:val="zh-TW" w:eastAsia="zh-TW"/>
        </w:rPr>
        <w:t>亮出一个引爆器。</w:t>
      </w:r>
    </w:p>
    <w:p>
      <w:pPr>
        <w:pStyle w:val="Normal (Web)"/>
        <w:widowControl w:val="1"/>
        <w:spacing w:line="288" w:lineRule="auto"/>
      </w:pPr>
      <w:r>
        <w:rPr>
          <w:rtl w:val="0"/>
          <w:lang w:val="zh-TW" w:eastAsia="zh-TW"/>
        </w:rPr>
        <w:t>马可：这汽修厂的油罐</w:t>
      </w:r>
      <w:r>
        <w:rPr>
          <w:rFonts w:ascii="Calibri" w:hAnsi="Calibri"/>
          <w:rtl w:val="0"/>
          <w:lang w:val="en-US"/>
        </w:rPr>
        <w:t>,</w:t>
      </w:r>
      <w:r>
        <w:rPr>
          <w:rtl w:val="0"/>
          <w:lang w:val="zh-TW" w:eastAsia="zh-TW"/>
        </w:rPr>
        <w:t>我绑了炸药。你的人</w:t>
      </w:r>
      <w:r>
        <w:rPr>
          <w:rFonts w:ascii="Calibri" w:hAnsi="Calibri"/>
          <w:rtl w:val="0"/>
          <w:lang w:val="en-US"/>
        </w:rPr>
        <w:t>,</w:t>
      </w:r>
      <w:r>
        <w:rPr>
          <w:rtl w:val="0"/>
          <w:lang w:val="zh-TW" w:eastAsia="zh-TW"/>
        </w:rPr>
        <w:t>都进来了。</w:t>
      </w:r>
      <w:r>
        <w:rPr>
          <w:lang w:val="en-US"/>
        </w:rPr>
        <w:br w:type="textWrapping"/>
      </w:r>
      <w:r>
        <w:rPr>
          <w:rFonts w:ascii="Times New Roman" w:hAnsi="Times New Roman"/>
          <w:outline w:val="0"/>
          <w:color w:val="ff0000"/>
          <w:u w:color="ff0000"/>
          <w:rtl w:val="0"/>
          <w:lang w:val="en-US"/>
          <w14:textFill>
            <w14:solidFill>
              <w14:srgbClr w14:val="FF0000"/>
            </w14:solidFill>
          </w14:textFill>
        </w:rPr>
        <w:t>Marco: I rigged the oil tanks in this shop with explosives. Your people are all inside.</w:t>
      </w:r>
    </w:p>
    <w:p>
      <w:pPr>
        <w:pStyle w:val="Normal (Web)"/>
        <w:widowControl w:val="1"/>
        <w:spacing w:line="288" w:lineRule="auto"/>
      </w:pPr>
      <w:r>
        <w:rPr>
          <w:rtl w:val="0"/>
          <w:lang w:val="en-US"/>
        </w:rPr>
        <w:t>△</w:t>
      </w:r>
      <w:r>
        <w:rPr>
          <w:rFonts w:ascii="Calibri" w:hAnsi="Calibri"/>
          <w:rtl w:val="0"/>
          <w:lang w:val="en-US"/>
        </w:rPr>
        <w:t>Eve</w:t>
      </w:r>
      <w:r>
        <w:rPr>
          <w:rtl w:val="0"/>
          <w:lang w:val="zh-TW" w:eastAsia="zh-TW"/>
        </w:rPr>
        <w:t>的眼神变了。</w:t>
      </w:r>
    </w:p>
    <w:p>
      <w:pPr>
        <w:pStyle w:val="Normal (Web)"/>
        <w:widowControl w:val="1"/>
        <w:spacing w:line="288" w:lineRule="auto"/>
        <w:rPr>
          <w:rFonts w:ascii="Times New Roman" w:cs="Times New Roman" w:hAnsi="Times New Roman" w:eastAsia="Times New Roman"/>
          <w:outline w:val="0"/>
          <w:color w:val="ff0000"/>
          <w:u w:color="ff0000"/>
          <w14:textFill>
            <w14:solidFill>
              <w14:srgbClr w14:val="FF0000"/>
            </w14:solidFill>
          </w14:textFill>
        </w:rPr>
      </w:pPr>
      <w:r>
        <w:rPr>
          <w:rtl w:val="0"/>
          <w:lang w:val="zh-TW" w:eastAsia="zh-TW"/>
        </w:rPr>
        <w:t>马可：放下枪</w:t>
      </w:r>
      <w:r>
        <w:rPr>
          <w:rFonts w:ascii="Calibri" w:hAnsi="Calibri"/>
          <w:rtl w:val="0"/>
          <w:lang w:val="en-US"/>
        </w:rPr>
        <w:t>,</w:t>
      </w:r>
      <w:r>
        <w:rPr>
          <w:rtl w:val="0"/>
          <w:lang w:val="zh-TW" w:eastAsia="zh-TW"/>
        </w:rPr>
        <w:t>跪下。不然我们一起</w:t>
      </w:r>
      <w:r>
        <w:rPr>
          <w:rFonts w:ascii="Calibri" w:hAnsi="Calibri"/>
          <w:rtl w:val="0"/>
          <w:lang w:val="en-US"/>
        </w:rPr>
        <w:t>,</w:t>
      </w:r>
      <w:r>
        <w:rPr>
          <w:rtl w:val="0"/>
          <w:lang w:val="zh-TW" w:eastAsia="zh-TW"/>
        </w:rPr>
        <w:t>炸成灰。</w:t>
      </w:r>
      <w:r>
        <w:rPr>
          <w:lang w:val="en-US"/>
        </w:rPr>
        <w:br w:type="textWrapping"/>
      </w:r>
      <w:r>
        <w:rPr>
          <w:rFonts w:ascii="Times New Roman" w:hAnsi="Times New Roman"/>
          <w:outline w:val="0"/>
          <w:color w:val="ff0000"/>
          <w:u w:color="ff0000"/>
          <w:rtl w:val="0"/>
          <w:lang w:val="en-US"/>
          <w14:textFill>
            <w14:solidFill>
              <w14:srgbClr w14:val="FF0000"/>
            </w14:solidFill>
          </w14:textFill>
        </w:rPr>
        <w:t>Marco: Drop the gun. Kneel. Or we all burn to ash.</w:t>
      </w:r>
    </w:p>
    <w:p>
      <w:pPr>
        <w:pStyle w:val="Normal (Web)"/>
        <w:widowControl w:val="1"/>
        <w:spacing w:line="288" w:lineRule="auto"/>
        <w:rPr>
          <w:rFonts w:ascii="Times New Roman" w:cs="Times New Roman" w:hAnsi="Times New Roman" w:eastAsia="Times New Roman"/>
          <w:outline w:val="0"/>
          <w:color w:val="ff0000"/>
          <w:u w:color="ff0000"/>
          <w14:textFill>
            <w14:solidFill>
              <w14:srgbClr w14:val="FF0000"/>
            </w14:solidFill>
          </w14:textFill>
        </w:rPr>
      </w:pPr>
    </w:p>
    <w:p>
      <w:pPr>
        <w:pStyle w:val="Normal (Web)"/>
        <w:widowControl w:val="1"/>
        <w:spacing w:line="288" w:lineRule="auto"/>
      </w:pPr>
    </w:p>
    <w:p>
      <w:pPr>
        <w:pStyle w:val="Normal (Web)"/>
        <w:widowControl w:val="1"/>
        <w:spacing w:line="288" w:lineRule="auto"/>
      </w:pPr>
      <w:r>
        <w:rPr>
          <w:rFonts w:ascii="Calibri" w:hAnsi="Calibri"/>
          <w:rtl w:val="0"/>
          <w:lang w:val="en-US"/>
        </w:rPr>
        <w:t>31-2</w:t>
      </w:r>
      <w:r>
        <w:rPr>
          <w:rtl w:val="0"/>
          <w:lang w:val="zh-TW" w:eastAsia="zh-TW"/>
        </w:rPr>
        <w:t>夜外汽修厂</w:t>
      </w:r>
      <w:r>
        <w:rPr>
          <w:rFonts w:ascii="Calibri" w:hAnsi="Calibri"/>
          <w:rtl w:val="0"/>
          <w:lang w:val="zh-TW" w:eastAsia="zh-TW"/>
        </w:rPr>
        <w:t xml:space="preserve"> </w:t>
      </w:r>
      <w:r>
        <w:rPr>
          <w:rtl w:val="0"/>
          <w:lang w:val="zh-TW" w:eastAsia="zh-TW"/>
        </w:rPr>
        <w:t>续</w:t>
      </w:r>
    </w:p>
    <w:p>
      <w:pPr>
        <w:pStyle w:val="Normal (Web)"/>
        <w:widowControl w:val="1"/>
        <w:spacing w:line="288" w:lineRule="auto"/>
      </w:pPr>
      <w:r>
        <w:rPr>
          <w:rtl w:val="0"/>
          <w:lang w:val="zh-TW" w:eastAsia="zh-TW"/>
        </w:rPr>
        <w:t>人物：</w:t>
      </w:r>
      <w:r>
        <w:rPr>
          <w:rFonts w:ascii="Calibri" w:hAnsi="Calibri"/>
          <w:rtl w:val="0"/>
          <w:lang w:val="en-US"/>
        </w:rPr>
        <w:t>Eve</w:t>
      </w:r>
      <w:r>
        <w:rPr>
          <w:rtl w:val="0"/>
          <w:lang w:val="zh-TW" w:eastAsia="zh-TW"/>
        </w:rPr>
        <w:t>、马可、</w:t>
      </w:r>
      <w:r>
        <w:rPr>
          <w:rFonts w:ascii="Calibri" w:hAnsi="Calibri"/>
          <w:rtl w:val="0"/>
          <w:lang w:val="en-US"/>
        </w:rPr>
        <w:t>Victor</w:t>
      </w:r>
      <w:r>
        <w:rPr>
          <w:rtl w:val="0"/>
          <w:lang w:val="zh-TW" w:eastAsia="zh-TW"/>
        </w:rPr>
        <w:t>、</w:t>
      </w:r>
      <w:r>
        <w:rPr>
          <w:rFonts w:ascii="Calibri" w:hAnsi="Calibri"/>
          <w:rtl w:val="0"/>
          <w:lang w:val="en-US"/>
        </w:rPr>
        <w:t>Dante</w:t>
      </w:r>
      <w:r>
        <w:rPr>
          <w:rtl w:val="0"/>
          <w:lang w:val="zh-TW" w:eastAsia="zh-TW"/>
        </w:rPr>
        <w:t>、保镖</w:t>
      </w:r>
    </w:p>
    <w:p>
      <w:pPr>
        <w:pStyle w:val="Normal (Web)"/>
        <w:widowControl w:val="1"/>
        <w:spacing w:line="288" w:lineRule="auto"/>
      </w:pPr>
      <w:r>
        <w:rPr>
          <w:rtl w:val="0"/>
          <w:lang w:val="en-US"/>
        </w:rPr>
        <w:t>△</w:t>
      </w:r>
      <w:r>
        <w:rPr>
          <w:rFonts w:ascii="Calibri" w:hAnsi="Calibri"/>
          <w:rtl w:val="0"/>
          <w:lang w:val="en-US"/>
        </w:rPr>
        <w:t>Eve</w:t>
      </w:r>
      <w:r>
        <w:rPr>
          <w:rtl w:val="0"/>
          <w:lang w:val="zh-TW" w:eastAsia="zh-TW"/>
        </w:rPr>
        <w:t>盯着马可手里的引爆器</w:t>
      </w:r>
      <w:r>
        <w:rPr>
          <w:rFonts w:ascii="Calibri" w:hAnsi="Calibri"/>
          <w:rtl w:val="0"/>
          <w:lang w:val="en-US"/>
        </w:rPr>
        <w:t>,</w:t>
      </w:r>
      <w:r>
        <w:rPr>
          <w:rtl w:val="0"/>
          <w:lang w:val="zh-TW" w:eastAsia="zh-TW"/>
        </w:rPr>
        <w:t>慢慢蹲下</w:t>
      </w:r>
      <w:r>
        <w:rPr>
          <w:rFonts w:ascii="Calibri" w:hAnsi="Calibri"/>
          <w:rtl w:val="0"/>
          <w:lang w:val="en-US"/>
        </w:rPr>
        <w:t>,</w:t>
      </w:r>
      <w:r>
        <w:rPr>
          <w:rtl w:val="0"/>
          <w:lang w:val="zh-TW" w:eastAsia="zh-TW"/>
        </w:rPr>
        <w:t>把枪放在地上。</w:t>
      </w:r>
    </w:p>
    <w:p>
      <w:pPr>
        <w:pStyle w:val="Normal (Web)"/>
        <w:widowControl w:val="1"/>
        <w:spacing w:line="288" w:lineRule="auto"/>
      </w:pPr>
      <w:r>
        <w:rPr>
          <w:rFonts w:ascii="Calibri" w:hAnsi="Calibri"/>
          <w:rtl w:val="0"/>
          <w:lang w:val="en-US"/>
        </w:rPr>
        <w:t>Dante</w:t>
      </w:r>
      <w:r>
        <w:rPr>
          <w:rtl w:val="0"/>
          <w:lang w:val="zh-TW" w:eastAsia="zh-TW"/>
        </w:rPr>
        <w:t>（被抵着头</w:t>
      </w:r>
      <w:r>
        <w:rPr>
          <w:rFonts w:ascii="Calibri" w:hAnsi="Calibri"/>
          <w:rtl w:val="0"/>
          <w:lang w:val="en-US"/>
        </w:rPr>
        <w:t>,</w:t>
      </w:r>
      <w:r>
        <w:rPr>
          <w:rtl w:val="0"/>
          <w:lang w:val="zh-TW" w:eastAsia="zh-TW"/>
        </w:rPr>
        <w:t>虚弱开口）：</w:t>
      </w:r>
      <w:r>
        <w:rPr>
          <w:rFonts w:ascii="Calibri" w:hAnsi="Calibri"/>
          <w:rtl w:val="0"/>
          <w:lang w:val="en-US"/>
        </w:rPr>
        <w:t>Eve,</w:t>
      </w:r>
      <w:r>
        <w:rPr>
          <w:rtl w:val="0"/>
          <w:lang w:val="zh-TW" w:eastAsia="zh-TW"/>
        </w:rPr>
        <w:t>别管我</w:t>
      </w:r>
      <w:r>
        <w:rPr>
          <w:rFonts w:ascii="Calibri" w:hAnsi="Calibri"/>
          <w:rtl w:val="0"/>
          <w:lang w:val="en-US"/>
        </w:rPr>
        <w:t>...</w:t>
      </w:r>
      <w:r>
        <w:rPr>
          <w:rtl w:val="0"/>
          <w:lang w:val="zh-TW" w:eastAsia="zh-TW"/>
        </w:rPr>
        <w:t>他要的是你</w:t>
      </w:r>
      <w:r>
        <w:rPr>
          <w:rFonts w:ascii="Calibri" w:hAnsi="Calibri"/>
          <w:rtl w:val="0"/>
          <w:lang w:val="en-US"/>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Dante: Eve, leave me... he wants you...</w:t>
      </w:r>
    </w:p>
    <w:p>
      <w:pPr>
        <w:pStyle w:val="Normal (Web)"/>
        <w:widowControl w:val="1"/>
        <w:spacing w:line="288" w:lineRule="auto"/>
      </w:pPr>
      <w:r>
        <w:rPr>
          <w:rFonts w:ascii="Calibri" w:hAnsi="Calibri"/>
          <w:rtl w:val="0"/>
          <w:lang w:val="en-US"/>
        </w:rPr>
        <w:t>Eve</w:t>
      </w:r>
      <w:r>
        <w:rPr>
          <w:rtl w:val="0"/>
          <w:lang w:val="zh-TW" w:eastAsia="zh-TW"/>
        </w:rPr>
        <w:t>（看都没看</w:t>
      </w:r>
      <w:r>
        <w:rPr>
          <w:rFonts w:ascii="Calibri" w:hAnsi="Calibri"/>
          <w:rtl w:val="0"/>
          <w:lang w:val="en-US"/>
        </w:rPr>
        <w:t>Dante,</w:t>
      </w:r>
      <w:r>
        <w:rPr>
          <w:rtl w:val="0"/>
          <w:lang w:val="zh-TW" w:eastAsia="zh-TW"/>
        </w:rPr>
        <w:t>只盯着马可的手）：引爆器在你左手。你右手腕被我打废了</w:t>
      </w:r>
      <w:r>
        <w:rPr>
          <w:rFonts w:ascii="Calibri" w:hAnsi="Calibri"/>
          <w:rtl w:val="0"/>
          <w:lang w:val="en-US"/>
        </w:rPr>
        <w:t>,</w:t>
      </w:r>
      <w:r>
        <w:rPr>
          <w:rtl w:val="0"/>
          <w:lang w:val="zh-TW" w:eastAsia="zh-TW"/>
        </w:rPr>
        <w:t>扣不动板机</w:t>
      </w:r>
      <w:r>
        <w:rPr>
          <w:rFonts w:ascii="Calibri" w:hAnsi="Calibri"/>
          <w:rtl w:val="0"/>
          <w:lang w:val="en-US"/>
        </w:rPr>
        <w:t>,</w:t>
      </w:r>
      <w:r>
        <w:rPr>
          <w:rtl w:val="0"/>
          <w:lang w:val="zh-TW" w:eastAsia="zh-TW"/>
        </w:rPr>
        <w:t>也举不稳枪。</w:t>
      </w:r>
      <w:r>
        <w:rPr>
          <w:lang w:val="en-US"/>
        </w:rPr>
        <w:br w:type="textWrapping"/>
      </w:r>
      <w:r>
        <w:rPr>
          <w:rFonts w:ascii="Times New Roman" w:hAnsi="Times New Roman"/>
          <w:outline w:val="0"/>
          <w:color w:val="ff0000"/>
          <w:u w:color="ff0000"/>
          <w:rtl w:val="0"/>
          <w:lang w:val="en-US"/>
          <w14:textFill>
            <w14:solidFill>
              <w14:srgbClr w14:val="FF0000"/>
            </w14:solidFill>
          </w14:textFill>
        </w:rPr>
        <w:t>Eve: The detonator is in your left hand. I ruined your right wrist. You can't pull a trigger or hold a gun steady.</w:t>
      </w:r>
    </w:p>
    <w:p>
      <w:pPr>
        <w:pStyle w:val="Normal (Web)"/>
        <w:widowControl w:val="1"/>
        <w:spacing w:line="288" w:lineRule="auto"/>
      </w:pPr>
      <w:r>
        <w:rPr>
          <w:rtl w:val="0"/>
          <w:lang w:val="zh-TW" w:eastAsia="zh-TW"/>
        </w:rPr>
        <w:t>马可（一愣）：你</w:t>
      </w:r>
      <w:r>
        <w:rPr>
          <w:rFonts w:ascii="Calibri" w:hAnsi="Calibri"/>
          <w:rtl w:val="0"/>
          <w:lang w:val="en-US"/>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Marco: You...</w:t>
      </w:r>
    </w:p>
    <w:p>
      <w:pPr>
        <w:pStyle w:val="Normal (Web)"/>
        <w:widowControl w:val="1"/>
        <w:spacing w:line="288" w:lineRule="auto"/>
      </w:pPr>
      <w:r>
        <w:rPr>
          <w:rFonts w:ascii="Calibri" w:hAnsi="Calibri"/>
          <w:rtl w:val="0"/>
          <w:lang w:val="en-US"/>
        </w:rPr>
        <w:t>Eve</w:t>
      </w:r>
      <w:r>
        <w:rPr>
          <w:rtl w:val="0"/>
          <w:lang w:val="zh-TW" w:eastAsia="zh-TW"/>
        </w:rPr>
        <w:t>：你抵着</w:t>
      </w:r>
      <w:r>
        <w:rPr>
          <w:rFonts w:ascii="Calibri" w:hAnsi="Calibri"/>
          <w:rtl w:val="0"/>
          <w:lang w:val="en-US"/>
        </w:rPr>
        <w:t>Dante</w:t>
      </w:r>
      <w:r>
        <w:rPr>
          <w:rtl w:val="0"/>
          <w:lang w:val="zh-TW" w:eastAsia="zh-TW"/>
        </w:rPr>
        <w:t>的那把枪</w:t>
      </w:r>
      <w:r>
        <w:rPr>
          <w:rFonts w:ascii="Calibri" w:hAnsi="Calibri"/>
          <w:rtl w:val="0"/>
          <w:lang w:val="en-US"/>
        </w:rPr>
        <w:t>,</w:t>
      </w:r>
      <w:r>
        <w:rPr>
          <w:rtl w:val="0"/>
          <w:lang w:val="zh-TW" w:eastAsia="zh-TW"/>
        </w:rPr>
        <w:t>从摸起来到现在</w:t>
      </w:r>
      <w:r>
        <w:rPr>
          <w:rFonts w:ascii="Calibri" w:hAnsi="Calibri"/>
          <w:rtl w:val="0"/>
          <w:lang w:val="en-US"/>
        </w:rPr>
        <w:t>,</w:t>
      </w:r>
      <w:r>
        <w:rPr>
          <w:rtl w:val="0"/>
          <w:lang w:val="zh-TW" w:eastAsia="zh-TW"/>
        </w:rPr>
        <w:t>枪口一直在抖。</w:t>
      </w:r>
      <w:r>
        <w:rPr>
          <w:lang w:val="en-US"/>
        </w:rPr>
        <w:br w:type="textWrapping"/>
      </w:r>
      <w:r>
        <w:rPr>
          <w:rFonts w:ascii="Times New Roman" w:hAnsi="Times New Roman"/>
          <w:outline w:val="0"/>
          <w:color w:val="ff0000"/>
          <w:u w:color="ff0000"/>
          <w:rtl w:val="0"/>
          <w:lang w:val="en-US"/>
          <w14:textFill>
            <w14:solidFill>
              <w14:srgbClr w14:val="FF0000"/>
            </w14:solidFill>
          </w14:textFill>
        </w:rPr>
        <w:t>Eve: That gun you've got on Dante has been shaking since you raised it.</w:t>
      </w:r>
    </w:p>
    <w:p>
      <w:pPr>
        <w:pStyle w:val="Normal (Web)"/>
        <w:widowControl w:val="1"/>
        <w:spacing w:line="288" w:lineRule="auto"/>
      </w:pPr>
      <w:r>
        <w:rPr>
          <w:rtl w:val="0"/>
          <w:lang w:val="en-US"/>
        </w:rPr>
        <w:t>△</w:t>
      </w:r>
      <w:r>
        <w:rPr>
          <w:rtl w:val="0"/>
          <w:lang w:val="zh-TW" w:eastAsia="zh-TW"/>
        </w:rPr>
        <w:t>就在马可分神的瞬间</w:t>
      </w:r>
      <w:r>
        <w:rPr>
          <w:rFonts w:ascii="Calibri" w:hAnsi="Calibri"/>
          <w:rtl w:val="0"/>
          <w:lang w:val="en-US"/>
        </w:rPr>
        <w:t>,Eve</w:t>
      </w:r>
      <w:r>
        <w:rPr>
          <w:rtl w:val="0"/>
          <w:lang w:val="zh-TW" w:eastAsia="zh-TW"/>
        </w:rPr>
        <w:t>脚尖一勾</w:t>
      </w:r>
      <w:r>
        <w:rPr>
          <w:rFonts w:ascii="Calibri" w:hAnsi="Calibri"/>
          <w:rtl w:val="0"/>
          <w:lang w:val="en-US"/>
        </w:rPr>
        <w:t>,</w:t>
      </w:r>
      <w:r>
        <w:rPr>
          <w:rtl w:val="0"/>
          <w:lang w:val="zh-TW" w:eastAsia="zh-TW"/>
        </w:rPr>
        <w:t>踢起地上的枪</w:t>
      </w:r>
      <w:r>
        <w:rPr>
          <w:rFonts w:ascii="Calibri" w:hAnsi="Calibri"/>
          <w:rtl w:val="0"/>
          <w:lang w:val="en-US"/>
        </w:rPr>
        <w:t>,</w:t>
      </w:r>
      <w:r>
        <w:rPr>
          <w:rtl w:val="0"/>
          <w:lang w:val="zh-TW" w:eastAsia="zh-TW"/>
        </w:rPr>
        <w:t>反手抓住</w:t>
      </w:r>
      <w:r>
        <w:rPr>
          <w:rFonts w:ascii="Calibri" w:hAnsi="Calibri"/>
          <w:rtl w:val="0"/>
          <w:lang w:val="en-US"/>
        </w:rPr>
        <w:t>,</w:t>
      </w:r>
      <w:r>
        <w:rPr>
          <w:rtl w:val="0"/>
          <w:lang w:val="zh-TW" w:eastAsia="zh-TW"/>
        </w:rPr>
        <w:t>一枪打飞马可左手的引爆器。</w:t>
      </w:r>
    </w:p>
    <w:p>
      <w:pPr>
        <w:pStyle w:val="Normal (Web)"/>
        <w:widowControl w:val="1"/>
        <w:spacing w:line="288" w:lineRule="auto"/>
      </w:pPr>
      <w:r>
        <w:rPr>
          <w:rtl w:val="0"/>
          <w:lang w:val="en-US"/>
        </w:rPr>
        <w:t>△</w:t>
      </w:r>
      <w:r>
        <w:rPr>
          <w:rtl w:val="0"/>
          <w:lang w:val="zh-TW" w:eastAsia="zh-TW"/>
        </w:rPr>
        <w:t>引爆器落地</w:t>
      </w:r>
      <w:r>
        <w:rPr>
          <w:rFonts w:ascii="Calibri" w:hAnsi="Calibri"/>
          <w:rtl w:val="0"/>
          <w:lang w:val="en-US"/>
        </w:rPr>
        <w:t>,</w:t>
      </w:r>
      <w:r>
        <w:rPr>
          <w:rtl w:val="0"/>
          <w:lang w:val="zh-TW" w:eastAsia="zh-TW"/>
        </w:rPr>
        <w:t>马可惊慌去捡。</w:t>
      </w:r>
    </w:p>
    <w:p>
      <w:pPr>
        <w:pStyle w:val="Normal (Web)"/>
        <w:widowControl w:val="1"/>
        <w:spacing w:line="288" w:lineRule="auto"/>
      </w:pPr>
      <w:r>
        <w:rPr>
          <w:rtl w:val="0"/>
          <w:lang w:val="en-US"/>
        </w:rPr>
        <w:t>△</w:t>
      </w:r>
      <w:r>
        <w:rPr>
          <w:rFonts w:ascii="Calibri" w:hAnsi="Calibri"/>
          <w:rtl w:val="0"/>
          <w:lang w:val="en-US"/>
        </w:rPr>
        <w:t>Eve</w:t>
      </w:r>
      <w:r>
        <w:rPr>
          <w:rtl w:val="0"/>
          <w:lang w:val="zh-TW" w:eastAsia="zh-TW"/>
        </w:rPr>
        <w:t>抢先一步</w:t>
      </w:r>
      <w:r>
        <w:rPr>
          <w:rFonts w:ascii="Calibri" w:hAnsi="Calibri"/>
          <w:rtl w:val="0"/>
          <w:lang w:val="en-US"/>
        </w:rPr>
        <w:t>,</w:t>
      </w:r>
      <w:r>
        <w:rPr>
          <w:rtl w:val="0"/>
          <w:lang w:val="zh-TW" w:eastAsia="zh-TW"/>
        </w:rPr>
        <w:t>第二枪精准穿过马可的眉心。马可应声倒地。</w:t>
      </w:r>
    </w:p>
    <w:p>
      <w:pPr>
        <w:pStyle w:val="Normal (Web)"/>
        <w:widowControl w:val="1"/>
        <w:spacing w:line="288" w:lineRule="auto"/>
      </w:pPr>
      <w:r>
        <w:rPr>
          <w:rtl w:val="0"/>
          <w:lang w:val="en-US"/>
        </w:rPr>
        <w:t>△</w:t>
      </w:r>
      <w:r>
        <w:rPr>
          <w:rtl w:val="0"/>
          <w:lang w:val="zh-TW" w:eastAsia="zh-TW"/>
        </w:rPr>
        <w:t>一直退在墙角的</w:t>
      </w:r>
      <w:r>
        <w:rPr>
          <w:rFonts w:ascii="Calibri" w:hAnsi="Calibri"/>
          <w:rtl w:val="0"/>
          <w:lang w:val="en-US"/>
        </w:rPr>
        <w:t>Victor,</w:t>
      </w:r>
      <w:r>
        <w:rPr>
          <w:rtl w:val="0"/>
          <w:lang w:val="zh-TW" w:eastAsia="zh-TW"/>
        </w:rPr>
        <w:t>趁这片刻混乱</w:t>
      </w:r>
      <w:r>
        <w:rPr>
          <w:rFonts w:ascii="Calibri" w:hAnsi="Calibri"/>
          <w:rtl w:val="0"/>
          <w:lang w:val="en-US"/>
        </w:rPr>
        <w:t>,</w:t>
      </w:r>
      <w:r>
        <w:rPr>
          <w:rtl w:val="0"/>
          <w:lang w:val="zh-TW" w:eastAsia="zh-TW"/>
        </w:rPr>
        <w:t>带着两个手下从侧门溜了。</w:t>
      </w:r>
    </w:p>
    <w:p>
      <w:pPr>
        <w:pStyle w:val="Normal (Web)"/>
        <w:widowControl w:val="1"/>
        <w:spacing w:line="288" w:lineRule="auto"/>
      </w:pPr>
      <w:r>
        <w:rPr>
          <w:rtl w:val="0"/>
          <w:lang w:val="en-US"/>
        </w:rPr>
        <w:t>△</w:t>
      </w:r>
      <w:r>
        <w:rPr>
          <w:rtl w:val="0"/>
          <w:lang w:val="zh-TW" w:eastAsia="zh-TW"/>
        </w:rPr>
        <w:t>保镖冲上去把引爆器踩在脚下。</w:t>
      </w:r>
    </w:p>
    <w:p>
      <w:pPr>
        <w:pStyle w:val="Normal (Web)"/>
        <w:widowControl w:val="1"/>
        <w:spacing w:line="288" w:lineRule="auto"/>
      </w:pPr>
      <w:r>
        <w:rPr>
          <w:rtl w:val="0"/>
          <w:lang w:val="zh-TW" w:eastAsia="zh-TW"/>
        </w:rPr>
        <w:t>保镖：女王</w:t>
      </w:r>
      <w:r>
        <w:rPr>
          <w:rFonts w:ascii="Calibri" w:hAnsi="Calibri"/>
          <w:rtl w:val="0"/>
          <w:lang w:val="en-US"/>
        </w:rPr>
        <w:t>!</w:t>
      </w:r>
      <w:r>
        <w:rPr>
          <w:rtl w:val="0"/>
          <w:lang w:val="zh-TW" w:eastAsia="zh-TW"/>
        </w:rPr>
        <w:t>是假的</w:t>
      </w:r>
      <w:r>
        <w:rPr>
          <w:rFonts w:ascii="Calibri" w:hAnsi="Calibri"/>
          <w:rtl w:val="0"/>
          <w:lang w:val="en-US"/>
        </w:rPr>
        <w:t>!</w:t>
      </w:r>
      <w:r>
        <w:rPr>
          <w:rtl w:val="0"/>
          <w:lang w:val="zh-TW" w:eastAsia="zh-TW"/>
        </w:rPr>
        <w:t>里面没装东西</w:t>
      </w:r>
      <w:r>
        <w:rPr>
          <w:rFonts w:ascii="Calibri" w:hAnsi="Calibri"/>
          <w:rtl w:val="0"/>
          <w:lang w:val="en-US"/>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Bodyguard: Queen! It's fake! There's nothing inside!</w:t>
      </w:r>
    </w:p>
    <w:p>
      <w:pPr>
        <w:pStyle w:val="Normal (Web)"/>
        <w:widowControl w:val="1"/>
        <w:spacing w:line="288" w:lineRule="auto"/>
      </w:pPr>
      <w:r>
        <w:rPr>
          <w:rtl w:val="0"/>
          <w:lang w:val="en-US"/>
        </w:rPr>
        <w:t>△</w:t>
      </w:r>
      <w:r>
        <w:rPr>
          <w:rFonts w:ascii="Calibri" w:hAnsi="Calibri"/>
          <w:rtl w:val="0"/>
          <w:lang w:val="en-US"/>
        </w:rPr>
        <w:t>Eve</w:t>
      </w:r>
      <w:r>
        <w:rPr>
          <w:rtl w:val="0"/>
          <w:lang w:val="zh-TW" w:eastAsia="zh-TW"/>
        </w:rPr>
        <w:t>盯着马可的尸体</w:t>
      </w:r>
      <w:r>
        <w:rPr>
          <w:rFonts w:ascii="Calibri" w:hAnsi="Calibri"/>
          <w:rtl w:val="0"/>
          <w:lang w:val="en-US"/>
        </w:rPr>
        <w:t>,</w:t>
      </w:r>
      <w:r>
        <w:rPr>
          <w:rtl w:val="0"/>
          <w:lang w:val="zh-TW" w:eastAsia="zh-TW"/>
        </w:rPr>
        <w:t>又看向</w:t>
      </w:r>
      <w:r>
        <w:rPr>
          <w:rFonts w:ascii="Calibri" w:hAnsi="Calibri"/>
          <w:rtl w:val="0"/>
          <w:lang w:val="en-US"/>
        </w:rPr>
        <w:t>Victor</w:t>
      </w:r>
      <w:r>
        <w:rPr>
          <w:rtl w:val="0"/>
          <w:lang w:val="zh-TW" w:eastAsia="zh-TW"/>
        </w:rPr>
        <w:t>消失的侧门</w:t>
      </w:r>
      <w:r>
        <w:rPr>
          <w:rFonts w:ascii="Calibri" w:hAnsi="Calibri"/>
          <w:rtl w:val="0"/>
          <w:lang w:val="en-US"/>
        </w:rPr>
        <w:t>,</w:t>
      </w:r>
      <w:r>
        <w:rPr>
          <w:rtl w:val="0"/>
          <w:lang w:val="zh-TW" w:eastAsia="zh-TW"/>
        </w:rPr>
        <w:t>眼神冰冷。</w:t>
      </w:r>
    </w:p>
    <w:p>
      <w:pPr>
        <w:pStyle w:val="Normal (Web)"/>
        <w:widowControl w:val="1"/>
        <w:spacing w:line="288" w:lineRule="auto"/>
      </w:pPr>
      <w:r>
        <w:rPr>
          <w:rtl w:val="0"/>
          <w:lang w:val="en-US"/>
        </w:rPr>
        <w:t>△</w:t>
      </w:r>
      <w:r>
        <w:rPr>
          <w:rtl w:val="0"/>
          <w:lang w:val="zh-TW" w:eastAsia="zh-TW"/>
        </w:rPr>
        <w:t>【卡点】</w:t>
      </w:r>
      <w:r>
        <w:rPr>
          <w:rFonts w:ascii="Calibri" w:hAnsi="Calibri"/>
          <w:rtl w:val="0"/>
          <w:lang w:val="en-US"/>
        </w:rPr>
        <w:t>Dante</w:t>
      </w:r>
      <w:r>
        <w:rPr>
          <w:rtl w:val="0"/>
          <w:lang w:val="zh-TW" w:eastAsia="zh-TW"/>
        </w:rPr>
        <w:t>被铁链上溅起的火花惊醒</w:t>
      </w:r>
      <w:r>
        <w:rPr>
          <w:rFonts w:ascii="Calibri" w:hAnsi="Calibri"/>
          <w:rtl w:val="0"/>
          <w:lang w:val="en-US"/>
        </w:rPr>
        <w:t>,</w:t>
      </w:r>
      <w:r>
        <w:rPr>
          <w:rtl w:val="0"/>
          <w:lang w:val="zh-TW" w:eastAsia="zh-TW"/>
        </w:rPr>
        <w:t>睁眼看见的第一个画面</w:t>
      </w:r>
      <w:r>
        <w:rPr>
          <w:rFonts w:ascii="Calibri" w:hAnsi="Calibri"/>
          <w:rtl w:val="0"/>
          <w:lang w:val="en-US"/>
        </w:rPr>
        <w:t>,</w:t>
      </w:r>
      <w:r>
        <w:rPr>
          <w:rtl w:val="0"/>
          <w:lang w:val="zh-TW" w:eastAsia="zh-TW"/>
        </w:rPr>
        <w:t>是</w:t>
      </w:r>
      <w:r>
        <w:rPr>
          <w:rFonts w:ascii="Calibri" w:hAnsi="Calibri"/>
          <w:rtl w:val="0"/>
          <w:lang w:val="en-US"/>
        </w:rPr>
        <w:t>Eve</w:t>
      </w:r>
      <w:r>
        <w:rPr>
          <w:rtl w:val="0"/>
          <w:lang w:val="zh-TW" w:eastAsia="zh-TW"/>
        </w:rPr>
        <w:t>端着枪</w:t>
      </w:r>
      <w:r>
        <w:rPr>
          <w:rFonts w:ascii="Calibri" w:hAnsi="Calibri"/>
          <w:rtl w:val="0"/>
          <w:lang w:val="en-US"/>
        </w:rPr>
        <w:t>,</w:t>
      </w:r>
      <w:r>
        <w:rPr>
          <w:rtl w:val="0"/>
          <w:lang w:val="zh-TW" w:eastAsia="zh-TW"/>
        </w:rPr>
        <w:t>站在血泊里</w:t>
      </w:r>
      <w:r>
        <w:rPr>
          <w:rFonts w:ascii="Calibri" w:hAnsi="Calibri"/>
          <w:rtl w:val="0"/>
          <w:lang w:val="en-US"/>
        </w:rPr>
        <w:t>,</w:t>
      </w:r>
      <w:r>
        <w:rPr>
          <w:rtl w:val="0"/>
          <w:lang w:val="zh-TW" w:eastAsia="zh-TW"/>
        </w:rPr>
        <w:t>挡在他身前。</w:t>
      </w:r>
    </w:p>
    <w:p>
      <w:pPr>
        <w:pStyle w:val="Normal (Web)"/>
        <w:widowControl w:val="1"/>
        <w:spacing w:line="288" w:lineRule="auto"/>
      </w:pPr>
    </w:p>
    <w:p>
      <w:pPr>
        <w:pStyle w:val="Normal (Web)"/>
        <w:widowControl w:val="1"/>
        <w:spacing w:line="288" w:lineRule="auto"/>
      </w:pPr>
    </w:p>
    <w:p>
      <w:pPr>
        <w:pStyle w:val="Normal (Web)"/>
        <w:widowControl w:val="1"/>
        <w:spacing w:line="288" w:lineRule="auto"/>
      </w:pPr>
    </w:p>
    <w:p>
      <w:pPr>
        <w:pStyle w:val="Normal (Web)"/>
        <w:widowControl w:val="1"/>
        <w:spacing w:line="288" w:lineRule="auto"/>
        <w:rPr>
          <w:lang w:val="zh-TW" w:eastAsia="zh-TW"/>
        </w:rPr>
      </w:pPr>
      <w:r>
        <w:rPr>
          <w:rtl w:val="0"/>
          <w:lang w:val="zh-TW" w:eastAsia="zh-TW"/>
        </w:rPr>
        <w:t>第三十二集</w:t>
      </w:r>
    </w:p>
    <w:p>
      <w:pPr>
        <w:pStyle w:val="Normal (Web)"/>
        <w:widowControl w:val="1"/>
        <w:spacing w:line="288" w:lineRule="auto"/>
      </w:pPr>
      <w:r>
        <w:rPr>
          <w:rFonts w:ascii="Calibri" w:hAnsi="Calibri"/>
          <w:rtl w:val="0"/>
          <w:lang w:val="en-US"/>
        </w:rPr>
        <w:t>32-1</w:t>
      </w:r>
      <w:r>
        <w:rPr>
          <w:rtl w:val="0"/>
          <w:lang w:val="zh-TW" w:eastAsia="zh-TW"/>
        </w:rPr>
        <w:t>夜外城郊汽修厂</w:t>
      </w:r>
    </w:p>
    <w:p>
      <w:pPr>
        <w:pStyle w:val="Normal (Web)"/>
        <w:widowControl w:val="1"/>
        <w:spacing w:line="288" w:lineRule="auto"/>
      </w:pPr>
      <w:r>
        <w:rPr>
          <w:rtl w:val="0"/>
          <w:lang w:val="zh-TW" w:eastAsia="zh-TW"/>
        </w:rPr>
        <w:t>人物：</w:t>
      </w:r>
      <w:r>
        <w:rPr>
          <w:rFonts w:ascii="Calibri" w:hAnsi="Calibri"/>
          <w:rtl w:val="0"/>
          <w:lang w:val="en-US"/>
        </w:rPr>
        <w:t>Eve</w:t>
      </w:r>
      <w:r>
        <w:rPr>
          <w:rtl w:val="0"/>
          <w:lang w:val="zh-TW" w:eastAsia="zh-TW"/>
        </w:rPr>
        <w:t>、</w:t>
      </w:r>
      <w:r>
        <w:rPr>
          <w:rFonts w:ascii="Calibri" w:hAnsi="Calibri"/>
          <w:rtl w:val="0"/>
          <w:lang w:val="en-US"/>
        </w:rPr>
        <w:t>Dante</w:t>
      </w:r>
      <w:r>
        <w:rPr>
          <w:rtl w:val="0"/>
          <w:lang w:val="zh-TW" w:eastAsia="zh-TW"/>
        </w:rPr>
        <w:t>、保镖、</w:t>
      </w:r>
      <w:r>
        <w:rPr>
          <w:rFonts w:ascii="Calibri" w:hAnsi="Calibri"/>
          <w:rtl w:val="0"/>
          <w:lang w:val="en-US"/>
        </w:rPr>
        <w:t>Lily</w:t>
      </w:r>
    </w:p>
    <w:p>
      <w:pPr>
        <w:pStyle w:val="Normal (Web)"/>
        <w:widowControl w:val="1"/>
        <w:spacing w:line="288" w:lineRule="auto"/>
      </w:pPr>
      <w:r>
        <w:rPr>
          <w:rtl w:val="0"/>
          <w:lang w:val="en-US"/>
        </w:rPr>
        <w:t>△</w:t>
      </w:r>
      <w:r>
        <w:rPr>
          <w:rtl w:val="0"/>
          <w:lang w:val="zh-TW" w:eastAsia="zh-TW"/>
        </w:rPr>
        <w:t>马可一死</w:t>
      </w:r>
      <w:r>
        <w:rPr>
          <w:rFonts w:ascii="Calibri" w:hAnsi="Calibri"/>
          <w:rtl w:val="0"/>
          <w:lang w:val="en-US"/>
        </w:rPr>
        <w:t>,</w:t>
      </w:r>
      <w:r>
        <w:rPr>
          <w:rtl w:val="0"/>
          <w:lang w:val="zh-TW" w:eastAsia="zh-TW"/>
        </w:rPr>
        <w:t>布兰卡残部群龙无首</w:t>
      </w:r>
      <w:r>
        <w:rPr>
          <w:rFonts w:ascii="Calibri" w:hAnsi="Calibri"/>
          <w:rtl w:val="0"/>
          <w:lang w:val="en-US"/>
        </w:rPr>
        <w:t>,</w:t>
      </w:r>
      <w:r>
        <w:rPr>
          <w:rtl w:val="0"/>
          <w:lang w:val="zh-TW" w:eastAsia="zh-TW"/>
        </w:rPr>
        <w:t>被保镖压制缴械。</w:t>
      </w:r>
    </w:p>
    <w:p>
      <w:pPr>
        <w:pStyle w:val="Normal (Web)"/>
        <w:widowControl w:val="1"/>
        <w:spacing w:line="288" w:lineRule="auto"/>
      </w:pPr>
      <w:r>
        <w:rPr>
          <w:rtl w:val="0"/>
          <w:lang w:val="en-US"/>
        </w:rPr>
        <w:t>△</w:t>
      </w:r>
      <w:r>
        <w:rPr>
          <w:rtl w:val="0"/>
          <w:lang w:val="zh-TW" w:eastAsia="zh-TW"/>
        </w:rPr>
        <w:t>保镖解开</w:t>
      </w:r>
      <w:r>
        <w:rPr>
          <w:rFonts w:ascii="Calibri" w:hAnsi="Calibri"/>
          <w:rtl w:val="0"/>
          <w:lang w:val="en-US"/>
        </w:rPr>
        <w:t>Dante</w:t>
      </w:r>
      <w:r>
        <w:rPr>
          <w:rtl w:val="0"/>
          <w:lang w:val="zh-TW" w:eastAsia="zh-TW"/>
        </w:rPr>
        <w:t>身上的铁链</w:t>
      </w:r>
      <w:r>
        <w:rPr>
          <w:rFonts w:ascii="Calibri" w:hAnsi="Calibri"/>
          <w:rtl w:val="0"/>
          <w:lang w:val="en-US"/>
        </w:rPr>
        <w:t>,Dante</w:t>
      </w:r>
      <w:r>
        <w:rPr>
          <w:rtl w:val="0"/>
          <w:lang w:val="zh-TW" w:eastAsia="zh-TW"/>
        </w:rPr>
        <w:t>瘫坐在地上。</w:t>
      </w:r>
    </w:p>
    <w:p>
      <w:pPr>
        <w:pStyle w:val="Normal (Web)"/>
        <w:widowControl w:val="1"/>
        <w:spacing w:line="288" w:lineRule="auto"/>
      </w:pPr>
      <w:r>
        <w:rPr>
          <w:rFonts w:ascii="Calibri" w:hAnsi="Calibri"/>
          <w:rtl w:val="0"/>
          <w:lang w:val="en-US"/>
        </w:rPr>
        <w:t>Dante</w:t>
      </w:r>
      <w:r>
        <w:rPr>
          <w:rtl w:val="0"/>
          <w:lang w:val="zh-TW" w:eastAsia="zh-TW"/>
        </w:rPr>
        <w:t>（哑声）：你来了。你明知道是圈套。</w:t>
      </w:r>
      <w:r>
        <w:rPr>
          <w:lang w:val="en-US"/>
        </w:rPr>
        <w:br w:type="textWrapping"/>
      </w:r>
      <w:r>
        <w:rPr>
          <w:rFonts w:ascii="Times New Roman" w:hAnsi="Times New Roman"/>
          <w:outline w:val="0"/>
          <w:color w:val="ff0000"/>
          <w:u w:color="ff0000"/>
          <w:rtl w:val="0"/>
          <w:lang w:val="en-US"/>
          <w14:textFill>
            <w14:solidFill>
              <w14:srgbClr w14:val="FF0000"/>
            </w14:solidFill>
          </w14:textFill>
        </w:rPr>
        <w:t>Dante: You came. You knew it was a trap.</w:t>
      </w:r>
    </w:p>
    <w:p>
      <w:pPr>
        <w:pStyle w:val="Normal (Web)"/>
        <w:widowControl w:val="1"/>
        <w:spacing w:line="288" w:lineRule="auto"/>
      </w:pPr>
      <w:r>
        <w:rPr>
          <w:rFonts w:ascii="Calibri" w:hAnsi="Calibri"/>
          <w:rtl w:val="0"/>
          <w:lang w:val="en-US"/>
        </w:rPr>
        <w:t>Eve</w:t>
      </w:r>
      <w:r>
        <w:rPr>
          <w:rtl w:val="0"/>
          <w:lang w:val="zh-TW" w:eastAsia="zh-TW"/>
        </w:rPr>
        <w:t>（蹲下身</w:t>
      </w:r>
      <w:r>
        <w:rPr>
          <w:rFonts w:ascii="Calibri" w:hAnsi="Calibri"/>
          <w:rtl w:val="0"/>
          <w:lang w:val="en-US"/>
        </w:rPr>
        <w:t>,</w:t>
      </w:r>
      <w:r>
        <w:rPr>
          <w:rtl w:val="0"/>
          <w:lang w:val="zh-TW" w:eastAsia="zh-TW"/>
        </w:rPr>
        <w:t>看着他）：你替我挡了三枪。这次</w:t>
      </w:r>
      <w:r>
        <w:rPr>
          <w:rFonts w:ascii="Calibri" w:hAnsi="Calibri"/>
          <w:rtl w:val="0"/>
          <w:lang w:val="en-US"/>
        </w:rPr>
        <w:t>,</w:t>
      </w:r>
      <w:r>
        <w:rPr>
          <w:rtl w:val="0"/>
          <w:lang w:val="zh-TW" w:eastAsia="zh-TW"/>
        </w:rPr>
        <w:t>该我来接你。</w:t>
      </w:r>
      <w:r>
        <w:rPr>
          <w:lang w:val="en-US"/>
        </w:rPr>
        <w:br w:type="textWrapping"/>
      </w:r>
      <w:r>
        <w:rPr>
          <w:rFonts w:ascii="Times New Roman" w:hAnsi="Times New Roman"/>
          <w:outline w:val="0"/>
          <w:color w:val="ff0000"/>
          <w:u w:color="ff0000"/>
          <w:rtl w:val="0"/>
          <w:lang w:val="en-US"/>
          <w14:textFill>
            <w14:solidFill>
              <w14:srgbClr w14:val="FF0000"/>
            </w14:solidFill>
          </w14:textFill>
        </w:rPr>
        <w:t>Eve: You took three bullets for me. This time, I came to bring you home.</w:t>
      </w:r>
    </w:p>
    <w:p>
      <w:pPr>
        <w:pStyle w:val="Normal (Web)"/>
        <w:widowControl w:val="1"/>
        <w:spacing w:line="288" w:lineRule="auto"/>
      </w:pPr>
      <w:r>
        <w:rPr>
          <w:rtl w:val="0"/>
          <w:lang w:val="en-US"/>
        </w:rPr>
        <w:t>△</w:t>
      </w:r>
      <w:r>
        <w:rPr>
          <w:rtl w:val="0"/>
          <w:lang w:val="zh-TW" w:eastAsia="zh-TW"/>
        </w:rPr>
        <w:t>她站起身</w:t>
      </w:r>
      <w:r>
        <w:rPr>
          <w:rFonts w:ascii="Calibri" w:hAnsi="Calibri"/>
          <w:rtl w:val="0"/>
          <w:lang w:val="en-US"/>
        </w:rPr>
        <w:t>,</w:t>
      </w:r>
      <w:r>
        <w:rPr>
          <w:rtl w:val="0"/>
          <w:lang w:val="zh-TW" w:eastAsia="zh-TW"/>
        </w:rPr>
        <w:t>看向</w:t>
      </w:r>
      <w:r>
        <w:rPr>
          <w:rFonts w:ascii="Calibri" w:hAnsi="Calibri"/>
          <w:rtl w:val="0"/>
          <w:lang w:val="en-US"/>
        </w:rPr>
        <w:t>Victor</w:t>
      </w:r>
      <w:r>
        <w:rPr>
          <w:rtl w:val="0"/>
          <w:lang w:val="zh-TW" w:eastAsia="zh-TW"/>
        </w:rPr>
        <w:t>溜走的侧门。</w:t>
      </w:r>
    </w:p>
    <w:p>
      <w:pPr>
        <w:pStyle w:val="Normal (Web)"/>
        <w:widowControl w:val="1"/>
        <w:spacing w:line="288" w:lineRule="auto"/>
      </w:pPr>
      <w:r>
        <w:rPr>
          <w:rFonts w:ascii="Calibri" w:hAnsi="Calibri"/>
          <w:rtl w:val="0"/>
          <w:lang w:val="en-US"/>
        </w:rPr>
        <w:t>Eve</w:t>
      </w:r>
      <w:r>
        <w:rPr>
          <w:rtl w:val="0"/>
          <w:lang w:val="zh-TW" w:eastAsia="zh-TW"/>
        </w:rPr>
        <w:t>：</w:t>
      </w:r>
      <w:r>
        <w:rPr>
          <w:rFonts w:ascii="Calibri" w:hAnsi="Calibri"/>
          <w:rtl w:val="0"/>
          <w:lang w:val="en-US"/>
        </w:rPr>
        <w:t>Victor</w:t>
      </w:r>
      <w:r>
        <w:rPr>
          <w:rtl w:val="0"/>
          <w:lang w:val="zh-TW" w:eastAsia="zh-TW"/>
        </w:rPr>
        <w:t>跑了。</w:t>
      </w:r>
      <w:r>
        <w:rPr>
          <w:lang w:val="en-US"/>
        </w:rPr>
        <w:br w:type="textWrapping"/>
      </w:r>
      <w:r>
        <w:rPr>
          <w:rFonts w:ascii="Times New Roman" w:hAnsi="Times New Roman"/>
          <w:outline w:val="0"/>
          <w:color w:val="ff0000"/>
          <w:u w:color="ff0000"/>
          <w:rtl w:val="0"/>
          <w:lang w:val="en-US"/>
          <w14:textFill>
            <w14:solidFill>
              <w14:srgbClr w14:val="FF0000"/>
            </w14:solidFill>
          </w14:textFill>
        </w:rPr>
        <w:t>Eve: Victor got away.</w:t>
      </w:r>
    </w:p>
    <w:p>
      <w:pPr>
        <w:pStyle w:val="Normal (Web)"/>
        <w:widowControl w:val="1"/>
        <w:spacing w:line="288" w:lineRule="auto"/>
      </w:pPr>
      <w:r>
        <w:rPr>
          <w:rtl w:val="0"/>
          <w:lang w:val="zh-TW" w:eastAsia="zh-TW"/>
        </w:rPr>
        <w:t>保镖：要追吗</w:t>
      </w:r>
      <w:r>
        <w:rPr>
          <w:rFonts w:ascii="Calibri" w:hAnsi="Calibri"/>
          <w:rtl w:val="0"/>
          <w:lang w:val="en-US"/>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Bodyguard: Should we go after him?</w:t>
      </w:r>
    </w:p>
    <w:p>
      <w:pPr>
        <w:pStyle w:val="Normal (Web)"/>
        <w:widowControl w:val="1"/>
        <w:spacing w:line="288" w:lineRule="auto"/>
      </w:pPr>
      <w:r>
        <w:rPr>
          <w:rFonts w:ascii="Calibri" w:hAnsi="Calibri"/>
          <w:rtl w:val="0"/>
          <w:lang w:val="en-US"/>
        </w:rPr>
        <w:t>Eve</w:t>
      </w:r>
      <w:r>
        <w:rPr>
          <w:rtl w:val="0"/>
          <w:lang w:val="zh-TW" w:eastAsia="zh-TW"/>
        </w:rPr>
        <w:t>：不用。他在俄罗斯的根基我一时动不了</w:t>
      </w:r>
      <w:r>
        <w:rPr>
          <w:rFonts w:ascii="Calibri" w:hAnsi="Calibri"/>
          <w:rtl w:val="0"/>
          <w:lang w:val="en-US"/>
        </w:rPr>
        <w:t>,</w:t>
      </w:r>
      <w:r>
        <w:rPr>
          <w:rtl w:val="0"/>
          <w:lang w:val="zh-TW" w:eastAsia="zh-TW"/>
        </w:rPr>
        <w:t>硬追</w:t>
      </w:r>
      <w:r>
        <w:rPr>
          <w:rFonts w:ascii="Calibri" w:hAnsi="Calibri"/>
          <w:rtl w:val="0"/>
          <w:lang w:val="en-US"/>
        </w:rPr>
        <w:t>,</w:t>
      </w:r>
      <w:r>
        <w:rPr>
          <w:rtl w:val="0"/>
          <w:lang w:val="zh-TW" w:eastAsia="zh-TW"/>
        </w:rPr>
        <w:t>反而把战斧帮逼成死敌。先放他回去。</w:t>
      </w:r>
      <w:r>
        <w:rPr>
          <w:lang w:val="en-US"/>
        </w:rPr>
        <w:br w:type="textWrapping"/>
      </w:r>
      <w:r>
        <w:rPr>
          <w:rFonts w:ascii="Times New Roman" w:hAnsi="Times New Roman"/>
          <w:outline w:val="0"/>
          <w:color w:val="ff0000"/>
          <w:u w:color="ff0000"/>
          <w:rtl w:val="0"/>
          <w:lang w:val="en-US"/>
          <w14:textFill>
            <w14:solidFill>
              <w14:srgbClr w14:val="FF0000"/>
            </w14:solidFill>
          </w14:textFill>
        </w:rPr>
        <w:t>Eve: No. I can't touch his roots in Russia yet. Push too hard, and we turn the Bratva into a sworn enemy. Let him go back for now.</w:t>
      </w:r>
    </w:p>
    <w:p>
      <w:pPr>
        <w:pStyle w:val="Normal (Web)"/>
        <w:widowControl w:val="1"/>
        <w:spacing w:line="288" w:lineRule="auto"/>
      </w:pPr>
      <w:r>
        <w:rPr>
          <w:rtl w:val="0"/>
          <w:lang w:val="en-US"/>
        </w:rPr>
        <w:t>△</w:t>
      </w:r>
      <w:r>
        <w:rPr>
          <w:rtl w:val="0"/>
          <w:lang w:val="zh-TW" w:eastAsia="zh-TW"/>
        </w:rPr>
        <w:t>她转头</w:t>
      </w:r>
      <w:r>
        <w:rPr>
          <w:rFonts w:ascii="Calibri" w:hAnsi="Calibri"/>
          <w:rtl w:val="0"/>
          <w:lang w:val="en-US"/>
        </w:rPr>
        <w:t>,</w:t>
      </w:r>
      <w:r>
        <w:rPr>
          <w:rtl w:val="0"/>
          <w:lang w:val="zh-TW" w:eastAsia="zh-TW"/>
        </w:rPr>
        <w:t>保镖把瘫在角落的</w:t>
      </w:r>
      <w:r>
        <w:rPr>
          <w:rFonts w:ascii="Calibri" w:hAnsi="Calibri"/>
          <w:rtl w:val="0"/>
          <w:lang w:val="en-US"/>
        </w:rPr>
        <w:t>Lily</w:t>
      </w:r>
      <w:r>
        <w:rPr>
          <w:rtl w:val="0"/>
          <w:lang w:val="zh-TW" w:eastAsia="zh-TW"/>
        </w:rPr>
        <w:t>拖出来</w:t>
      </w:r>
      <w:r>
        <w:rPr>
          <w:rFonts w:ascii="Calibri" w:hAnsi="Calibri"/>
          <w:rtl w:val="0"/>
          <w:lang w:val="en-US"/>
        </w:rPr>
        <w:t>,</w:t>
      </w:r>
      <w:r>
        <w:rPr>
          <w:rtl w:val="0"/>
          <w:lang w:val="zh-TW" w:eastAsia="zh-TW"/>
        </w:rPr>
        <w:t>扔在她脚边。</w:t>
      </w:r>
    </w:p>
    <w:p>
      <w:pPr>
        <w:pStyle w:val="Normal (Web)"/>
        <w:widowControl w:val="1"/>
        <w:spacing w:line="288" w:lineRule="auto"/>
      </w:pPr>
      <w:r>
        <w:rPr>
          <w:rFonts w:ascii="Calibri" w:hAnsi="Calibri"/>
          <w:rtl w:val="0"/>
          <w:lang w:val="en-US"/>
        </w:rPr>
        <w:t>Lily</w:t>
      </w:r>
      <w:r>
        <w:rPr>
          <w:rtl w:val="0"/>
          <w:lang w:val="zh-TW" w:eastAsia="zh-TW"/>
        </w:rPr>
        <w:t>（哭喊）：</w:t>
      </w:r>
      <w:r>
        <w:rPr>
          <w:rFonts w:ascii="Calibri" w:hAnsi="Calibri"/>
          <w:rtl w:val="0"/>
          <w:lang w:val="en-US"/>
        </w:rPr>
        <w:t>Eve!</w:t>
      </w:r>
      <w:r>
        <w:rPr>
          <w:rtl w:val="0"/>
          <w:lang w:val="zh-TW" w:eastAsia="zh-TW"/>
        </w:rPr>
        <w:t>饶了我</w:t>
      </w:r>
      <w:r>
        <w:rPr>
          <w:rFonts w:ascii="Calibri" w:hAnsi="Calibri"/>
          <w:rtl w:val="0"/>
          <w:lang w:val="en-US"/>
        </w:rPr>
        <w:t>!</w:t>
      </w:r>
      <w:r>
        <w:rPr>
          <w:rtl w:val="0"/>
          <w:lang w:val="zh-TW" w:eastAsia="zh-TW"/>
        </w:rPr>
        <w:t>我什么都听你的</w:t>
      </w:r>
      <w:r>
        <w:rPr>
          <w:rFonts w:ascii="Calibri" w:hAnsi="Calibri"/>
          <w:rtl w:val="0"/>
          <w:lang w:val="en-US"/>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Lily: Eve! Spare me! I'll do anything you say!</w:t>
      </w:r>
    </w:p>
    <w:p>
      <w:pPr>
        <w:pStyle w:val="Normal (Web)"/>
        <w:widowControl w:val="1"/>
        <w:spacing w:line="288" w:lineRule="auto"/>
      </w:pPr>
      <w:r>
        <w:rPr>
          <w:rFonts w:ascii="Calibri" w:hAnsi="Calibri"/>
          <w:rtl w:val="0"/>
          <w:lang w:val="en-US"/>
        </w:rPr>
        <w:t>Eve</w:t>
      </w:r>
      <w:r>
        <w:rPr>
          <w:rtl w:val="0"/>
          <w:lang w:val="zh-TW" w:eastAsia="zh-TW"/>
        </w:rPr>
        <w:t>（居高临下）：五年前你设计车祸</w:t>
      </w:r>
      <w:r>
        <w:rPr>
          <w:rFonts w:ascii="Calibri" w:hAnsi="Calibri"/>
          <w:rtl w:val="0"/>
          <w:lang w:val="en-US"/>
        </w:rPr>
        <w:t>,</w:t>
      </w:r>
      <w:r>
        <w:rPr>
          <w:rtl w:val="0"/>
          <w:lang w:val="zh-TW" w:eastAsia="zh-TW"/>
        </w:rPr>
        <w:t>害死我两个孩子。后来勾结布兰卡</w:t>
      </w:r>
      <w:r>
        <w:rPr>
          <w:rFonts w:ascii="Calibri" w:hAnsi="Calibri"/>
          <w:rtl w:val="0"/>
          <w:lang w:val="en-US"/>
        </w:rPr>
        <w:t>,</w:t>
      </w:r>
      <w:r>
        <w:rPr>
          <w:rtl w:val="0"/>
          <w:lang w:val="zh-TW" w:eastAsia="zh-TW"/>
        </w:rPr>
        <w:t>绑安娜</w:t>
      </w:r>
      <w:r>
        <w:rPr>
          <w:rFonts w:ascii="Calibri" w:hAnsi="Calibri"/>
          <w:rtl w:val="0"/>
          <w:lang w:val="en-US"/>
        </w:rPr>
        <w:t>,</w:t>
      </w:r>
      <w:r>
        <w:rPr>
          <w:rtl w:val="0"/>
          <w:lang w:val="zh-TW" w:eastAsia="zh-TW"/>
        </w:rPr>
        <w:t>劫</w:t>
      </w:r>
      <w:r>
        <w:rPr>
          <w:rFonts w:ascii="Calibri" w:hAnsi="Calibri"/>
          <w:rtl w:val="0"/>
          <w:lang w:val="en-US"/>
        </w:rPr>
        <w:t>Dante</w:t>
      </w:r>
      <w:r>
        <w:rPr>
          <w:rtl w:val="0"/>
          <w:lang w:val="zh-TW" w:eastAsia="zh-TW"/>
        </w:rPr>
        <w:t>。你害我这么多次</w:t>
      </w:r>
      <w:r>
        <w:rPr>
          <w:rFonts w:ascii="Calibri" w:hAnsi="Calibri"/>
          <w:rtl w:val="0"/>
          <w:lang w:val="en-US"/>
        </w:rPr>
        <w:t>,</w:t>
      </w:r>
      <w:r>
        <w:rPr>
          <w:rtl w:val="0"/>
          <w:lang w:val="zh-TW" w:eastAsia="zh-TW"/>
        </w:rPr>
        <w:t>每次我都没杀你。</w:t>
      </w:r>
      <w:r>
        <w:rPr>
          <w:lang w:val="en-US"/>
        </w:rPr>
        <w:br w:type="textWrapping"/>
      </w:r>
      <w:r>
        <w:rPr>
          <w:rFonts w:ascii="Times New Roman" w:hAnsi="Times New Roman"/>
          <w:outline w:val="0"/>
          <w:color w:val="ff0000"/>
          <w:u w:color="ff0000"/>
          <w:rtl w:val="0"/>
          <w:lang w:val="en-US"/>
          <w14:textFill>
            <w14:solidFill>
              <w14:srgbClr w14:val="FF0000"/>
            </w14:solidFill>
          </w14:textFill>
        </w:rPr>
        <w:t>Eve: Five years ago, you staged that crash and killed my two children. Then you joined Blanca, kidnapped Anna, and took Dante. You hurt me again and again, and I let you live every time.</w:t>
      </w:r>
    </w:p>
    <w:p>
      <w:pPr>
        <w:pStyle w:val="Normal (Web)"/>
        <w:widowControl w:val="1"/>
        <w:spacing w:line="288" w:lineRule="auto"/>
      </w:pPr>
      <w:r>
        <w:rPr>
          <w:rFonts w:ascii="Calibri" w:hAnsi="Calibri"/>
          <w:rtl w:val="0"/>
          <w:lang w:val="en-US"/>
        </w:rPr>
        <w:t>Lily</w:t>
      </w:r>
      <w:r>
        <w:rPr>
          <w:rtl w:val="0"/>
          <w:lang w:val="zh-TW" w:eastAsia="zh-TW"/>
        </w:rPr>
        <w:t>（哆嗦）：你</w:t>
      </w:r>
      <w:r>
        <w:rPr>
          <w:rFonts w:ascii="Calibri" w:hAnsi="Calibri"/>
          <w:rtl w:val="0"/>
          <w:lang w:val="en-US"/>
        </w:rPr>
        <w:t>...</w:t>
      </w:r>
      <w:r>
        <w:rPr>
          <w:rtl w:val="0"/>
          <w:lang w:val="zh-TW" w:eastAsia="zh-TW"/>
        </w:rPr>
        <w:t>你想干什么</w:t>
      </w:r>
      <w:r>
        <w:rPr>
          <w:rFonts w:ascii="Calibri" w:hAnsi="Calibri"/>
          <w:rtl w:val="0"/>
          <w:lang w:val="en-US"/>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Lily: What... what are you going to do?</w:t>
      </w:r>
    </w:p>
    <w:p>
      <w:pPr>
        <w:pStyle w:val="Normal (Web)"/>
        <w:widowControl w:val="1"/>
        <w:spacing w:line="288" w:lineRule="auto"/>
      </w:pPr>
      <w:r>
        <w:rPr>
          <w:rFonts w:ascii="Calibri" w:hAnsi="Calibri"/>
          <w:rtl w:val="0"/>
          <w:lang w:val="en-US"/>
        </w:rPr>
        <w:t>Eve</w:t>
      </w:r>
      <w:r>
        <w:rPr>
          <w:rtl w:val="0"/>
          <w:lang w:val="zh-TW" w:eastAsia="zh-TW"/>
        </w:rPr>
        <w:t>（蹲下身</w:t>
      </w:r>
      <w:r>
        <w:rPr>
          <w:rFonts w:ascii="Calibri" w:hAnsi="Calibri"/>
          <w:rtl w:val="0"/>
          <w:lang w:val="en-US"/>
        </w:rPr>
        <w:t>,</w:t>
      </w:r>
      <w:r>
        <w:rPr>
          <w:rtl w:val="0"/>
          <w:lang w:val="zh-TW" w:eastAsia="zh-TW"/>
        </w:rPr>
        <w:t>声音冷）：杀你太痛快。我要你活着</w:t>
      </w:r>
      <w:r>
        <w:rPr>
          <w:rFonts w:ascii="Calibri" w:hAnsi="Calibri"/>
          <w:rtl w:val="0"/>
          <w:lang w:val="en-US"/>
        </w:rPr>
        <w:t>,</w:t>
      </w:r>
      <w:r>
        <w:rPr>
          <w:rtl w:val="0"/>
          <w:lang w:val="zh-TW" w:eastAsia="zh-TW"/>
        </w:rPr>
        <w:t>看着我把你想要的一切全得到</w:t>
      </w:r>
      <w:r>
        <w:rPr>
          <w:rFonts w:ascii="Calibri" w:hAnsi="Calibri"/>
          <w:rtl w:val="0"/>
          <w:lang w:val="en-US"/>
        </w:rPr>
        <w:t>,</w:t>
      </w:r>
      <w:r>
        <w:rPr>
          <w:rtl w:val="0"/>
          <w:lang w:val="zh-TW" w:eastAsia="zh-TW"/>
        </w:rPr>
        <w:t>看着</w:t>
      </w:r>
      <w:r>
        <w:rPr>
          <w:rFonts w:ascii="Calibri" w:hAnsi="Calibri"/>
          <w:rtl w:val="0"/>
          <w:lang w:val="en-US"/>
        </w:rPr>
        <w:t>Dante</w:t>
      </w:r>
      <w:r>
        <w:rPr>
          <w:rtl w:val="0"/>
          <w:lang w:val="zh-TW" w:eastAsia="zh-TW"/>
        </w:rPr>
        <w:t>跪在我脚边</w:t>
      </w:r>
      <w:r>
        <w:rPr>
          <w:rFonts w:ascii="Calibri" w:hAnsi="Calibri"/>
          <w:rtl w:val="0"/>
          <w:lang w:val="en-US"/>
        </w:rPr>
        <w:t>,</w:t>
      </w:r>
      <w:r>
        <w:rPr>
          <w:rtl w:val="0"/>
          <w:lang w:val="zh-TW" w:eastAsia="zh-TW"/>
        </w:rPr>
        <w:t>看着你这张脸烂一辈子。</w:t>
      </w:r>
      <w:r>
        <w:rPr>
          <w:lang w:val="en-US"/>
        </w:rPr>
        <w:br w:type="textWrapping"/>
      </w:r>
      <w:r>
        <w:rPr>
          <w:rFonts w:ascii="Times New Roman" w:hAnsi="Times New Roman"/>
          <w:outline w:val="0"/>
          <w:color w:val="ff0000"/>
          <w:u w:color="ff0000"/>
          <w:rtl w:val="0"/>
          <w:lang w:val="en-US"/>
          <w14:textFill>
            <w14:solidFill>
              <w14:srgbClr w14:val="FF0000"/>
            </w14:solidFill>
          </w14:textFill>
        </w:rPr>
        <w:t>Eve: Killing you is too easy. I want you alive, watching me take everything you wanted, watching Dante kneel at my feet, watching that face rotting forever</w:t>
      </w:r>
    </w:p>
    <w:p>
      <w:pPr>
        <w:pStyle w:val="Normal (Web)"/>
        <w:widowControl w:val="1"/>
        <w:spacing w:line="288" w:lineRule="auto"/>
      </w:pPr>
      <w:r>
        <w:rPr>
          <w:rtl w:val="0"/>
          <w:lang w:val="en-US"/>
        </w:rPr>
        <w:t>△</w:t>
      </w:r>
      <w:r>
        <w:rPr>
          <w:rtl w:val="0"/>
          <w:lang w:val="zh-TW" w:eastAsia="zh-TW"/>
        </w:rPr>
        <w:t>她对保镖挥手。</w:t>
      </w:r>
    </w:p>
    <w:p>
      <w:pPr>
        <w:pStyle w:val="Normal (Web)"/>
        <w:widowControl w:val="1"/>
        <w:spacing w:line="288" w:lineRule="auto"/>
      </w:pPr>
      <w:r>
        <w:rPr>
          <w:rFonts w:ascii="Calibri" w:hAnsi="Calibri"/>
          <w:rtl w:val="0"/>
          <w:lang w:val="en-US"/>
        </w:rPr>
        <w:t>Eve</w:t>
      </w:r>
      <w:r>
        <w:rPr>
          <w:rtl w:val="0"/>
          <w:lang w:val="zh-TW" w:eastAsia="zh-TW"/>
        </w:rPr>
        <w:t>：送回布兰卡那个刑房</w:t>
      </w:r>
      <w:r>
        <w:rPr>
          <w:rFonts w:ascii="Calibri" w:hAnsi="Calibri"/>
          <w:rtl w:val="0"/>
          <w:lang w:val="en-US"/>
        </w:rPr>
        <w:t>,</w:t>
      </w:r>
      <w:r>
        <w:rPr>
          <w:rtl w:val="0"/>
          <w:lang w:val="zh-TW" w:eastAsia="zh-TW"/>
        </w:rPr>
        <w:t>和</w:t>
      </w:r>
      <w:r>
        <w:rPr>
          <w:rFonts w:ascii="Calibri" w:hAnsi="Calibri"/>
          <w:rtl w:val="0"/>
          <w:lang w:val="en-US"/>
        </w:rPr>
        <w:t>Salvatore</w:t>
      </w:r>
      <w:r>
        <w:rPr>
          <w:rtl w:val="0"/>
          <w:lang w:val="zh-TW" w:eastAsia="zh-TW"/>
        </w:rPr>
        <w:t>关一起。让他们俩</w:t>
      </w:r>
      <w:r>
        <w:rPr>
          <w:rFonts w:ascii="Calibri" w:hAnsi="Calibri"/>
          <w:rtl w:val="0"/>
          <w:lang w:val="en-US"/>
        </w:rPr>
        <w:t>,</w:t>
      </w:r>
      <w:r>
        <w:rPr>
          <w:rtl w:val="0"/>
          <w:lang w:val="zh-TW" w:eastAsia="zh-TW"/>
        </w:rPr>
        <w:t>互相看着对方烂下去。</w:t>
      </w:r>
      <w:r>
        <w:rPr>
          <w:lang w:val="en-US"/>
        </w:rPr>
        <w:br w:type="textWrapping"/>
      </w:r>
      <w:r>
        <w:rPr>
          <w:rFonts w:ascii="Times New Roman" w:hAnsi="Times New Roman"/>
          <w:outline w:val="0"/>
          <w:color w:val="ff0000"/>
          <w:u w:color="ff0000"/>
          <w:rtl w:val="0"/>
          <w:lang w:val="en-US"/>
          <w14:textFill>
            <w14:solidFill>
              <w14:srgbClr w14:val="FF0000"/>
            </w14:solidFill>
          </w14:textFill>
        </w:rPr>
        <w:t>Eve: Send her back to Blanca's torture room. Lock her up with Salvatore. Let them watch each other rot.</w:t>
      </w:r>
    </w:p>
    <w:p>
      <w:pPr>
        <w:pStyle w:val="Normal (Web)"/>
        <w:widowControl w:val="1"/>
        <w:spacing w:line="288" w:lineRule="auto"/>
      </w:pPr>
      <w:r>
        <w:rPr>
          <w:rtl w:val="0"/>
          <w:lang w:val="en-US"/>
        </w:rPr>
        <w:t>△</w:t>
      </w:r>
      <w:r>
        <w:rPr>
          <w:rFonts w:ascii="Calibri" w:hAnsi="Calibri"/>
          <w:rtl w:val="0"/>
          <w:lang w:val="en-US"/>
        </w:rPr>
        <w:t>Lily</w:t>
      </w:r>
      <w:r>
        <w:rPr>
          <w:rtl w:val="0"/>
          <w:lang w:val="zh-TW" w:eastAsia="zh-TW"/>
        </w:rPr>
        <w:t>疯狂尖叫</w:t>
      </w:r>
      <w:r>
        <w:rPr>
          <w:rFonts w:ascii="Calibri" w:hAnsi="Calibri"/>
          <w:rtl w:val="0"/>
          <w:lang w:val="en-US"/>
        </w:rPr>
        <w:t>,</w:t>
      </w:r>
      <w:r>
        <w:rPr>
          <w:rtl w:val="0"/>
          <w:lang w:val="zh-TW" w:eastAsia="zh-TW"/>
        </w:rPr>
        <w:t>被拖走。</w:t>
      </w:r>
    </w:p>
    <w:p>
      <w:pPr>
        <w:pStyle w:val="Normal (Web)"/>
        <w:widowControl w:val="1"/>
        <w:spacing w:line="288" w:lineRule="auto"/>
      </w:pPr>
    </w:p>
    <w:p>
      <w:pPr>
        <w:pStyle w:val="Normal (Web)"/>
        <w:widowControl w:val="1"/>
        <w:spacing w:line="288" w:lineRule="auto"/>
      </w:pPr>
      <w:r>
        <w:rPr>
          <w:rFonts w:ascii="Calibri" w:hAnsi="Calibri"/>
          <w:rtl w:val="0"/>
          <w:lang w:val="en-US"/>
        </w:rPr>
        <w:t>32-2</w:t>
      </w:r>
      <w:r>
        <w:rPr>
          <w:rtl w:val="0"/>
          <w:lang w:val="zh-TW" w:eastAsia="zh-TW"/>
        </w:rPr>
        <w:t>日内</w:t>
      </w:r>
      <w:r>
        <w:rPr>
          <w:rFonts w:ascii="Calibri" w:hAnsi="Calibri"/>
          <w:rtl w:val="0"/>
          <w:lang w:val="zh-TW" w:eastAsia="zh-TW"/>
        </w:rPr>
        <w:t xml:space="preserve"> </w:t>
      </w:r>
      <w:r>
        <w:rPr>
          <w:rFonts w:ascii="Calibri" w:hAnsi="Calibri"/>
          <w:rtl w:val="0"/>
          <w:lang w:val="en-US"/>
        </w:rPr>
        <w:t>Eve</w:t>
      </w:r>
      <w:r>
        <w:rPr>
          <w:rtl w:val="0"/>
          <w:lang w:val="zh-TW" w:eastAsia="zh-TW"/>
        </w:rPr>
        <w:t>的指挥室</w:t>
      </w:r>
    </w:p>
    <w:p>
      <w:pPr>
        <w:pStyle w:val="Normal (Web)"/>
        <w:widowControl w:val="1"/>
        <w:spacing w:line="288" w:lineRule="auto"/>
      </w:pPr>
      <w:r>
        <w:rPr>
          <w:rtl w:val="0"/>
          <w:lang w:val="zh-TW" w:eastAsia="zh-TW"/>
        </w:rPr>
        <w:t>人物：</w:t>
      </w:r>
      <w:r>
        <w:rPr>
          <w:rFonts w:ascii="Calibri" w:hAnsi="Calibri"/>
          <w:rtl w:val="0"/>
          <w:lang w:val="en-US"/>
        </w:rPr>
        <w:t>Eve</w:t>
      </w:r>
      <w:r>
        <w:rPr>
          <w:rtl w:val="0"/>
          <w:lang w:val="zh-TW" w:eastAsia="zh-TW"/>
        </w:rPr>
        <w:t>、技术员</w:t>
      </w:r>
    </w:p>
    <w:p>
      <w:pPr>
        <w:pStyle w:val="Normal (Web)"/>
        <w:widowControl w:val="1"/>
        <w:spacing w:line="288" w:lineRule="auto"/>
      </w:pPr>
      <w:r>
        <w:rPr>
          <w:rtl w:val="0"/>
          <w:lang w:val="en-US"/>
        </w:rPr>
        <w:t>△</w:t>
      </w:r>
      <w:r>
        <w:rPr>
          <w:rtl w:val="0"/>
          <w:lang w:val="zh-TW" w:eastAsia="zh-TW"/>
        </w:rPr>
        <w:t>技术员把一份卷宗放在桌上。</w:t>
      </w:r>
    </w:p>
    <w:p>
      <w:pPr>
        <w:pStyle w:val="Normal (Web)"/>
        <w:widowControl w:val="1"/>
        <w:spacing w:line="288" w:lineRule="auto"/>
      </w:pPr>
      <w:r>
        <w:rPr>
          <w:rtl w:val="0"/>
          <w:lang w:val="zh-TW" w:eastAsia="zh-TW"/>
        </w:rPr>
        <w:t>技术员：女王</w:t>
      </w:r>
      <w:r>
        <w:rPr>
          <w:rFonts w:ascii="Calibri" w:hAnsi="Calibri"/>
          <w:rtl w:val="0"/>
          <w:lang w:val="en-US"/>
        </w:rPr>
        <w:t>,</w:t>
      </w:r>
      <w:r>
        <w:rPr>
          <w:rtl w:val="0"/>
          <w:lang w:val="zh-TW" w:eastAsia="zh-TW"/>
        </w:rPr>
        <w:t>布兰卡东海岸三个码头</w:t>
      </w:r>
      <w:r>
        <w:rPr>
          <w:rFonts w:ascii="Calibri" w:hAnsi="Calibri"/>
          <w:rtl w:val="0"/>
          <w:lang w:val="en-US"/>
        </w:rPr>
        <w:t>,</w:t>
      </w:r>
      <w:r>
        <w:rPr>
          <w:rtl w:val="0"/>
          <w:lang w:val="zh-TW" w:eastAsia="zh-TW"/>
        </w:rPr>
        <w:t>今早全部接收完毕。</w:t>
      </w:r>
      <w:r>
        <w:rPr>
          <w:rFonts w:ascii="Calibri" w:hAnsi="Calibri"/>
          <w:rtl w:val="0"/>
          <w:lang w:val="en-US"/>
        </w:rPr>
        <w:t>Victor</w:t>
      </w:r>
      <w:r>
        <w:rPr>
          <w:rtl w:val="0"/>
          <w:lang w:val="zh-TW" w:eastAsia="zh-TW"/>
        </w:rPr>
        <w:t>昨夜的航班</w:t>
      </w:r>
      <w:r>
        <w:rPr>
          <w:rFonts w:ascii="Calibri" w:hAnsi="Calibri"/>
          <w:rtl w:val="0"/>
          <w:lang w:val="en-US"/>
        </w:rPr>
        <w:t>,</w:t>
      </w:r>
      <w:r>
        <w:rPr>
          <w:rtl w:val="0"/>
          <w:lang w:val="zh-TW" w:eastAsia="zh-TW"/>
        </w:rPr>
        <w:t>回了莫斯科。</w:t>
      </w:r>
      <w:r>
        <w:rPr>
          <w:lang w:val="en-US"/>
        </w:rPr>
        <w:br w:type="textWrapping"/>
      </w:r>
      <w:r>
        <w:rPr>
          <w:rFonts w:ascii="Times New Roman" w:hAnsi="Times New Roman"/>
          <w:outline w:val="0"/>
          <w:color w:val="ff0000"/>
          <w:u w:color="ff0000"/>
          <w:rtl w:val="0"/>
          <w:lang w:val="en-US"/>
          <w14:textFill>
            <w14:solidFill>
              <w14:srgbClr w14:val="FF0000"/>
            </w14:solidFill>
          </w14:textFill>
        </w:rPr>
        <w:t>Tech: Queen, Blanca's three East Coast docks were fully taken over this morning. Victor flew back to Moscow last night.</w:t>
      </w:r>
    </w:p>
    <w:p>
      <w:pPr>
        <w:pStyle w:val="Normal (Web)"/>
        <w:widowControl w:val="1"/>
        <w:spacing w:line="288" w:lineRule="auto"/>
      </w:pPr>
      <w:r>
        <w:rPr>
          <w:rFonts w:ascii="Calibri" w:hAnsi="Calibri"/>
          <w:rtl w:val="0"/>
          <w:lang w:val="en-US"/>
        </w:rPr>
        <w:t>Eve</w:t>
      </w:r>
      <w:r>
        <w:rPr>
          <w:rtl w:val="0"/>
          <w:lang w:val="zh-TW" w:eastAsia="zh-TW"/>
        </w:rPr>
        <w:t>（翻卷宗）：他临走前</w:t>
      </w:r>
      <w:r>
        <w:rPr>
          <w:rFonts w:ascii="Calibri" w:hAnsi="Calibri"/>
          <w:rtl w:val="0"/>
          <w:lang w:val="en-US"/>
        </w:rPr>
        <w:t>,</w:t>
      </w:r>
      <w:r>
        <w:rPr>
          <w:rtl w:val="0"/>
          <w:lang w:val="zh-TW" w:eastAsia="zh-TW"/>
        </w:rPr>
        <w:t>有没有动作</w:t>
      </w:r>
      <w:r>
        <w:rPr>
          <w:rFonts w:ascii="Calibri" w:hAnsi="Calibri"/>
          <w:rtl w:val="0"/>
          <w:lang w:val="en-US"/>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Eve: Did he make any moves before he left?</w:t>
      </w:r>
    </w:p>
    <w:p>
      <w:pPr>
        <w:pStyle w:val="Normal (Web)"/>
        <w:widowControl w:val="1"/>
        <w:spacing w:line="288" w:lineRule="auto"/>
      </w:pPr>
      <w:r>
        <w:rPr>
          <w:rtl w:val="0"/>
          <w:lang w:val="zh-TW" w:eastAsia="zh-TW"/>
        </w:rPr>
        <w:t>技术员：他给纽约几个中立家族</w:t>
      </w:r>
      <w:r>
        <w:rPr>
          <w:rFonts w:ascii="Calibri" w:hAnsi="Calibri"/>
          <w:rtl w:val="0"/>
          <w:lang w:val="en-US"/>
        </w:rPr>
        <w:t>,</w:t>
      </w:r>
      <w:r>
        <w:rPr>
          <w:rtl w:val="0"/>
          <w:lang w:val="zh-TW" w:eastAsia="zh-TW"/>
        </w:rPr>
        <w:t>都打了招呼。话里话外</w:t>
      </w:r>
      <w:r>
        <w:rPr>
          <w:rFonts w:ascii="Calibri" w:hAnsi="Calibri"/>
          <w:rtl w:val="0"/>
          <w:lang w:val="en-US"/>
        </w:rPr>
        <w:t>,</w:t>
      </w:r>
      <w:r>
        <w:rPr>
          <w:rtl w:val="0"/>
          <w:lang w:val="zh-TW" w:eastAsia="zh-TW"/>
        </w:rPr>
        <w:t>说您过河拆桥</w:t>
      </w:r>
      <w:r>
        <w:rPr>
          <w:rFonts w:ascii="Calibri" w:hAnsi="Calibri"/>
          <w:rtl w:val="0"/>
          <w:lang w:val="en-US"/>
        </w:rPr>
        <w:t>,</w:t>
      </w:r>
      <w:r>
        <w:rPr>
          <w:rtl w:val="0"/>
          <w:lang w:val="zh-TW" w:eastAsia="zh-TW"/>
        </w:rPr>
        <w:t>容不下盟友。想孤立您。</w:t>
      </w:r>
      <w:r>
        <w:rPr>
          <w:lang w:val="en-US"/>
        </w:rPr>
        <w:br w:type="textWrapping"/>
      </w:r>
      <w:r>
        <w:rPr>
          <w:rFonts w:ascii="Times New Roman" w:hAnsi="Times New Roman"/>
          <w:outline w:val="0"/>
          <w:color w:val="ff0000"/>
          <w:u w:color="ff0000"/>
          <w:rtl w:val="0"/>
          <w:lang w:val="en-US"/>
          <w14:textFill>
            <w14:solidFill>
              <w14:srgbClr w14:val="FF0000"/>
            </w14:solidFill>
          </w14:textFill>
        </w:rPr>
        <w:t>Tech: He contacted several neutral families in New York. He implied you betrayed partners and couldn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 tolerate allies. He wants to isolate you.</w:t>
      </w:r>
    </w:p>
    <w:p>
      <w:pPr>
        <w:pStyle w:val="Normal (Web)"/>
        <w:widowControl w:val="1"/>
        <w:spacing w:line="288" w:lineRule="auto"/>
      </w:pPr>
      <w:r>
        <w:rPr>
          <w:rFonts w:ascii="Calibri" w:hAnsi="Calibri"/>
          <w:rtl w:val="0"/>
          <w:lang w:val="en-US"/>
        </w:rPr>
        <w:t>Eve</w:t>
      </w:r>
      <w:r>
        <w:rPr>
          <w:rtl w:val="0"/>
          <w:lang w:val="zh-TW" w:eastAsia="zh-TW"/>
        </w:rPr>
        <w:t>（合上卷宗</w:t>
      </w:r>
      <w:r>
        <w:rPr>
          <w:rFonts w:ascii="Calibri" w:hAnsi="Calibri"/>
          <w:rtl w:val="0"/>
          <w:lang w:val="en-US"/>
        </w:rPr>
        <w:t>,</w:t>
      </w:r>
      <w:r>
        <w:rPr>
          <w:rtl w:val="0"/>
          <w:lang w:val="zh-TW" w:eastAsia="zh-TW"/>
        </w:rPr>
        <w:t>冷笑）：他在俄罗斯坐镇</w:t>
      </w:r>
      <w:r>
        <w:rPr>
          <w:rFonts w:ascii="Calibri" w:hAnsi="Calibri"/>
          <w:rtl w:val="0"/>
          <w:lang w:val="en-US"/>
        </w:rPr>
        <w:t>,</w:t>
      </w:r>
      <w:r>
        <w:rPr>
          <w:rtl w:val="0"/>
          <w:lang w:val="zh-TW" w:eastAsia="zh-TW"/>
        </w:rPr>
        <w:t>远程给我下绊子。</w:t>
      </w:r>
      <w:r>
        <w:rPr>
          <w:lang w:val="en-US"/>
        </w:rPr>
        <w:br w:type="textWrapping"/>
      </w:r>
      <w:r>
        <w:rPr>
          <w:rFonts w:ascii="Times New Roman" w:hAnsi="Times New Roman"/>
          <w:outline w:val="0"/>
          <w:color w:val="ff0000"/>
          <w:u w:color="ff0000"/>
          <w:rtl w:val="0"/>
          <w:lang w:val="en-US"/>
          <w14:textFill>
            <w14:solidFill>
              <w14:srgbClr w14:val="FF0000"/>
            </w14:solidFill>
          </w14:textFill>
        </w:rPr>
        <w:t>Eve: He</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holed up in Russia, tripping me from a distance.</w:t>
      </w:r>
    </w:p>
    <w:p>
      <w:pPr>
        <w:pStyle w:val="Normal (Web)"/>
        <w:widowControl w:val="1"/>
        <w:spacing w:line="288" w:lineRule="auto"/>
      </w:pPr>
      <w:r>
        <w:rPr>
          <w:rtl w:val="0"/>
          <w:lang w:val="zh-TW" w:eastAsia="zh-TW"/>
        </w:rPr>
        <w:t>技术员：要不要反击</w:t>
      </w:r>
      <w:r>
        <w:rPr>
          <w:rFonts w:ascii="Calibri" w:hAnsi="Calibri"/>
          <w:rtl w:val="0"/>
          <w:lang w:val="en-US"/>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Tech: Should we hit back?</w:t>
      </w:r>
    </w:p>
    <w:p>
      <w:pPr>
        <w:pStyle w:val="Normal (Web)"/>
        <w:widowControl w:val="1"/>
        <w:spacing w:line="288" w:lineRule="auto"/>
      </w:pPr>
      <w:r>
        <w:rPr>
          <w:rFonts w:ascii="Calibri" w:hAnsi="Calibri"/>
          <w:rtl w:val="0"/>
          <w:lang w:val="en-US"/>
        </w:rPr>
        <w:t>Eve</w:t>
      </w:r>
      <w:r>
        <w:rPr>
          <w:rtl w:val="0"/>
          <w:lang w:val="zh-TW" w:eastAsia="zh-TW"/>
        </w:rPr>
        <w:t>：不急。他想让人觉得我容不下盟友</w:t>
      </w:r>
      <w:r>
        <w:rPr>
          <w:rFonts w:ascii="Calibri" w:hAnsi="Calibri"/>
          <w:rtl w:val="0"/>
          <w:lang w:val="en-US"/>
        </w:rPr>
        <w:t>,</w:t>
      </w:r>
      <w:r>
        <w:rPr>
          <w:rtl w:val="0"/>
          <w:lang w:val="zh-TW" w:eastAsia="zh-TW"/>
        </w:rPr>
        <w:t>我就让那几个家族看看</w:t>
      </w:r>
      <w:r>
        <w:rPr>
          <w:rFonts w:ascii="Calibri" w:hAnsi="Calibri"/>
          <w:rtl w:val="0"/>
          <w:lang w:val="en-US"/>
        </w:rPr>
        <w:t>,</w:t>
      </w:r>
      <w:r>
        <w:rPr>
          <w:rtl w:val="0"/>
          <w:lang w:val="zh-TW" w:eastAsia="zh-TW"/>
        </w:rPr>
        <w:t>跟我做生意</w:t>
      </w:r>
      <w:r>
        <w:rPr>
          <w:rFonts w:ascii="Calibri" w:hAnsi="Calibri"/>
          <w:rtl w:val="0"/>
          <w:lang w:val="en-US"/>
        </w:rPr>
        <w:t>,</w:t>
      </w:r>
      <w:r>
        <w:rPr>
          <w:rtl w:val="0"/>
          <w:lang w:val="zh-TW" w:eastAsia="zh-TW"/>
        </w:rPr>
        <w:t>比跟战斧帮安稳。</w:t>
      </w:r>
      <w:r>
        <w:rPr>
          <w:lang w:val="en-US"/>
        </w:rPr>
        <w:br w:type="textWrapping"/>
      </w:r>
      <w:r>
        <w:rPr>
          <w:rFonts w:ascii="Times New Roman" w:hAnsi="Times New Roman"/>
          <w:outline w:val="0"/>
          <w:color w:val="ff0000"/>
          <w:u w:color="ff0000"/>
          <w:rtl w:val="0"/>
          <w:lang w:val="en-US"/>
          <w14:textFill>
            <w14:solidFill>
              <w14:srgbClr w14:val="FF0000"/>
            </w14:solidFill>
          </w14:textFill>
        </w:rPr>
        <w:t>Eve: No rush. He wants people to think I can't tolerate allies, so I'll show those families business with me is steadier than with the Bratva.</w:t>
      </w:r>
    </w:p>
    <w:p>
      <w:pPr>
        <w:pStyle w:val="Normal (Web)"/>
        <w:widowControl w:val="1"/>
        <w:spacing w:line="288" w:lineRule="auto"/>
      </w:pPr>
      <w:r>
        <w:rPr>
          <w:rtl w:val="0"/>
          <w:lang w:val="en-US"/>
        </w:rPr>
        <w:t>△</w:t>
      </w:r>
      <w:r>
        <w:rPr>
          <w:rtl w:val="0"/>
          <w:lang w:val="zh-TW" w:eastAsia="zh-TW"/>
        </w:rPr>
        <w:t>她站起身</w:t>
      </w:r>
      <w:r>
        <w:rPr>
          <w:rFonts w:ascii="Calibri" w:hAnsi="Calibri"/>
          <w:rtl w:val="0"/>
          <w:lang w:val="en-US"/>
        </w:rPr>
        <w:t>,</w:t>
      </w:r>
      <w:r>
        <w:rPr>
          <w:rtl w:val="0"/>
          <w:lang w:val="zh-TW" w:eastAsia="zh-TW"/>
        </w:rPr>
        <w:t>走到窗前。</w:t>
      </w:r>
    </w:p>
    <w:p>
      <w:pPr>
        <w:pStyle w:val="Normal (Web)"/>
        <w:widowControl w:val="1"/>
        <w:spacing w:line="288" w:lineRule="auto"/>
        <w:rPr>
          <w:rFonts w:ascii="Times New Roman" w:cs="Times New Roman" w:hAnsi="Times New Roman" w:eastAsia="Times New Roman"/>
          <w:outline w:val="0"/>
          <w:color w:val="ff0000"/>
          <w:u w:color="ff0000"/>
          <w14:textFill>
            <w14:solidFill>
              <w14:srgbClr w14:val="FF0000"/>
            </w14:solidFill>
          </w14:textFill>
        </w:rPr>
      </w:pPr>
      <w:r>
        <w:rPr>
          <w:rFonts w:ascii="Calibri" w:hAnsi="Calibri"/>
          <w:rtl w:val="0"/>
          <w:lang w:val="en-US"/>
        </w:rPr>
        <w:t>Eve OS</w:t>
      </w:r>
      <w:r>
        <w:rPr>
          <w:rtl w:val="0"/>
          <w:lang w:val="zh-TW" w:eastAsia="zh-TW"/>
        </w:rPr>
        <w:t>：马可、</w:t>
      </w:r>
      <w:r>
        <w:rPr>
          <w:rFonts w:ascii="Calibri" w:hAnsi="Calibri"/>
          <w:rtl w:val="0"/>
          <w:lang w:val="en-US"/>
        </w:rPr>
        <w:t>Salvatore</w:t>
      </w:r>
      <w:r>
        <w:rPr>
          <w:rtl w:val="0"/>
          <w:lang w:val="zh-TW" w:eastAsia="zh-TW"/>
        </w:rPr>
        <w:t>、</w:t>
      </w:r>
      <w:r>
        <w:rPr>
          <w:rFonts w:ascii="Calibri" w:hAnsi="Calibri"/>
          <w:rtl w:val="0"/>
          <w:lang w:val="en-US"/>
        </w:rPr>
        <w:t>Lily,</w:t>
      </w:r>
      <w:r>
        <w:rPr>
          <w:rtl w:val="0"/>
          <w:lang w:val="zh-TW" w:eastAsia="zh-TW"/>
        </w:rPr>
        <w:t>这一局的明面上的敌人</w:t>
      </w:r>
      <w:r>
        <w:rPr>
          <w:rFonts w:ascii="Calibri" w:hAnsi="Calibri"/>
          <w:rtl w:val="0"/>
          <w:lang w:val="en-US"/>
        </w:rPr>
        <w:t>,</w:t>
      </w:r>
      <w:r>
        <w:rPr>
          <w:rtl w:val="0"/>
          <w:lang w:val="zh-TW" w:eastAsia="zh-TW"/>
        </w:rPr>
        <w:t>都倒了。可</w:t>
      </w:r>
      <w:r>
        <w:rPr>
          <w:rFonts w:ascii="Calibri" w:hAnsi="Calibri"/>
          <w:rtl w:val="0"/>
          <w:lang w:val="en-US"/>
        </w:rPr>
        <w:t>Victor</w:t>
      </w:r>
      <w:r>
        <w:rPr>
          <w:rtl w:val="0"/>
          <w:lang w:val="zh-TW" w:eastAsia="zh-TW"/>
        </w:rPr>
        <w:t>退回俄罗斯</w:t>
      </w:r>
      <w:r>
        <w:rPr>
          <w:rFonts w:ascii="Calibri" w:hAnsi="Calibri"/>
          <w:rtl w:val="0"/>
          <w:lang w:val="en-US"/>
        </w:rPr>
        <w:t>,</w:t>
      </w:r>
      <w:r>
        <w:rPr>
          <w:rtl w:val="0"/>
          <w:lang w:val="zh-TW" w:eastAsia="zh-TW"/>
        </w:rPr>
        <w:t>不是认输</w:t>
      </w:r>
      <w:r>
        <w:rPr>
          <w:rFonts w:ascii="Calibri" w:hAnsi="Calibri"/>
          <w:rtl w:val="0"/>
          <w:lang w:val="en-US"/>
        </w:rPr>
        <w:t>,</w:t>
      </w:r>
      <w:r>
        <w:rPr>
          <w:rtl w:val="0"/>
          <w:lang w:val="zh-TW" w:eastAsia="zh-TW"/>
        </w:rPr>
        <w:t>是换了个战场。这笔账</w:t>
      </w:r>
      <w:r>
        <w:rPr>
          <w:rFonts w:ascii="Calibri" w:hAnsi="Calibri"/>
          <w:rtl w:val="0"/>
          <w:lang w:val="en-US"/>
        </w:rPr>
        <w:t>,</w:t>
      </w:r>
      <w:r>
        <w:rPr>
          <w:rtl w:val="0"/>
          <w:lang w:val="zh-TW" w:eastAsia="zh-TW"/>
        </w:rPr>
        <w:t>迟早要再算。眼下</w:t>
      </w:r>
      <w:r>
        <w:rPr>
          <w:rFonts w:ascii="Calibri" w:hAnsi="Calibri"/>
          <w:rtl w:val="0"/>
          <w:lang w:val="en-US"/>
        </w:rPr>
        <w:t>,</w:t>
      </w:r>
      <w:r>
        <w:rPr>
          <w:rtl w:val="0"/>
          <w:lang w:val="zh-TW" w:eastAsia="zh-TW"/>
        </w:rPr>
        <w:t>我得先把北美这盘棋</w:t>
      </w:r>
      <w:r>
        <w:rPr>
          <w:rFonts w:ascii="Calibri" w:hAnsi="Calibri"/>
          <w:rtl w:val="0"/>
          <w:lang w:val="en-US"/>
        </w:rPr>
        <w:t>,</w:t>
      </w:r>
      <w:r>
        <w:rPr>
          <w:rtl w:val="0"/>
          <w:lang w:val="zh-TW" w:eastAsia="zh-TW"/>
        </w:rPr>
        <w:t>牢牢攥在自己手里。</w:t>
      </w:r>
      <w:r>
        <w:rPr>
          <w:lang w:val="en-US"/>
        </w:rPr>
        <w:br w:type="textWrapping"/>
      </w:r>
      <w:r>
        <w:rPr>
          <w:rFonts w:ascii="Times New Roman" w:hAnsi="Times New Roman"/>
          <w:outline w:val="0"/>
          <w:color w:val="ff2600"/>
          <w:u w:color="ff0000"/>
          <w:rtl w:val="0"/>
          <w:lang w:val="en-US"/>
          <w14:textFill>
            <w14:solidFill>
              <w14:srgbClr w14:val="FF2600"/>
            </w14:solidFill>
          </w14:textFill>
        </w:rPr>
        <w:t>Eve (</w:t>
      </w:r>
      <w:r>
        <w:rPr>
          <w:rFonts w:ascii="Times New Roman" w:hAnsi="Times New Roman"/>
          <w:outline w:val="0"/>
          <w:color w:val="ff2600"/>
          <w:u w:color="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Marc</w:t>
      </w:r>
      <w:r>
        <w:rPr>
          <w:rFonts w:ascii="Times New Roman" w:hAnsi="Times New Roman"/>
          <w:outline w:val="0"/>
          <w:color w:val="ff0000"/>
          <w:u w:color="ff0000"/>
          <w:rtl w:val="0"/>
          <w:lang w:val="en-US"/>
          <w14:textFill>
            <w14:solidFill>
              <w14:srgbClr w14:val="FF0000"/>
            </w14:solidFill>
          </w14:textFill>
        </w:rPr>
        <w:t>o, Salvatore, Lily. The enemies in the open are down. But Victor retreating to Russia isn't surrender. He just changed battlefields. This debt will be settled sooner or later. For now, I need North America locked in my grip.</w:t>
      </w:r>
    </w:p>
    <w:p>
      <w:pPr>
        <w:pStyle w:val="Normal (Web)"/>
        <w:widowControl w:val="1"/>
        <w:spacing w:line="288" w:lineRule="auto"/>
        <w:rPr>
          <w:rFonts w:ascii="Times New Roman" w:cs="Times New Roman" w:hAnsi="Times New Roman" w:eastAsia="Times New Roman"/>
          <w:outline w:val="0"/>
          <w:color w:val="ff0000"/>
          <w:u w:color="ff0000"/>
          <w14:textFill>
            <w14:solidFill>
              <w14:srgbClr w14:val="FF0000"/>
            </w14:solidFill>
          </w14:textFill>
        </w:rPr>
      </w:pPr>
    </w:p>
    <w:p>
      <w:pPr>
        <w:pStyle w:val="Normal (Web)"/>
        <w:widowControl w:val="1"/>
        <w:spacing w:line="288" w:lineRule="auto"/>
      </w:pPr>
    </w:p>
    <w:p>
      <w:pPr>
        <w:pStyle w:val="Normal (Web)"/>
        <w:widowControl w:val="1"/>
        <w:spacing w:line="288" w:lineRule="auto"/>
      </w:pPr>
      <w:r>
        <w:rPr>
          <w:rFonts w:ascii="Calibri" w:hAnsi="Calibri"/>
          <w:rtl w:val="0"/>
          <w:lang w:val="en-US"/>
        </w:rPr>
        <w:t>32-3</w:t>
      </w:r>
      <w:r>
        <w:rPr>
          <w:rtl w:val="0"/>
          <w:lang w:val="zh-TW" w:eastAsia="zh-TW"/>
        </w:rPr>
        <w:t>日内私立医院病房</w:t>
      </w:r>
    </w:p>
    <w:p>
      <w:pPr>
        <w:pStyle w:val="Normal (Web)"/>
        <w:widowControl w:val="1"/>
        <w:spacing w:line="288" w:lineRule="auto"/>
      </w:pPr>
      <w:r>
        <w:rPr>
          <w:rtl w:val="0"/>
          <w:lang w:val="zh-TW" w:eastAsia="zh-TW"/>
        </w:rPr>
        <w:t>人物：</w:t>
      </w:r>
      <w:r>
        <w:rPr>
          <w:rFonts w:ascii="Calibri" w:hAnsi="Calibri"/>
          <w:rtl w:val="0"/>
          <w:lang w:val="en-US"/>
        </w:rPr>
        <w:t>Eve</w:t>
      </w:r>
      <w:r>
        <w:rPr>
          <w:rtl w:val="0"/>
          <w:lang w:val="zh-TW" w:eastAsia="zh-TW"/>
        </w:rPr>
        <w:t>、</w:t>
      </w:r>
      <w:r>
        <w:rPr>
          <w:rFonts w:ascii="Calibri" w:hAnsi="Calibri"/>
          <w:rtl w:val="0"/>
          <w:lang w:val="en-US"/>
        </w:rPr>
        <w:t>Dante</w:t>
      </w:r>
      <w:r>
        <w:rPr>
          <w:rtl w:val="0"/>
          <w:lang w:val="zh-TW" w:eastAsia="zh-TW"/>
        </w:rPr>
        <w:t>、小安娜</w:t>
      </w:r>
    </w:p>
    <w:p>
      <w:pPr>
        <w:pStyle w:val="Normal (Web)"/>
        <w:widowControl w:val="1"/>
        <w:spacing w:line="288" w:lineRule="auto"/>
      </w:pPr>
      <w:r>
        <w:rPr>
          <w:rtl w:val="0"/>
          <w:lang w:val="en-US"/>
        </w:rPr>
        <w:t>△</w:t>
      </w:r>
      <w:r>
        <w:rPr>
          <w:rtl w:val="0"/>
          <w:lang w:val="zh-TW" w:eastAsia="zh-TW"/>
        </w:rPr>
        <w:t>三天后。</w:t>
      </w:r>
      <w:r>
        <w:rPr>
          <w:rFonts w:ascii="Calibri" w:hAnsi="Calibri"/>
          <w:rtl w:val="0"/>
          <w:lang w:val="en-US"/>
        </w:rPr>
        <w:t>Dante</w:t>
      </w:r>
      <w:r>
        <w:rPr>
          <w:rtl w:val="0"/>
          <w:lang w:val="zh-TW" w:eastAsia="zh-TW"/>
        </w:rPr>
        <w:t>坐在轮椅上</w:t>
      </w:r>
      <w:r>
        <w:rPr>
          <w:rFonts w:ascii="Calibri" w:hAnsi="Calibri"/>
          <w:rtl w:val="0"/>
          <w:lang w:val="en-US"/>
        </w:rPr>
        <w:t>,</w:t>
      </w:r>
      <w:r>
        <w:rPr>
          <w:rtl w:val="0"/>
          <w:lang w:val="zh-TW" w:eastAsia="zh-TW"/>
        </w:rPr>
        <w:t>靠在窗边。小安娜趴在他腿边给他削苹果。</w:t>
      </w:r>
    </w:p>
    <w:p>
      <w:pPr>
        <w:pStyle w:val="Normal (Web)"/>
        <w:widowControl w:val="1"/>
        <w:spacing w:line="288" w:lineRule="auto"/>
      </w:pPr>
      <w:r>
        <w:rPr>
          <w:rtl w:val="0"/>
          <w:lang w:val="zh-TW" w:eastAsia="zh-TW"/>
        </w:rPr>
        <w:t>小安娜：</w:t>
      </w:r>
      <w:r>
        <w:rPr>
          <w:rFonts w:ascii="Calibri" w:hAnsi="Calibri"/>
          <w:rtl w:val="0"/>
          <w:lang w:val="en-US"/>
        </w:rPr>
        <w:t>Dante</w:t>
      </w:r>
      <w:r>
        <w:rPr>
          <w:rtl w:val="0"/>
          <w:lang w:val="zh-TW" w:eastAsia="zh-TW"/>
        </w:rPr>
        <w:t>哥哥</w:t>
      </w:r>
      <w:r>
        <w:rPr>
          <w:rFonts w:ascii="Calibri" w:hAnsi="Calibri"/>
          <w:rtl w:val="0"/>
          <w:lang w:val="en-US"/>
        </w:rPr>
        <w:t>,</w:t>
      </w:r>
      <w:r>
        <w:rPr>
          <w:rtl w:val="0"/>
          <w:lang w:val="zh-TW" w:eastAsia="zh-TW"/>
        </w:rPr>
        <w:t>伊芙姐姐说</w:t>
      </w:r>
      <w:r>
        <w:rPr>
          <w:rFonts w:ascii="Calibri" w:hAnsi="Calibri"/>
          <w:rtl w:val="0"/>
          <w:lang w:val="en-US"/>
        </w:rPr>
        <w:t>,</w:t>
      </w:r>
      <w:r>
        <w:rPr>
          <w:rtl w:val="0"/>
          <w:lang w:val="zh-TW" w:eastAsia="zh-TW"/>
        </w:rPr>
        <w:t>你以后就住我们家了。</w:t>
      </w:r>
      <w:r>
        <w:rPr>
          <w:lang w:val="en-US"/>
        </w:rPr>
        <w:br w:type="textWrapping"/>
      </w:r>
      <w:r>
        <w:rPr>
          <w:rFonts w:ascii="Times New Roman" w:hAnsi="Times New Roman"/>
          <w:outline w:val="0"/>
          <w:color w:val="ff0000"/>
          <w:u w:color="ff0000"/>
          <w:rtl w:val="0"/>
          <w:lang w:val="en-US"/>
          <w14:textFill>
            <w14:solidFill>
              <w14:srgbClr w14:val="FF0000"/>
            </w14:solidFill>
          </w14:textFill>
        </w:rPr>
        <w:t>Little Anna: Dante, Eve said you're living with us from now on.</w:t>
      </w:r>
    </w:p>
    <w:p>
      <w:pPr>
        <w:pStyle w:val="Normal (Web)"/>
        <w:widowControl w:val="1"/>
        <w:spacing w:line="288" w:lineRule="auto"/>
      </w:pPr>
      <w:r>
        <w:rPr>
          <w:rFonts w:ascii="Calibri" w:hAnsi="Calibri"/>
          <w:rtl w:val="0"/>
          <w:lang w:val="en-US"/>
        </w:rPr>
        <w:t>Dante</w:t>
      </w:r>
      <w:r>
        <w:rPr>
          <w:rtl w:val="0"/>
          <w:lang w:val="zh-TW" w:eastAsia="zh-TW"/>
        </w:rPr>
        <w:t>（摸摸她的头）：嗯。</w:t>
      </w:r>
      <w:r>
        <w:rPr>
          <w:lang w:val="en-US"/>
        </w:rPr>
        <w:br w:type="textWrapping"/>
      </w:r>
      <w:r>
        <w:rPr>
          <w:rFonts w:ascii="Times New Roman" w:hAnsi="Times New Roman"/>
          <w:outline w:val="0"/>
          <w:color w:val="ff0000"/>
          <w:u w:color="ff0000"/>
          <w:rtl w:val="0"/>
          <w:lang w:val="en-US"/>
          <w14:textFill>
            <w14:solidFill>
              <w14:srgbClr w14:val="FF0000"/>
            </w14:solidFill>
          </w14:textFill>
        </w:rPr>
        <w:t>Dante: Yeah.</w:t>
      </w:r>
    </w:p>
    <w:p>
      <w:pPr>
        <w:pStyle w:val="Normal (Web)"/>
        <w:widowControl w:val="1"/>
        <w:spacing w:line="288" w:lineRule="auto"/>
      </w:pPr>
      <w:r>
        <w:rPr>
          <w:rtl w:val="0"/>
          <w:lang w:val="en-US"/>
        </w:rPr>
        <w:t>△</w:t>
      </w:r>
      <w:r>
        <w:rPr>
          <w:rFonts w:ascii="Calibri" w:hAnsi="Calibri"/>
          <w:rtl w:val="0"/>
          <w:lang w:val="en-US"/>
        </w:rPr>
        <w:t>Eve</w:t>
      </w:r>
      <w:r>
        <w:rPr>
          <w:rtl w:val="0"/>
          <w:lang w:val="zh-TW" w:eastAsia="zh-TW"/>
        </w:rPr>
        <w:t>推门进来</w:t>
      </w:r>
      <w:r>
        <w:rPr>
          <w:rFonts w:ascii="Calibri" w:hAnsi="Calibri"/>
          <w:rtl w:val="0"/>
          <w:lang w:val="en-US"/>
        </w:rPr>
        <w:t>,</w:t>
      </w:r>
      <w:r>
        <w:rPr>
          <w:rtl w:val="0"/>
          <w:lang w:val="zh-TW" w:eastAsia="zh-TW"/>
        </w:rPr>
        <w:t>手里拿着文件。</w:t>
      </w:r>
    </w:p>
    <w:p>
      <w:pPr>
        <w:pStyle w:val="Normal (Web)"/>
        <w:widowControl w:val="1"/>
        <w:spacing w:line="288" w:lineRule="auto"/>
      </w:pPr>
      <w:r>
        <w:rPr>
          <w:rFonts w:ascii="Calibri" w:hAnsi="Calibri"/>
          <w:rtl w:val="0"/>
          <w:lang w:val="en-US"/>
        </w:rPr>
        <w:t>Eve</w:t>
      </w:r>
      <w:r>
        <w:rPr>
          <w:rtl w:val="0"/>
          <w:lang w:val="zh-TW" w:eastAsia="zh-TW"/>
        </w:rPr>
        <w:t>：北美平了。</w:t>
      </w:r>
      <w:r>
        <w:rPr>
          <w:rFonts w:ascii="Calibri" w:hAnsi="Calibri"/>
          <w:rtl w:val="0"/>
          <w:lang w:val="en-US"/>
        </w:rPr>
        <w:t>Victor</w:t>
      </w:r>
      <w:r>
        <w:rPr>
          <w:rtl w:val="0"/>
          <w:lang w:val="zh-TW" w:eastAsia="zh-TW"/>
        </w:rPr>
        <w:t>退回俄罗斯</w:t>
      </w:r>
      <w:r>
        <w:rPr>
          <w:rFonts w:ascii="Calibri" w:hAnsi="Calibri"/>
          <w:rtl w:val="0"/>
          <w:lang w:val="en-US"/>
        </w:rPr>
        <w:t>,</w:t>
      </w:r>
      <w:r>
        <w:rPr>
          <w:rtl w:val="0"/>
          <w:lang w:val="zh-TW" w:eastAsia="zh-TW"/>
        </w:rPr>
        <w:t>布兰卡归了我。</w:t>
      </w:r>
      <w:r>
        <w:rPr>
          <w:lang w:val="en-US"/>
        </w:rPr>
        <w:br w:type="textWrapping"/>
      </w:r>
      <w:r>
        <w:rPr>
          <w:rFonts w:ascii="Times New Roman" w:hAnsi="Times New Roman"/>
          <w:outline w:val="0"/>
          <w:color w:val="ff0000"/>
          <w:u w:color="ff0000"/>
          <w:rtl w:val="0"/>
          <w:lang w:val="en-US"/>
          <w14:textFill>
            <w14:solidFill>
              <w14:srgbClr w14:val="FF0000"/>
            </w14:solidFill>
          </w14:textFill>
        </w:rPr>
        <w:t>Eve: North America is settled. Victor's back in Russia. Blanca is mine.</w:t>
      </w:r>
    </w:p>
    <w:p>
      <w:pPr>
        <w:pStyle w:val="Normal (Web)"/>
        <w:widowControl w:val="1"/>
        <w:spacing w:line="288" w:lineRule="auto"/>
      </w:pPr>
      <w:r>
        <w:rPr>
          <w:rFonts w:ascii="Calibri" w:hAnsi="Calibri"/>
          <w:rtl w:val="0"/>
          <w:lang w:val="en-US"/>
        </w:rPr>
        <w:t>Dante</w:t>
      </w:r>
      <w:r>
        <w:rPr>
          <w:rtl w:val="0"/>
          <w:lang w:val="zh-TW" w:eastAsia="zh-TW"/>
        </w:rPr>
        <w:t>：你现在</w:t>
      </w:r>
      <w:r>
        <w:rPr>
          <w:rFonts w:ascii="Calibri" w:hAnsi="Calibri"/>
          <w:rtl w:val="0"/>
          <w:lang w:val="en-US"/>
        </w:rPr>
        <w:t>,</w:t>
      </w:r>
      <w:r>
        <w:rPr>
          <w:rtl w:val="0"/>
          <w:lang w:val="zh-TW" w:eastAsia="zh-TW"/>
        </w:rPr>
        <w:t>是真正的女王了。</w:t>
      </w:r>
      <w:r>
        <w:rPr>
          <w:lang w:val="en-US"/>
        </w:rPr>
        <w:br w:type="textWrapping"/>
      </w:r>
      <w:r>
        <w:rPr>
          <w:rFonts w:ascii="Times New Roman" w:hAnsi="Times New Roman"/>
          <w:outline w:val="0"/>
          <w:color w:val="ff0000"/>
          <w:u w:color="ff0000"/>
          <w:rtl w:val="0"/>
          <w:lang w:val="en-US"/>
          <w14:textFill>
            <w14:solidFill>
              <w14:srgbClr w14:val="FF0000"/>
            </w14:solidFill>
          </w14:textFill>
        </w:rPr>
        <w:t>Dante: Now you're the real queen.</w:t>
      </w:r>
    </w:p>
    <w:p>
      <w:pPr>
        <w:pStyle w:val="Normal (Web)"/>
        <w:widowControl w:val="1"/>
        <w:spacing w:line="288" w:lineRule="auto"/>
      </w:pPr>
      <w:r>
        <w:rPr>
          <w:rtl w:val="0"/>
          <w:lang w:val="en-US"/>
        </w:rPr>
        <w:t>△</w:t>
      </w:r>
      <w:r>
        <w:rPr>
          <w:rtl w:val="0"/>
          <w:lang w:val="zh-TW" w:eastAsia="zh-TW"/>
        </w:rPr>
        <w:t>小安娜跑出去玩。病房里只剩两人。</w:t>
      </w:r>
    </w:p>
    <w:p>
      <w:pPr>
        <w:pStyle w:val="Normal (Web)"/>
        <w:widowControl w:val="1"/>
        <w:spacing w:line="288" w:lineRule="auto"/>
      </w:pPr>
      <w:r>
        <w:rPr>
          <w:rFonts w:ascii="Calibri" w:hAnsi="Calibri"/>
          <w:rtl w:val="0"/>
          <w:lang w:val="en-US"/>
        </w:rPr>
        <w:t>Dante</w:t>
      </w:r>
      <w:r>
        <w:rPr>
          <w:rtl w:val="0"/>
          <w:lang w:val="zh-TW" w:eastAsia="zh-TW"/>
        </w:rPr>
        <w:t>（看着她）：</w:t>
      </w:r>
      <w:r>
        <w:rPr>
          <w:rFonts w:ascii="Calibri" w:hAnsi="Calibri"/>
          <w:rtl w:val="0"/>
          <w:lang w:val="en-US"/>
        </w:rPr>
        <w:t>Eve,</w:t>
      </w:r>
      <w:r>
        <w:rPr>
          <w:rtl w:val="0"/>
          <w:lang w:val="zh-TW" w:eastAsia="zh-TW"/>
        </w:rPr>
        <w:t>我不求你原谅。这辈子能推着轮椅在你身边</w:t>
      </w:r>
      <w:r>
        <w:rPr>
          <w:rFonts w:ascii="Calibri" w:hAnsi="Calibri"/>
          <w:rtl w:val="0"/>
          <w:lang w:val="en-US"/>
        </w:rPr>
        <w:t>,</w:t>
      </w:r>
      <w:r>
        <w:rPr>
          <w:rtl w:val="0"/>
          <w:lang w:val="zh-TW" w:eastAsia="zh-TW"/>
        </w:rPr>
        <w:t>看着你</w:t>
      </w:r>
      <w:r>
        <w:rPr>
          <w:rFonts w:ascii="Calibri" w:hAnsi="Calibri"/>
          <w:rtl w:val="0"/>
          <w:lang w:val="en-US"/>
        </w:rPr>
        <w:t>,</w:t>
      </w:r>
      <w:r>
        <w:rPr>
          <w:rtl w:val="0"/>
          <w:lang w:val="zh-TW" w:eastAsia="zh-TW"/>
        </w:rPr>
        <w:t>我就知足。</w:t>
      </w:r>
      <w:r>
        <w:rPr>
          <w:lang w:val="en-US"/>
        </w:rPr>
        <w:br w:type="textWrapping"/>
      </w:r>
      <w:r>
        <w:rPr>
          <w:rFonts w:ascii="Times New Roman" w:hAnsi="Times New Roman"/>
          <w:outline w:val="0"/>
          <w:color w:val="ff0000"/>
          <w:u w:color="ff0000"/>
          <w:rtl w:val="0"/>
          <w:lang w:val="en-US"/>
          <w14:textFill>
            <w14:solidFill>
              <w14:srgbClr w14:val="FF0000"/>
            </w14:solidFill>
          </w14:textFill>
        </w:rPr>
        <w:t>Dante: Eve, I won't ask you to forgive me. If I can spend the rest of my life in this chair by your side, watching over you, that's enough.</w:t>
      </w:r>
    </w:p>
    <w:p>
      <w:pPr>
        <w:pStyle w:val="Normal (Web)"/>
        <w:widowControl w:val="1"/>
        <w:spacing w:line="288" w:lineRule="auto"/>
      </w:pPr>
      <w:r>
        <w:rPr>
          <w:rtl w:val="0"/>
          <w:lang w:val="en-US"/>
        </w:rPr>
        <w:t>△</w:t>
      </w:r>
      <w:r>
        <w:rPr>
          <w:rFonts w:ascii="Calibri" w:hAnsi="Calibri"/>
          <w:rtl w:val="0"/>
          <w:lang w:val="en-US"/>
        </w:rPr>
        <w:t>Eve</w:t>
      </w:r>
      <w:r>
        <w:rPr>
          <w:rtl w:val="0"/>
          <w:lang w:val="zh-TW" w:eastAsia="zh-TW"/>
        </w:rPr>
        <w:t>没回头</w:t>
      </w:r>
      <w:r>
        <w:rPr>
          <w:rFonts w:ascii="Calibri" w:hAnsi="Calibri"/>
          <w:rtl w:val="0"/>
          <w:lang w:val="en-US"/>
        </w:rPr>
        <w:t>,</w:t>
      </w:r>
      <w:r>
        <w:rPr>
          <w:rtl w:val="0"/>
          <w:lang w:val="zh-TW" w:eastAsia="zh-TW"/>
        </w:rPr>
        <w:t>从口袋掏出那枚沾血的婴儿尾戒</w:t>
      </w:r>
      <w:r>
        <w:rPr>
          <w:rFonts w:ascii="Calibri" w:hAnsi="Calibri"/>
          <w:rtl w:val="0"/>
          <w:lang w:val="en-US"/>
        </w:rPr>
        <w:t>,</w:t>
      </w:r>
      <w:r>
        <w:rPr>
          <w:rtl w:val="0"/>
          <w:lang w:val="zh-TW" w:eastAsia="zh-TW"/>
        </w:rPr>
        <w:t>放在窗台上。</w:t>
      </w:r>
    </w:p>
    <w:p>
      <w:pPr>
        <w:pStyle w:val="Normal (Web)"/>
        <w:widowControl w:val="1"/>
        <w:spacing w:line="288" w:lineRule="auto"/>
      </w:pPr>
      <w:r>
        <w:rPr>
          <w:rFonts w:ascii="Calibri" w:hAnsi="Calibri"/>
          <w:rtl w:val="0"/>
          <w:lang w:val="en-US"/>
        </w:rPr>
        <w:t>Eve</w:t>
      </w:r>
      <w:r>
        <w:rPr>
          <w:rtl w:val="0"/>
          <w:lang w:val="zh-TW" w:eastAsia="zh-TW"/>
        </w:rPr>
        <w:t>：这个</w:t>
      </w:r>
      <w:r>
        <w:rPr>
          <w:rFonts w:ascii="Calibri" w:hAnsi="Calibri"/>
          <w:rtl w:val="0"/>
          <w:lang w:val="en-US"/>
        </w:rPr>
        <w:t>,</w:t>
      </w:r>
      <w:r>
        <w:rPr>
          <w:rtl w:val="0"/>
          <w:lang w:val="zh-TW" w:eastAsia="zh-TW"/>
        </w:rPr>
        <w:t>你收着。</w:t>
      </w:r>
      <w:r>
        <w:rPr>
          <w:lang w:val="en-US"/>
        </w:rPr>
        <w:br w:type="textWrapping"/>
      </w:r>
      <w:r>
        <w:rPr>
          <w:rFonts w:ascii="Times New Roman" w:hAnsi="Times New Roman"/>
          <w:outline w:val="0"/>
          <w:color w:val="ff0000"/>
          <w:u w:color="ff0000"/>
          <w:rtl w:val="0"/>
          <w:lang w:val="en-US"/>
          <w14:textFill>
            <w14:solidFill>
              <w14:srgbClr w14:val="FF0000"/>
            </w14:solidFill>
          </w14:textFill>
        </w:rPr>
        <w:t>Eve: Keep this.</w:t>
      </w:r>
    </w:p>
    <w:p>
      <w:pPr>
        <w:pStyle w:val="Normal (Web)"/>
        <w:widowControl w:val="1"/>
        <w:spacing w:line="288" w:lineRule="auto"/>
      </w:pPr>
      <w:r>
        <w:rPr>
          <w:rtl w:val="0"/>
          <w:lang w:val="en-US"/>
        </w:rPr>
        <w:t>△</w:t>
      </w:r>
      <w:r>
        <w:rPr>
          <w:rFonts w:ascii="Calibri" w:hAnsi="Calibri"/>
          <w:rtl w:val="0"/>
          <w:lang w:val="en-US"/>
        </w:rPr>
        <w:t>Dante</w:t>
      </w:r>
      <w:r>
        <w:rPr>
          <w:rtl w:val="0"/>
          <w:lang w:val="zh-TW" w:eastAsia="zh-TW"/>
        </w:rPr>
        <w:t>愣住</w:t>
      </w:r>
      <w:r>
        <w:rPr>
          <w:rFonts w:ascii="Calibri" w:hAnsi="Calibri"/>
          <w:rtl w:val="0"/>
          <w:lang w:val="en-US"/>
        </w:rPr>
        <w:t>,</w:t>
      </w:r>
      <w:r>
        <w:rPr>
          <w:rtl w:val="0"/>
          <w:lang w:val="zh-TW" w:eastAsia="zh-TW"/>
        </w:rPr>
        <w:t>看着戒指。</w:t>
      </w:r>
    </w:p>
    <w:p>
      <w:pPr>
        <w:pStyle w:val="Normal (Web)"/>
        <w:widowControl w:val="1"/>
        <w:spacing w:line="288" w:lineRule="auto"/>
      </w:pPr>
      <w:r>
        <w:rPr>
          <w:rFonts w:ascii="Calibri" w:hAnsi="Calibri"/>
          <w:rtl w:val="0"/>
          <w:lang w:val="en-US"/>
        </w:rPr>
        <w:t>Eve</w:t>
      </w:r>
      <w:r>
        <w:rPr>
          <w:rtl w:val="0"/>
          <w:lang w:val="zh-TW" w:eastAsia="zh-TW"/>
        </w:rPr>
        <w:t>（声音很轻）：孩子的事</w:t>
      </w:r>
      <w:r>
        <w:rPr>
          <w:rFonts w:ascii="Calibri" w:hAnsi="Calibri"/>
          <w:rtl w:val="0"/>
          <w:lang w:val="en-US"/>
        </w:rPr>
        <w:t>,</w:t>
      </w:r>
      <w:r>
        <w:rPr>
          <w:rtl w:val="0"/>
          <w:lang w:val="zh-TW" w:eastAsia="zh-TW"/>
        </w:rPr>
        <w:t>我这辈子忘不了</w:t>
      </w:r>
      <w:r>
        <w:rPr>
          <w:rFonts w:ascii="Calibri" w:hAnsi="Calibri"/>
          <w:rtl w:val="0"/>
          <w:lang w:val="en-US"/>
        </w:rPr>
        <w:t>,</w:t>
      </w:r>
      <w:r>
        <w:rPr>
          <w:rtl w:val="0"/>
          <w:lang w:val="zh-TW" w:eastAsia="zh-TW"/>
        </w:rPr>
        <w:t>也不会原谅你。但是</w:t>
      </w:r>
      <w:r>
        <w:rPr>
          <w:rFonts w:ascii="Calibri" w:hAnsi="Calibri"/>
          <w:rtl w:val="0"/>
          <w:lang w:val="en-US"/>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Eve: About our children... I'll never forget it, and I'll never forgive you. But...</w:t>
      </w:r>
    </w:p>
    <w:p>
      <w:pPr>
        <w:pStyle w:val="Normal (Web)"/>
        <w:widowControl w:val="1"/>
        <w:spacing w:line="288" w:lineRule="auto"/>
      </w:pPr>
      <w:r>
        <w:rPr>
          <w:rtl w:val="0"/>
          <w:lang w:val="en-US"/>
        </w:rPr>
        <w:t>△</w:t>
      </w:r>
      <w:r>
        <w:rPr>
          <w:rtl w:val="0"/>
          <w:lang w:val="zh-TW" w:eastAsia="zh-TW"/>
        </w:rPr>
        <w:t>她停顿。</w:t>
      </w:r>
    </w:p>
    <w:p>
      <w:pPr>
        <w:pStyle w:val="Normal (Web)"/>
        <w:widowControl w:val="1"/>
        <w:spacing w:line="288" w:lineRule="auto"/>
      </w:pPr>
      <w:r>
        <w:rPr>
          <w:rFonts w:ascii="Calibri" w:hAnsi="Calibri"/>
          <w:rtl w:val="0"/>
          <w:lang w:val="en-US"/>
        </w:rPr>
        <w:t>Eve</w:t>
      </w:r>
      <w:r>
        <w:rPr>
          <w:rtl w:val="0"/>
          <w:lang w:val="zh-TW" w:eastAsia="zh-TW"/>
        </w:rPr>
        <w:t>：你替我挡的那三枪</w:t>
      </w:r>
      <w:r>
        <w:rPr>
          <w:rFonts w:ascii="Calibri" w:hAnsi="Calibri"/>
          <w:rtl w:val="0"/>
          <w:lang w:val="en-US"/>
        </w:rPr>
        <w:t>,</w:t>
      </w:r>
      <w:r>
        <w:rPr>
          <w:rtl w:val="0"/>
          <w:lang w:val="zh-TW" w:eastAsia="zh-TW"/>
        </w:rPr>
        <w:t>我记着。往后的路</w:t>
      </w:r>
      <w:r>
        <w:rPr>
          <w:rFonts w:ascii="Calibri" w:hAnsi="Calibri"/>
          <w:rtl w:val="0"/>
          <w:lang w:val="en-US"/>
        </w:rPr>
        <w:t>,</w:t>
      </w:r>
      <w:r>
        <w:rPr>
          <w:rtl w:val="0"/>
          <w:lang w:val="zh-TW" w:eastAsia="zh-TW"/>
        </w:rPr>
        <w:t>你想跟</w:t>
      </w:r>
      <w:r>
        <w:rPr>
          <w:rFonts w:ascii="Calibri" w:hAnsi="Calibri"/>
          <w:rtl w:val="0"/>
          <w:lang w:val="en-US"/>
        </w:rPr>
        <w:t>,</w:t>
      </w:r>
      <w:r>
        <w:rPr>
          <w:rtl w:val="0"/>
          <w:lang w:val="zh-TW" w:eastAsia="zh-TW"/>
        </w:rPr>
        <w:t>就跟着。</w:t>
      </w:r>
      <w:r>
        <w:rPr>
          <w:lang w:val="en-US"/>
        </w:rPr>
        <w:br w:type="textWrapping"/>
      </w:r>
      <w:r>
        <w:rPr>
          <w:rFonts w:ascii="Times New Roman" w:hAnsi="Times New Roman"/>
          <w:outline w:val="0"/>
          <w:color w:val="ff0000"/>
          <w:u w:color="ff0000"/>
          <w:rtl w:val="0"/>
          <w:lang w:val="en-US"/>
          <w14:textFill>
            <w14:solidFill>
              <w14:srgbClr w14:val="FF0000"/>
            </w14:solidFill>
          </w14:textFill>
        </w:rPr>
        <w:t>Eve: I remember the three shots you took for me. From now on, if you want to follow me, follow.</w:t>
      </w:r>
    </w:p>
    <w:p>
      <w:pPr>
        <w:pStyle w:val="Normal (Web)"/>
        <w:widowControl w:val="1"/>
        <w:spacing w:line="288" w:lineRule="auto"/>
      </w:pPr>
      <w:r>
        <w:rPr>
          <w:rtl w:val="0"/>
          <w:lang w:val="en-US"/>
        </w:rPr>
        <w:t>△</w:t>
      </w:r>
      <w:r>
        <w:rPr>
          <w:rFonts w:ascii="Calibri" w:hAnsi="Calibri"/>
          <w:rtl w:val="0"/>
          <w:lang w:val="en-US"/>
        </w:rPr>
        <w:t>Dante</w:t>
      </w:r>
      <w:r>
        <w:rPr>
          <w:rtl w:val="0"/>
          <w:lang w:val="zh-TW" w:eastAsia="zh-TW"/>
        </w:rPr>
        <w:t>颤抖着伸手</w:t>
      </w:r>
      <w:r>
        <w:rPr>
          <w:rFonts w:ascii="Calibri" w:hAnsi="Calibri"/>
          <w:rtl w:val="0"/>
          <w:lang w:val="en-US"/>
        </w:rPr>
        <w:t>,</w:t>
      </w:r>
      <w:r>
        <w:rPr>
          <w:rtl w:val="0"/>
          <w:lang w:val="zh-TW" w:eastAsia="zh-TW"/>
        </w:rPr>
        <w:t>握住那枚尾戒</w:t>
      </w:r>
      <w:r>
        <w:rPr>
          <w:rFonts w:ascii="Calibri" w:hAnsi="Calibri"/>
          <w:rtl w:val="0"/>
          <w:lang w:val="en-US"/>
        </w:rPr>
        <w:t>,</w:t>
      </w:r>
      <w:r>
        <w:rPr>
          <w:rtl w:val="0"/>
          <w:lang w:val="zh-TW" w:eastAsia="zh-TW"/>
        </w:rPr>
        <w:t>眼泪掉下来。</w:t>
      </w:r>
    </w:p>
    <w:p>
      <w:pPr>
        <w:pStyle w:val="Normal (Web)"/>
        <w:widowControl w:val="1"/>
        <w:spacing w:line="288" w:lineRule="auto"/>
      </w:pPr>
      <w:r>
        <w:rPr>
          <w:rtl w:val="0"/>
          <w:lang w:val="en-US"/>
        </w:rPr>
        <w:t>△</w:t>
      </w:r>
      <w:r>
        <w:rPr>
          <w:rtl w:val="0"/>
          <w:lang w:val="zh-TW" w:eastAsia="zh-TW"/>
        </w:rPr>
        <w:t>【卡点】</w:t>
      </w:r>
      <w:r>
        <w:rPr>
          <w:rFonts w:ascii="Calibri" w:hAnsi="Calibri"/>
          <w:rtl w:val="0"/>
          <w:lang w:val="en-US"/>
        </w:rPr>
        <w:t>Eve</w:t>
      </w:r>
      <w:r>
        <w:rPr>
          <w:rtl w:val="0"/>
          <w:lang w:val="zh-TW" w:eastAsia="zh-TW"/>
        </w:rPr>
        <w:t>背对着他站在窗前</w:t>
      </w:r>
      <w:r>
        <w:rPr>
          <w:rFonts w:ascii="Calibri" w:hAnsi="Calibri"/>
          <w:rtl w:val="0"/>
          <w:lang w:val="en-US"/>
        </w:rPr>
        <w:t>,</w:t>
      </w:r>
      <w:r>
        <w:rPr>
          <w:rtl w:val="0"/>
          <w:lang w:val="zh-TW" w:eastAsia="zh-TW"/>
        </w:rPr>
        <w:t>晚风掀起裙摆。她低头看着掌心一道当年火里留下的疤</w:t>
      </w:r>
      <w:r>
        <w:rPr>
          <w:rFonts w:ascii="Calibri" w:hAnsi="Calibri"/>
          <w:rtl w:val="0"/>
          <w:lang w:val="en-US"/>
        </w:rPr>
        <w:t>,</w:t>
      </w:r>
      <w:r>
        <w:rPr>
          <w:rtl w:val="0"/>
          <w:lang w:val="zh-TW" w:eastAsia="zh-TW"/>
        </w:rPr>
        <w:t>眼神里第一次</w:t>
      </w:r>
      <w:r>
        <w:rPr>
          <w:rFonts w:ascii="Calibri" w:hAnsi="Calibri"/>
          <w:rtl w:val="0"/>
          <w:lang w:val="en-US"/>
        </w:rPr>
        <w:t>,</w:t>
      </w:r>
      <w:r>
        <w:rPr>
          <w:rtl w:val="0"/>
          <w:lang w:val="zh-TW" w:eastAsia="zh-TW"/>
        </w:rPr>
        <w:t>松动了。</w:t>
      </w:r>
    </w:p>
    <w:p>
      <w:pPr>
        <w:pStyle w:val="Normal (Web)"/>
        <w:widowControl w:val="1"/>
        <w:spacing w:line="288" w:lineRule="auto"/>
      </w:pPr>
    </w:p>
    <w:p>
      <w:pPr>
        <w:pStyle w:val="Normal (Web)"/>
        <w:widowControl w:val="1"/>
        <w:spacing w:line="288" w:lineRule="auto"/>
      </w:pPr>
    </w:p>
    <w:p>
      <w:pPr>
        <w:pStyle w:val="Normal (Web)"/>
        <w:widowControl w:val="1"/>
        <w:spacing w:line="288" w:lineRule="auto"/>
      </w:pPr>
    </w:p>
    <w:p>
      <w:pPr>
        <w:pStyle w:val="Normal (Web)"/>
        <w:widowControl w:val="1"/>
        <w:spacing w:line="288" w:lineRule="auto"/>
      </w:pPr>
    </w:p>
    <w:p>
      <w:pPr>
        <w:pStyle w:val="Normal (Web)"/>
        <w:widowControl w:val="1"/>
        <w:spacing w:line="288" w:lineRule="auto"/>
        <w:rPr>
          <w:lang w:val="zh-TW" w:eastAsia="zh-TW"/>
        </w:rPr>
      </w:pPr>
      <w:r>
        <w:rPr>
          <w:rtl w:val="0"/>
          <w:lang w:val="zh-TW" w:eastAsia="zh-TW"/>
        </w:rPr>
        <w:t>第三十三集</w:t>
      </w:r>
    </w:p>
    <w:p>
      <w:pPr>
        <w:pStyle w:val="Normal (Web)"/>
        <w:widowControl w:val="1"/>
        <w:spacing w:line="288" w:lineRule="auto"/>
      </w:pPr>
      <w:r>
        <w:rPr>
          <w:rFonts w:ascii="Calibri" w:hAnsi="Calibri"/>
          <w:rtl w:val="0"/>
          <w:lang w:val="en-US"/>
        </w:rPr>
        <w:t>33-1</w:t>
      </w:r>
      <w:r>
        <w:rPr>
          <w:rtl w:val="0"/>
          <w:lang w:val="zh-TW" w:eastAsia="zh-TW"/>
        </w:rPr>
        <w:t>日内</w:t>
      </w:r>
      <w:r>
        <w:rPr>
          <w:rFonts w:ascii="Calibri" w:hAnsi="Calibri"/>
          <w:rtl w:val="0"/>
          <w:lang w:val="zh-TW" w:eastAsia="zh-TW"/>
        </w:rPr>
        <w:t xml:space="preserve"> </w:t>
      </w:r>
      <w:r>
        <w:rPr>
          <w:rFonts w:ascii="Calibri" w:hAnsi="Calibri"/>
          <w:rtl w:val="0"/>
          <w:lang w:val="en-US"/>
        </w:rPr>
        <w:t>Eve</w:t>
      </w:r>
      <w:r>
        <w:rPr>
          <w:rtl w:val="0"/>
          <w:lang w:val="zh-TW" w:eastAsia="zh-TW"/>
        </w:rPr>
        <w:t>的庄园书房</w:t>
      </w:r>
    </w:p>
    <w:p>
      <w:pPr>
        <w:pStyle w:val="Normal (Web)"/>
        <w:widowControl w:val="1"/>
        <w:spacing w:line="288" w:lineRule="auto"/>
      </w:pPr>
      <w:r>
        <w:rPr>
          <w:rtl w:val="0"/>
          <w:lang w:val="zh-TW" w:eastAsia="zh-TW"/>
        </w:rPr>
        <w:t>人物：</w:t>
      </w:r>
      <w:r>
        <w:rPr>
          <w:rFonts w:ascii="Calibri" w:hAnsi="Calibri"/>
          <w:rtl w:val="0"/>
          <w:lang w:val="en-US"/>
        </w:rPr>
        <w:t>Eve</w:t>
      </w:r>
      <w:r>
        <w:rPr>
          <w:rtl w:val="0"/>
          <w:lang w:val="zh-TW" w:eastAsia="zh-TW"/>
        </w:rPr>
        <w:t>、技术员、中立家族代表三人</w:t>
      </w:r>
    </w:p>
    <w:p>
      <w:pPr>
        <w:pStyle w:val="Normal (Web)"/>
        <w:widowControl w:val="1"/>
        <w:spacing w:line="288" w:lineRule="auto"/>
      </w:pPr>
      <w:r>
        <w:rPr>
          <w:rtl w:val="0"/>
          <w:lang w:val="en-US"/>
        </w:rPr>
        <w:t>△</w:t>
      </w:r>
      <w:r>
        <w:rPr>
          <w:rtl w:val="0"/>
          <w:lang w:val="zh-TW" w:eastAsia="zh-TW"/>
        </w:rPr>
        <w:t>三个西装男坐在沙发上</w:t>
      </w:r>
      <w:r>
        <w:rPr>
          <w:rFonts w:ascii="Calibri" w:hAnsi="Calibri"/>
          <w:rtl w:val="0"/>
          <w:lang w:val="en-US"/>
        </w:rPr>
        <w:t>,</w:t>
      </w:r>
      <w:r>
        <w:rPr>
          <w:rtl w:val="0"/>
          <w:lang w:val="zh-TW" w:eastAsia="zh-TW"/>
        </w:rPr>
        <w:t>神色谨慎。</w:t>
      </w:r>
      <w:r>
        <w:rPr>
          <w:rFonts w:ascii="Calibri" w:hAnsi="Calibri"/>
          <w:rtl w:val="0"/>
          <w:lang w:val="en-US"/>
        </w:rPr>
        <w:t>Eve</w:t>
      </w:r>
      <w:r>
        <w:rPr>
          <w:rtl w:val="0"/>
          <w:lang w:val="zh-TW" w:eastAsia="zh-TW"/>
        </w:rPr>
        <w:t>坐在主位。</w:t>
      </w:r>
    </w:p>
    <w:p>
      <w:pPr>
        <w:pStyle w:val="Normal (Web)"/>
        <w:widowControl w:val="1"/>
        <w:spacing w:line="288" w:lineRule="auto"/>
      </w:pPr>
      <w:r>
        <w:rPr>
          <w:rtl w:val="0"/>
          <w:lang w:val="zh-TW" w:eastAsia="zh-TW"/>
        </w:rPr>
        <w:t>【字幕：纽约中立三家</w:t>
      </w:r>
      <w:r>
        <w:rPr>
          <w:rFonts w:ascii="Calibri" w:hAnsi="Calibri"/>
          <w:rtl w:val="0"/>
          <w:lang w:val="zh-TW" w:eastAsia="zh-TW"/>
        </w:rPr>
        <w:t xml:space="preserve"> </w:t>
      </w:r>
      <w:r>
        <w:rPr>
          <w:rtl w:val="0"/>
          <w:lang w:val="zh-TW" w:eastAsia="zh-TW"/>
        </w:rPr>
        <w:t>代表</w:t>
      </w:r>
      <w:r>
        <w:rPr>
          <w:rFonts w:ascii="Calibri" w:hAnsi="Calibri"/>
          <w:rtl w:val="0"/>
          <w:lang w:val="zh-TW" w:eastAsia="zh-TW"/>
        </w:rPr>
        <w:t xml:space="preserve"> </w:t>
      </w:r>
      <w:r>
        <w:rPr>
          <w:rFonts w:ascii="Times New Roman" w:hAnsi="Times New Roman"/>
          <w:outline w:val="0"/>
          <w:color w:val="ff2600"/>
          <w:u w:color="ff2600"/>
          <w:rtl w:val="0"/>
          <w:lang w:val="en-US"/>
          <w14:textFill>
            <w14:solidFill>
              <w14:srgbClr w14:val="FF2600"/>
            </w14:solidFill>
          </w14:textFill>
        </w:rPr>
        <w:t>Re</w:t>
      </w:r>
      <w:r>
        <w:rPr>
          <w:rFonts w:ascii="Times New Roman" w:hAnsi="Times New Roman"/>
          <w:outline w:val="0"/>
          <w:color w:val="ff2600"/>
          <w:u w:color="ff2600"/>
          <w:rtl w:val="0"/>
          <w:lang w:val="zh-TW" w:eastAsia="zh-TW"/>
          <w14:textFill>
            <w14:solidFill>
              <w14:srgbClr w14:val="FF2600"/>
            </w14:solidFill>
          </w14:textFill>
        </w:rPr>
        <w:t>presentatives of New York</w:t>
      </w:r>
      <w:r>
        <w:rPr>
          <w:rFonts w:ascii="Times New Roman" w:hAnsi="Times New Roman" w:hint="default"/>
          <w:outline w:val="0"/>
          <w:color w:val="ff2600"/>
          <w:u w:color="ff2600"/>
          <w:rtl w:val="0"/>
          <w:lang w:val="zh-TW" w:eastAsia="zh-TW"/>
          <w14:textFill>
            <w14:solidFill>
              <w14:srgbClr w14:val="FF2600"/>
            </w14:solidFill>
          </w14:textFill>
        </w:rPr>
        <w:t>’</w:t>
      </w:r>
      <w:r>
        <w:rPr>
          <w:rFonts w:ascii="Times New Roman" w:hAnsi="Times New Roman"/>
          <w:outline w:val="0"/>
          <w:color w:val="ff2600"/>
          <w:u w:color="ff2600"/>
          <w:rtl w:val="0"/>
          <w:lang w:val="zh-TW" w:eastAsia="zh-TW"/>
          <w14:textFill>
            <w14:solidFill>
              <w14:srgbClr w14:val="FF2600"/>
            </w14:solidFill>
          </w14:textFill>
        </w:rPr>
        <w:t>s three neutral families</w:t>
      </w:r>
      <w:r>
        <w:rPr>
          <w:rFonts w:ascii="Times New Roman" w:hAnsi="Times New Roman"/>
          <w:outline w:val="0"/>
          <w:color w:val="ff2600"/>
          <w:u w:color="ff2600"/>
          <w:rtl w:val="0"/>
          <w:lang w:val="en-US"/>
          <w14:textFill>
            <w14:solidFill>
              <w14:srgbClr w14:val="FF2600"/>
            </w14:solidFill>
          </w14:textFill>
        </w:rPr>
        <w:t xml:space="preserve"> </w:t>
      </w:r>
      <w:r>
        <w:rPr>
          <w:rtl w:val="0"/>
          <w:lang w:val="zh-TW" w:eastAsia="zh-TW"/>
        </w:rPr>
        <w:t>】</w:t>
      </w:r>
    </w:p>
    <w:p>
      <w:pPr>
        <w:pStyle w:val="Normal (Web)"/>
        <w:widowControl w:val="1"/>
        <w:spacing w:line="288" w:lineRule="auto"/>
      </w:pPr>
      <w:r>
        <w:rPr>
          <w:rtl w:val="0"/>
          <w:lang w:val="zh-TW" w:eastAsia="zh-TW"/>
        </w:rPr>
        <w:t>代表甲：夜枭女士</w:t>
      </w:r>
      <w:r>
        <w:rPr>
          <w:rFonts w:ascii="Calibri" w:hAnsi="Calibri"/>
          <w:rtl w:val="0"/>
          <w:lang w:val="en-US"/>
        </w:rPr>
        <w:t>,Victor</w:t>
      </w:r>
      <w:r>
        <w:rPr>
          <w:rtl w:val="0"/>
          <w:lang w:val="zh-TW" w:eastAsia="zh-TW"/>
        </w:rPr>
        <w:t>走前说</w:t>
      </w:r>
      <w:r>
        <w:rPr>
          <w:rFonts w:ascii="Calibri" w:hAnsi="Calibri"/>
          <w:rtl w:val="0"/>
          <w:lang w:val="en-US"/>
        </w:rPr>
        <w:t>,</w:t>
      </w:r>
      <w:r>
        <w:rPr>
          <w:rtl w:val="0"/>
          <w:lang w:val="zh-TW" w:eastAsia="zh-TW"/>
        </w:rPr>
        <w:t>您容不下盟友</w:t>
      </w:r>
      <w:r>
        <w:rPr>
          <w:rFonts w:ascii="Calibri" w:hAnsi="Calibri"/>
          <w:rtl w:val="0"/>
          <w:lang w:val="en-US"/>
        </w:rPr>
        <w:t>,</w:t>
      </w:r>
      <w:r>
        <w:rPr>
          <w:rtl w:val="0"/>
          <w:lang w:val="zh-TW" w:eastAsia="zh-TW"/>
        </w:rPr>
        <w:t>过河拆桥。我们几家</w:t>
      </w:r>
      <w:r>
        <w:rPr>
          <w:rFonts w:ascii="Calibri" w:hAnsi="Calibri"/>
          <w:rtl w:val="0"/>
          <w:lang w:val="en-US"/>
        </w:rPr>
        <w:t>,</w:t>
      </w:r>
      <w:r>
        <w:rPr>
          <w:rtl w:val="0"/>
          <w:lang w:val="zh-TW" w:eastAsia="zh-TW"/>
        </w:rPr>
        <w:t>心里没底。</w:t>
      </w:r>
      <w:r>
        <w:rPr>
          <w:lang w:val="en-US"/>
        </w:rPr>
        <w:br w:type="textWrapping"/>
      </w:r>
      <w:r>
        <w:rPr>
          <w:rFonts w:ascii="Times New Roman" w:hAnsi="Times New Roman"/>
          <w:outline w:val="0"/>
          <w:color w:val="ff0000"/>
          <w:u w:color="ff0000"/>
          <w:rtl w:val="0"/>
          <w:lang w:val="en-US"/>
          <w14:textFill>
            <w14:solidFill>
              <w14:srgbClr w14:val="FF0000"/>
            </w14:solidFill>
          </w14:textFill>
        </w:rPr>
        <w:t>Rep A: Ms. Night Owl, before Victor left, he said you turn on your allies once they</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ve served their purpose. That has us worried.</w:t>
      </w:r>
    </w:p>
    <w:p>
      <w:pPr>
        <w:pStyle w:val="Normal (Web)"/>
        <w:widowControl w:val="1"/>
        <w:spacing w:line="288" w:lineRule="auto"/>
      </w:pPr>
      <w:r>
        <w:rPr>
          <w:rFonts w:ascii="Calibri" w:hAnsi="Calibri"/>
          <w:rtl w:val="0"/>
          <w:lang w:val="en-US"/>
        </w:rPr>
        <w:t>Eve</w:t>
      </w:r>
      <w:r>
        <w:rPr>
          <w:rtl w:val="0"/>
          <w:lang w:val="zh-TW" w:eastAsia="zh-TW"/>
        </w:rPr>
        <w:t>：</w:t>
      </w:r>
      <w:r>
        <w:rPr>
          <w:rFonts w:ascii="Calibri" w:hAnsi="Calibri"/>
          <w:rtl w:val="0"/>
          <w:lang w:val="en-US"/>
        </w:rPr>
        <w:t>Victor</w:t>
      </w:r>
      <w:r>
        <w:rPr>
          <w:rtl w:val="0"/>
          <w:lang w:val="zh-TW" w:eastAsia="zh-TW"/>
        </w:rPr>
        <w:t>扶我</w:t>
      </w:r>
      <w:r>
        <w:rPr>
          <w:rFonts w:ascii="Calibri" w:hAnsi="Calibri"/>
          <w:rtl w:val="0"/>
          <w:lang w:val="en-US"/>
        </w:rPr>
        <w:t>,</w:t>
      </w:r>
      <w:r>
        <w:rPr>
          <w:rtl w:val="0"/>
          <w:lang w:val="zh-TW" w:eastAsia="zh-TW"/>
        </w:rPr>
        <w:t>图的是吞我地盘。我赶他走</w:t>
      </w:r>
      <w:r>
        <w:rPr>
          <w:rFonts w:ascii="Calibri" w:hAnsi="Calibri"/>
          <w:rtl w:val="0"/>
          <w:lang w:val="en-US"/>
        </w:rPr>
        <w:t>,</w:t>
      </w:r>
      <w:r>
        <w:rPr>
          <w:rtl w:val="0"/>
          <w:lang w:val="zh-TW" w:eastAsia="zh-TW"/>
        </w:rPr>
        <w:t>是清门户</w:t>
      </w:r>
      <w:r>
        <w:rPr>
          <w:rFonts w:ascii="Calibri" w:hAnsi="Calibri"/>
          <w:rtl w:val="0"/>
          <w:lang w:val="en-US"/>
        </w:rPr>
        <w:t>,</w:t>
      </w:r>
      <w:r>
        <w:rPr>
          <w:rtl w:val="0"/>
          <w:lang w:val="zh-TW" w:eastAsia="zh-TW"/>
        </w:rPr>
        <w:t>不是杀盟友。</w:t>
      </w:r>
      <w:r>
        <w:rPr>
          <w:lang w:val="en-US"/>
        </w:rPr>
        <w:br w:type="textWrapping"/>
      </w:r>
      <w:r>
        <w:rPr>
          <w:rFonts w:ascii="Times New Roman" w:hAnsi="Times New Roman"/>
          <w:outline w:val="0"/>
          <w:color w:val="ff0000"/>
          <w:u w:color="ff0000"/>
          <w:rtl w:val="0"/>
          <w:lang w:val="en-US"/>
          <w14:textFill>
            <w14:solidFill>
              <w14:srgbClr w14:val="FF0000"/>
            </w14:solidFill>
          </w14:textFill>
        </w:rPr>
        <w:t>Eve: Victor backed me because he wanted my territory.I drove him out to remove a traitor, not to kill an ally.</w:t>
      </w:r>
    </w:p>
    <w:p>
      <w:pPr>
        <w:pStyle w:val="Normal (Web)"/>
        <w:widowControl w:val="1"/>
        <w:spacing w:line="288" w:lineRule="auto"/>
      </w:pPr>
      <w:r>
        <w:rPr>
          <w:rtl w:val="0"/>
          <w:lang w:val="zh-TW" w:eastAsia="zh-TW"/>
        </w:rPr>
        <w:t>代表乙：话是这么说。可您手段太狠</w:t>
      </w:r>
      <w:r>
        <w:rPr>
          <w:rFonts w:ascii="Calibri" w:hAnsi="Calibri"/>
          <w:rtl w:val="0"/>
          <w:lang w:val="en-US"/>
        </w:rPr>
        <w:t>,</w:t>
      </w:r>
      <w:r>
        <w:rPr>
          <w:rtl w:val="0"/>
          <w:lang w:val="zh-TW" w:eastAsia="zh-TW"/>
        </w:rPr>
        <w:t>布兰卡满门</w:t>
      </w:r>
      <w:r>
        <w:rPr>
          <w:rFonts w:ascii="Calibri" w:hAnsi="Calibri"/>
          <w:rtl w:val="0"/>
          <w:lang w:val="en-US"/>
        </w:rPr>
        <w:t>,</w:t>
      </w:r>
      <w:r>
        <w:rPr>
          <w:rtl w:val="0"/>
          <w:lang w:val="zh-TW" w:eastAsia="zh-TW"/>
        </w:rPr>
        <w:t>说没就没。</w:t>
      </w:r>
      <w:r>
        <w:rPr>
          <w:lang w:val="en-US"/>
        </w:rPr>
        <w:br w:type="textWrapping"/>
      </w:r>
      <w:r>
        <w:rPr>
          <w:rFonts w:ascii="Times New Roman" w:hAnsi="Times New Roman"/>
          <w:outline w:val="0"/>
          <w:color w:val="ff0000"/>
          <w:u w:color="ff0000"/>
          <w:rtl w:val="0"/>
          <w:lang w:val="en-US"/>
          <w14:textFill>
            <w14:solidFill>
              <w14:srgbClr w14:val="FF0000"/>
            </w14:solidFill>
          </w14:textFill>
        </w:rPr>
        <w:t>Rep B: That may be true. But your methods are ruthless. The entire Blanca family vanished overnight.</w:t>
      </w:r>
    </w:p>
    <w:p>
      <w:pPr>
        <w:pStyle w:val="Normal (Web)"/>
        <w:widowControl w:val="1"/>
        <w:spacing w:line="288" w:lineRule="auto"/>
      </w:pPr>
      <w:r>
        <w:rPr>
          <w:rFonts w:ascii="Calibri" w:hAnsi="Calibri"/>
          <w:rtl w:val="0"/>
          <w:lang w:val="en-US"/>
        </w:rPr>
        <w:t>Eve</w:t>
      </w:r>
      <w:r>
        <w:rPr>
          <w:rtl w:val="0"/>
          <w:lang w:val="zh-TW" w:eastAsia="zh-TW"/>
        </w:rPr>
        <w:t>（推过一份合同）：跟</w:t>
      </w:r>
      <w:r>
        <w:rPr>
          <w:rFonts w:ascii="Calibri" w:hAnsi="Calibri"/>
          <w:rtl w:val="0"/>
          <w:lang w:val="en-US"/>
        </w:rPr>
        <w:t>Victor</w:t>
      </w:r>
      <w:r>
        <w:rPr>
          <w:rtl w:val="0"/>
          <w:lang w:val="zh-TW" w:eastAsia="zh-TW"/>
        </w:rPr>
        <w:t>做生意</w:t>
      </w:r>
      <w:r>
        <w:rPr>
          <w:rFonts w:ascii="Calibri" w:hAnsi="Calibri"/>
          <w:rtl w:val="0"/>
          <w:lang w:val="en-US"/>
        </w:rPr>
        <w:t>,</w:t>
      </w:r>
      <w:r>
        <w:rPr>
          <w:rtl w:val="0"/>
          <w:lang w:val="zh-TW" w:eastAsia="zh-TW"/>
        </w:rPr>
        <w:t>军火价压你三成</w:t>
      </w:r>
      <w:r>
        <w:rPr>
          <w:rFonts w:ascii="Calibri" w:hAnsi="Calibri"/>
          <w:rtl w:val="0"/>
          <w:lang w:val="en-US"/>
        </w:rPr>
        <w:t>,</w:t>
      </w:r>
      <w:r>
        <w:rPr>
          <w:rtl w:val="0"/>
          <w:lang w:val="zh-TW" w:eastAsia="zh-TW"/>
        </w:rPr>
        <w:t>出了事他在莫斯科</w:t>
      </w:r>
      <w:r>
        <w:rPr>
          <w:rFonts w:ascii="Calibri" w:hAnsi="Calibri"/>
          <w:rtl w:val="0"/>
          <w:lang w:val="en-US"/>
        </w:rPr>
        <w:t>,</w:t>
      </w:r>
      <w:r>
        <w:rPr>
          <w:rtl w:val="0"/>
          <w:lang w:val="zh-TW" w:eastAsia="zh-TW"/>
        </w:rPr>
        <w:t>你们替他扛。跟我做</w:t>
      </w:r>
      <w:r>
        <w:rPr>
          <w:rFonts w:ascii="Calibri" w:hAnsi="Calibri"/>
          <w:rtl w:val="0"/>
          <w:lang w:val="en-US"/>
        </w:rPr>
        <w:t>,</w:t>
      </w:r>
      <w:r>
        <w:rPr>
          <w:rtl w:val="0"/>
          <w:lang w:val="zh-TW" w:eastAsia="zh-TW"/>
        </w:rPr>
        <w:t>价照市</w:t>
      </w:r>
      <w:r>
        <w:rPr>
          <w:rFonts w:ascii="Calibri" w:hAnsi="Calibri"/>
          <w:rtl w:val="0"/>
          <w:lang w:val="en-US"/>
        </w:rPr>
        <w:t>,</w:t>
      </w:r>
      <w:r>
        <w:rPr>
          <w:rtl w:val="0"/>
          <w:lang w:val="zh-TW" w:eastAsia="zh-TW"/>
        </w:rPr>
        <w:t>出了事我顶在前面。你们自己掂量。</w:t>
      </w:r>
      <w:r>
        <w:rPr>
          <w:lang w:val="en-US"/>
        </w:rPr>
        <w:br w:type="textWrapping"/>
      </w:r>
      <w:r>
        <w:rPr>
          <w:rFonts w:ascii="Times New Roman" w:hAnsi="Times New Roman"/>
          <w:outline w:val="0"/>
          <w:color w:val="ff0000"/>
          <w:u w:color="ff0000"/>
          <w:rtl w:val="0"/>
          <w:lang w:val="en-US"/>
          <w14:textFill>
            <w14:solidFill>
              <w14:srgbClr w14:val="FF0000"/>
            </w14:solidFill>
          </w14:textFill>
        </w:rPr>
        <w:t>Eve: Work with Victor, he</w:t>
      </w:r>
      <w:r>
        <w:rPr>
          <w:rFonts w:ascii="Times New Roman" w:hAnsi="Times New Roman" w:hint="default"/>
          <w:outline w:val="0"/>
          <w:color w:val="ff0000"/>
          <w:u w:color="ff0000"/>
          <w:rtl w:val="0"/>
          <w:lang w:val="zh-TW" w:eastAsia="zh-TW"/>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ll cut your arms prices by thirty percent, then hide in Moscow while you take the fall. Work with me, I pay market price, and I take the heat. Think it over.</w:t>
      </w:r>
    </w:p>
    <w:p>
      <w:pPr>
        <w:pStyle w:val="Normal (Web)"/>
        <w:widowControl w:val="1"/>
        <w:spacing w:line="288" w:lineRule="auto"/>
      </w:pPr>
      <w:r>
        <w:rPr>
          <w:rtl w:val="0"/>
          <w:lang w:val="en-US"/>
        </w:rPr>
        <w:t>△</w:t>
      </w:r>
      <w:r>
        <w:rPr>
          <w:rtl w:val="0"/>
          <w:lang w:val="zh-TW" w:eastAsia="zh-TW"/>
        </w:rPr>
        <w:t>三人翻看合同</w:t>
      </w:r>
      <w:r>
        <w:rPr>
          <w:rFonts w:ascii="Calibri" w:hAnsi="Calibri"/>
          <w:rtl w:val="0"/>
          <w:lang w:val="en-US"/>
        </w:rPr>
        <w:t>,</w:t>
      </w:r>
      <w:r>
        <w:rPr>
          <w:rtl w:val="0"/>
          <w:lang w:val="zh-TW" w:eastAsia="zh-TW"/>
        </w:rPr>
        <w:t>对视一眼。</w:t>
      </w:r>
    </w:p>
    <w:p>
      <w:pPr>
        <w:pStyle w:val="Normal (Web)"/>
        <w:widowControl w:val="1"/>
        <w:spacing w:line="288" w:lineRule="auto"/>
      </w:pPr>
      <w:r>
        <w:rPr>
          <w:rtl w:val="0"/>
          <w:lang w:val="zh-TW" w:eastAsia="zh-TW"/>
        </w:rPr>
        <w:t>代表甲：我们可以谈。但有个条件。东河那条走私线</w:t>
      </w:r>
      <w:r>
        <w:rPr>
          <w:rFonts w:ascii="Calibri" w:hAnsi="Calibri"/>
          <w:rtl w:val="0"/>
          <w:lang w:val="en-US"/>
        </w:rPr>
        <w:t>,</w:t>
      </w:r>
      <w:r>
        <w:rPr>
          <w:rtl w:val="0"/>
          <w:lang w:val="zh-TW" w:eastAsia="zh-TW"/>
        </w:rPr>
        <w:t>得分我们一成。</w:t>
      </w:r>
      <w:r>
        <w:rPr>
          <w:lang w:val="en-US"/>
        </w:rPr>
        <w:br w:type="textWrapping"/>
      </w:r>
      <w:r>
        <w:rPr>
          <w:rFonts w:ascii="Times New Roman" w:hAnsi="Times New Roman"/>
          <w:outline w:val="0"/>
          <w:color w:val="ff0000"/>
          <w:u w:color="ff0000"/>
          <w:rtl w:val="0"/>
          <w:lang w:val="en-US"/>
          <w14:textFill>
            <w14:solidFill>
              <w14:srgbClr w14:val="FF0000"/>
            </w14:solidFill>
          </w14:textFill>
        </w:rPr>
        <w:t>Rep A: We can open for discussion. But on one condition. We get ten percent of the East River smuggling line.</w:t>
      </w:r>
    </w:p>
    <w:p>
      <w:pPr>
        <w:pStyle w:val="Normal (Web)"/>
        <w:widowControl w:val="1"/>
        <w:spacing w:line="288" w:lineRule="auto"/>
      </w:pPr>
      <w:r>
        <w:rPr>
          <w:rFonts w:ascii="Calibri" w:hAnsi="Calibri"/>
          <w:rtl w:val="0"/>
          <w:lang w:val="en-US"/>
        </w:rPr>
        <w:t>Eve</w:t>
      </w:r>
      <w:r>
        <w:rPr>
          <w:rtl w:val="0"/>
          <w:lang w:val="zh-TW" w:eastAsia="zh-TW"/>
        </w:rPr>
        <w:t>：可以。但你们得断了和战斧帮残部的来往。</w:t>
      </w:r>
      <w:r>
        <w:rPr>
          <w:lang w:val="en-US"/>
        </w:rPr>
        <w:br w:type="textWrapping"/>
      </w:r>
      <w:r>
        <w:rPr>
          <w:rFonts w:ascii="Times New Roman" w:hAnsi="Times New Roman"/>
          <w:outline w:val="0"/>
          <w:color w:val="ff0000"/>
          <w:u w:color="ff0000"/>
          <w:rtl w:val="0"/>
          <w:lang w:val="en-US"/>
          <w14:textFill>
            <w14:solidFill>
              <w14:srgbClr w14:val="FF0000"/>
            </w14:solidFill>
          </w14:textFill>
        </w:rPr>
        <w:t>Eve: Fine. But you cut all ties with the Bratva remnants.</w:t>
      </w:r>
    </w:p>
    <w:p>
      <w:pPr>
        <w:pStyle w:val="Normal (Web)"/>
        <w:widowControl w:val="1"/>
        <w:spacing w:line="288" w:lineRule="auto"/>
      </w:pPr>
      <w:r>
        <w:rPr>
          <w:rtl w:val="0"/>
          <w:lang w:val="zh-TW" w:eastAsia="zh-TW"/>
        </w:rPr>
        <w:t>代表丙：成交。</w:t>
      </w:r>
      <w:r>
        <w:rPr>
          <w:lang w:val="en-US"/>
        </w:rPr>
        <w:br w:type="textWrapping"/>
      </w:r>
      <w:r>
        <w:rPr>
          <w:rFonts w:ascii="Times New Roman" w:hAnsi="Times New Roman"/>
          <w:outline w:val="0"/>
          <w:color w:val="ff0000"/>
          <w:u w:color="ff0000"/>
          <w:rtl w:val="0"/>
          <w:lang w:val="en-US"/>
          <w14:textFill>
            <w14:solidFill>
              <w14:srgbClr w14:val="FF0000"/>
            </w14:solidFill>
          </w14:textFill>
        </w:rPr>
        <w:t>Rep C: Deal.</w:t>
      </w:r>
    </w:p>
    <w:p>
      <w:pPr>
        <w:pStyle w:val="Normal (Web)"/>
        <w:widowControl w:val="1"/>
        <w:spacing w:line="288" w:lineRule="auto"/>
      </w:pPr>
      <w:r>
        <w:rPr>
          <w:rtl w:val="0"/>
          <w:lang w:val="en-US"/>
        </w:rPr>
        <w:t>△</w:t>
      </w:r>
      <w:r>
        <w:rPr>
          <w:rtl w:val="0"/>
          <w:lang w:val="zh-TW" w:eastAsia="zh-TW"/>
        </w:rPr>
        <w:t>三人起身告辞。</w:t>
      </w:r>
    </w:p>
    <w:p>
      <w:pPr>
        <w:pStyle w:val="Normal (Web)"/>
        <w:widowControl w:val="1"/>
        <w:spacing w:line="288" w:lineRule="auto"/>
      </w:pPr>
      <w:r>
        <w:rPr>
          <w:rtl w:val="0"/>
          <w:lang w:val="en-US"/>
        </w:rPr>
        <w:t>△</w:t>
      </w:r>
      <w:r>
        <w:rPr>
          <w:rtl w:val="0"/>
          <w:lang w:val="zh-TW" w:eastAsia="zh-TW"/>
        </w:rPr>
        <w:t>门一关</w:t>
      </w:r>
      <w:r>
        <w:rPr>
          <w:rFonts w:ascii="Calibri" w:hAnsi="Calibri"/>
          <w:rtl w:val="0"/>
          <w:lang w:val="en-US"/>
        </w:rPr>
        <w:t>,</w:t>
      </w:r>
      <w:r>
        <w:rPr>
          <w:rtl w:val="0"/>
          <w:lang w:val="zh-TW" w:eastAsia="zh-TW"/>
        </w:rPr>
        <w:t>技术员凑过来。</w:t>
      </w:r>
    </w:p>
    <w:p>
      <w:pPr>
        <w:pStyle w:val="Normal (Web)"/>
        <w:widowControl w:val="1"/>
        <w:spacing w:line="288" w:lineRule="auto"/>
      </w:pPr>
      <w:r>
        <w:rPr>
          <w:rtl w:val="0"/>
          <w:lang w:val="zh-TW" w:eastAsia="zh-TW"/>
        </w:rPr>
        <w:t>技术员：女王</w:t>
      </w:r>
      <w:r>
        <w:rPr>
          <w:rFonts w:ascii="Calibri" w:hAnsi="Calibri"/>
          <w:rtl w:val="0"/>
          <w:lang w:val="en-US"/>
        </w:rPr>
        <w:t>,</w:t>
      </w:r>
      <w:r>
        <w:rPr>
          <w:rtl w:val="0"/>
          <w:lang w:val="zh-TW" w:eastAsia="zh-TW"/>
        </w:rPr>
        <w:t>他们要东河一成</w:t>
      </w:r>
      <w:r>
        <w:rPr>
          <w:rFonts w:ascii="Calibri" w:hAnsi="Calibri"/>
          <w:rtl w:val="0"/>
          <w:lang w:val="en-US"/>
        </w:rPr>
        <w:t>,</w:t>
      </w:r>
      <w:r>
        <w:rPr>
          <w:rtl w:val="0"/>
          <w:lang w:val="zh-TW" w:eastAsia="zh-TW"/>
        </w:rPr>
        <w:t>胃口不小。</w:t>
      </w:r>
      <w:r>
        <w:rPr>
          <w:lang w:val="en-US"/>
        </w:rPr>
        <w:br w:type="textWrapping"/>
      </w:r>
      <w:r>
        <w:rPr>
          <w:rFonts w:ascii="Times New Roman" w:hAnsi="Times New Roman"/>
          <w:outline w:val="0"/>
          <w:color w:val="ff0000"/>
          <w:u w:color="ff0000"/>
          <w:rtl w:val="0"/>
          <w:lang w:val="en-US"/>
          <w14:textFill>
            <w14:solidFill>
              <w14:srgbClr w14:val="FF0000"/>
            </w14:solidFill>
          </w14:textFill>
        </w:rPr>
        <w:t>Tech: Queen, ten percent of East River is a big bite.</w:t>
      </w:r>
    </w:p>
    <w:p>
      <w:pPr>
        <w:pStyle w:val="Normal (Web)"/>
        <w:widowControl w:val="1"/>
        <w:spacing w:line="288" w:lineRule="auto"/>
        <w:rPr>
          <w:rFonts w:ascii="Times New Roman" w:cs="Times New Roman" w:hAnsi="Times New Roman" w:eastAsia="Times New Roman"/>
          <w:outline w:val="0"/>
          <w:color w:val="ff0000"/>
          <w:u w:color="ff0000"/>
          <w14:textFill>
            <w14:solidFill>
              <w14:srgbClr w14:val="FF0000"/>
            </w14:solidFill>
          </w14:textFill>
        </w:rPr>
      </w:pPr>
      <w:r>
        <w:rPr>
          <w:rFonts w:ascii="Calibri" w:hAnsi="Calibri"/>
          <w:rtl w:val="0"/>
          <w:lang w:val="en-US"/>
        </w:rPr>
        <w:t>Eve</w:t>
      </w:r>
      <w:r>
        <w:rPr>
          <w:rtl w:val="0"/>
          <w:lang w:val="zh-TW" w:eastAsia="zh-TW"/>
        </w:rPr>
        <w:t>（盯着合同）：让他们尝点甜头。绑在我船上的人越多</w:t>
      </w:r>
      <w:r>
        <w:rPr>
          <w:rFonts w:ascii="Calibri" w:hAnsi="Calibri"/>
          <w:rtl w:val="0"/>
          <w:lang w:val="en-US"/>
        </w:rPr>
        <w:t>,Victor</w:t>
      </w:r>
      <w:r>
        <w:rPr>
          <w:rtl w:val="0"/>
          <w:lang w:val="zh-TW" w:eastAsia="zh-TW"/>
        </w:rPr>
        <w:t>想孤立我</w:t>
      </w:r>
      <w:r>
        <w:rPr>
          <w:rFonts w:ascii="Calibri" w:hAnsi="Calibri"/>
          <w:rtl w:val="0"/>
          <w:lang w:val="en-US"/>
        </w:rPr>
        <w:t>,</w:t>
      </w:r>
      <w:r>
        <w:rPr>
          <w:rtl w:val="0"/>
          <w:lang w:val="zh-TW" w:eastAsia="zh-TW"/>
        </w:rPr>
        <w:t>就越难。</w:t>
      </w:r>
      <w:r>
        <w:rPr>
          <w:lang w:val="en-US"/>
        </w:rPr>
        <w:br w:type="textWrapping"/>
      </w:r>
      <w:r>
        <w:rPr>
          <w:rFonts w:ascii="Times New Roman" w:hAnsi="Times New Roman"/>
          <w:outline w:val="0"/>
          <w:color w:val="ff0000"/>
          <w:u w:color="ff0000"/>
          <w:rtl w:val="0"/>
          <w:lang w:val="en-US"/>
          <w14:textFill>
            <w14:solidFill>
              <w14:srgbClr w14:val="FF0000"/>
            </w14:solidFill>
          </w14:textFill>
        </w:rPr>
        <w:t>Eve: Give them a taste. The more families tied to me, the harder it is for Victor to isolate me.</w:t>
      </w:r>
    </w:p>
    <w:p>
      <w:pPr>
        <w:pStyle w:val="Normal (Web)"/>
        <w:widowControl w:val="1"/>
        <w:spacing w:line="288" w:lineRule="auto"/>
      </w:pPr>
    </w:p>
    <w:p>
      <w:pPr>
        <w:pStyle w:val="Normal (Web)"/>
        <w:widowControl w:val="1"/>
        <w:spacing w:line="288" w:lineRule="auto"/>
      </w:pPr>
      <w:r>
        <w:rPr>
          <w:rFonts w:ascii="Calibri" w:hAnsi="Calibri"/>
          <w:rtl w:val="0"/>
          <w:lang w:val="en-US"/>
        </w:rPr>
        <w:t>33-2</w:t>
      </w:r>
      <w:r>
        <w:rPr>
          <w:rtl w:val="0"/>
          <w:lang w:val="zh-TW" w:eastAsia="zh-TW"/>
        </w:rPr>
        <w:t>日内私立医院康复室</w:t>
      </w:r>
    </w:p>
    <w:p>
      <w:pPr>
        <w:pStyle w:val="Normal (Web)"/>
        <w:widowControl w:val="1"/>
        <w:spacing w:line="288" w:lineRule="auto"/>
      </w:pPr>
      <w:r>
        <w:rPr>
          <w:rtl w:val="0"/>
          <w:lang w:val="zh-TW" w:eastAsia="zh-TW"/>
        </w:rPr>
        <w:t>人物：</w:t>
      </w:r>
      <w:r>
        <w:rPr>
          <w:rFonts w:ascii="Calibri" w:hAnsi="Calibri"/>
          <w:rtl w:val="0"/>
          <w:lang w:val="en-US"/>
        </w:rPr>
        <w:t>Dante</w:t>
      </w:r>
      <w:r>
        <w:rPr>
          <w:rtl w:val="0"/>
          <w:lang w:val="zh-TW" w:eastAsia="zh-TW"/>
        </w:rPr>
        <w:t>、康复师、小安娜</w:t>
      </w:r>
    </w:p>
    <w:p>
      <w:pPr>
        <w:pStyle w:val="Normal (Web)"/>
        <w:widowControl w:val="1"/>
        <w:spacing w:line="288" w:lineRule="auto"/>
      </w:pPr>
      <w:r>
        <w:rPr>
          <w:rtl w:val="0"/>
          <w:lang w:val="en-US"/>
        </w:rPr>
        <w:t>△</w:t>
      </w:r>
      <w:r>
        <w:rPr>
          <w:rFonts w:ascii="Calibri" w:hAnsi="Calibri"/>
          <w:rtl w:val="0"/>
          <w:lang w:val="en-US"/>
        </w:rPr>
        <w:t>Dante</w:t>
      </w:r>
      <w:r>
        <w:rPr>
          <w:rtl w:val="0"/>
          <w:lang w:val="zh-TW" w:eastAsia="zh-TW"/>
        </w:rPr>
        <w:t>坐在双杠中间</w:t>
      </w:r>
      <w:r>
        <w:rPr>
          <w:rFonts w:ascii="Calibri" w:hAnsi="Calibri"/>
          <w:rtl w:val="0"/>
          <w:lang w:val="en-US"/>
        </w:rPr>
        <w:t>,</w:t>
      </w:r>
      <w:r>
        <w:rPr>
          <w:rtl w:val="0"/>
          <w:lang w:val="zh-TW" w:eastAsia="zh-TW"/>
        </w:rPr>
        <w:t>两手撑着横杠</w:t>
      </w:r>
      <w:r>
        <w:rPr>
          <w:rFonts w:ascii="Calibri" w:hAnsi="Calibri"/>
          <w:rtl w:val="0"/>
          <w:lang w:val="en-US"/>
        </w:rPr>
        <w:t>,</w:t>
      </w:r>
      <w:r>
        <w:rPr>
          <w:rtl w:val="0"/>
          <w:lang w:val="zh-TW" w:eastAsia="zh-TW"/>
        </w:rPr>
        <w:t>想把瘫的腿撑起来</w:t>
      </w:r>
      <w:r>
        <w:rPr>
          <w:rFonts w:ascii="Calibri" w:hAnsi="Calibri"/>
          <w:rtl w:val="0"/>
          <w:lang w:val="en-US"/>
        </w:rPr>
        <w:t>,</w:t>
      </w:r>
      <w:r>
        <w:rPr>
          <w:rtl w:val="0"/>
          <w:lang w:val="zh-TW" w:eastAsia="zh-TW"/>
        </w:rPr>
        <w:t>豆大的汗往下掉</w:t>
      </w:r>
      <w:r>
        <w:rPr>
          <w:rFonts w:ascii="Calibri" w:hAnsi="Calibri"/>
          <w:rtl w:val="0"/>
          <w:lang w:val="en-US"/>
        </w:rPr>
        <w:t>,</w:t>
      </w:r>
      <w:r>
        <w:rPr>
          <w:rtl w:val="0"/>
          <w:lang w:val="zh-TW" w:eastAsia="zh-TW"/>
        </w:rPr>
        <w:t>腿一点没动。</w:t>
      </w:r>
    </w:p>
    <w:p>
      <w:pPr>
        <w:pStyle w:val="Normal (Web)"/>
        <w:widowControl w:val="1"/>
        <w:spacing w:line="288" w:lineRule="auto"/>
      </w:pPr>
      <w:r>
        <w:rPr>
          <w:rtl w:val="0"/>
          <w:lang w:val="zh-TW" w:eastAsia="zh-TW"/>
        </w:rPr>
        <w:t>康复师：柯里昂先生</w:t>
      </w:r>
      <w:r>
        <w:rPr>
          <w:rFonts w:ascii="Calibri" w:hAnsi="Calibri"/>
          <w:rtl w:val="0"/>
          <w:lang w:val="en-US"/>
        </w:rPr>
        <w:t>,</w:t>
      </w:r>
      <w:r>
        <w:rPr>
          <w:rtl w:val="0"/>
          <w:lang w:val="zh-TW" w:eastAsia="zh-TW"/>
        </w:rPr>
        <w:t>您脊椎那一枪伤到神经</w:t>
      </w:r>
      <w:r>
        <w:rPr>
          <w:rFonts w:ascii="Calibri" w:hAnsi="Calibri"/>
          <w:rtl w:val="0"/>
          <w:lang w:val="en-US"/>
        </w:rPr>
        <w:t>,</w:t>
      </w:r>
      <w:r>
        <w:rPr>
          <w:rtl w:val="0"/>
          <w:lang w:val="zh-TW" w:eastAsia="zh-TW"/>
        </w:rPr>
        <w:t>医生说过</w:t>
      </w:r>
      <w:r>
        <w:rPr>
          <w:rFonts w:ascii="Calibri" w:hAnsi="Calibri"/>
          <w:rtl w:val="0"/>
          <w:lang w:val="en-US"/>
        </w:rPr>
        <w:t>,</w:t>
      </w:r>
      <w:r>
        <w:rPr>
          <w:rtl w:val="0"/>
          <w:lang w:val="zh-TW" w:eastAsia="zh-TW"/>
        </w:rPr>
        <w:t>站起来的可能不到一成。</w:t>
      </w:r>
      <w:r>
        <w:rPr>
          <w:lang w:val="en-US"/>
        </w:rPr>
        <w:br w:type="textWrapping"/>
      </w:r>
      <w:r>
        <w:rPr>
          <w:rFonts w:ascii="Times New Roman" w:hAnsi="Times New Roman"/>
          <w:outline w:val="0"/>
          <w:color w:val="ff0000"/>
          <w:u w:color="ff0000"/>
          <w:rtl w:val="0"/>
          <w:lang w:val="en-US"/>
          <w14:textFill>
            <w14:solidFill>
              <w14:srgbClr w14:val="FF0000"/>
            </w14:solidFill>
          </w14:textFill>
        </w:rPr>
        <w:t>Therapist: Mr. Corleone, that shot to your spine damaged the nerves. The doctors said your chance of walking again is under ten percent.</w:t>
      </w:r>
    </w:p>
    <w:p>
      <w:pPr>
        <w:pStyle w:val="Normal (Web)"/>
        <w:widowControl w:val="1"/>
        <w:spacing w:line="288" w:lineRule="auto"/>
      </w:pPr>
      <w:r>
        <w:rPr>
          <w:rFonts w:ascii="Calibri" w:hAnsi="Calibri"/>
          <w:rtl w:val="0"/>
          <w:lang w:val="en-US"/>
        </w:rPr>
        <w:t>Dante</w:t>
      </w:r>
      <w:r>
        <w:rPr>
          <w:rtl w:val="0"/>
          <w:lang w:val="zh-TW" w:eastAsia="zh-TW"/>
        </w:rPr>
        <w:t>（咬牙</w:t>
      </w:r>
      <w:r>
        <w:rPr>
          <w:rFonts w:ascii="Calibri" w:hAnsi="Calibri"/>
          <w:rtl w:val="0"/>
          <w:lang w:val="en-US"/>
        </w:rPr>
        <w:t>,</w:t>
      </w:r>
      <w:r>
        <w:rPr>
          <w:rtl w:val="0"/>
          <w:lang w:val="zh-TW" w:eastAsia="zh-TW"/>
        </w:rPr>
        <w:t>死撑着）：一成也是希望。</w:t>
      </w:r>
      <w:r>
        <w:rPr>
          <w:lang w:val="en-US"/>
        </w:rPr>
        <w:br w:type="textWrapping"/>
      </w:r>
      <w:r>
        <w:rPr>
          <w:rFonts w:ascii="Times New Roman" w:hAnsi="Times New Roman"/>
          <w:outline w:val="0"/>
          <w:color w:val="ff0000"/>
          <w:u w:color="ff0000"/>
          <w:rtl w:val="0"/>
          <w:lang w:val="en-US"/>
          <w14:textFill>
            <w14:solidFill>
              <w14:srgbClr w14:val="FF0000"/>
            </w14:solidFill>
          </w14:textFill>
        </w:rPr>
        <w:t>Dante: Ten percent is still hope.</w:t>
      </w:r>
    </w:p>
    <w:p>
      <w:pPr>
        <w:pStyle w:val="Normal (Web)"/>
        <w:widowControl w:val="1"/>
        <w:spacing w:line="288" w:lineRule="auto"/>
      </w:pPr>
      <w:r>
        <w:rPr>
          <w:rtl w:val="0"/>
          <w:lang w:val="zh-TW" w:eastAsia="zh-TW"/>
        </w:rPr>
        <w:t>小安娜（在旁边喊）：</w:t>
      </w:r>
      <w:r>
        <w:rPr>
          <w:rFonts w:ascii="Calibri" w:hAnsi="Calibri"/>
          <w:rtl w:val="0"/>
          <w:lang w:val="en-US"/>
        </w:rPr>
        <w:t>Dante</w:t>
      </w:r>
      <w:r>
        <w:rPr>
          <w:rtl w:val="0"/>
          <w:lang w:val="zh-TW" w:eastAsia="zh-TW"/>
        </w:rPr>
        <w:t>哥哥加油</w:t>
      </w:r>
      <w:r>
        <w:rPr>
          <w:rFonts w:ascii="Calibri" w:hAnsi="Calibri"/>
          <w:rtl w:val="0"/>
          <w:lang w:val="en-US"/>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Little Anna: Come on, Dante!</w:t>
      </w:r>
    </w:p>
    <w:p>
      <w:pPr>
        <w:pStyle w:val="Normal (Web)"/>
        <w:widowControl w:val="1"/>
        <w:spacing w:line="288" w:lineRule="auto"/>
      </w:pPr>
      <w:r>
        <w:rPr>
          <w:rtl w:val="0"/>
          <w:lang w:val="en-US"/>
        </w:rPr>
        <w:t>△</w:t>
      </w:r>
      <w:r>
        <w:rPr>
          <w:rFonts w:ascii="Calibri" w:hAnsi="Calibri"/>
          <w:rtl w:val="0"/>
          <w:lang w:val="en-US"/>
        </w:rPr>
        <w:t>Dante</w:t>
      </w:r>
      <w:r>
        <w:rPr>
          <w:rtl w:val="0"/>
          <w:lang w:val="zh-TW" w:eastAsia="zh-TW"/>
        </w:rPr>
        <w:t>撑得手抖</w:t>
      </w:r>
      <w:r>
        <w:rPr>
          <w:rFonts w:ascii="Calibri" w:hAnsi="Calibri"/>
          <w:rtl w:val="0"/>
          <w:lang w:val="en-US"/>
        </w:rPr>
        <w:t>,</w:t>
      </w:r>
      <w:r>
        <w:rPr>
          <w:rtl w:val="0"/>
          <w:lang w:val="zh-TW" w:eastAsia="zh-TW"/>
        </w:rPr>
        <w:t>最后还是滑下来</w:t>
      </w:r>
      <w:r>
        <w:rPr>
          <w:rFonts w:ascii="Calibri" w:hAnsi="Calibri"/>
          <w:rtl w:val="0"/>
          <w:lang w:val="en-US"/>
        </w:rPr>
        <w:t>,</w:t>
      </w:r>
      <w:r>
        <w:rPr>
          <w:rtl w:val="0"/>
          <w:lang w:val="zh-TW" w:eastAsia="zh-TW"/>
        </w:rPr>
        <w:t>瘫坐在轮椅上</w:t>
      </w:r>
      <w:r>
        <w:rPr>
          <w:rFonts w:ascii="Calibri" w:hAnsi="Calibri"/>
          <w:rtl w:val="0"/>
          <w:lang w:val="en-US"/>
        </w:rPr>
        <w:t>,</w:t>
      </w:r>
      <w:r>
        <w:rPr>
          <w:rtl w:val="0"/>
          <w:lang w:val="zh-TW" w:eastAsia="zh-TW"/>
        </w:rPr>
        <w:t>喘着气。</w:t>
      </w:r>
    </w:p>
    <w:p>
      <w:pPr>
        <w:pStyle w:val="Normal (Web)"/>
        <w:widowControl w:val="1"/>
        <w:spacing w:line="288" w:lineRule="auto"/>
      </w:pPr>
      <w:r>
        <w:rPr>
          <w:rFonts w:ascii="Calibri" w:hAnsi="Calibri"/>
          <w:rtl w:val="0"/>
          <w:lang w:val="en-US"/>
        </w:rPr>
        <w:t>Dante OS</w:t>
      </w:r>
      <w:r>
        <w:rPr>
          <w:rtl w:val="0"/>
          <w:lang w:val="zh-TW" w:eastAsia="zh-TW"/>
        </w:rPr>
        <w:t>：</w:t>
      </w:r>
      <w:r>
        <w:rPr>
          <w:rFonts w:ascii="Calibri" w:hAnsi="Calibri"/>
          <w:rtl w:val="0"/>
          <w:lang w:val="en-US"/>
        </w:rPr>
        <w:t>Eve</w:t>
      </w:r>
      <w:r>
        <w:rPr>
          <w:rtl w:val="0"/>
          <w:lang w:val="zh-TW" w:eastAsia="zh-TW"/>
        </w:rPr>
        <w:t>说让我跟着她。可一个坐轮椅的废人</w:t>
      </w:r>
      <w:r>
        <w:rPr>
          <w:rFonts w:ascii="Calibri" w:hAnsi="Calibri"/>
          <w:rtl w:val="0"/>
          <w:lang w:val="en-US"/>
        </w:rPr>
        <w:t>,</w:t>
      </w:r>
      <w:r>
        <w:rPr>
          <w:rtl w:val="0"/>
          <w:lang w:val="zh-TW" w:eastAsia="zh-TW"/>
        </w:rPr>
        <w:t>跟在她身边</w:t>
      </w:r>
      <w:r>
        <w:rPr>
          <w:rFonts w:ascii="Calibri" w:hAnsi="Calibri"/>
          <w:rtl w:val="0"/>
          <w:lang w:val="en-US"/>
        </w:rPr>
        <w:t>,</w:t>
      </w:r>
      <w:r>
        <w:rPr>
          <w:rtl w:val="0"/>
          <w:lang w:val="zh-TW" w:eastAsia="zh-TW"/>
        </w:rPr>
        <w:t>算什么。我得站起来。哪怕只为了</w:t>
      </w:r>
      <w:r>
        <w:rPr>
          <w:rFonts w:ascii="Calibri" w:hAnsi="Calibri"/>
          <w:rtl w:val="0"/>
          <w:lang w:val="en-US"/>
        </w:rPr>
        <w:t>,</w:t>
      </w:r>
      <w:r>
        <w:rPr>
          <w:rtl w:val="0"/>
          <w:lang w:val="zh-TW" w:eastAsia="zh-TW"/>
        </w:rPr>
        <w:t>有一天能自己走到她面前。</w:t>
      </w:r>
      <w:r>
        <w:rPr>
          <w:lang w:val="en-US"/>
        </w:rPr>
        <w:br w:type="textWrapping"/>
      </w:r>
      <w:r>
        <w:rPr>
          <w:rFonts w:ascii="Times New Roman" w:hAnsi="Times New Roman"/>
          <w:outline w:val="0"/>
          <w:color w:val="ff0000"/>
          <w:u w:color="ff0000"/>
          <w:rtl w:val="0"/>
          <w:lang w:val="en-US"/>
          <w14:textFill>
            <w14:solidFill>
              <w14:srgbClr w14:val="FF0000"/>
            </w14:solidFill>
          </w14:textFill>
        </w:rPr>
        <w:t>D</w:t>
      </w:r>
      <w:r>
        <w:rPr>
          <w:rFonts w:ascii="Times New Roman" w:hAnsi="Times New Roman"/>
          <w:outline w:val="0"/>
          <w:color w:val="ff2600"/>
          <w:u w:color="ff0000"/>
          <w:rtl w:val="0"/>
          <w:lang w:val="en-US"/>
          <w14:textFill>
            <w14:solidFill>
              <w14:srgbClr w14:val="FF2600"/>
            </w14:solidFill>
          </w14:textFill>
        </w:rPr>
        <w:t>ante (</w:t>
      </w:r>
      <w:r>
        <w:rPr>
          <w:rFonts w:ascii="Times New Roman" w:hAnsi="Times New Roman"/>
          <w:outline w:val="0"/>
          <w:color w:val="ff2600"/>
          <w:u w:color="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Ev</w:t>
      </w:r>
      <w:r>
        <w:rPr>
          <w:rFonts w:ascii="Times New Roman" w:hAnsi="Times New Roman"/>
          <w:outline w:val="0"/>
          <w:color w:val="ff0000"/>
          <w:u w:color="ff0000"/>
          <w:rtl w:val="0"/>
          <w:lang w:val="en-US"/>
          <w14:textFill>
            <w14:solidFill>
              <w14:srgbClr w14:val="FF0000"/>
            </w14:solidFill>
          </w14:textFill>
        </w:rPr>
        <w:t>e said I could follow her. But what is a useless man in a wheelchair doing at her side? I have to stand again, even if only to walk up to her myself.</w:t>
      </w:r>
    </w:p>
    <w:p>
      <w:pPr>
        <w:pStyle w:val="Normal (Web)"/>
        <w:widowControl w:val="1"/>
        <w:spacing w:line="288" w:lineRule="auto"/>
      </w:pPr>
      <w:r>
        <w:rPr>
          <w:rtl w:val="0"/>
          <w:lang w:val="en-US"/>
        </w:rPr>
        <w:t>△</w:t>
      </w:r>
      <w:r>
        <w:rPr>
          <w:rtl w:val="0"/>
          <w:lang w:val="zh-TW" w:eastAsia="zh-TW"/>
        </w:rPr>
        <w:t>他擦了把汗</w:t>
      </w:r>
      <w:r>
        <w:rPr>
          <w:rFonts w:ascii="Calibri" w:hAnsi="Calibri"/>
          <w:rtl w:val="0"/>
          <w:lang w:val="en-US"/>
        </w:rPr>
        <w:t>,</w:t>
      </w:r>
      <w:r>
        <w:rPr>
          <w:rtl w:val="0"/>
          <w:lang w:val="zh-TW" w:eastAsia="zh-TW"/>
        </w:rPr>
        <w:t>又撑住横杠。</w:t>
      </w:r>
    </w:p>
    <w:p>
      <w:pPr>
        <w:pStyle w:val="Normal (Web)"/>
        <w:widowControl w:val="1"/>
        <w:spacing w:line="288" w:lineRule="auto"/>
        <w:rPr>
          <w:lang w:val="zh-TW" w:eastAsia="zh-TW"/>
        </w:rPr>
      </w:pPr>
    </w:p>
    <w:p>
      <w:pPr>
        <w:pStyle w:val="Normal (Web)"/>
        <w:widowControl w:val="1"/>
        <w:spacing w:line="288" w:lineRule="auto"/>
      </w:pPr>
    </w:p>
    <w:p>
      <w:pPr>
        <w:pStyle w:val="Normal (Web)"/>
        <w:widowControl w:val="1"/>
        <w:spacing w:line="288" w:lineRule="auto"/>
      </w:pPr>
      <w:r>
        <w:rPr>
          <w:rFonts w:ascii="Calibri" w:hAnsi="Calibri"/>
          <w:rtl w:val="0"/>
          <w:lang w:val="en-US"/>
        </w:rPr>
        <w:t>33-3</w:t>
      </w:r>
      <w:r>
        <w:rPr>
          <w:rtl w:val="0"/>
          <w:lang w:val="zh-TW" w:eastAsia="zh-TW"/>
        </w:rPr>
        <w:t>夜内莫斯科</w:t>
      </w:r>
      <w:r>
        <w:rPr>
          <w:rFonts w:ascii="Calibri" w:hAnsi="Calibri"/>
          <w:rtl w:val="0"/>
          <w:lang w:val="zh-TW" w:eastAsia="zh-TW"/>
        </w:rPr>
        <w:t xml:space="preserve"> </w:t>
      </w:r>
      <w:r>
        <w:rPr>
          <w:rtl w:val="0"/>
          <w:lang w:val="zh-TW" w:eastAsia="zh-TW"/>
        </w:rPr>
        <w:t>战斧帮据点</w:t>
      </w:r>
    </w:p>
    <w:p>
      <w:pPr>
        <w:pStyle w:val="Normal (Web)"/>
        <w:widowControl w:val="1"/>
        <w:spacing w:line="288" w:lineRule="auto"/>
      </w:pPr>
      <w:r>
        <w:rPr>
          <w:rtl w:val="0"/>
          <w:lang w:val="zh-TW" w:eastAsia="zh-TW"/>
        </w:rPr>
        <w:t>人物：</w:t>
      </w:r>
      <w:r>
        <w:rPr>
          <w:rFonts w:ascii="Calibri" w:hAnsi="Calibri"/>
          <w:rtl w:val="0"/>
          <w:lang w:val="en-US"/>
        </w:rPr>
        <w:t>Victor</w:t>
      </w:r>
      <w:r>
        <w:rPr>
          <w:rtl w:val="0"/>
          <w:lang w:val="zh-TW" w:eastAsia="zh-TW"/>
        </w:rPr>
        <w:t>、战斧帮副手</w:t>
      </w:r>
    </w:p>
    <w:p>
      <w:pPr>
        <w:pStyle w:val="Normal (Web)"/>
        <w:widowControl w:val="1"/>
        <w:spacing w:line="288" w:lineRule="auto"/>
      </w:pPr>
      <w:r>
        <w:rPr>
          <w:rtl w:val="0"/>
          <w:lang w:val="en-US"/>
        </w:rPr>
        <w:t>△</w:t>
      </w:r>
      <w:r>
        <w:rPr>
          <w:rFonts w:ascii="Calibri" w:hAnsi="Calibri"/>
          <w:rtl w:val="0"/>
          <w:lang w:val="en-US"/>
        </w:rPr>
        <w:t>Victor</w:t>
      </w:r>
      <w:r>
        <w:rPr>
          <w:rtl w:val="0"/>
          <w:lang w:val="zh-TW" w:eastAsia="zh-TW"/>
        </w:rPr>
        <w:t>站在窗前</w:t>
      </w:r>
      <w:r>
        <w:rPr>
          <w:rFonts w:ascii="Calibri" w:hAnsi="Calibri"/>
          <w:rtl w:val="0"/>
          <w:lang w:val="en-US"/>
        </w:rPr>
        <w:t>,</w:t>
      </w:r>
      <w:r>
        <w:rPr>
          <w:rtl w:val="0"/>
          <w:lang w:val="zh-TW" w:eastAsia="zh-TW"/>
        </w:rPr>
        <w:t>看着雪景。副手进来。</w:t>
      </w:r>
    </w:p>
    <w:p>
      <w:pPr>
        <w:pStyle w:val="Normal (Web)"/>
        <w:widowControl w:val="1"/>
        <w:spacing w:line="288" w:lineRule="auto"/>
      </w:pPr>
      <w:r>
        <w:rPr>
          <w:rtl w:val="0"/>
          <w:lang w:val="zh-TW" w:eastAsia="zh-TW"/>
        </w:rPr>
        <w:t>副手：首领</w:t>
      </w:r>
      <w:r>
        <w:rPr>
          <w:rFonts w:ascii="Calibri" w:hAnsi="Calibri"/>
          <w:rtl w:val="0"/>
          <w:lang w:val="en-US"/>
        </w:rPr>
        <w:t>,</w:t>
      </w:r>
      <w:r>
        <w:rPr>
          <w:rtl w:val="0"/>
          <w:lang w:val="zh-TW" w:eastAsia="zh-TW"/>
        </w:rPr>
        <w:t>纽约那三家</w:t>
      </w:r>
      <w:r>
        <w:rPr>
          <w:rFonts w:ascii="Calibri" w:hAnsi="Calibri"/>
          <w:rtl w:val="0"/>
          <w:lang w:val="en-US"/>
        </w:rPr>
        <w:t>,</w:t>
      </w:r>
      <w:r>
        <w:rPr>
          <w:rtl w:val="0"/>
          <w:lang w:val="zh-TW" w:eastAsia="zh-TW"/>
        </w:rPr>
        <w:t>投了</w:t>
      </w:r>
      <w:r>
        <w:rPr>
          <w:rFonts w:ascii="Calibri" w:hAnsi="Calibri"/>
          <w:rtl w:val="0"/>
          <w:lang w:val="en-US"/>
        </w:rPr>
        <w:t>Eve</w:t>
      </w:r>
      <w:r>
        <w:rPr>
          <w:rtl w:val="0"/>
          <w:lang w:val="zh-TW" w:eastAsia="zh-TW"/>
        </w:rPr>
        <w:t>。东河的线</w:t>
      </w:r>
      <w:r>
        <w:rPr>
          <w:rFonts w:ascii="Calibri" w:hAnsi="Calibri"/>
          <w:rtl w:val="0"/>
          <w:lang w:val="en-US"/>
        </w:rPr>
        <w:t>,</w:t>
      </w:r>
      <w:r>
        <w:rPr>
          <w:rtl w:val="0"/>
          <w:lang w:val="zh-TW" w:eastAsia="zh-TW"/>
        </w:rPr>
        <w:t>分了他们一成。</w:t>
      </w:r>
      <w:r>
        <w:rPr>
          <w:lang w:val="en-US"/>
        </w:rPr>
        <w:br w:type="textWrapping"/>
      </w:r>
      <w:r>
        <w:rPr>
          <w:rFonts w:ascii="Times New Roman" w:hAnsi="Times New Roman"/>
          <w:outline w:val="0"/>
          <w:color w:val="ff0000"/>
          <w:u w:color="ff0000"/>
          <w:rtl w:val="0"/>
          <w:lang w:val="en-US"/>
          <w14:textFill>
            <w14:solidFill>
              <w14:srgbClr w14:val="FF0000"/>
            </w14:solidFill>
          </w14:textFill>
        </w:rPr>
        <w:t>Deputy: Boss, that three New York families sided with Eve. They got ten percent of the East River line.</w:t>
      </w:r>
    </w:p>
    <w:p>
      <w:pPr>
        <w:pStyle w:val="Normal (Web)"/>
        <w:widowControl w:val="1"/>
        <w:spacing w:line="288" w:lineRule="auto"/>
      </w:pPr>
      <w:r>
        <w:rPr>
          <w:rFonts w:ascii="Calibri" w:hAnsi="Calibri"/>
          <w:rtl w:val="0"/>
          <w:lang w:val="en-US"/>
        </w:rPr>
        <w:t>Victor</w:t>
      </w:r>
      <w:r>
        <w:rPr>
          <w:rtl w:val="0"/>
          <w:lang w:val="zh-TW" w:eastAsia="zh-TW"/>
        </w:rPr>
        <w:t>（转着酒杯）：她在收买人心。</w:t>
      </w:r>
      <w:r>
        <w:rPr>
          <w:lang w:val="en-US"/>
        </w:rPr>
        <w:br w:type="textWrapping"/>
      </w:r>
      <w:r>
        <w:rPr>
          <w:rFonts w:ascii="Times New Roman" w:hAnsi="Times New Roman"/>
          <w:outline w:val="0"/>
          <w:color w:val="ff0000"/>
          <w:u w:color="ff0000"/>
          <w:rtl w:val="0"/>
          <w:lang w:val="en-US"/>
          <w14:textFill>
            <w14:solidFill>
              <w14:srgbClr w14:val="FF0000"/>
            </w14:solidFill>
          </w14:textFill>
        </w:rPr>
        <w:t>Victor: She's buying loyalty.</w:t>
      </w:r>
    </w:p>
    <w:p>
      <w:pPr>
        <w:pStyle w:val="Normal (Web)"/>
        <w:widowControl w:val="1"/>
        <w:spacing w:line="288" w:lineRule="auto"/>
      </w:pPr>
      <w:r>
        <w:rPr>
          <w:rtl w:val="0"/>
          <w:lang w:val="zh-TW" w:eastAsia="zh-TW"/>
        </w:rPr>
        <w:t>副手：我们要不要直接动手</w:t>
      </w:r>
      <w:r>
        <w:rPr>
          <w:rFonts w:ascii="Calibri" w:hAnsi="Calibri"/>
          <w:rtl w:val="0"/>
          <w:lang w:val="en-US"/>
        </w:rPr>
        <w:t>?</w:t>
      </w:r>
      <w:r>
        <w:rPr>
          <w:rtl w:val="0"/>
          <w:lang w:val="zh-TW" w:eastAsia="zh-TW"/>
        </w:rPr>
        <w:t>派人去纽约。</w:t>
      </w:r>
      <w:r>
        <w:rPr>
          <w:lang w:val="en-US"/>
        </w:rPr>
        <w:br w:type="textWrapping"/>
      </w:r>
      <w:r>
        <w:rPr>
          <w:rFonts w:ascii="Times New Roman" w:hAnsi="Times New Roman"/>
          <w:outline w:val="0"/>
          <w:color w:val="ff0000"/>
          <w:u w:color="ff0000"/>
          <w:rtl w:val="0"/>
          <w:lang w:val="en-US"/>
          <w14:textFill>
            <w14:solidFill>
              <w14:srgbClr w14:val="FF0000"/>
            </w14:solidFill>
          </w14:textFill>
        </w:rPr>
        <w:t>Deputy: Should we strike directly? Send men to New York?</w:t>
      </w:r>
    </w:p>
    <w:p>
      <w:pPr>
        <w:pStyle w:val="Normal (Web)"/>
        <w:widowControl w:val="1"/>
        <w:spacing w:line="288" w:lineRule="auto"/>
      </w:pPr>
      <w:r>
        <w:rPr>
          <w:rFonts w:ascii="Calibri" w:hAnsi="Calibri"/>
          <w:rtl w:val="0"/>
          <w:lang w:val="en-US"/>
        </w:rPr>
        <w:t>Victor</w:t>
      </w:r>
      <w:r>
        <w:rPr>
          <w:rtl w:val="0"/>
          <w:lang w:val="zh-TW" w:eastAsia="zh-TW"/>
        </w:rPr>
        <w:t>：不。明着打</w:t>
      </w:r>
      <w:r>
        <w:rPr>
          <w:rFonts w:ascii="Calibri" w:hAnsi="Calibri"/>
          <w:rtl w:val="0"/>
          <w:lang w:val="en-US"/>
        </w:rPr>
        <w:t>,</w:t>
      </w:r>
      <w:r>
        <w:rPr>
          <w:rtl w:val="0"/>
          <w:lang w:val="zh-TW" w:eastAsia="zh-TW"/>
        </w:rPr>
        <w:t>我没占到便宜</w:t>
      </w:r>
      <w:r>
        <w:rPr>
          <w:rFonts w:ascii="Calibri" w:hAnsi="Calibri"/>
          <w:rtl w:val="0"/>
          <w:lang w:val="en-US"/>
        </w:rPr>
        <w:t>,</w:t>
      </w:r>
      <w:r>
        <w:rPr>
          <w:rtl w:val="0"/>
          <w:lang w:val="zh-TW" w:eastAsia="zh-TW"/>
        </w:rPr>
        <w:t>反倒坐实了她说我容不下盟友。</w:t>
      </w:r>
      <w:r>
        <w:rPr>
          <w:lang w:val="en-US"/>
        </w:rPr>
        <w:br w:type="textWrapping"/>
      </w:r>
      <w:r>
        <w:rPr>
          <w:rFonts w:ascii="Times New Roman" w:hAnsi="Times New Roman"/>
          <w:outline w:val="0"/>
          <w:color w:val="ff0000"/>
          <w:u w:color="ff0000"/>
          <w:rtl w:val="0"/>
          <w:lang w:val="en-US"/>
          <w14:textFill>
            <w14:solidFill>
              <w14:srgbClr w14:val="FF0000"/>
            </w14:solidFill>
          </w14:textFill>
        </w:rPr>
        <w:t>Victor: No. If I hit her openly, I gain nothing. It would only prove her claim that I can't tolerate allies.</w:t>
      </w:r>
    </w:p>
    <w:p>
      <w:pPr>
        <w:pStyle w:val="Normal (Web)"/>
        <w:widowControl w:val="1"/>
        <w:spacing w:line="288" w:lineRule="auto"/>
      </w:pPr>
      <w:r>
        <w:rPr>
          <w:rtl w:val="0"/>
          <w:lang w:val="en-US"/>
        </w:rPr>
        <w:t>△</w:t>
      </w:r>
      <w:r>
        <w:rPr>
          <w:rtl w:val="0"/>
          <w:lang w:val="zh-TW" w:eastAsia="zh-TW"/>
        </w:rPr>
        <w:t>他放下酒杯。</w:t>
      </w:r>
    </w:p>
    <w:p>
      <w:pPr>
        <w:pStyle w:val="Normal (Web)"/>
        <w:widowControl w:val="1"/>
        <w:spacing w:line="288" w:lineRule="auto"/>
      </w:pPr>
      <w:r>
        <w:rPr>
          <w:rFonts w:ascii="Calibri" w:hAnsi="Calibri"/>
          <w:rtl w:val="0"/>
          <w:lang w:val="en-US"/>
        </w:rPr>
        <w:t>Victor</w:t>
      </w:r>
      <w:r>
        <w:rPr>
          <w:rtl w:val="0"/>
          <w:lang w:val="zh-TW" w:eastAsia="zh-TW"/>
        </w:rPr>
        <w:t>：</w:t>
      </w:r>
      <w:r>
        <w:rPr>
          <w:rFonts w:ascii="Calibri" w:hAnsi="Calibri"/>
          <w:rtl w:val="0"/>
          <w:lang w:val="en-US"/>
        </w:rPr>
        <w:t>Eve</w:t>
      </w:r>
      <w:r>
        <w:rPr>
          <w:rtl w:val="0"/>
          <w:lang w:val="zh-TW" w:eastAsia="zh-TW"/>
        </w:rPr>
        <w:t>最在乎的</w:t>
      </w:r>
      <w:r>
        <w:rPr>
          <w:rFonts w:ascii="Calibri" w:hAnsi="Calibri"/>
          <w:rtl w:val="0"/>
          <w:lang w:val="en-US"/>
        </w:rPr>
        <w:t>,</w:t>
      </w:r>
      <w:r>
        <w:rPr>
          <w:rtl w:val="0"/>
          <w:lang w:val="zh-TW" w:eastAsia="zh-TW"/>
        </w:rPr>
        <w:t>是她的招牌</w:t>
      </w:r>
      <w:r>
        <w:rPr>
          <w:rFonts w:ascii="Calibri" w:hAnsi="Calibri"/>
          <w:rtl w:val="0"/>
          <w:lang w:val="en-US"/>
        </w:rPr>
        <w:t>,</w:t>
      </w:r>
      <w:r>
        <w:rPr>
          <w:rtl w:val="0"/>
          <w:lang w:val="zh-TW" w:eastAsia="zh-TW"/>
        </w:rPr>
        <w:t>夜枭。一个干净、守规矩、值得信的女王。我就毁这个招牌。</w:t>
      </w:r>
      <w:r>
        <w:rPr>
          <w:lang w:val="en-US"/>
        </w:rPr>
        <w:br w:type="textWrapping"/>
      </w:r>
      <w:r>
        <w:rPr>
          <w:rFonts w:ascii="Times New Roman" w:hAnsi="Times New Roman"/>
          <w:outline w:val="0"/>
          <w:color w:val="ff0000"/>
          <w:u w:color="ff0000"/>
          <w:rtl w:val="0"/>
          <w:lang w:val="en-US"/>
          <w14:textFill>
            <w14:solidFill>
              <w14:srgbClr w14:val="FF0000"/>
            </w14:solidFill>
          </w14:textFill>
        </w:rPr>
        <w:t>Victor: What Eve cares about most is the reputation of Night Owl. A clean, disciplined, trustworthy queen. I'll destroy that.</w:t>
      </w:r>
    </w:p>
    <w:p>
      <w:pPr>
        <w:pStyle w:val="Normal (Web)"/>
        <w:widowControl w:val="1"/>
        <w:spacing w:line="288" w:lineRule="auto"/>
      </w:pPr>
      <w:r>
        <w:rPr>
          <w:rtl w:val="0"/>
          <w:lang w:val="en-US"/>
        </w:rPr>
        <w:t>△</w:t>
      </w:r>
      <w:r>
        <w:rPr>
          <w:rtl w:val="0"/>
          <w:lang w:val="zh-TW" w:eastAsia="zh-TW"/>
        </w:rPr>
        <w:t>【卡点】</w:t>
      </w:r>
      <w:r>
        <w:rPr>
          <w:rFonts w:ascii="Calibri" w:hAnsi="Calibri"/>
          <w:rtl w:val="0"/>
          <w:lang w:val="en-US"/>
        </w:rPr>
        <w:t>Victor</w:t>
      </w:r>
      <w:r>
        <w:rPr>
          <w:rtl w:val="0"/>
          <w:lang w:val="zh-TW" w:eastAsia="zh-TW"/>
        </w:rPr>
        <w:t>拿起电话。</w:t>
      </w:r>
    </w:p>
    <w:p>
      <w:pPr>
        <w:pStyle w:val="Normal (Web)"/>
        <w:widowControl w:val="1"/>
        <w:spacing w:line="288" w:lineRule="auto"/>
      </w:pPr>
      <w:r>
        <w:rPr>
          <w:rFonts w:ascii="Calibri" w:hAnsi="Calibri"/>
          <w:rtl w:val="0"/>
          <w:lang w:val="en-US"/>
        </w:rPr>
        <w:t>Victor</w:t>
      </w:r>
      <w:r>
        <w:rPr>
          <w:rtl w:val="0"/>
          <w:lang w:val="zh-TW" w:eastAsia="zh-TW"/>
        </w:rPr>
        <w:t>：联系暗网那几个买家。我要让纽约下个月所有黑帮火并</w:t>
      </w:r>
      <w:r>
        <w:rPr>
          <w:rFonts w:ascii="Calibri" w:hAnsi="Calibri"/>
          <w:rtl w:val="0"/>
          <w:lang w:val="en-US"/>
        </w:rPr>
        <w:t>,</w:t>
      </w:r>
      <w:r>
        <w:rPr>
          <w:rtl w:val="0"/>
          <w:lang w:val="zh-TW" w:eastAsia="zh-TW"/>
        </w:rPr>
        <w:t>死的人</w:t>
      </w:r>
      <w:r>
        <w:rPr>
          <w:rFonts w:ascii="Calibri" w:hAnsi="Calibri"/>
          <w:rtl w:val="0"/>
          <w:lang w:val="en-US"/>
        </w:rPr>
        <w:t>,</w:t>
      </w:r>
      <w:r>
        <w:rPr>
          <w:rtl w:val="0"/>
          <w:lang w:val="zh-TW" w:eastAsia="zh-TW"/>
        </w:rPr>
        <w:t>都用夜枭的枪。</w:t>
      </w:r>
      <w:r>
        <w:rPr>
          <w:lang w:val="en-US"/>
        </w:rPr>
        <w:br w:type="textWrapping"/>
      </w:r>
      <w:r>
        <w:rPr>
          <w:rFonts w:ascii="Times New Roman" w:hAnsi="Times New Roman"/>
          <w:outline w:val="0"/>
          <w:color w:val="ff0000"/>
          <w:u w:color="ff0000"/>
          <w:rtl w:val="0"/>
          <w:lang w:val="en-US"/>
          <w14:textFill>
            <w14:solidFill>
              <w14:srgbClr w14:val="FF0000"/>
            </w14:solidFill>
          </w14:textFill>
        </w:rPr>
        <w:t>Victor: Contact those dark web buyers. Next month, I want every corpse of each gang war in New York, traced to Night Owl guns.</w:t>
      </w:r>
    </w:p>
    <w:p>
      <w:pPr>
        <w:pStyle w:val="Normal (Web)"/>
        <w:widowControl w:val="1"/>
        <w:spacing w:line="288" w:lineRule="auto"/>
      </w:pPr>
    </w:p>
    <w:p>
      <w:pPr>
        <w:pStyle w:val="Normal (Web)"/>
        <w:widowControl w:val="1"/>
        <w:spacing w:line="288" w:lineRule="auto"/>
      </w:pPr>
    </w:p>
    <w:p>
      <w:pPr>
        <w:pStyle w:val="Normal (Web)"/>
        <w:widowControl w:val="1"/>
        <w:spacing w:line="288" w:lineRule="auto"/>
      </w:pPr>
    </w:p>
    <w:p>
      <w:pPr>
        <w:pStyle w:val="Normal (Web)"/>
        <w:widowControl w:val="1"/>
        <w:spacing w:line="288" w:lineRule="auto"/>
      </w:pPr>
    </w:p>
    <w:p>
      <w:pPr>
        <w:pStyle w:val="Normal (Web)"/>
        <w:widowControl w:val="1"/>
        <w:spacing w:line="288" w:lineRule="auto"/>
      </w:pPr>
    </w:p>
    <w:p>
      <w:pPr>
        <w:pStyle w:val="Normal (Web)"/>
        <w:widowControl w:val="1"/>
        <w:spacing w:line="288" w:lineRule="auto"/>
        <w:rPr>
          <w:lang w:val="zh-TW" w:eastAsia="zh-TW"/>
        </w:rPr>
      </w:pPr>
      <w:r>
        <w:rPr>
          <w:rtl w:val="0"/>
          <w:lang w:val="zh-TW" w:eastAsia="zh-TW"/>
        </w:rPr>
        <w:t>第三十四集</w:t>
      </w:r>
    </w:p>
    <w:p>
      <w:pPr>
        <w:pStyle w:val="Normal (Web)"/>
        <w:widowControl w:val="1"/>
        <w:spacing w:line="288" w:lineRule="auto"/>
      </w:pPr>
      <w:r>
        <w:rPr>
          <w:rFonts w:ascii="Calibri" w:hAnsi="Calibri"/>
          <w:rtl w:val="0"/>
          <w:lang w:val="en-US"/>
        </w:rPr>
        <w:t>34-1</w:t>
      </w:r>
      <w:r>
        <w:rPr>
          <w:rtl w:val="0"/>
          <w:lang w:val="zh-TW" w:eastAsia="zh-TW"/>
        </w:rPr>
        <w:t>夜外纽约</w:t>
      </w:r>
      <w:r>
        <w:rPr>
          <w:rFonts w:ascii="Calibri" w:hAnsi="Calibri"/>
          <w:rtl w:val="0"/>
          <w:lang w:val="zh-TW" w:eastAsia="zh-TW"/>
        </w:rPr>
        <w:t xml:space="preserve"> </w:t>
      </w:r>
      <w:r>
        <w:rPr>
          <w:rtl w:val="0"/>
          <w:lang w:val="zh-TW" w:eastAsia="zh-TW"/>
        </w:rPr>
        <w:t>帮派火并现场</w:t>
      </w:r>
    </w:p>
    <w:p>
      <w:pPr>
        <w:pStyle w:val="Normal (Web)"/>
        <w:widowControl w:val="1"/>
        <w:spacing w:line="288" w:lineRule="auto"/>
        <w:rPr>
          <w:lang w:val="zh-TW" w:eastAsia="zh-TW"/>
        </w:rPr>
      </w:pPr>
      <w:r>
        <w:rPr>
          <w:rtl w:val="0"/>
          <w:lang w:val="zh-TW" w:eastAsia="zh-TW"/>
        </w:rPr>
        <w:t>人物：执法队员、记者、围观者</w:t>
      </w:r>
    </w:p>
    <w:p>
      <w:pPr>
        <w:pStyle w:val="Normal (Web)"/>
        <w:widowControl w:val="1"/>
        <w:spacing w:line="288" w:lineRule="auto"/>
      </w:pPr>
      <w:r>
        <w:rPr>
          <w:rtl w:val="0"/>
          <w:lang w:val="en-US"/>
        </w:rPr>
        <w:t>△</w:t>
      </w:r>
      <w:r>
        <w:rPr>
          <w:rtl w:val="0"/>
          <w:lang w:val="zh-TW" w:eastAsia="zh-TW"/>
        </w:rPr>
        <w:t>两个小帮派在街头火并</w:t>
      </w:r>
      <w:r>
        <w:rPr>
          <w:rFonts w:ascii="Calibri" w:hAnsi="Calibri"/>
          <w:rtl w:val="0"/>
          <w:lang w:val="en-US"/>
        </w:rPr>
        <w:t>,</w:t>
      </w:r>
      <w:r>
        <w:rPr>
          <w:rtl w:val="0"/>
          <w:lang w:val="zh-TW" w:eastAsia="zh-TW"/>
        </w:rPr>
        <w:t>地上躺着尸体</w:t>
      </w:r>
      <w:r>
        <w:rPr>
          <w:rFonts w:ascii="Calibri" w:hAnsi="Calibri"/>
          <w:rtl w:val="0"/>
          <w:lang w:val="en-US"/>
        </w:rPr>
        <w:t>,</w:t>
      </w:r>
      <w:r>
        <w:rPr>
          <w:rtl w:val="0"/>
          <w:lang w:val="zh-TW" w:eastAsia="zh-TW"/>
        </w:rPr>
        <w:t>散落一地弹壳。</w:t>
      </w:r>
    </w:p>
    <w:p>
      <w:pPr>
        <w:pStyle w:val="Normal (Web)"/>
        <w:widowControl w:val="1"/>
        <w:spacing w:line="288" w:lineRule="auto"/>
      </w:pPr>
      <w:r>
        <w:rPr>
          <w:rtl w:val="0"/>
          <w:lang w:val="en-US"/>
        </w:rPr>
        <w:t>△</w:t>
      </w:r>
      <w:r>
        <w:rPr>
          <w:rtl w:val="0"/>
          <w:lang w:val="zh-TW" w:eastAsia="zh-TW"/>
        </w:rPr>
        <w:t>执法队员封锁现场</w:t>
      </w:r>
      <w:r>
        <w:rPr>
          <w:rFonts w:ascii="Calibri" w:hAnsi="Calibri"/>
          <w:rtl w:val="0"/>
          <w:lang w:val="en-US"/>
        </w:rPr>
        <w:t>,</w:t>
      </w:r>
      <w:r>
        <w:rPr>
          <w:rtl w:val="0"/>
          <w:lang w:val="zh-TW" w:eastAsia="zh-TW"/>
        </w:rPr>
        <w:t>捡起一枚弹壳。</w:t>
      </w:r>
    </w:p>
    <w:p>
      <w:pPr>
        <w:pStyle w:val="Normal (Web)"/>
        <w:widowControl w:val="1"/>
        <w:spacing w:line="288" w:lineRule="auto"/>
      </w:pPr>
      <w:r>
        <w:rPr>
          <w:rtl w:val="0"/>
          <w:lang w:val="zh-TW" w:eastAsia="zh-TW"/>
        </w:rPr>
        <w:t>执法队员甲：又是夜枭的特制弹。这个月第三起了。</w:t>
      </w:r>
      <w:r>
        <w:rPr>
          <w:lang w:val="en-US"/>
        </w:rPr>
        <w:br w:type="textWrapping"/>
      </w:r>
      <w:r>
        <w:rPr>
          <w:rFonts w:ascii="Times New Roman" w:hAnsi="Times New Roman"/>
          <w:outline w:val="0"/>
          <w:color w:val="ff0000"/>
          <w:u w:color="ff0000"/>
          <w:rtl w:val="0"/>
          <w:lang w:val="en-US"/>
          <w14:textFill>
            <w14:solidFill>
              <w14:srgbClr w14:val="FF0000"/>
            </w14:solidFill>
          </w14:textFill>
        </w:rPr>
        <w:t>Enforcer A: Night Owl custom bullets again. Third case this month.</w:t>
      </w:r>
    </w:p>
    <w:p>
      <w:pPr>
        <w:pStyle w:val="Normal (Web)"/>
        <w:widowControl w:val="1"/>
        <w:spacing w:line="288" w:lineRule="auto"/>
      </w:pPr>
      <w:r>
        <w:rPr>
          <w:rtl w:val="0"/>
          <w:lang w:val="zh-TW" w:eastAsia="zh-TW"/>
        </w:rPr>
        <w:t>执法队员乙：哪来这么多夜枭的枪流进小帮派手里</w:t>
      </w:r>
      <w:r>
        <w:rPr>
          <w:rFonts w:ascii="Calibri" w:hAnsi="Calibri"/>
          <w:rtl w:val="0"/>
          <w:lang w:val="en-US"/>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Enforcer B: How are so many Night Owl guns ending up with street crews?</w:t>
      </w:r>
    </w:p>
    <w:p>
      <w:pPr>
        <w:pStyle w:val="Normal (Web)"/>
        <w:widowControl w:val="1"/>
        <w:spacing w:line="288" w:lineRule="auto"/>
      </w:pPr>
      <w:r>
        <w:rPr>
          <w:rtl w:val="0"/>
          <w:lang w:val="en-US"/>
        </w:rPr>
        <w:t>△</w:t>
      </w:r>
      <w:r>
        <w:rPr>
          <w:rtl w:val="0"/>
          <w:lang w:val="zh-TW" w:eastAsia="zh-TW"/>
        </w:rPr>
        <w:t>记者举着摄像机拍弹壳特写。</w:t>
      </w:r>
    </w:p>
    <w:p>
      <w:pPr>
        <w:pStyle w:val="Normal (Web)"/>
        <w:widowControl w:val="1"/>
        <w:spacing w:line="288" w:lineRule="auto"/>
        <w:rPr>
          <w:rFonts w:ascii="Times New Roman" w:cs="Times New Roman" w:hAnsi="Times New Roman" w:eastAsia="Times New Roman"/>
          <w:outline w:val="0"/>
          <w:color w:val="ff0000"/>
          <w:u w:color="ff0000"/>
          <w14:textFill>
            <w14:solidFill>
              <w14:srgbClr w14:val="FF0000"/>
            </w14:solidFill>
          </w14:textFill>
        </w:rPr>
      </w:pPr>
      <w:r>
        <w:rPr>
          <w:rtl w:val="0"/>
          <w:lang w:val="zh-TW" w:eastAsia="zh-TW"/>
        </w:rPr>
        <w:t>记者</w:t>
      </w:r>
      <w:r>
        <w:rPr>
          <w:rFonts w:ascii="Calibri" w:hAnsi="Calibri"/>
          <w:rtl w:val="0"/>
          <w:lang w:val="en-US"/>
        </w:rPr>
        <w:t>VO</w:t>
      </w:r>
      <w:r>
        <w:rPr>
          <w:rtl w:val="0"/>
          <w:lang w:val="zh-TW" w:eastAsia="zh-TW"/>
        </w:rPr>
        <w:t>：本月纽约地下火并激增</w:t>
      </w:r>
      <w:r>
        <w:rPr>
          <w:rFonts w:ascii="Calibri" w:hAnsi="Calibri"/>
          <w:rtl w:val="0"/>
          <w:lang w:val="en-US"/>
        </w:rPr>
        <w:t>,</w:t>
      </w:r>
      <w:r>
        <w:rPr>
          <w:rtl w:val="0"/>
          <w:lang w:val="zh-TW" w:eastAsia="zh-TW"/>
        </w:rPr>
        <w:t>现场均查获同一来源军火</w:t>
      </w:r>
      <w:r>
        <w:rPr>
          <w:rFonts w:ascii="Calibri" w:hAnsi="Calibri"/>
          <w:rtl w:val="0"/>
          <w:lang w:val="en-US"/>
        </w:rPr>
        <w:t>,</w:t>
      </w:r>
      <w:r>
        <w:rPr>
          <w:rtl w:val="0"/>
          <w:lang w:val="zh-TW" w:eastAsia="zh-TW"/>
        </w:rPr>
        <w:t>据传出自神秘军火商夜枭</w:t>
      </w:r>
      <w:r>
        <w:rPr>
          <w:rFonts w:ascii="Calibri" w:hAnsi="Calibri"/>
          <w:rtl w:val="0"/>
          <w:lang w:val="en-US"/>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Report</w:t>
      </w:r>
      <w:r>
        <w:rPr>
          <w:rFonts w:ascii="Times New Roman" w:hAnsi="Times New Roman"/>
          <w:outline w:val="0"/>
          <w:color w:val="ff2600"/>
          <w:u w:color="ff0000"/>
          <w:rtl w:val="0"/>
          <w:lang w:val="en-US"/>
          <w14:textFill>
            <w14:solidFill>
              <w14:srgbClr w14:val="FF2600"/>
            </w14:solidFill>
          </w14:textFill>
        </w:rPr>
        <w:t>er (</w:t>
      </w:r>
      <w:r>
        <w:rPr>
          <w:rFonts w:ascii="Times New Roman" w:hAnsi="Times New Roman"/>
          <w:outline w:val="0"/>
          <w:color w:val="ff2600"/>
          <w:u w:color="ff2600"/>
          <w:rtl w:val="0"/>
          <w:lang w:val="en-US"/>
          <w14:textFill>
            <w14:solidFill>
              <w14:srgbClr w14:val="FF2600"/>
            </w14:solidFill>
          </w14:textFill>
        </w:rPr>
        <w:t>V.O.</w:t>
      </w:r>
      <w:r>
        <w:rPr>
          <w:rFonts w:ascii="Times New Roman" w:hAnsi="Times New Roman"/>
          <w:outline w:val="0"/>
          <w:color w:val="ff2600"/>
          <w:u w:color="ff0000"/>
          <w:rtl w:val="0"/>
          <w:lang w:val="en-US"/>
          <w14:textFill>
            <w14:solidFill>
              <w14:srgbClr w14:val="FF2600"/>
            </w14:solidFill>
          </w14:textFill>
        </w:rPr>
        <w:t>): Un</w:t>
      </w:r>
      <w:r>
        <w:rPr>
          <w:rFonts w:ascii="Times New Roman" w:hAnsi="Times New Roman"/>
          <w:outline w:val="0"/>
          <w:color w:val="ff0000"/>
          <w:u w:color="ff0000"/>
          <w:rtl w:val="0"/>
          <w:lang w:val="en-US"/>
          <w14:textFill>
            <w14:solidFill>
              <w14:srgbClr w14:val="FF0000"/>
            </w14:solidFill>
          </w14:textFill>
        </w:rPr>
        <w:t>derground gang violence in New York has surged this month. Weapons from the same source were found at every scene, allegedly tied to the mysterious arms dealer Night Owl</w:t>
      </w:r>
      <w:r>
        <w:rPr>
          <w:rFonts w:ascii="Times New Roman" w:hAnsi="Times New Roman" w:hint="default"/>
          <w:outline w:val="0"/>
          <w:color w:val="ff0000"/>
          <w:u w:color="ff0000"/>
          <w:rtl w:val="0"/>
          <w:lang w:val="en-US"/>
          <w14:textFill>
            <w14:solidFill>
              <w14:srgbClr w14:val="FF0000"/>
            </w14:solidFill>
          </w14:textFill>
        </w:rPr>
        <w:t>…</w:t>
      </w:r>
    </w:p>
    <w:p>
      <w:pPr>
        <w:pStyle w:val="Normal (Web)"/>
        <w:widowControl w:val="1"/>
        <w:spacing w:line="288" w:lineRule="auto"/>
        <w:rPr>
          <w:rFonts w:ascii="Times New Roman" w:cs="Times New Roman" w:hAnsi="Times New Roman" w:eastAsia="Times New Roman"/>
          <w:outline w:val="0"/>
          <w:color w:val="ff0000"/>
          <w:u w:color="ff0000"/>
          <w14:textFill>
            <w14:solidFill>
              <w14:srgbClr w14:val="FF0000"/>
            </w14:solidFill>
          </w14:textFill>
        </w:rPr>
      </w:pPr>
    </w:p>
    <w:p>
      <w:pPr>
        <w:pStyle w:val="Normal (Web)"/>
        <w:widowControl w:val="1"/>
        <w:spacing w:line="288" w:lineRule="auto"/>
      </w:pPr>
    </w:p>
    <w:p>
      <w:pPr>
        <w:pStyle w:val="Normal (Web)"/>
        <w:widowControl w:val="1"/>
        <w:spacing w:line="288" w:lineRule="auto"/>
      </w:pPr>
      <w:r>
        <w:rPr>
          <w:rFonts w:ascii="Calibri" w:hAnsi="Calibri"/>
          <w:rtl w:val="0"/>
          <w:lang w:val="en-US"/>
        </w:rPr>
        <w:t>34-2</w:t>
      </w:r>
      <w:r>
        <w:rPr>
          <w:rtl w:val="0"/>
          <w:lang w:val="zh-TW" w:eastAsia="zh-TW"/>
        </w:rPr>
        <w:t>日内</w:t>
      </w:r>
      <w:r>
        <w:rPr>
          <w:rFonts w:ascii="Calibri" w:hAnsi="Calibri"/>
          <w:rtl w:val="0"/>
          <w:lang w:val="zh-TW" w:eastAsia="zh-TW"/>
        </w:rPr>
        <w:t xml:space="preserve"> </w:t>
      </w:r>
      <w:r>
        <w:rPr>
          <w:rFonts w:ascii="Calibri" w:hAnsi="Calibri"/>
          <w:rtl w:val="0"/>
          <w:lang w:val="en-US"/>
        </w:rPr>
        <w:t>Eve</w:t>
      </w:r>
      <w:r>
        <w:rPr>
          <w:rtl w:val="0"/>
          <w:lang w:val="zh-TW" w:eastAsia="zh-TW"/>
        </w:rPr>
        <w:t>的指挥室</w:t>
      </w:r>
    </w:p>
    <w:p>
      <w:pPr>
        <w:pStyle w:val="Normal (Web)"/>
        <w:widowControl w:val="1"/>
        <w:spacing w:line="288" w:lineRule="auto"/>
      </w:pPr>
      <w:r>
        <w:rPr>
          <w:rtl w:val="0"/>
          <w:lang w:val="zh-TW" w:eastAsia="zh-TW"/>
        </w:rPr>
        <w:t>人物：</w:t>
      </w:r>
      <w:r>
        <w:rPr>
          <w:rFonts w:ascii="Calibri" w:hAnsi="Calibri"/>
          <w:rtl w:val="0"/>
          <w:lang w:val="en-US"/>
        </w:rPr>
        <w:t>Eve</w:t>
      </w:r>
      <w:r>
        <w:rPr>
          <w:rtl w:val="0"/>
          <w:lang w:val="zh-TW" w:eastAsia="zh-TW"/>
        </w:rPr>
        <w:t>、技术员</w:t>
      </w:r>
    </w:p>
    <w:p>
      <w:pPr>
        <w:pStyle w:val="Normal (Web)"/>
        <w:widowControl w:val="1"/>
        <w:spacing w:line="288" w:lineRule="auto"/>
      </w:pPr>
      <w:r>
        <w:rPr>
          <w:rtl w:val="0"/>
          <w:lang w:val="en-US"/>
        </w:rPr>
        <w:t>△</w:t>
      </w:r>
      <w:r>
        <w:rPr>
          <w:rtl w:val="0"/>
          <w:lang w:val="zh-TW" w:eastAsia="zh-TW"/>
        </w:rPr>
        <w:t>技术员把几袋弹壳证物照片摊在桌上</w:t>
      </w:r>
      <w:r>
        <w:rPr>
          <w:rFonts w:ascii="Calibri" w:hAnsi="Calibri"/>
          <w:rtl w:val="0"/>
          <w:lang w:val="en-US"/>
        </w:rPr>
        <w:t>,</w:t>
      </w:r>
      <w:r>
        <w:rPr>
          <w:rtl w:val="0"/>
          <w:lang w:val="zh-TW" w:eastAsia="zh-TW"/>
        </w:rPr>
        <w:t>脸色难看。</w:t>
      </w:r>
    </w:p>
    <w:p>
      <w:pPr>
        <w:pStyle w:val="Normal (Web)"/>
        <w:widowControl w:val="1"/>
        <w:spacing w:line="288" w:lineRule="auto"/>
      </w:pPr>
      <w:r>
        <w:rPr>
          <w:rtl w:val="0"/>
          <w:lang w:val="zh-TW" w:eastAsia="zh-TW"/>
        </w:rPr>
        <w:t>技术员：女王</w:t>
      </w:r>
      <w:r>
        <w:rPr>
          <w:rFonts w:ascii="Calibri" w:hAnsi="Calibri"/>
          <w:rtl w:val="0"/>
          <w:lang w:val="en-US"/>
        </w:rPr>
        <w:t>,</w:t>
      </w:r>
      <w:r>
        <w:rPr>
          <w:rtl w:val="0"/>
          <w:lang w:val="zh-TW" w:eastAsia="zh-TW"/>
        </w:rPr>
        <w:t>这个月四起火并</w:t>
      </w:r>
      <w:r>
        <w:rPr>
          <w:rFonts w:ascii="Calibri" w:hAnsi="Calibri"/>
          <w:rtl w:val="0"/>
          <w:lang w:val="en-US"/>
        </w:rPr>
        <w:t>,</w:t>
      </w:r>
      <w:r>
        <w:rPr>
          <w:rtl w:val="0"/>
          <w:lang w:val="zh-TW" w:eastAsia="zh-TW"/>
        </w:rPr>
        <w:t>现场全是咱们的特制弹。可这些货</w:t>
      </w:r>
      <w:r>
        <w:rPr>
          <w:rFonts w:ascii="Calibri" w:hAnsi="Calibri"/>
          <w:rtl w:val="0"/>
          <w:lang w:val="en-US"/>
        </w:rPr>
        <w:t>,</w:t>
      </w:r>
      <w:r>
        <w:rPr>
          <w:rtl w:val="0"/>
          <w:lang w:val="zh-TW" w:eastAsia="zh-TW"/>
        </w:rPr>
        <w:t>我们根本没卖给那些小帮派。</w:t>
      </w:r>
      <w:r>
        <w:rPr>
          <w:lang w:val="en-US"/>
        </w:rPr>
        <w:br w:type="textWrapping"/>
      </w:r>
      <w:r>
        <w:rPr>
          <w:rFonts w:ascii="Times New Roman" w:hAnsi="Times New Roman"/>
          <w:outline w:val="0"/>
          <w:color w:val="ff0000"/>
          <w:u w:color="ff0000"/>
          <w:rtl w:val="0"/>
          <w:lang w:val="en-US"/>
          <w14:textFill>
            <w14:solidFill>
              <w14:srgbClr w14:val="FF0000"/>
            </w14:solidFill>
          </w14:textFill>
        </w:rPr>
        <w:t>Tech: Queen, four gang wars this month, and every scene had our custom bullets. But we never sold that stock to those crews.</w:t>
      </w:r>
    </w:p>
    <w:p>
      <w:pPr>
        <w:pStyle w:val="Normal (Web)"/>
        <w:widowControl w:val="1"/>
        <w:spacing w:line="288" w:lineRule="auto"/>
      </w:pPr>
      <w:r>
        <w:rPr>
          <w:rFonts w:ascii="Calibri" w:hAnsi="Calibri"/>
          <w:rtl w:val="0"/>
          <w:lang w:val="en-US"/>
        </w:rPr>
        <w:t>Eve</w:t>
      </w:r>
      <w:r>
        <w:rPr>
          <w:rtl w:val="0"/>
          <w:lang w:val="zh-TW" w:eastAsia="zh-TW"/>
        </w:rPr>
        <w:t>（拿起照片看）：弹壳是真的。我的生产线编号都对得上。</w:t>
      </w:r>
      <w:r>
        <w:rPr>
          <w:lang w:val="en-US"/>
        </w:rPr>
        <w:br w:type="textWrapping"/>
      </w:r>
      <w:r>
        <w:rPr>
          <w:rFonts w:ascii="Times New Roman" w:hAnsi="Times New Roman"/>
          <w:outline w:val="0"/>
          <w:color w:val="ff0000"/>
          <w:u w:color="ff0000"/>
          <w:rtl w:val="0"/>
          <w:lang w:val="en-US"/>
          <w14:textFill>
            <w14:solidFill>
              <w14:srgbClr w14:val="FF0000"/>
            </w14:solidFill>
          </w14:textFill>
        </w:rPr>
        <w:t>Eve: The casings are real. The serial numbers match the production line.</w:t>
      </w:r>
    </w:p>
    <w:p>
      <w:pPr>
        <w:pStyle w:val="Normal (Web)"/>
        <w:widowControl w:val="1"/>
        <w:spacing w:line="288" w:lineRule="auto"/>
      </w:pPr>
      <w:r>
        <w:rPr>
          <w:rtl w:val="0"/>
          <w:lang w:val="zh-TW" w:eastAsia="zh-TW"/>
        </w:rPr>
        <w:t>技术员：这怎么可能</w:t>
      </w:r>
      <w:r>
        <w:rPr>
          <w:rFonts w:ascii="Calibri" w:hAnsi="Calibri"/>
          <w:rtl w:val="0"/>
          <w:lang w:val="en-US"/>
        </w:rPr>
        <w:t>?</w:t>
      </w:r>
      <w:r>
        <w:rPr>
          <w:rtl w:val="0"/>
          <w:lang w:val="zh-TW" w:eastAsia="zh-TW"/>
        </w:rPr>
        <w:t>我们的库存一颗没少。</w:t>
      </w:r>
      <w:r>
        <w:rPr>
          <w:lang w:val="en-US"/>
        </w:rPr>
        <w:br w:type="textWrapping"/>
      </w:r>
      <w:r>
        <w:rPr>
          <w:rFonts w:ascii="Times New Roman" w:hAnsi="Times New Roman"/>
          <w:outline w:val="0"/>
          <w:color w:val="ff0000"/>
          <w:u w:color="ff0000"/>
          <w:rtl w:val="0"/>
          <w:lang w:val="en-US"/>
          <w14:textFill>
            <w14:solidFill>
              <w14:srgbClr w14:val="FF0000"/>
            </w14:solidFill>
          </w14:textFill>
        </w:rPr>
        <w:t>Tech: How is that possible? Our inventory isn't missing a single bullet.</w:t>
      </w:r>
    </w:p>
    <w:p>
      <w:pPr>
        <w:pStyle w:val="Normal (Web)"/>
        <w:widowControl w:val="1"/>
        <w:spacing w:line="288" w:lineRule="auto"/>
      </w:pPr>
      <w:r>
        <w:rPr>
          <w:rFonts w:ascii="Calibri" w:hAnsi="Calibri"/>
          <w:rtl w:val="0"/>
          <w:lang w:val="en-US"/>
        </w:rPr>
        <w:t>Eve</w:t>
      </w:r>
      <w:r>
        <w:rPr>
          <w:rtl w:val="0"/>
          <w:lang w:val="zh-TW" w:eastAsia="zh-TW"/>
        </w:rPr>
        <w:t>（眯眼）：仿的。有人拿到我的弹壳样本</w:t>
      </w:r>
      <w:r>
        <w:rPr>
          <w:rFonts w:ascii="Calibri" w:hAnsi="Calibri"/>
          <w:rtl w:val="0"/>
          <w:lang w:val="en-US"/>
        </w:rPr>
        <w:t>,</w:t>
      </w:r>
      <w:r>
        <w:rPr>
          <w:rtl w:val="0"/>
          <w:lang w:val="zh-TW" w:eastAsia="zh-TW"/>
        </w:rPr>
        <w:t>复刻了一批</w:t>
      </w:r>
      <w:r>
        <w:rPr>
          <w:rFonts w:ascii="Calibri" w:hAnsi="Calibri"/>
          <w:rtl w:val="0"/>
          <w:lang w:val="en-US"/>
        </w:rPr>
        <w:t>,</w:t>
      </w:r>
      <w:r>
        <w:rPr>
          <w:rtl w:val="0"/>
          <w:lang w:val="zh-TW" w:eastAsia="zh-TW"/>
        </w:rPr>
        <w:t>故意流到火并现场。</w:t>
      </w:r>
      <w:r>
        <w:rPr>
          <w:lang w:val="en-US"/>
        </w:rPr>
        <w:br w:type="textWrapping"/>
      </w:r>
      <w:r>
        <w:rPr>
          <w:rFonts w:ascii="Times New Roman" w:hAnsi="Times New Roman"/>
          <w:outline w:val="0"/>
          <w:color w:val="ff0000"/>
          <w:u w:color="ff0000"/>
          <w:rtl w:val="0"/>
          <w:lang w:val="en-US"/>
          <w14:textFill>
            <w14:solidFill>
              <w14:srgbClr w14:val="FF0000"/>
            </w14:solidFill>
          </w14:textFill>
        </w:rPr>
        <w:t>Eve: Forgery. Someone got a sample of my casing, replicated a batch, and planted them at gang war scenes.</w:t>
      </w:r>
    </w:p>
    <w:p>
      <w:pPr>
        <w:pStyle w:val="Normal (Web)"/>
        <w:widowControl w:val="1"/>
        <w:spacing w:line="288" w:lineRule="auto"/>
      </w:pPr>
      <w:r>
        <w:rPr>
          <w:rtl w:val="0"/>
          <w:lang w:val="zh-TW" w:eastAsia="zh-TW"/>
        </w:rPr>
        <w:t>技术员：谁有这本事</w:t>
      </w:r>
      <w:r>
        <w:rPr>
          <w:rFonts w:ascii="Calibri" w:hAnsi="Calibri"/>
          <w:rtl w:val="0"/>
          <w:lang w:val="en-US"/>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Tech: Who could pull that off?</w:t>
      </w:r>
    </w:p>
    <w:p>
      <w:pPr>
        <w:pStyle w:val="Normal (Web)"/>
        <w:widowControl w:val="1"/>
        <w:spacing w:line="288" w:lineRule="auto"/>
      </w:pPr>
      <w:r>
        <w:rPr>
          <w:rFonts w:ascii="Calibri" w:hAnsi="Calibri"/>
          <w:rtl w:val="0"/>
          <w:lang w:val="en-US"/>
        </w:rPr>
        <w:t>Eve</w:t>
      </w:r>
      <w:r>
        <w:rPr>
          <w:rtl w:val="0"/>
          <w:lang w:val="zh-TW" w:eastAsia="zh-TW"/>
        </w:rPr>
        <w:t>：能搞到我生产线样本</w:t>
      </w:r>
      <w:r>
        <w:rPr>
          <w:rFonts w:ascii="Calibri" w:hAnsi="Calibri"/>
          <w:rtl w:val="0"/>
          <w:lang w:val="en-US"/>
        </w:rPr>
        <w:t>,</w:t>
      </w:r>
      <w:r>
        <w:rPr>
          <w:rtl w:val="0"/>
          <w:lang w:val="zh-TW" w:eastAsia="zh-TW"/>
        </w:rPr>
        <w:t>又想毁我招牌的</w:t>
      </w:r>
      <w:r>
        <w:rPr>
          <w:rFonts w:ascii="Calibri" w:hAnsi="Calibri"/>
          <w:rtl w:val="0"/>
          <w:lang w:val="en-US"/>
        </w:rPr>
        <w:t>,</w:t>
      </w:r>
      <w:r>
        <w:rPr>
          <w:rtl w:val="0"/>
          <w:lang w:val="zh-TW" w:eastAsia="zh-TW"/>
        </w:rPr>
        <w:t>只有一个人。</w:t>
      </w:r>
      <w:r>
        <w:rPr>
          <w:rFonts w:ascii="Calibri" w:hAnsi="Calibri"/>
          <w:rtl w:val="0"/>
          <w:lang w:val="en-US"/>
        </w:rPr>
        <w:t>Victor</w:t>
      </w:r>
      <w:r>
        <w:rPr>
          <w:rtl w:val="0"/>
          <w:lang w:val="zh-TW" w:eastAsia="zh-TW"/>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Eve: Only one person could get a sample from my production line and want my name ruined. Victor.</w:t>
      </w:r>
    </w:p>
    <w:p>
      <w:pPr>
        <w:pStyle w:val="Normal (Web)"/>
        <w:widowControl w:val="1"/>
        <w:spacing w:line="288" w:lineRule="auto"/>
      </w:pPr>
      <w:r>
        <w:rPr>
          <w:rtl w:val="0"/>
          <w:lang w:val="zh-TW" w:eastAsia="zh-TW"/>
        </w:rPr>
        <w:t>技术员：他在莫斯科</w:t>
      </w:r>
      <w:r>
        <w:rPr>
          <w:rFonts w:ascii="Calibri" w:hAnsi="Calibri"/>
          <w:rtl w:val="0"/>
          <w:lang w:val="en-US"/>
        </w:rPr>
        <w:t>,</w:t>
      </w:r>
      <w:r>
        <w:rPr>
          <w:rtl w:val="0"/>
          <w:lang w:val="zh-TW" w:eastAsia="zh-TW"/>
        </w:rPr>
        <w:t>够得着纽约</w:t>
      </w:r>
      <w:r>
        <w:rPr>
          <w:rFonts w:ascii="Calibri" w:hAnsi="Calibri"/>
          <w:rtl w:val="0"/>
          <w:lang w:val="en-US"/>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Tech: He's in Moscow. Can he even reach New York?</w:t>
      </w:r>
    </w:p>
    <w:p>
      <w:pPr>
        <w:pStyle w:val="Normal (Web)"/>
        <w:widowControl w:val="1"/>
        <w:spacing w:line="288" w:lineRule="auto"/>
      </w:pPr>
      <w:r>
        <w:rPr>
          <w:rFonts w:ascii="Calibri" w:hAnsi="Calibri"/>
          <w:rtl w:val="0"/>
          <w:lang w:val="en-US"/>
        </w:rPr>
        <w:t>Eve</w:t>
      </w:r>
      <w:r>
        <w:rPr>
          <w:rtl w:val="0"/>
          <w:lang w:val="zh-TW" w:eastAsia="zh-TW"/>
        </w:rPr>
        <w:t>（放下照片）：他够不着我的人</w:t>
      </w:r>
      <w:r>
        <w:rPr>
          <w:rFonts w:ascii="Calibri" w:hAnsi="Calibri"/>
          <w:rtl w:val="0"/>
          <w:lang w:val="en-US"/>
        </w:rPr>
        <w:t>,</w:t>
      </w:r>
      <w:r>
        <w:rPr>
          <w:rtl w:val="0"/>
          <w:lang w:val="zh-TW" w:eastAsia="zh-TW"/>
        </w:rPr>
        <w:t>够得着暗网。他不跟我抢地盘了</w:t>
      </w:r>
      <w:r>
        <w:rPr>
          <w:rFonts w:ascii="Calibri" w:hAnsi="Calibri"/>
          <w:rtl w:val="0"/>
          <w:lang w:val="en-US"/>
        </w:rPr>
        <w:t>,</w:t>
      </w:r>
      <w:r>
        <w:rPr>
          <w:rtl w:val="0"/>
          <w:lang w:val="zh-TW" w:eastAsia="zh-TW"/>
        </w:rPr>
        <w:t>改抢我的名声。中立那三家</w:t>
      </w:r>
      <w:r>
        <w:rPr>
          <w:rFonts w:ascii="Calibri" w:hAnsi="Calibri"/>
          <w:rtl w:val="0"/>
          <w:lang w:val="en-US"/>
        </w:rPr>
        <w:t>,</w:t>
      </w:r>
      <w:r>
        <w:rPr>
          <w:rtl w:val="0"/>
          <w:lang w:val="zh-TW" w:eastAsia="zh-TW"/>
        </w:rPr>
        <w:t>现在怎么说</w:t>
      </w:r>
      <w:r>
        <w:rPr>
          <w:rFonts w:ascii="Calibri" w:hAnsi="Calibri"/>
          <w:rtl w:val="0"/>
          <w:lang w:val="en-US"/>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Eve: He can't reach my people, but he can reach the dark web. He's done fighting me for territory. Now he's after my name. What are the three neutral families saying?</w:t>
      </w:r>
    </w:p>
    <w:p>
      <w:pPr>
        <w:pStyle w:val="Normal (Web)"/>
        <w:widowControl w:val="1"/>
        <w:spacing w:line="288" w:lineRule="auto"/>
      </w:pPr>
      <w:r>
        <w:rPr>
          <w:rtl w:val="0"/>
          <w:lang w:val="zh-TW" w:eastAsia="zh-TW"/>
        </w:rPr>
        <w:t>技术员：那三家慌了</w:t>
      </w:r>
      <w:r>
        <w:rPr>
          <w:rFonts w:ascii="Calibri" w:hAnsi="Calibri"/>
          <w:rtl w:val="0"/>
          <w:lang w:val="en-US"/>
        </w:rPr>
        <w:t>,</w:t>
      </w:r>
      <w:r>
        <w:rPr>
          <w:rtl w:val="0"/>
          <w:lang w:val="zh-TW" w:eastAsia="zh-TW"/>
        </w:rPr>
        <w:t>说夜枭的枪满街杀人</w:t>
      </w:r>
      <w:r>
        <w:rPr>
          <w:rFonts w:ascii="Calibri" w:hAnsi="Calibri"/>
          <w:rtl w:val="0"/>
          <w:lang w:val="en-US"/>
        </w:rPr>
        <w:t>,</w:t>
      </w:r>
      <w:r>
        <w:rPr>
          <w:rtl w:val="0"/>
          <w:lang w:val="zh-TW" w:eastAsia="zh-TW"/>
        </w:rPr>
        <w:t>跟您做生意怕惹火上身</w:t>
      </w:r>
      <w:r>
        <w:rPr>
          <w:rFonts w:ascii="Calibri" w:hAnsi="Calibri"/>
          <w:rtl w:val="0"/>
          <w:lang w:val="en-US"/>
        </w:rPr>
        <w:t>,</w:t>
      </w:r>
      <w:r>
        <w:rPr>
          <w:rtl w:val="0"/>
          <w:lang w:val="zh-TW" w:eastAsia="zh-TW"/>
        </w:rPr>
        <w:t>想退合同。</w:t>
      </w:r>
      <w:r>
        <w:rPr>
          <w:lang w:val="en-US"/>
        </w:rPr>
        <w:br w:type="textWrapping"/>
      </w:r>
      <w:r>
        <w:rPr>
          <w:rFonts w:ascii="Times New Roman" w:hAnsi="Times New Roman"/>
          <w:outline w:val="0"/>
          <w:color w:val="ff0000"/>
          <w:u w:color="ff0000"/>
          <w:rtl w:val="0"/>
          <w:lang w:val="en-US"/>
          <w14:textFill>
            <w14:solidFill>
              <w14:srgbClr w14:val="FF0000"/>
            </w14:solidFill>
          </w14:textFill>
        </w:rPr>
        <w:t>Tech: They're panicking. They say Night Owl guns are killing people in the streets, and business with you could burn them too. They want out.</w:t>
      </w:r>
    </w:p>
    <w:p>
      <w:pPr>
        <w:pStyle w:val="Normal (Web)"/>
        <w:widowControl w:val="1"/>
        <w:spacing w:line="288" w:lineRule="auto"/>
      </w:pPr>
      <w:r>
        <w:rPr>
          <w:rtl w:val="0"/>
          <w:lang w:val="en-US"/>
        </w:rPr>
        <w:t>△</w:t>
      </w:r>
      <w:r>
        <w:rPr>
          <w:rFonts w:ascii="Calibri" w:hAnsi="Calibri"/>
          <w:rtl w:val="0"/>
          <w:lang w:val="en-US"/>
        </w:rPr>
        <w:t>Eve</w:t>
      </w:r>
      <w:r>
        <w:rPr>
          <w:rtl w:val="0"/>
          <w:lang w:val="zh-TW" w:eastAsia="zh-TW"/>
        </w:rPr>
        <w:t>站起身。</w:t>
      </w:r>
    </w:p>
    <w:p>
      <w:pPr>
        <w:pStyle w:val="Normal (Web)"/>
        <w:widowControl w:val="1"/>
        <w:spacing w:line="288" w:lineRule="auto"/>
        <w:rPr>
          <w:rFonts w:ascii="Times New Roman" w:cs="Times New Roman" w:hAnsi="Times New Roman" w:eastAsia="Times New Roman"/>
          <w:outline w:val="0"/>
          <w:color w:val="ff0000"/>
          <w:u w:color="ff0000"/>
          <w14:textFill>
            <w14:solidFill>
              <w14:srgbClr w14:val="FF0000"/>
            </w14:solidFill>
          </w14:textFill>
        </w:rPr>
      </w:pPr>
      <w:r>
        <w:rPr>
          <w:rFonts w:ascii="Calibri" w:hAnsi="Calibri"/>
          <w:rtl w:val="0"/>
          <w:lang w:val="en-US"/>
        </w:rPr>
        <w:t>Eve OS</w:t>
      </w:r>
      <w:r>
        <w:rPr>
          <w:rtl w:val="0"/>
          <w:lang w:val="zh-TW" w:eastAsia="zh-TW"/>
        </w:rPr>
        <w:t>：</w:t>
      </w:r>
      <w:r>
        <w:rPr>
          <w:rFonts w:ascii="Calibri" w:hAnsi="Calibri"/>
          <w:rtl w:val="0"/>
          <w:lang w:val="en-US"/>
        </w:rPr>
        <w:t>Victor</w:t>
      </w:r>
      <w:r>
        <w:rPr>
          <w:rtl w:val="0"/>
          <w:lang w:val="zh-TW" w:eastAsia="zh-TW"/>
        </w:rPr>
        <w:t>聪明。直接火并我不怕</w:t>
      </w:r>
      <w:r>
        <w:rPr>
          <w:rFonts w:ascii="Calibri" w:hAnsi="Calibri"/>
          <w:rtl w:val="0"/>
          <w:lang w:val="en-US"/>
        </w:rPr>
        <w:t>,</w:t>
      </w:r>
      <w:r>
        <w:rPr>
          <w:rtl w:val="0"/>
          <w:lang w:val="zh-TW" w:eastAsia="zh-TW"/>
        </w:rPr>
        <w:t>我枪比他多。可他往我招牌上泼脏水</w:t>
      </w:r>
      <w:r>
        <w:rPr>
          <w:rFonts w:ascii="Calibri" w:hAnsi="Calibri"/>
          <w:rtl w:val="0"/>
          <w:lang w:val="en-US"/>
        </w:rPr>
        <w:t>,</w:t>
      </w:r>
      <w:r>
        <w:rPr>
          <w:rtl w:val="0"/>
          <w:lang w:val="zh-TW" w:eastAsia="zh-TW"/>
        </w:rPr>
        <w:t>让所有人觉得夜枭是个乱卖枪、引祸的疯子</w:t>
      </w:r>
      <w:r>
        <w:rPr>
          <w:rFonts w:ascii="Calibri" w:hAnsi="Calibri"/>
          <w:rtl w:val="0"/>
          <w:lang w:val="en-US"/>
        </w:rPr>
        <w:t>,</w:t>
      </w:r>
      <w:r>
        <w:rPr>
          <w:rtl w:val="0"/>
          <w:lang w:val="zh-TW" w:eastAsia="zh-TW"/>
        </w:rPr>
        <w:t>我费心建的信誉</w:t>
      </w:r>
      <w:r>
        <w:rPr>
          <w:rFonts w:ascii="Calibri" w:hAnsi="Calibri"/>
          <w:rtl w:val="0"/>
          <w:lang w:val="en-US"/>
        </w:rPr>
        <w:t>,</w:t>
      </w:r>
      <w:r>
        <w:rPr>
          <w:rtl w:val="0"/>
          <w:lang w:val="zh-TW" w:eastAsia="zh-TW"/>
        </w:rPr>
        <w:t>几天就塌。这一招</w:t>
      </w:r>
      <w:r>
        <w:rPr>
          <w:rFonts w:ascii="Calibri" w:hAnsi="Calibri"/>
          <w:rtl w:val="0"/>
          <w:lang w:val="en-US"/>
        </w:rPr>
        <w:t>,</w:t>
      </w:r>
      <w:r>
        <w:rPr>
          <w:rtl w:val="0"/>
          <w:lang w:val="zh-TW" w:eastAsia="zh-TW"/>
        </w:rPr>
        <w:t>比开枪狠。</w:t>
      </w:r>
      <w:r>
        <w:rPr>
          <w:lang w:val="en-US"/>
        </w:rPr>
        <w:br w:type="textWrapping"/>
      </w:r>
      <w:r>
        <w:rPr>
          <w:rFonts w:ascii="Times New Roman" w:hAnsi="Times New Roman"/>
          <w:outline w:val="0"/>
          <w:color w:val="ff2600"/>
          <w:u w:color="ff0000"/>
          <w:rtl w:val="0"/>
          <w:lang w:val="en-US"/>
          <w14:textFill>
            <w14:solidFill>
              <w14:srgbClr w14:val="FF2600"/>
            </w14:solidFill>
          </w14:textFill>
        </w:rPr>
        <w:t>Eve (</w:t>
      </w:r>
      <w:r>
        <w:rPr>
          <w:rFonts w:ascii="Times New Roman" w:hAnsi="Times New Roman"/>
          <w:outline w:val="0"/>
          <w:color w:val="ff2600"/>
          <w:u w:color="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Vi</w:t>
      </w:r>
      <w:r>
        <w:rPr>
          <w:rFonts w:ascii="Times New Roman" w:hAnsi="Times New Roman"/>
          <w:outline w:val="0"/>
          <w:color w:val="ff0000"/>
          <w:u w:color="ff0000"/>
          <w:rtl w:val="0"/>
          <w:lang w:val="en-US"/>
          <w14:textFill>
            <w14:solidFill>
              <w14:srgbClr w14:val="FF0000"/>
            </w14:solidFill>
          </w14:textFill>
        </w:rPr>
        <w:t>ctor is smart. An open gang war doesn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 scare me. I have more guns. But he smeared my name, making everyone think Night Owl is a reckless gunrunner who brings disaster. The trust I built could collapse in days. This move is way worse than a shot.</w:t>
      </w:r>
    </w:p>
    <w:p>
      <w:pPr>
        <w:pStyle w:val="Normal (Web)"/>
        <w:widowControl w:val="1"/>
        <w:spacing w:line="288" w:lineRule="auto"/>
        <w:rPr>
          <w:rFonts w:ascii="Times New Roman" w:cs="Times New Roman" w:hAnsi="Times New Roman" w:eastAsia="Times New Roman"/>
          <w:outline w:val="0"/>
          <w:color w:val="ff0000"/>
          <w:u w:color="ff0000"/>
          <w14:textFill>
            <w14:solidFill>
              <w14:srgbClr w14:val="FF0000"/>
            </w14:solidFill>
          </w14:textFill>
        </w:rPr>
      </w:pPr>
    </w:p>
    <w:p>
      <w:pPr>
        <w:pStyle w:val="Normal (Web)"/>
        <w:widowControl w:val="1"/>
        <w:spacing w:line="288" w:lineRule="auto"/>
      </w:pPr>
    </w:p>
    <w:p>
      <w:pPr>
        <w:pStyle w:val="Normal (Web)"/>
        <w:widowControl w:val="1"/>
        <w:spacing w:line="288" w:lineRule="auto"/>
      </w:pPr>
      <w:r>
        <w:rPr>
          <w:rFonts w:ascii="Calibri" w:hAnsi="Calibri"/>
          <w:rtl w:val="0"/>
          <w:lang w:val="en-US"/>
        </w:rPr>
        <w:t>34-3</w:t>
      </w:r>
      <w:r>
        <w:rPr>
          <w:rtl w:val="0"/>
          <w:lang w:val="zh-TW" w:eastAsia="zh-TW"/>
        </w:rPr>
        <w:t>夜内私立医院病房</w:t>
      </w:r>
    </w:p>
    <w:p>
      <w:pPr>
        <w:pStyle w:val="Normal (Web)"/>
        <w:widowControl w:val="1"/>
        <w:spacing w:line="288" w:lineRule="auto"/>
      </w:pPr>
      <w:r>
        <w:rPr>
          <w:rtl w:val="0"/>
          <w:lang w:val="zh-TW" w:eastAsia="zh-TW"/>
        </w:rPr>
        <w:t>人物：</w:t>
      </w:r>
      <w:r>
        <w:rPr>
          <w:rFonts w:ascii="Calibri" w:hAnsi="Calibri"/>
          <w:rtl w:val="0"/>
          <w:lang w:val="en-US"/>
        </w:rPr>
        <w:t>Eve</w:t>
      </w:r>
      <w:r>
        <w:rPr>
          <w:rtl w:val="0"/>
          <w:lang w:val="zh-TW" w:eastAsia="zh-TW"/>
        </w:rPr>
        <w:t>、</w:t>
      </w:r>
      <w:r>
        <w:rPr>
          <w:rFonts w:ascii="Calibri" w:hAnsi="Calibri"/>
          <w:rtl w:val="0"/>
          <w:lang w:val="en-US"/>
        </w:rPr>
        <w:t>Dante</w:t>
      </w:r>
    </w:p>
    <w:p>
      <w:pPr>
        <w:pStyle w:val="Normal (Web)"/>
        <w:widowControl w:val="1"/>
        <w:spacing w:line="288" w:lineRule="auto"/>
      </w:pPr>
      <w:r>
        <w:rPr>
          <w:rtl w:val="0"/>
          <w:lang w:val="en-US"/>
        </w:rPr>
        <w:t>△</w:t>
      </w:r>
      <w:r>
        <w:rPr>
          <w:rFonts w:ascii="Calibri" w:hAnsi="Calibri"/>
          <w:rtl w:val="0"/>
          <w:lang w:val="en-US"/>
        </w:rPr>
        <w:t>Eve</w:t>
      </w:r>
      <w:r>
        <w:rPr>
          <w:rtl w:val="0"/>
          <w:lang w:val="zh-TW" w:eastAsia="zh-TW"/>
        </w:rPr>
        <w:t>坐在</w:t>
      </w:r>
      <w:r>
        <w:rPr>
          <w:rFonts w:ascii="Calibri" w:hAnsi="Calibri"/>
          <w:rtl w:val="0"/>
          <w:lang w:val="en-US"/>
        </w:rPr>
        <w:t>Dante</w:t>
      </w:r>
      <w:r>
        <w:rPr>
          <w:rtl w:val="0"/>
          <w:lang w:val="zh-TW" w:eastAsia="zh-TW"/>
        </w:rPr>
        <w:t>床边</w:t>
      </w:r>
      <w:r>
        <w:rPr>
          <w:rFonts w:ascii="Calibri" w:hAnsi="Calibri"/>
          <w:rtl w:val="0"/>
          <w:lang w:val="en-US"/>
        </w:rPr>
        <w:t>,</w:t>
      </w:r>
      <w:r>
        <w:rPr>
          <w:rtl w:val="0"/>
          <w:lang w:val="zh-TW" w:eastAsia="zh-TW"/>
        </w:rPr>
        <w:t>把弹壳照片摊给他看。</w:t>
      </w:r>
    </w:p>
    <w:p>
      <w:pPr>
        <w:pStyle w:val="Normal (Web)"/>
        <w:widowControl w:val="1"/>
        <w:spacing w:line="288" w:lineRule="auto"/>
      </w:pPr>
      <w:r>
        <w:rPr>
          <w:rFonts w:ascii="Calibri" w:hAnsi="Calibri"/>
          <w:rtl w:val="0"/>
          <w:lang w:val="en-US"/>
        </w:rPr>
        <w:t>Eve</w:t>
      </w:r>
      <w:r>
        <w:rPr>
          <w:rtl w:val="0"/>
          <w:lang w:val="zh-TW" w:eastAsia="zh-TW"/>
        </w:rPr>
        <w:t>：</w:t>
      </w:r>
      <w:r>
        <w:rPr>
          <w:rFonts w:ascii="Calibri" w:hAnsi="Calibri"/>
          <w:rtl w:val="0"/>
          <w:lang w:val="en-US"/>
        </w:rPr>
        <w:t>Victor</w:t>
      </w:r>
      <w:r>
        <w:rPr>
          <w:rtl w:val="0"/>
          <w:lang w:val="zh-TW" w:eastAsia="zh-TW"/>
        </w:rPr>
        <w:t>仿了我的弹</w:t>
      </w:r>
      <w:r>
        <w:rPr>
          <w:rFonts w:ascii="Calibri" w:hAnsi="Calibri"/>
          <w:rtl w:val="0"/>
          <w:lang w:val="en-US"/>
        </w:rPr>
        <w:t>,</w:t>
      </w:r>
      <w:r>
        <w:rPr>
          <w:rtl w:val="0"/>
          <w:lang w:val="zh-TW" w:eastAsia="zh-TW"/>
        </w:rPr>
        <w:t>搅纽约火并</w:t>
      </w:r>
      <w:r>
        <w:rPr>
          <w:rFonts w:ascii="Calibri" w:hAnsi="Calibri"/>
          <w:rtl w:val="0"/>
          <w:lang w:val="en-US"/>
        </w:rPr>
        <w:t>,</w:t>
      </w:r>
      <w:r>
        <w:rPr>
          <w:rtl w:val="0"/>
          <w:lang w:val="zh-TW" w:eastAsia="zh-TW"/>
        </w:rPr>
        <w:t>毁我名声。中立三家要退合同。</w:t>
      </w:r>
      <w:r>
        <w:rPr>
          <w:lang w:val="en-US"/>
        </w:rPr>
        <w:br w:type="textWrapping"/>
      </w:r>
      <w:r>
        <w:rPr>
          <w:rFonts w:ascii="Times New Roman" w:hAnsi="Times New Roman"/>
          <w:outline w:val="0"/>
          <w:color w:val="ff0000"/>
          <w:u w:color="ff0000"/>
          <w:rtl w:val="0"/>
          <w:lang w:val="en-US"/>
          <w14:textFill>
            <w14:solidFill>
              <w14:srgbClr w14:val="FF0000"/>
            </w14:solidFill>
          </w14:textFill>
        </w:rPr>
        <w:t>Eve: Victor forged my rounds, stirred up gang wars in New York, and ruined my name. The three neutral families want out.</w:t>
      </w:r>
    </w:p>
    <w:p>
      <w:pPr>
        <w:pStyle w:val="Normal (Web)"/>
        <w:widowControl w:val="1"/>
        <w:spacing w:line="288" w:lineRule="auto"/>
      </w:pPr>
      <w:r>
        <w:rPr>
          <w:rFonts w:ascii="Calibri" w:hAnsi="Calibri"/>
          <w:rtl w:val="0"/>
          <w:lang w:val="en-US"/>
        </w:rPr>
        <w:t>Dante</w:t>
      </w:r>
      <w:r>
        <w:rPr>
          <w:rtl w:val="0"/>
          <w:lang w:val="zh-TW" w:eastAsia="zh-TW"/>
        </w:rPr>
        <w:t>（拿起照片端详）：这弹壳的复刻</w:t>
      </w:r>
      <w:r>
        <w:rPr>
          <w:rFonts w:ascii="Calibri" w:hAnsi="Calibri"/>
          <w:rtl w:val="0"/>
          <w:lang w:val="en-US"/>
        </w:rPr>
        <w:t>,</w:t>
      </w:r>
      <w:r>
        <w:rPr>
          <w:rtl w:val="0"/>
          <w:lang w:val="zh-TW" w:eastAsia="zh-TW"/>
        </w:rPr>
        <w:t>得有母版。</w:t>
      </w:r>
      <w:r>
        <w:rPr>
          <w:rFonts w:ascii="Calibri" w:hAnsi="Calibri"/>
          <w:rtl w:val="0"/>
          <w:lang w:val="en-US"/>
        </w:rPr>
        <w:t>Victor</w:t>
      </w:r>
      <w:r>
        <w:rPr>
          <w:rtl w:val="0"/>
          <w:lang w:val="zh-TW" w:eastAsia="zh-TW"/>
        </w:rPr>
        <w:t>手里没有你的母版。</w:t>
      </w:r>
      <w:r>
        <w:rPr>
          <w:lang w:val="en-US"/>
        </w:rPr>
        <w:br w:type="textWrapping"/>
      </w:r>
      <w:r>
        <w:rPr>
          <w:rFonts w:ascii="Times New Roman" w:hAnsi="Times New Roman"/>
          <w:outline w:val="0"/>
          <w:color w:val="ff0000"/>
          <w:u w:color="ff0000"/>
          <w:rtl w:val="0"/>
          <w:lang w:val="en-US"/>
          <w14:textFill>
            <w14:solidFill>
              <w14:srgbClr w14:val="FF0000"/>
            </w14:solidFill>
          </w14:textFill>
        </w:rPr>
        <w:t>Dante: To forge this casing, he needs a master mold. Victor doesn't have it.</w:t>
      </w:r>
    </w:p>
    <w:p>
      <w:pPr>
        <w:pStyle w:val="Normal (Web)"/>
        <w:widowControl w:val="1"/>
        <w:spacing w:line="288" w:lineRule="auto"/>
      </w:pPr>
      <w:r>
        <w:rPr>
          <w:rFonts w:ascii="Calibri" w:hAnsi="Calibri"/>
          <w:rtl w:val="0"/>
          <w:lang w:val="en-US"/>
        </w:rPr>
        <w:t>Eve</w:t>
      </w:r>
      <w:r>
        <w:rPr>
          <w:rtl w:val="0"/>
          <w:lang w:val="zh-TW" w:eastAsia="zh-TW"/>
        </w:rPr>
        <w:t>：所以呢</w:t>
      </w:r>
      <w:r>
        <w:rPr>
          <w:rFonts w:ascii="Calibri" w:hAnsi="Calibri"/>
          <w:rtl w:val="0"/>
          <w:lang w:val="en-US"/>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Eve: So?</w:t>
      </w:r>
    </w:p>
    <w:p>
      <w:pPr>
        <w:pStyle w:val="Normal (Web)"/>
        <w:widowControl w:val="1"/>
        <w:spacing w:line="288" w:lineRule="auto"/>
      </w:pPr>
      <w:r>
        <w:rPr>
          <w:rFonts w:ascii="Calibri" w:hAnsi="Calibri"/>
          <w:rtl w:val="0"/>
          <w:lang w:val="en-US"/>
        </w:rPr>
        <w:t>Dante</w:t>
      </w:r>
      <w:r>
        <w:rPr>
          <w:rtl w:val="0"/>
          <w:lang w:val="zh-TW" w:eastAsia="zh-TW"/>
        </w:rPr>
        <w:t>：他得找个能接触你生产线、又有暗网渠道的人买母版。纽约能干这事的</w:t>
      </w:r>
      <w:r>
        <w:rPr>
          <w:rFonts w:ascii="Calibri" w:hAnsi="Calibri"/>
          <w:rtl w:val="0"/>
          <w:lang w:val="en-US"/>
        </w:rPr>
        <w:t>,</w:t>
      </w:r>
      <w:r>
        <w:rPr>
          <w:rtl w:val="0"/>
          <w:lang w:val="zh-TW" w:eastAsia="zh-TW"/>
        </w:rPr>
        <w:t>数得过来。</w:t>
      </w:r>
      <w:r>
        <w:rPr>
          <w:lang w:val="en-US"/>
        </w:rPr>
        <w:br w:type="textWrapping"/>
      </w:r>
      <w:r>
        <w:rPr>
          <w:rFonts w:ascii="Times New Roman" w:hAnsi="Times New Roman"/>
          <w:outline w:val="0"/>
          <w:color w:val="ff0000"/>
          <w:u w:color="ff0000"/>
          <w:rtl w:val="0"/>
          <w:lang w:val="en-US"/>
          <w14:textFill>
            <w14:solidFill>
              <w14:srgbClr w14:val="FF0000"/>
            </w14:solidFill>
          </w14:textFill>
        </w:rPr>
        <w:t>Dante: He'd need to buy the mold from someone with access to your production line and dark web channels. In New York, that list is short.</w:t>
      </w:r>
    </w:p>
    <w:p>
      <w:pPr>
        <w:pStyle w:val="Normal (Web)"/>
        <w:widowControl w:val="1"/>
        <w:spacing w:line="288" w:lineRule="auto"/>
      </w:pPr>
      <w:r>
        <w:rPr>
          <w:rtl w:val="0"/>
          <w:lang w:val="en-US"/>
        </w:rPr>
        <w:t>△</w:t>
      </w:r>
      <w:r>
        <w:rPr>
          <w:rFonts w:ascii="Calibri" w:hAnsi="Calibri"/>
          <w:rtl w:val="0"/>
          <w:lang w:val="en-US"/>
        </w:rPr>
        <w:t>Eve</w:t>
      </w:r>
      <w:r>
        <w:rPr>
          <w:rtl w:val="0"/>
          <w:lang w:val="zh-TW" w:eastAsia="zh-TW"/>
        </w:rPr>
        <w:t>看着他。</w:t>
      </w:r>
    </w:p>
    <w:p>
      <w:pPr>
        <w:pStyle w:val="Normal (Web)"/>
        <w:widowControl w:val="1"/>
        <w:spacing w:line="288" w:lineRule="auto"/>
      </w:pPr>
      <w:r>
        <w:rPr>
          <w:rFonts w:ascii="Calibri" w:hAnsi="Calibri"/>
          <w:rtl w:val="0"/>
          <w:lang w:val="en-US"/>
        </w:rPr>
        <w:t>Eve</w:t>
      </w:r>
      <w:r>
        <w:rPr>
          <w:rtl w:val="0"/>
          <w:lang w:val="zh-TW" w:eastAsia="zh-TW"/>
        </w:rPr>
        <w:t>：你知道是谁</w:t>
      </w:r>
      <w:r>
        <w:rPr>
          <w:rFonts w:ascii="Calibri" w:hAnsi="Calibri"/>
          <w:rtl w:val="0"/>
          <w:lang w:val="en-US"/>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Eve: You know who?</w:t>
      </w:r>
    </w:p>
    <w:p>
      <w:pPr>
        <w:pStyle w:val="Normal (Web)"/>
        <w:widowControl w:val="1"/>
        <w:spacing w:line="288" w:lineRule="auto"/>
      </w:pPr>
      <w:r>
        <w:rPr>
          <w:rFonts w:ascii="Calibri" w:hAnsi="Calibri"/>
          <w:rtl w:val="0"/>
          <w:lang w:val="en-US"/>
        </w:rPr>
        <w:t>Dante</w:t>
      </w:r>
      <w:r>
        <w:rPr>
          <w:rtl w:val="0"/>
          <w:lang w:val="zh-TW" w:eastAsia="zh-TW"/>
        </w:rPr>
        <w:t>（盯着照片）：我在柯里昂当家那几年</w:t>
      </w:r>
      <w:r>
        <w:rPr>
          <w:rFonts w:ascii="Calibri" w:hAnsi="Calibri"/>
          <w:rtl w:val="0"/>
          <w:lang w:val="en-US"/>
        </w:rPr>
        <w:t>,</w:t>
      </w:r>
      <w:r>
        <w:rPr>
          <w:rtl w:val="0"/>
          <w:lang w:val="zh-TW" w:eastAsia="zh-TW"/>
        </w:rPr>
        <w:t>接触过一个做仿造军火的老手</w:t>
      </w:r>
      <w:r>
        <w:rPr>
          <w:rFonts w:ascii="Calibri" w:hAnsi="Calibri"/>
          <w:rtl w:val="0"/>
          <w:lang w:val="en-US"/>
        </w:rPr>
        <w:t>,</w:t>
      </w:r>
      <w:r>
        <w:rPr>
          <w:rtl w:val="0"/>
          <w:lang w:val="zh-TW" w:eastAsia="zh-TW"/>
        </w:rPr>
        <w:t>叫加西亚</w:t>
      </w:r>
      <w:r>
        <w:rPr>
          <w:rFonts w:ascii="Calibri" w:hAnsi="Calibri"/>
          <w:rtl w:val="0"/>
          <w:lang w:val="en-US"/>
        </w:rPr>
        <w:t>,</w:t>
      </w:r>
      <w:r>
        <w:rPr>
          <w:rtl w:val="0"/>
          <w:lang w:val="zh-TW" w:eastAsia="zh-TW"/>
        </w:rPr>
        <w:t>在布鲁克林。他要是接了</w:t>
      </w:r>
      <w:r>
        <w:rPr>
          <w:rFonts w:ascii="Calibri" w:hAnsi="Calibri"/>
          <w:rtl w:val="0"/>
          <w:lang w:val="en-US"/>
        </w:rPr>
        <w:t>Victor</w:t>
      </w:r>
      <w:r>
        <w:rPr>
          <w:rtl w:val="0"/>
          <w:lang w:val="zh-TW" w:eastAsia="zh-TW"/>
        </w:rPr>
        <w:t>的活</w:t>
      </w:r>
      <w:r>
        <w:rPr>
          <w:rFonts w:ascii="Calibri" w:hAnsi="Calibri"/>
          <w:rtl w:val="0"/>
          <w:lang w:val="en-US"/>
        </w:rPr>
        <w:t>,</w:t>
      </w:r>
      <w:r>
        <w:rPr>
          <w:rtl w:val="0"/>
          <w:lang w:val="zh-TW" w:eastAsia="zh-TW"/>
        </w:rPr>
        <w:t>母版一定在他手里。</w:t>
      </w:r>
      <w:r>
        <w:rPr>
          <w:lang w:val="en-US"/>
        </w:rPr>
        <w:br w:type="textWrapping"/>
      </w:r>
      <w:r>
        <w:rPr>
          <w:rFonts w:ascii="Times New Roman" w:hAnsi="Times New Roman"/>
          <w:outline w:val="0"/>
          <w:color w:val="ff0000"/>
          <w:u w:color="ff0000"/>
          <w:rtl w:val="0"/>
          <w:lang w:val="en-US"/>
          <w14:textFill>
            <w14:solidFill>
              <w14:srgbClr w14:val="FF0000"/>
            </w14:solidFill>
          </w14:textFill>
        </w:rPr>
        <w:t>Dante: Back when I ran the Corleone family, I dealt with an old hand in counterfeit arms. Garcia, in Brooklyn. If he took Victor's job, the master mold is in his hands.</w:t>
      </w:r>
    </w:p>
    <w:p>
      <w:pPr>
        <w:pStyle w:val="Normal (Web)"/>
        <w:widowControl w:val="1"/>
        <w:spacing w:line="288" w:lineRule="auto"/>
      </w:pPr>
      <w:r>
        <w:rPr>
          <w:rFonts w:ascii="Calibri" w:hAnsi="Calibri"/>
          <w:rtl w:val="0"/>
          <w:lang w:val="en-US"/>
        </w:rPr>
        <w:t>Eve</w:t>
      </w:r>
      <w:r>
        <w:rPr>
          <w:rtl w:val="0"/>
          <w:lang w:val="zh-TW" w:eastAsia="zh-TW"/>
        </w:rPr>
        <w:t>（站起身）：加西亚。</w:t>
      </w:r>
      <w:r>
        <w:rPr>
          <w:lang w:val="en-US"/>
        </w:rPr>
        <w:br w:type="textWrapping"/>
      </w:r>
      <w:r>
        <w:rPr>
          <w:rFonts w:ascii="Times New Roman" w:hAnsi="Times New Roman"/>
          <w:outline w:val="0"/>
          <w:color w:val="ff0000"/>
          <w:u w:color="ff0000"/>
          <w:rtl w:val="0"/>
          <w:lang w:val="en-US"/>
          <w14:textFill>
            <w14:solidFill>
              <w14:srgbClr w14:val="FF0000"/>
            </w14:solidFill>
          </w14:textFill>
        </w:rPr>
        <w:t>Eve: Garcia.</w:t>
      </w:r>
    </w:p>
    <w:p>
      <w:pPr>
        <w:pStyle w:val="Normal (Web)"/>
        <w:widowControl w:val="1"/>
        <w:spacing w:line="288" w:lineRule="auto"/>
      </w:pPr>
      <w:r>
        <w:rPr>
          <w:rFonts w:ascii="Calibri" w:hAnsi="Calibri"/>
          <w:rtl w:val="0"/>
          <w:lang w:val="en-US"/>
        </w:rPr>
        <w:t>Dante</w:t>
      </w:r>
      <w:r>
        <w:rPr>
          <w:rtl w:val="0"/>
          <w:lang w:val="zh-TW" w:eastAsia="zh-TW"/>
        </w:rPr>
        <w:t>：你别去。这是套你的局</w:t>
      </w:r>
      <w:r>
        <w:rPr>
          <w:rFonts w:ascii="Calibri" w:hAnsi="Calibri"/>
          <w:rtl w:val="0"/>
          <w:lang w:val="en-US"/>
        </w:rPr>
        <w:t>,Victor</w:t>
      </w:r>
      <w:r>
        <w:rPr>
          <w:rtl w:val="0"/>
          <w:lang w:val="zh-TW" w:eastAsia="zh-TW"/>
        </w:rPr>
        <w:t>知道你查弹壳</w:t>
      </w:r>
      <w:r>
        <w:rPr>
          <w:rFonts w:ascii="Calibri" w:hAnsi="Calibri"/>
          <w:rtl w:val="0"/>
          <w:lang w:val="en-US"/>
        </w:rPr>
        <w:t>,</w:t>
      </w:r>
      <w:r>
        <w:rPr>
          <w:rtl w:val="0"/>
          <w:lang w:val="zh-TW" w:eastAsia="zh-TW"/>
        </w:rPr>
        <w:t>一定查到加西亚。他在那等你。</w:t>
      </w:r>
      <w:r>
        <w:rPr>
          <w:lang w:val="en-US"/>
        </w:rPr>
        <w:br w:type="textWrapping"/>
      </w:r>
      <w:r>
        <w:rPr>
          <w:rFonts w:ascii="Times New Roman" w:hAnsi="Times New Roman"/>
          <w:outline w:val="0"/>
          <w:color w:val="ff0000"/>
          <w:u w:color="ff0000"/>
          <w:rtl w:val="0"/>
          <w:lang w:val="en-US"/>
          <w14:textFill>
            <w14:solidFill>
              <w14:srgbClr w14:val="FF0000"/>
            </w14:solidFill>
          </w14:textFill>
        </w:rPr>
        <w:t>Dante: Don't go. It's a trap. Victor knows you're tracing the shell casings, and he knows they'll lead you to Garcia. He's waiting there.</w:t>
      </w:r>
    </w:p>
    <w:p>
      <w:pPr>
        <w:pStyle w:val="Normal (Web)"/>
        <w:widowControl w:val="1"/>
        <w:spacing w:line="288" w:lineRule="auto"/>
      </w:pPr>
      <w:r>
        <w:rPr>
          <w:rtl w:val="0"/>
          <w:lang w:val="en-US"/>
        </w:rPr>
        <w:t>△</w:t>
      </w:r>
      <w:r>
        <w:rPr>
          <w:rFonts w:ascii="Calibri" w:hAnsi="Calibri"/>
          <w:rtl w:val="0"/>
          <w:lang w:val="en-US"/>
        </w:rPr>
        <w:t>Eve</w:t>
      </w:r>
      <w:r>
        <w:rPr>
          <w:rtl w:val="0"/>
          <w:lang w:val="zh-TW" w:eastAsia="zh-TW"/>
        </w:rPr>
        <w:t>拿起外套。</w:t>
      </w:r>
    </w:p>
    <w:p>
      <w:pPr>
        <w:pStyle w:val="Normal (Web)"/>
        <w:widowControl w:val="1"/>
        <w:spacing w:line="288" w:lineRule="auto"/>
      </w:pPr>
      <w:r>
        <w:rPr>
          <w:rFonts w:ascii="Calibri" w:hAnsi="Calibri"/>
          <w:rtl w:val="0"/>
          <w:lang w:val="en-US"/>
        </w:rPr>
        <w:t>Eve</w:t>
      </w:r>
      <w:r>
        <w:rPr>
          <w:rtl w:val="0"/>
          <w:lang w:val="zh-TW" w:eastAsia="zh-TW"/>
        </w:rPr>
        <w:t>：那正好。我顺着这条线</w:t>
      </w:r>
      <w:r>
        <w:rPr>
          <w:rFonts w:ascii="Calibri" w:hAnsi="Calibri"/>
          <w:rtl w:val="0"/>
          <w:lang w:val="en-US"/>
        </w:rPr>
        <w:t>,</w:t>
      </w:r>
      <w:r>
        <w:rPr>
          <w:rtl w:val="0"/>
          <w:lang w:val="zh-TW" w:eastAsia="zh-TW"/>
        </w:rPr>
        <w:t>把他在纽约的钉子</w:t>
      </w:r>
      <w:r>
        <w:rPr>
          <w:rFonts w:ascii="Calibri" w:hAnsi="Calibri"/>
          <w:rtl w:val="0"/>
          <w:lang w:val="en-US"/>
        </w:rPr>
        <w:t>,</w:t>
      </w:r>
      <w:r>
        <w:rPr>
          <w:rtl w:val="0"/>
          <w:lang w:val="zh-TW" w:eastAsia="zh-TW"/>
        </w:rPr>
        <w:t>一颗一颗拔了。</w:t>
      </w:r>
      <w:r>
        <w:rPr>
          <w:lang w:val="en-US"/>
        </w:rPr>
        <w:br w:type="textWrapping"/>
      </w:r>
      <w:r>
        <w:rPr>
          <w:rFonts w:ascii="Times New Roman" w:hAnsi="Times New Roman"/>
          <w:outline w:val="0"/>
          <w:color w:val="ff0000"/>
          <w:u w:color="ff0000"/>
          <w:rtl w:val="0"/>
          <w:lang w:val="en-US"/>
          <w14:textFill>
            <w14:solidFill>
              <w14:srgbClr w14:val="FF0000"/>
            </w14:solidFill>
          </w14:textFill>
        </w:rPr>
        <w:t>Eve: Perfect. I'll follow the trail and rip every one of his assets out of New York.</w:t>
      </w:r>
    </w:p>
    <w:p>
      <w:pPr>
        <w:pStyle w:val="Normal (Web)"/>
        <w:widowControl w:val="1"/>
        <w:spacing w:line="288" w:lineRule="auto"/>
      </w:pPr>
      <w:r>
        <w:rPr>
          <w:rtl w:val="0"/>
          <w:lang w:val="en-US"/>
        </w:rPr>
        <w:t>△</w:t>
      </w:r>
      <w:r>
        <w:rPr>
          <w:rtl w:val="0"/>
          <w:lang w:val="zh-TW" w:eastAsia="zh-TW"/>
        </w:rPr>
        <w:t>【卡点】</w:t>
      </w:r>
      <w:r>
        <w:rPr>
          <w:rFonts w:ascii="Calibri" w:hAnsi="Calibri"/>
          <w:rtl w:val="0"/>
          <w:lang w:val="en-US"/>
        </w:rPr>
        <w:t>Eve</w:t>
      </w:r>
      <w:r>
        <w:rPr>
          <w:rtl w:val="0"/>
          <w:lang w:val="zh-TW" w:eastAsia="zh-TW"/>
        </w:rPr>
        <w:t>走到门口</w:t>
      </w:r>
      <w:r>
        <w:rPr>
          <w:rFonts w:ascii="Calibri" w:hAnsi="Calibri"/>
          <w:rtl w:val="0"/>
          <w:lang w:val="en-US"/>
        </w:rPr>
        <w:t>,Dante</w:t>
      </w:r>
      <w:r>
        <w:rPr>
          <w:rtl w:val="0"/>
          <w:lang w:val="zh-TW" w:eastAsia="zh-TW"/>
        </w:rPr>
        <w:t>撑着轮椅追上来</w:t>
      </w:r>
      <w:r>
        <w:rPr>
          <w:rFonts w:ascii="Calibri" w:hAnsi="Calibri"/>
          <w:rtl w:val="0"/>
          <w:lang w:val="en-US"/>
        </w:rPr>
        <w:t>,</w:t>
      </w:r>
      <w:r>
        <w:rPr>
          <w:rtl w:val="0"/>
          <w:lang w:val="zh-TW" w:eastAsia="zh-TW"/>
        </w:rPr>
        <w:t>一把抓住她的手。</w:t>
      </w:r>
    </w:p>
    <w:p>
      <w:pPr>
        <w:pStyle w:val="Normal (Web)"/>
        <w:widowControl w:val="1"/>
        <w:spacing w:line="288" w:lineRule="auto"/>
      </w:pPr>
    </w:p>
    <w:p>
      <w:pPr>
        <w:pStyle w:val="Normal (Web)"/>
        <w:widowControl w:val="1"/>
        <w:spacing w:line="288" w:lineRule="auto"/>
      </w:pPr>
    </w:p>
    <w:p>
      <w:pPr>
        <w:pStyle w:val="Normal (Web)"/>
        <w:widowControl w:val="1"/>
        <w:spacing w:line="288" w:lineRule="auto"/>
      </w:pPr>
    </w:p>
    <w:p>
      <w:pPr>
        <w:pStyle w:val="Normal (Web)"/>
        <w:widowControl w:val="1"/>
        <w:spacing w:line="288" w:lineRule="auto"/>
      </w:pPr>
    </w:p>
    <w:p>
      <w:pPr>
        <w:pStyle w:val="Normal (Web)"/>
        <w:widowControl w:val="1"/>
        <w:spacing w:line="288" w:lineRule="auto"/>
      </w:pPr>
    </w:p>
    <w:p>
      <w:pPr>
        <w:pStyle w:val="Normal (Web)"/>
        <w:widowControl w:val="1"/>
        <w:spacing w:line="288" w:lineRule="auto"/>
        <w:rPr>
          <w:lang w:val="zh-TW" w:eastAsia="zh-TW"/>
        </w:rPr>
      </w:pPr>
      <w:r>
        <w:rPr>
          <w:rtl w:val="0"/>
          <w:lang w:val="zh-TW" w:eastAsia="zh-TW"/>
        </w:rPr>
        <w:t>第三十五集</w:t>
      </w:r>
    </w:p>
    <w:p>
      <w:pPr>
        <w:pStyle w:val="Normal (Web)"/>
        <w:widowControl w:val="1"/>
        <w:spacing w:line="288" w:lineRule="auto"/>
      </w:pPr>
      <w:r>
        <w:rPr>
          <w:rFonts w:ascii="Calibri" w:hAnsi="Calibri"/>
          <w:rtl w:val="0"/>
          <w:lang w:val="en-US"/>
        </w:rPr>
        <w:t>35-1</w:t>
      </w:r>
      <w:r>
        <w:rPr>
          <w:rtl w:val="0"/>
          <w:lang w:val="zh-TW" w:eastAsia="zh-TW"/>
        </w:rPr>
        <w:t>夜内私立医院病房</w:t>
      </w:r>
    </w:p>
    <w:p>
      <w:pPr>
        <w:pStyle w:val="Normal (Web)"/>
        <w:widowControl w:val="1"/>
        <w:spacing w:line="288" w:lineRule="auto"/>
      </w:pPr>
      <w:r>
        <w:rPr>
          <w:rtl w:val="0"/>
          <w:lang w:val="zh-TW" w:eastAsia="zh-TW"/>
        </w:rPr>
        <w:t>人物：</w:t>
      </w:r>
      <w:r>
        <w:rPr>
          <w:rFonts w:ascii="Calibri" w:hAnsi="Calibri"/>
          <w:rtl w:val="0"/>
          <w:lang w:val="en-US"/>
        </w:rPr>
        <w:t>Eve</w:t>
      </w:r>
      <w:r>
        <w:rPr>
          <w:rtl w:val="0"/>
          <w:lang w:val="zh-TW" w:eastAsia="zh-TW"/>
        </w:rPr>
        <w:t>、</w:t>
      </w:r>
      <w:r>
        <w:rPr>
          <w:rFonts w:ascii="Calibri" w:hAnsi="Calibri"/>
          <w:rtl w:val="0"/>
          <w:lang w:val="en-US"/>
        </w:rPr>
        <w:t>Dante</w:t>
      </w:r>
    </w:p>
    <w:p>
      <w:pPr>
        <w:pStyle w:val="Normal (Web)"/>
        <w:widowControl w:val="1"/>
        <w:spacing w:line="288" w:lineRule="auto"/>
      </w:pPr>
      <w:r>
        <w:rPr>
          <w:rtl w:val="0"/>
          <w:lang w:val="en-US"/>
        </w:rPr>
        <w:t>△</w:t>
      </w:r>
      <w:r>
        <w:rPr>
          <w:rFonts w:ascii="Calibri" w:hAnsi="Calibri"/>
          <w:rtl w:val="0"/>
          <w:lang w:val="en-US"/>
        </w:rPr>
        <w:t>Dante</w:t>
      </w:r>
      <w:r>
        <w:rPr>
          <w:rtl w:val="0"/>
          <w:lang w:val="zh-TW" w:eastAsia="zh-TW"/>
        </w:rPr>
        <w:t>撑着轮椅</w:t>
      </w:r>
      <w:r>
        <w:rPr>
          <w:rFonts w:ascii="Calibri" w:hAnsi="Calibri"/>
          <w:rtl w:val="0"/>
          <w:lang w:val="en-US"/>
        </w:rPr>
        <w:t>,</w:t>
      </w:r>
      <w:r>
        <w:rPr>
          <w:rtl w:val="0"/>
          <w:lang w:val="zh-TW" w:eastAsia="zh-TW"/>
        </w:rPr>
        <w:t>死死抓住</w:t>
      </w:r>
      <w:r>
        <w:rPr>
          <w:rFonts w:ascii="Calibri" w:hAnsi="Calibri"/>
          <w:rtl w:val="0"/>
          <w:lang w:val="en-US"/>
        </w:rPr>
        <w:t>Eve</w:t>
      </w:r>
      <w:r>
        <w:rPr>
          <w:rtl w:val="0"/>
          <w:lang w:val="zh-TW" w:eastAsia="zh-TW"/>
        </w:rPr>
        <w:t>的手。</w:t>
      </w:r>
    </w:p>
    <w:p>
      <w:pPr>
        <w:pStyle w:val="Normal (Web)"/>
        <w:widowControl w:val="1"/>
        <w:spacing w:line="288" w:lineRule="auto"/>
      </w:pPr>
      <w:r>
        <w:rPr>
          <w:rFonts w:ascii="Calibri" w:hAnsi="Calibri"/>
          <w:rtl w:val="0"/>
          <w:lang w:val="en-US"/>
        </w:rPr>
        <w:t>Dante</w:t>
      </w:r>
      <w:r>
        <w:rPr>
          <w:rtl w:val="0"/>
          <w:lang w:val="zh-TW" w:eastAsia="zh-TW"/>
        </w:rPr>
        <w:t>：带我去。</w:t>
      </w:r>
      <w:r>
        <w:rPr>
          <w:lang w:val="en-US"/>
        </w:rPr>
        <w:br w:type="textWrapping"/>
      </w:r>
      <w:r>
        <w:rPr>
          <w:rFonts w:ascii="Times New Roman" w:hAnsi="Times New Roman"/>
          <w:outline w:val="0"/>
          <w:color w:val="ff0000"/>
          <w:u w:color="ff0000"/>
          <w:rtl w:val="0"/>
          <w:lang w:val="en-US"/>
          <w14:textFill>
            <w14:solidFill>
              <w14:srgbClr w14:val="FF0000"/>
            </w14:solidFill>
          </w14:textFill>
        </w:rPr>
        <w:t>Dante: Take me with you.</w:t>
      </w:r>
    </w:p>
    <w:p>
      <w:pPr>
        <w:pStyle w:val="Normal (Web)"/>
        <w:widowControl w:val="1"/>
        <w:spacing w:line="288" w:lineRule="auto"/>
      </w:pPr>
      <w:r>
        <w:rPr>
          <w:rFonts w:ascii="Calibri" w:hAnsi="Calibri"/>
          <w:rtl w:val="0"/>
          <w:lang w:val="en-US"/>
        </w:rPr>
        <w:t>Eve</w:t>
      </w:r>
      <w:r>
        <w:rPr>
          <w:rtl w:val="0"/>
          <w:lang w:val="zh-TW" w:eastAsia="zh-TW"/>
        </w:rPr>
        <w:t>（低头看他的手）：你一个坐轮椅的</w:t>
      </w:r>
      <w:r>
        <w:rPr>
          <w:rFonts w:ascii="Calibri" w:hAnsi="Calibri"/>
          <w:rtl w:val="0"/>
          <w:lang w:val="en-US"/>
        </w:rPr>
        <w:t>,</w:t>
      </w:r>
      <w:r>
        <w:rPr>
          <w:rtl w:val="0"/>
          <w:lang w:val="zh-TW" w:eastAsia="zh-TW"/>
        </w:rPr>
        <w:t>去添乱</w:t>
      </w:r>
      <w:r>
        <w:rPr>
          <w:rFonts w:ascii="Calibri" w:hAnsi="Calibri"/>
          <w:rtl w:val="0"/>
          <w:lang w:val="en-US"/>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Eve: You're in a wheelchair. You want to get in my way?</w:t>
      </w:r>
    </w:p>
    <w:p>
      <w:pPr>
        <w:pStyle w:val="Normal (Web)"/>
        <w:widowControl w:val="1"/>
        <w:spacing w:line="288" w:lineRule="auto"/>
      </w:pPr>
      <w:r>
        <w:rPr>
          <w:rFonts w:ascii="Calibri" w:hAnsi="Calibri"/>
          <w:rtl w:val="0"/>
          <w:lang w:val="en-US"/>
        </w:rPr>
        <w:t>Dante</w:t>
      </w:r>
      <w:r>
        <w:rPr>
          <w:rtl w:val="0"/>
          <w:lang w:val="zh-TW" w:eastAsia="zh-TW"/>
        </w:rPr>
        <w:t>：加西亚那地方</w:t>
      </w:r>
      <w:r>
        <w:rPr>
          <w:rFonts w:ascii="Calibri" w:hAnsi="Calibri"/>
          <w:rtl w:val="0"/>
          <w:lang w:val="en-US"/>
        </w:rPr>
        <w:t>,</w:t>
      </w:r>
      <w:r>
        <w:rPr>
          <w:rtl w:val="0"/>
          <w:lang w:val="zh-TW" w:eastAsia="zh-TW"/>
        </w:rPr>
        <w:t>我熟。他工坊在布鲁克林一个旧船舱改的窝里</w:t>
      </w:r>
      <w:r>
        <w:rPr>
          <w:rFonts w:ascii="Calibri" w:hAnsi="Calibri"/>
          <w:rtl w:val="0"/>
          <w:lang w:val="en-US"/>
        </w:rPr>
        <w:t>,</w:t>
      </w:r>
      <w:r>
        <w:rPr>
          <w:rtl w:val="0"/>
          <w:lang w:val="zh-TW" w:eastAsia="zh-TW"/>
        </w:rPr>
        <w:t>进出三道暗门</w:t>
      </w:r>
      <w:r>
        <w:rPr>
          <w:rFonts w:ascii="Calibri" w:hAnsi="Calibri"/>
          <w:rtl w:val="0"/>
          <w:lang w:val="en-US"/>
        </w:rPr>
        <w:t>,</w:t>
      </w:r>
      <w:r>
        <w:rPr>
          <w:rtl w:val="0"/>
          <w:lang w:val="zh-TW" w:eastAsia="zh-TW"/>
        </w:rPr>
        <w:t>外人摸不清。我画给你不如带我去。</w:t>
      </w:r>
      <w:r>
        <w:rPr>
          <w:lang w:val="en-US"/>
        </w:rPr>
        <w:br w:type="textWrapping"/>
      </w:r>
      <w:r>
        <w:rPr>
          <w:rFonts w:ascii="Times New Roman" w:hAnsi="Times New Roman"/>
          <w:outline w:val="0"/>
          <w:color w:val="ff0000"/>
          <w:u w:color="ff0000"/>
          <w:rtl w:val="0"/>
          <w:lang w:val="en-US"/>
          <w14:textFill>
            <w14:solidFill>
              <w14:srgbClr w14:val="FF0000"/>
            </w14:solidFill>
          </w14:textFill>
        </w:rPr>
        <w:t>Dante: I know Garcia's place. His workshop is in a converted old ship hold in Brooklyn. Three hidden doors. Outsiders can't find him. I could draw it, but taking me is easier.</w:t>
      </w:r>
    </w:p>
    <w:p>
      <w:pPr>
        <w:pStyle w:val="Normal (Web)"/>
        <w:widowControl w:val="1"/>
        <w:spacing w:line="288" w:lineRule="auto"/>
      </w:pPr>
      <w:r>
        <w:rPr>
          <w:rFonts w:ascii="Calibri" w:hAnsi="Calibri"/>
          <w:rtl w:val="0"/>
          <w:lang w:val="en-US"/>
        </w:rPr>
        <w:t>Eve</w:t>
      </w:r>
      <w:r>
        <w:rPr>
          <w:rtl w:val="0"/>
          <w:lang w:val="zh-TW" w:eastAsia="zh-TW"/>
        </w:rPr>
        <w:t>（盯着他）：你脊椎那一枪没好</w:t>
      </w:r>
      <w:r>
        <w:rPr>
          <w:rFonts w:ascii="Calibri" w:hAnsi="Calibri"/>
          <w:rtl w:val="0"/>
          <w:lang w:val="en-US"/>
        </w:rPr>
        <w:t>,</w:t>
      </w:r>
      <w:r>
        <w:rPr>
          <w:rtl w:val="0"/>
          <w:lang w:val="zh-TW" w:eastAsia="zh-TW"/>
        </w:rPr>
        <w:t>出了事</w:t>
      </w:r>
      <w:r>
        <w:rPr>
          <w:rFonts w:ascii="Calibri" w:hAnsi="Calibri"/>
          <w:rtl w:val="0"/>
          <w:lang w:val="en-US"/>
        </w:rPr>
        <w:t>,</w:t>
      </w:r>
      <w:r>
        <w:rPr>
          <w:rtl w:val="0"/>
          <w:lang w:val="zh-TW" w:eastAsia="zh-TW"/>
        </w:rPr>
        <w:t>你跑都跑不了。</w:t>
      </w:r>
      <w:r>
        <w:rPr>
          <w:lang w:val="en-US"/>
        </w:rPr>
        <w:br w:type="textWrapping"/>
      </w:r>
      <w:r>
        <w:rPr>
          <w:rFonts w:ascii="Times New Roman" w:hAnsi="Times New Roman"/>
          <w:outline w:val="0"/>
          <w:color w:val="ff0000"/>
          <w:u w:color="ff0000"/>
          <w:rtl w:val="0"/>
          <w:lang w:val="en-US"/>
          <w14:textFill>
            <w14:solidFill>
              <w14:srgbClr w14:val="FF0000"/>
            </w14:solidFill>
          </w14:textFill>
        </w:rPr>
        <w:t>Eve: The shot to your spine hasn't healed. If things go wrong, you won't even be able to run.</w:t>
      </w:r>
    </w:p>
    <w:p>
      <w:pPr>
        <w:pStyle w:val="Normal (Web)"/>
        <w:widowControl w:val="1"/>
        <w:spacing w:line="288" w:lineRule="auto"/>
      </w:pPr>
      <w:r>
        <w:rPr>
          <w:rFonts w:ascii="Calibri" w:hAnsi="Calibri"/>
          <w:rtl w:val="0"/>
          <w:lang w:val="en-US"/>
        </w:rPr>
        <w:t>Dante</w:t>
      </w:r>
      <w:r>
        <w:rPr>
          <w:rtl w:val="0"/>
          <w:lang w:val="zh-TW" w:eastAsia="zh-TW"/>
        </w:rPr>
        <w:t>（直视她）：我跑不了无所谓。我活着就为了能帮你一次。</w:t>
      </w:r>
      <w:r>
        <w:rPr>
          <w:rFonts w:ascii="Calibri" w:hAnsi="Calibri"/>
          <w:rtl w:val="0"/>
          <w:lang w:val="en-US"/>
        </w:rPr>
        <w:t>Eve,</w:t>
      </w:r>
      <w:r>
        <w:rPr>
          <w:rtl w:val="0"/>
          <w:lang w:val="zh-TW" w:eastAsia="zh-TW"/>
        </w:rPr>
        <w:t>这一次</w:t>
      </w:r>
      <w:r>
        <w:rPr>
          <w:rFonts w:ascii="Calibri" w:hAnsi="Calibri"/>
          <w:rtl w:val="0"/>
          <w:lang w:val="en-US"/>
        </w:rPr>
        <w:t>,</w:t>
      </w:r>
      <w:r>
        <w:rPr>
          <w:rtl w:val="0"/>
          <w:lang w:val="zh-TW" w:eastAsia="zh-TW"/>
        </w:rPr>
        <w:t>让我有点用。</w:t>
      </w:r>
      <w:r>
        <w:rPr>
          <w:lang w:val="en-US"/>
        </w:rPr>
        <w:br w:type="textWrapping"/>
      </w:r>
      <w:r>
        <w:rPr>
          <w:rFonts w:ascii="Times New Roman" w:hAnsi="Times New Roman"/>
          <w:outline w:val="0"/>
          <w:color w:val="ff0000"/>
          <w:u w:color="ff0000"/>
          <w:rtl w:val="0"/>
          <w:lang w:val="en-US"/>
          <w14:textFill>
            <w14:solidFill>
              <w14:srgbClr w14:val="FF0000"/>
            </w14:solidFill>
          </w14:textFill>
        </w:rPr>
        <w:t>Dante: I don't care. I'm alive for one reason: to help you once. Eve, let me be useful this time.</w:t>
      </w:r>
    </w:p>
    <w:p>
      <w:pPr>
        <w:pStyle w:val="Normal (Web)"/>
        <w:widowControl w:val="1"/>
        <w:spacing w:line="288" w:lineRule="auto"/>
      </w:pPr>
      <w:r>
        <w:rPr>
          <w:rtl w:val="0"/>
          <w:lang w:val="en-US"/>
        </w:rPr>
        <w:t>△</w:t>
      </w:r>
      <w:r>
        <w:rPr>
          <w:rFonts w:ascii="Calibri" w:hAnsi="Calibri"/>
          <w:rtl w:val="0"/>
          <w:lang w:val="en-US"/>
        </w:rPr>
        <w:t>Eve</w:t>
      </w:r>
      <w:r>
        <w:rPr>
          <w:rtl w:val="0"/>
          <w:lang w:val="zh-TW" w:eastAsia="zh-TW"/>
        </w:rPr>
        <w:t>沉默片刻。</w:t>
      </w:r>
    </w:p>
    <w:p>
      <w:pPr>
        <w:pStyle w:val="Normal (Web)"/>
        <w:widowControl w:val="1"/>
        <w:spacing w:line="288" w:lineRule="auto"/>
      </w:pPr>
      <w:r>
        <w:rPr>
          <w:rFonts w:ascii="Calibri" w:hAnsi="Calibri"/>
          <w:rtl w:val="0"/>
          <w:lang w:val="en-US"/>
        </w:rPr>
        <w:t>Eve</w:t>
      </w:r>
      <w:r>
        <w:rPr>
          <w:rtl w:val="0"/>
          <w:lang w:val="zh-TW" w:eastAsia="zh-TW"/>
        </w:rPr>
        <w:t>：你只负责带路</w:t>
      </w:r>
      <w:r>
        <w:rPr>
          <w:rFonts w:ascii="Calibri" w:hAnsi="Calibri"/>
          <w:rtl w:val="0"/>
          <w:lang w:val="en-US"/>
        </w:rPr>
        <w:t>,</w:t>
      </w:r>
      <w:r>
        <w:rPr>
          <w:rtl w:val="0"/>
          <w:lang w:val="zh-TW" w:eastAsia="zh-TW"/>
        </w:rPr>
        <w:t>认人。动手</w:t>
      </w:r>
      <w:r>
        <w:rPr>
          <w:rFonts w:ascii="Calibri" w:hAnsi="Calibri"/>
          <w:rtl w:val="0"/>
          <w:lang w:val="en-US"/>
        </w:rPr>
        <w:t>,</w:t>
      </w:r>
      <w:r>
        <w:rPr>
          <w:rtl w:val="0"/>
          <w:lang w:val="zh-TW" w:eastAsia="zh-TW"/>
        </w:rPr>
        <w:t>你别碰。</w:t>
      </w:r>
      <w:r>
        <w:rPr>
          <w:lang w:val="en-US"/>
        </w:rPr>
        <w:br w:type="textWrapping"/>
      </w:r>
      <w:r>
        <w:rPr>
          <w:rFonts w:ascii="Times New Roman" w:hAnsi="Times New Roman"/>
          <w:outline w:val="0"/>
          <w:color w:val="ff0000"/>
          <w:u w:color="ff0000"/>
          <w:rtl w:val="0"/>
          <w:lang w:val="en-US"/>
          <w14:textFill>
            <w14:solidFill>
              <w14:srgbClr w14:val="FF0000"/>
            </w14:solidFill>
          </w14:textFill>
        </w:rPr>
        <w:t>Eve: You guide us and identify faces only. When it comes to blood, you stay out of it.</w:t>
      </w:r>
    </w:p>
    <w:p>
      <w:pPr>
        <w:pStyle w:val="Normal (Web)"/>
        <w:widowControl w:val="1"/>
        <w:spacing w:line="288" w:lineRule="auto"/>
        <w:rPr>
          <w:rFonts w:ascii="Times New Roman" w:cs="Times New Roman" w:hAnsi="Times New Roman" w:eastAsia="Times New Roman"/>
          <w:outline w:val="0"/>
          <w:color w:val="ff0000"/>
          <w:u w:color="ff0000"/>
          <w14:textFill>
            <w14:solidFill>
              <w14:srgbClr w14:val="FF0000"/>
            </w14:solidFill>
          </w14:textFill>
        </w:rPr>
      </w:pPr>
      <w:r>
        <w:rPr>
          <w:rFonts w:ascii="Calibri" w:hAnsi="Calibri"/>
          <w:rtl w:val="0"/>
          <w:lang w:val="en-US"/>
        </w:rPr>
        <w:t>Dante</w:t>
      </w:r>
      <w:r>
        <w:rPr>
          <w:rtl w:val="0"/>
          <w:lang w:val="zh-TW" w:eastAsia="zh-TW"/>
        </w:rPr>
        <w:t>（眼睛亮起来）：好。</w:t>
      </w:r>
      <w:r>
        <w:rPr>
          <w:lang w:val="en-US"/>
        </w:rPr>
        <w:br w:type="textWrapping"/>
      </w:r>
      <w:r>
        <w:rPr>
          <w:rFonts w:ascii="Times New Roman" w:hAnsi="Times New Roman"/>
          <w:outline w:val="0"/>
          <w:color w:val="ff0000"/>
          <w:u w:color="ff0000"/>
          <w:rtl w:val="0"/>
          <w:lang w:val="en-US"/>
          <w14:textFill>
            <w14:solidFill>
              <w14:srgbClr w14:val="FF0000"/>
            </w14:solidFill>
          </w14:textFill>
        </w:rPr>
        <w:t>Dante: Okay.</w:t>
      </w:r>
    </w:p>
    <w:p>
      <w:pPr>
        <w:pStyle w:val="Normal (Web)"/>
        <w:widowControl w:val="1"/>
        <w:spacing w:line="288" w:lineRule="auto"/>
        <w:rPr>
          <w:rFonts w:ascii="Times New Roman" w:cs="Times New Roman" w:hAnsi="Times New Roman" w:eastAsia="Times New Roman"/>
          <w:outline w:val="0"/>
          <w:color w:val="ff0000"/>
          <w:u w:color="ff0000"/>
          <w14:textFill>
            <w14:solidFill>
              <w14:srgbClr w14:val="FF0000"/>
            </w14:solidFill>
          </w14:textFill>
        </w:rPr>
      </w:pPr>
    </w:p>
    <w:p>
      <w:pPr>
        <w:pStyle w:val="Normal (Web)"/>
        <w:widowControl w:val="1"/>
        <w:spacing w:line="288" w:lineRule="auto"/>
      </w:pPr>
    </w:p>
    <w:p>
      <w:pPr>
        <w:pStyle w:val="Normal (Web)"/>
        <w:widowControl w:val="1"/>
        <w:spacing w:line="288" w:lineRule="auto"/>
      </w:pPr>
      <w:r>
        <w:rPr>
          <w:rFonts w:ascii="Calibri" w:hAnsi="Calibri"/>
          <w:rtl w:val="0"/>
          <w:lang w:val="en-US"/>
        </w:rPr>
        <w:t>35-2</w:t>
      </w:r>
      <w:r>
        <w:rPr>
          <w:rtl w:val="0"/>
          <w:lang w:val="zh-TW" w:eastAsia="zh-TW"/>
        </w:rPr>
        <w:t>夜外布鲁克林</w:t>
      </w:r>
      <w:r>
        <w:rPr>
          <w:rFonts w:ascii="Calibri" w:hAnsi="Calibri"/>
          <w:rtl w:val="0"/>
          <w:lang w:val="zh-TW" w:eastAsia="zh-TW"/>
        </w:rPr>
        <w:t xml:space="preserve"> </w:t>
      </w:r>
      <w:r>
        <w:rPr>
          <w:rtl w:val="0"/>
          <w:lang w:val="zh-TW" w:eastAsia="zh-TW"/>
        </w:rPr>
        <w:t>旧船坞</w:t>
      </w:r>
    </w:p>
    <w:p>
      <w:pPr>
        <w:pStyle w:val="Normal (Web)"/>
        <w:widowControl w:val="1"/>
        <w:spacing w:line="288" w:lineRule="auto"/>
      </w:pPr>
      <w:r>
        <w:rPr>
          <w:rtl w:val="0"/>
          <w:lang w:val="zh-TW" w:eastAsia="zh-TW"/>
        </w:rPr>
        <w:t>人物：</w:t>
      </w:r>
      <w:r>
        <w:rPr>
          <w:rFonts w:ascii="Calibri" w:hAnsi="Calibri"/>
          <w:rtl w:val="0"/>
          <w:lang w:val="en-US"/>
        </w:rPr>
        <w:t>Eve</w:t>
      </w:r>
      <w:r>
        <w:rPr>
          <w:rtl w:val="0"/>
          <w:lang w:val="zh-TW" w:eastAsia="zh-TW"/>
        </w:rPr>
        <w:t>、</w:t>
      </w:r>
      <w:r>
        <w:rPr>
          <w:rFonts w:ascii="Calibri" w:hAnsi="Calibri"/>
          <w:rtl w:val="0"/>
          <w:lang w:val="en-US"/>
        </w:rPr>
        <w:t>Dante</w:t>
      </w:r>
      <w:r>
        <w:rPr>
          <w:rtl w:val="0"/>
          <w:lang w:val="zh-TW" w:eastAsia="zh-TW"/>
        </w:rPr>
        <w:t>、保镖、加西亚的人</w:t>
      </w:r>
    </w:p>
    <w:p>
      <w:pPr>
        <w:pStyle w:val="Normal (Web)"/>
        <w:widowControl w:val="1"/>
        <w:spacing w:line="288" w:lineRule="auto"/>
      </w:pPr>
      <w:r>
        <w:rPr>
          <w:rtl w:val="0"/>
          <w:lang w:val="en-US"/>
        </w:rPr>
        <w:t>△</w:t>
      </w:r>
      <w:r>
        <w:rPr>
          <w:rFonts w:ascii="Calibri" w:hAnsi="Calibri"/>
          <w:rtl w:val="0"/>
          <w:lang w:val="en-US"/>
        </w:rPr>
        <w:t>Eve</w:t>
      </w:r>
      <w:r>
        <w:rPr>
          <w:rtl w:val="0"/>
          <w:lang w:val="zh-TW" w:eastAsia="zh-TW"/>
        </w:rPr>
        <w:t>推着</w:t>
      </w:r>
      <w:r>
        <w:rPr>
          <w:rFonts w:ascii="Calibri" w:hAnsi="Calibri"/>
          <w:rtl w:val="0"/>
          <w:lang w:val="en-US"/>
        </w:rPr>
        <w:t>Dante</w:t>
      </w:r>
      <w:r>
        <w:rPr>
          <w:rtl w:val="0"/>
          <w:lang w:val="zh-TW" w:eastAsia="zh-TW"/>
        </w:rPr>
        <w:t>的轮椅</w:t>
      </w:r>
      <w:r>
        <w:rPr>
          <w:rFonts w:ascii="Calibri" w:hAnsi="Calibri"/>
          <w:rtl w:val="0"/>
          <w:lang w:val="en-US"/>
        </w:rPr>
        <w:t>,</w:t>
      </w:r>
      <w:r>
        <w:rPr>
          <w:rtl w:val="0"/>
          <w:lang w:val="zh-TW" w:eastAsia="zh-TW"/>
        </w:rPr>
        <w:t>后面跟着几个便装保镖</w:t>
      </w:r>
      <w:r>
        <w:rPr>
          <w:rFonts w:ascii="Calibri" w:hAnsi="Calibri"/>
          <w:rtl w:val="0"/>
          <w:lang w:val="en-US"/>
        </w:rPr>
        <w:t>,</w:t>
      </w:r>
      <w:r>
        <w:rPr>
          <w:rtl w:val="0"/>
          <w:lang w:val="zh-TW" w:eastAsia="zh-TW"/>
        </w:rPr>
        <w:t>贴着船坞阴影走。</w:t>
      </w:r>
    </w:p>
    <w:p>
      <w:pPr>
        <w:pStyle w:val="Normal (Web)"/>
        <w:widowControl w:val="1"/>
        <w:spacing w:line="288" w:lineRule="auto"/>
      </w:pPr>
      <w:r>
        <w:rPr>
          <w:rFonts w:ascii="Calibri" w:hAnsi="Calibri"/>
          <w:rtl w:val="0"/>
          <w:lang w:val="en-US"/>
        </w:rPr>
        <w:t>Dante</w:t>
      </w:r>
      <w:r>
        <w:rPr>
          <w:rtl w:val="0"/>
          <w:lang w:val="zh-TW" w:eastAsia="zh-TW"/>
        </w:rPr>
        <w:t>（低声）：左边第二个船舱</w:t>
      </w:r>
      <w:r>
        <w:rPr>
          <w:rFonts w:ascii="Calibri" w:hAnsi="Calibri"/>
          <w:rtl w:val="0"/>
          <w:lang w:val="en-US"/>
        </w:rPr>
        <w:t>,</w:t>
      </w:r>
      <w:r>
        <w:rPr>
          <w:rtl w:val="0"/>
          <w:lang w:val="zh-TW" w:eastAsia="zh-TW"/>
        </w:rPr>
        <w:t>门口堆废铁那个。三道门</w:t>
      </w:r>
      <w:r>
        <w:rPr>
          <w:rFonts w:ascii="Calibri" w:hAnsi="Calibri"/>
          <w:rtl w:val="0"/>
          <w:lang w:val="en-US"/>
        </w:rPr>
        <w:t>,</w:t>
      </w:r>
      <w:r>
        <w:rPr>
          <w:rtl w:val="0"/>
          <w:lang w:val="zh-TW" w:eastAsia="zh-TW"/>
        </w:rPr>
        <w:t>第一道虚掩</w:t>
      </w:r>
      <w:r>
        <w:rPr>
          <w:rFonts w:ascii="Calibri" w:hAnsi="Calibri"/>
          <w:rtl w:val="0"/>
          <w:lang w:val="en-US"/>
        </w:rPr>
        <w:t>,</w:t>
      </w:r>
      <w:r>
        <w:rPr>
          <w:rtl w:val="0"/>
          <w:lang w:val="zh-TW" w:eastAsia="zh-TW"/>
        </w:rPr>
        <w:t>第二道按地砖开</w:t>
      </w:r>
      <w:r>
        <w:rPr>
          <w:rFonts w:ascii="Calibri" w:hAnsi="Calibri"/>
          <w:rtl w:val="0"/>
          <w:lang w:val="en-US"/>
        </w:rPr>
        <w:t>,</w:t>
      </w:r>
      <w:r>
        <w:rPr>
          <w:rtl w:val="0"/>
          <w:lang w:val="zh-TW" w:eastAsia="zh-TW"/>
        </w:rPr>
        <w:t>第三道才是工坊。</w:t>
      </w:r>
      <w:r>
        <w:rPr>
          <w:lang w:val="en-US"/>
        </w:rPr>
        <w:br w:type="textWrapping"/>
      </w:r>
      <w:r>
        <w:rPr>
          <w:rFonts w:ascii="Times New Roman" w:hAnsi="Times New Roman"/>
          <w:outline w:val="0"/>
          <w:color w:val="ff0000"/>
          <w:u w:color="ff0000"/>
          <w:rtl w:val="0"/>
          <w:lang w:val="en-US"/>
          <w14:textFill>
            <w14:solidFill>
              <w14:srgbClr w14:val="FF0000"/>
            </w14:solidFill>
          </w14:textFill>
        </w:rPr>
        <w:t>Dante: Second hold on the left, the one with scrap metal by the door. Three doors. First is ajar, second opens with a floor tile, third is the workshop.</w:t>
      </w:r>
    </w:p>
    <w:p>
      <w:pPr>
        <w:pStyle w:val="Normal (Web)"/>
        <w:widowControl w:val="1"/>
        <w:spacing w:line="288" w:lineRule="auto"/>
      </w:pPr>
      <w:r>
        <w:rPr>
          <w:rtl w:val="0"/>
          <w:lang w:val="en-US"/>
        </w:rPr>
        <w:t>△</w:t>
      </w:r>
      <w:r>
        <w:rPr>
          <w:rtl w:val="0"/>
          <w:lang w:val="zh-TW" w:eastAsia="zh-TW"/>
        </w:rPr>
        <w:t>保镖摸到第一道门</w:t>
      </w:r>
      <w:r>
        <w:rPr>
          <w:rFonts w:ascii="Calibri" w:hAnsi="Calibri"/>
          <w:rtl w:val="0"/>
          <w:lang w:val="en-US"/>
        </w:rPr>
        <w:t>,</w:t>
      </w:r>
      <w:r>
        <w:rPr>
          <w:rtl w:val="0"/>
          <w:lang w:val="zh-TW" w:eastAsia="zh-TW"/>
        </w:rPr>
        <w:t>推开。</w:t>
      </w:r>
    </w:p>
    <w:p>
      <w:pPr>
        <w:pStyle w:val="Normal (Web)"/>
        <w:widowControl w:val="1"/>
        <w:spacing w:line="288" w:lineRule="auto"/>
      </w:pPr>
      <w:r>
        <w:rPr>
          <w:rtl w:val="0"/>
          <w:lang w:val="en-US"/>
        </w:rPr>
        <w:t>△</w:t>
      </w:r>
      <w:r>
        <w:rPr>
          <w:rtl w:val="0"/>
          <w:lang w:val="zh-TW" w:eastAsia="zh-TW"/>
        </w:rPr>
        <w:t>突然</w:t>
      </w:r>
      <w:r>
        <w:rPr>
          <w:rFonts w:ascii="Calibri" w:hAnsi="Calibri"/>
          <w:rtl w:val="0"/>
          <w:lang w:val="en-US"/>
        </w:rPr>
        <w:t>,</w:t>
      </w:r>
      <w:r>
        <w:rPr>
          <w:rtl w:val="0"/>
          <w:lang w:val="zh-TW" w:eastAsia="zh-TW"/>
        </w:rPr>
        <w:t>船坞顶上的探照灯全亮</w:t>
      </w:r>
      <w:r>
        <w:rPr>
          <w:rFonts w:ascii="Calibri" w:hAnsi="Calibri"/>
          <w:rtl w:val="0"/>
          <w:lang w:val="en-US"/>
        </w:rPr>
        <w:t>,</w:t>
      </w:r>
      <w:r>
        <w:rPr>
          <w:rtl w:val="0"/>
          <w:lang w:val="zh-TW" w:eastAsia="zh-TW"/>
        </w:rPr>
        <w:t>十几个持枪的人从废铁堆后涌出来。</w:t>
      </w:r>
    </w:p>
    <w:p>
      <w:pPr>
        <w:pStyle w:val="Normal (Web)"/>
        <w:widowControl w:val="1"/>
        <w:spacing w:line="288" w:lineRule="auto"/>
      </w:pPr>
      <w:r>
        <w:rPr>
          <w:rFonts w:ascii="Calibri" w:hAnsi="Calibri"/>
          <w:rtl w:val="0"/>
          <w:lang w:val="en-US"/>
        </w:rPr>
        <w:t>Dante</w:t>
      </w:r>
      <w:r>
        <w:rPr>
          <w:rtl w:val="0"/>
          <w:lang w:val="zh-TW" w:eastAsia="zh-TW"/>
        </w:rPr>
        <w:t>（一愣）：有埋伏</w:t>
      </w:r>
      <w:r>
        <w:rPr>
          <w:rFonts w:ascii="Calibri" w:hAnsi="Calibri"/>
          <w:rtl w:val="0"/>
          <w:lang w:val="en-US"/>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Dante: Ambush!</w:t>
      </w:r>
    </w:p>
    <w:p>
      <w:pPr>
        <w:pStyle w:val="Normal (Web)"/>
        <w:widowControl w:val="1"/>
        <w:spacing w:line="288" w:lineRule="auto"/>
      </w:pPr>
      <w:r>
        <w:rPr>
          <w:rtl w:val="0"/>
          <w:lang w:val="en-US"/>
        </w:rPr>
        <w:t>△</w:t>
      </w:r>
      <w:r>
        <w:rPr>
          <w:rtl w:val="0"/>
          <w:lang w:val="zh-TW" w:eastAsia="zh-TW"/>
        </w:rPr>
        <w:t>加西亚从船舱里走出来</w:t>
      </w:r>
      <w:r>
        <w:rPr>
          <w:rFonts w:ascii="Calibri" w:hAnsi="Calibri"/>
          <w:rtl w:val="0"/>
          <w:lang w:val="en-US"/>
        </w:rPr>
        <w:t>,</w:t>
      </w:r>
      <w:r>
        <w:rPr>
          <w:rtl w:val="0"/>
          <w:lang w:val="zh-TW" w:eastAsia="zh-TW"/>
        </w:rPr>
        <w:t>手里端着枪。</w:t>
      </w:r>
    </w:p>
    <w:p>
      <w:pPr>
        <w:pStyle w:val="Normal (Web)"/>
        <w:widowControl w:val="1"/>
        <w:spacing w:line="288" w:lineRule="auto"/>
      </w:pPr>
      <w:r>
        <w:rPr>
          <w:rtl w:val="0"/>
          <w:lang w:val="zh-TW" w:eastAsia="zh-TW"/>
        </w:rPr>
        <w:t>【字幕：仿造军火商</w:t>
      </w:r>
      <w:r>
        <w:rPr>
          <w:rFonts w:ascii="Calibri" w:hAnsi="Calibri"/>
          <w:rtl w:val="0"/>
          <w:lang w:val="zh-TW" w:eastAsia="zh-TW"/>
        </w:rPr>
        <w:t xml:space="preserve"> </w:t>
      </w:r>
      <w:r>
        <w:rPr>
          <w:rtl w:val="0"/>
          <w:lang w:val="zh-TW" w:eastAsia="zh-TW"/>
        </w:rPr>
        <w:t>加西亚</w:t>
      </w:r>
      <w:r>
        <w:rPr>
          <w:rFonts w:ascii="Calibri" w:hAnsi="Calibri"/>
          <w:rtl w:val="0"/>
          <w:lang w:val="zh-TW" w:eastAsia="zh-TW"/>
        </w:rPr>
        <w:t xml:space="preserve"> </w:t>
      </w:r>
      <w:r>
        <w:rPr>
          <w:rFonts w:ascii="Times New Roman" w:hAnsi="Times New Roman"/>
          <w:outline w:val="0"/>
          <w:color w:val="ff2600"/>
          <w:u w:color="ff2600"/>
          <w:rtl w:val="0"/>
          <w:lang w:val="zh-TW" w:eastAsia="zh-TW"/>
          <w14:textFill>
            <w14:solidFill>
              <w14:srgbClr w14:val="FF2600"/>
            </w14:solidFill>
          </w14:textFill>
        </w:rPr>
        <w:t xml:space="preserve">Garcia, </w:t>
      </w:r>
      <w:r>
        <w:rPr>
          <w:rFonts w:ascii="Times New Roman" w:hAnsi="Times New Roman"/>
          <w:outline w:val="0"/>
          <w:color w:val="ff2600"/>
          <w:u w:color="ff2600"/>
          <w:rtl w:val="0"/>
          <w:lang w:val="en-US"/>
          <w14:textFill>
            <w14:solidFill>
              <w14:srgbClr w14:val="FF2600"/>
            </w14:solidFill>
          </w14:textFill>
        </w:rPr>
        <w:t xml:space="preserve">the </w:t>
      </w:r>
      <w:r>
        <w:rPr>
          <w:rFonts w:ascii="Times New Roman" w:hAnsi="Times New Roman"/>
          <w:outline w:val="0"/>
          <w:color w:val="ff2600"/>
          <w:u w:color="ff2600"/>
          <w:rtl w:val="0"/>
          <w:lang w:val="zh-TW" w:eastAsia="zh-TW"/>
          <w14:textFill>
            <w14:solidFill>
              <w14:srgbClr w14:val="FF2600"/>
            </w14:solidFill>
          </w14:textFill>
        </w:rPr>
        <w:t>counterfeit arms dealer.</w:t>
      </w:r>
      <w:r>
        <w:rPr>
          <w:rtl w:val="0"/>
          <w:lang w:val="zh-TW" w:eastAsia="zh-TW"/>
        </w:rPr>
        <w:t>】</w:t>
      </w:r>
    </w:p>
    <w:p>
      <w:pPr>
        <w:pStyle w:val="Normal (Web)"/>
        <w:widowControl w:val="1"/>
        <w:spacing w:line="288" w:lineRule="auto"/>
      </w:pPr>
      <w:r>
        <w:rPr>
          <w:rtl w:val="0"/>
          <w:lang w:val="zh-TW" w:eastAsia="zh-TW"/>
        </w:rPr>
        <w:t>加西亚（笑）：夜枭女士</w:t>
      </w:r>
      <w:r>
        <w:rPr>
          <w:rFonts w:ascii="Calibri" w:hAnsi="Calibri"/>
          <w:rtl w:val="0"/>
          <w:lang w:val="en-US"/>
        </w:rPr>
        <w:t>,Victor</w:t>
      </w:r>
      <w:r>
        <w:rPr>
          <w:rtl w:val="0"/>
          <w:lang w:val="zh-TW" w:eastAsia="zh-TW"/>
        </w:rPr>
        <w:t>说你一定会顺着弹壳找来。果然。</w:t>
      </w:r>
      <w:r>
        <w:rPr>
          <w:lang w:val="en-US"/>
        </w:rPr>
        <w:br w:type="textWrapping"/>
      </w:r>
      <w:r>
        <w:rPr>
          <w:rFonts w:ascii="Times New Roman" w:hAnsi="Times New Roman"/>
          <w:outline w:val="0"/>
          <w:color w:val="ff0000"/>
          <w:u w:color="ff0000"/>
          <w:rtl w:val="0"/>
          <w:lang w:val="en-US"/>
          <w14:textFill>
            <w14:solidFill>
              <w14:srgbClr w14:val="FF0000"/>
            </w14:solidFill>
          </w14:textFill>
        </w:rPr>
        <w:t>Garcia: Ms. Night Owl, Victor said you'd follow the shell casings here. As expected.</w:t>
      </w:r>
    </w:p>
    <w:p>
      <w:pPr>
        <w:pStyle w:val="Normal (Web)"/>
        <w:widowControl w:val="1"/>
        <w:spacing w:line="288" w:lineRule="auto"/>
      </w:pPr>
      <w:r>
        <w:rPr>
          <w:rFonts w:ascii="Calibri" w:hAnsi="Calibri"/>
          <w:rtl w:val="0"/>
          <w:lang w:val="en-US"/>
        </w:rPr>
        <w:t>Eve</w:t>
      </w:r>
      <w:r>
        <w:rPr>
          <w:rtl w:val="0"/>
          <w:lang w:val="zh-TW" w:eastAsia="zh-TW"/>
        </w:rPr>
        <w:t>（推着</w:t>
      </w:r>
      <w:r>
        <w:rPr>
          <w:rFonts w:ascii="Calibri" w:hAnsi="Calibri"/>
          <w:rtl w:val="0"/>
          <w:lang w:val="en-US"/>
        </w:rPr>
        <w:t>Dante</w:t>
      </w:r>
      <w:r>
        <w:rPr>
          <w:rtl w:val="0"/>
          <w:lang w:val="zh-TW" w:eastAsia="zh-TW"/>
        </w:rPr>
        <w:t>退到铁柱后）：母版在你手里</w:t>
      </w:r>
      <w:r>
        <w:rPr>
          <w:rFonts w:ascii="Calibri" w:hAnsi="Calibri"/>
          <w:rtl w:val="0"/>
          <w:lang w:val="en-US"/>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Eve: You have the master mold?</w:t>
      </w:r>
    </w:p>
    <w:p>
      <w:pPr>
        <w:pStyle w:val="Normal (Web)"/>
        <w:widowControl w:val="1"/>
        <w:spacing w:line="288" w:lineRule="auto"/>
      </w:pPr>
      <w:r>
        <w:rPr>
          <w:rtl w:val="0"/>
          <w:lang w:val="zh-TW" w:eastAsia="zh-TW"/>
        </w:rPr>
        <w:t>加西亚：在。但你拿不走了。</w:t>
      </w:r>
      <w:r>
        <w:rPr>
          <w:rFonts w:ascii="Calibri" w:hAnsi="Calibri"/>
          <w:rtl w:val="0"/>
          <w:lang w:val="en-US"/>
        </w:rPr>
        <w:t>Victor</w:t>
      </w:r>
      <w:r>
        <w:rPr>
          <w:rtl w:val="0"/>
          <w:lang w:val="zh-TW" w:eastAsia="zh-TW"/>
        </w:rPr>
        <w:t>出了大价钱</w:t>
      </w:r>
      <w:r>
        <w:rPr>
          <w:rFonts w:ascii="Calibri" w:hAnsi="Calibri"/>
          <w:rtl w:val="0"/>
          <w:lang w:val="en-US"/>
        </w:rPr>
        <w:t>,</w:t>
      </w:r>
      <w:r>
        <w:rPr>
          <w:rtl w:val="0"/>
          <w:lang w:val="zh-TW" w:eastAsia="zh-TW"/>
        </w:rPr>
        <w:t>要你的命。</w:t>
      </w:r>
      <w:r>
        <w:rPr>
          <w:lang w:val="en-US"/>
        </w:rPr>
        <w:br w:type="textWrapping"/>
      </w:r>
      <w:r>
        <w:rPr>
          <w:rFonts w:ascii="Times New Roman" w:hAnsi="Times New Roman"/>
          <w:outline w:val="0"/>
          <w:color w:val="ff0000"/>
          <w:u w:color="ff0000"/>
          <w:rtl w:val="0"/>
          <w:lang w:val="en-US"/>
          <w14:textFill>
            <w14:solidFill>
              <w14:srgbClr w14:val="FF0000"/>
            </w14:solidFill>
          </w14:textFill>
        </w:rPr>
        <w:t>Garcia: I do. But you're not leaving with it. Victor paid big for your head.</w:t>
      </w:r>
    </w:p>
    <w:p>
      <w:pPr>
        <w:pStyle w:val="Normal (Web)"/>
        <w:widowControl w:val="1"/>
        <w:spacing w:line="288" w:lineRule="auto"/>
      </w:pPr>
      <w:r>
        <w:rPr>
          <w:rtl w:val="0"/>
          <w:lang w:val="en-US"/>
        </w:rPr>
        <w:t>△</w:t>
      </w:r>
      <w:r>
        <w:rPr>
          <w:rtl w:val="0"/>
          <w:lang w:val="zh-TW" w:eastAsia="zh-TW"/>
        </w:rPr>
        <w:t>枪战爆发。保镖和加西亚的人对射。</w:t>
      </w:r>
    </w:p>
    <w:p>
      <w:pPr>
        <w:pStyle w:val="Normal (Web)"/>
        <w:widowControl w:val="1"/>
        <w:spacing w:line="288" w:lineRule="auto"/>
      </w:pPr>
      <w:r>
        <w:rPr>
          <w:rtl w:val="0"/>
          <w:lang w:val="en-US"/>
        </w:rPr>
        <w:t>△</w:t>
      </w:r>
      <w:r>
        <w:rPr>
          <w:rFonts w:ascii="Calibri" w:hAnsi="Calibri"/>
          <w:rtl w:val="0"/>
          <w:lang w:val="en-US"/>
        </w:rPr>
        <w:t>Eve</w:t>
      </w:r>
      <w:r>
        <w:rPr>
          <w:rtl w:val="0"/>
          <w:lang w:val="zh-TW" w:eastAsia="zh-TW"/>
        </w:rPr>
        <w:t>拔枪</w:t>
      </w:r>
      <w:r>
        <w:rPr>
          <w:rFonts w:ascii="Calibri" w:hAnsi="Calibri"/>
          <w:rtl w:val="0"/>
          <w:lang w:val="en-US"/>
        </w:rPr>
        <w:t>,</w:t>
      </w:r>
      <w:r>
        <w:rPr>
          <w:rtl w:val="0"/>
          <w:lang w:val="zh-TW" w:eastAsia="zh-TW"/>
        </w:rPr>
        <w:t>从铁柱后探身</w:t>
      </w:r>
      <w:r>
        <w:rPr>
          <w:rFonts w:ascii="Calibri" w:hAnsi="Calibri"/>
          <w:rtl w:val="0"/>
          <w:lang w:val="en-US"/>
        </w:rPr>
        <w:t>,</w:t>
      </w:r>
      <w:r>
        <w:rPr>
          <w:rtl w:val="0"/>
          <w:lang w:val="zh-TW" w:eastAsia="zh-TW"/>
        </w:rPr>
        <w:t>接连撂倒两个。</w:t>
      </w:r>
    </w:p>
    <w:p>
      <w:pPr>
        <w:pStyle w:val="Normal (Web)"/>
        <w:widowControl w:val="1"/>
        <w:spacing w:line="288" w:lineRule="auto"/>
      </w:pPr>
      <w:r>
        <w:rPr>
          <w:rtl w:val="0"/>
          <w:lang w:val="en-US"/>
        </w:rPr>
        <w:t>△</w:t>
      </w:r>
      <w:r>
        <w:rPr>
          <w:rtl w:val="0"/>
          <w:lang w:val="zh-TW" w:eastAsia="zh-TW"/>
        </w:rPr>
        <w:t>一个枪手绕到侧面</w:t>
      </w:r>
      <w:r>
        <w:rPr>
          <w:rFonts w:ascii="Calibri" w:hAnsi="Calibri"/>
          <w:rtl w:val="0"/>
          <w:lang w:val="en-US"/>
        </w:rPr>
        <w:t>,</w:t>
      </w:r>
      <w:r>
        <w:rPr>
          <w:rtl w:val="0"/>
          <w:lang w:val="zh-TW" w:eastAsia="zh-TW"/>
        </w:rPr>
        <w:t>枪口对准了护在轮椅前的</w:t>
      </w:r>
      <w:r>
        <w:rPr>
          <w:rFonts w:ascii="Calibri" w:hAnsi="Calibri"/>
          <w:rtl w:val="0"/>
          <w:lang w:val="en-US"/>
        </w:rPr>
        <w:t>Eve</w:t>
      </w:r>
      <w:r>
        <w:rPr>
          <w:rtl w:val="0"/>
          <w:lang w:val="zh-TW" w:eastAsia="zh-TW"/>
        </w:rPr>
        <w:t>后背。</w:t>
      </w:r>
    </w:p>
    <w:p>
      <w:pPr>
        <w:pStyle w:val="Normal (Web)"/>
        <w:widowControl w:val="1"/>
        <w:spacing w:line="288" w:lineRule="auto"/>
      </w:pPr>
      <w:r>
        <w:rPr>
          <w:rtl w:val="0"/>
          <w:lang w:val="en-US"/>
        </w:rPr>
        <w:t>△</w:t>
      </w:r>
      <w:r>
        <w:rPr>
          <w:rFonts w:ascii="Calibri" w:hAnsi="Calibri"/>
          <w:rtl w:val="0"/>
          <w:lang w:val="en-US"/>
        </w:rPr>
        <w:t>Dante</w:t>
      </w:r>
      <w:r>
        <w:rPr>
          <w:rtl w:val="0"/>
          <w:lang w:val="zh-TW" w:eastAsia="zh-TW"/>
        </w:rPr>
        <w:t>猛地推动轮椅</w:t>
      </w:r>
      <w:r>
        <w:rPr>
          <w:rFonts w:ascii="Calibri" w:hAnsi="Calibri"/>
          <w:rtl w:val="0"/>
          <w:lang w:val="en-US"/>
        </w:rPr>
        <w:t>,</w:t>
      </w:r>
      <w:r>
        <w:rPr>
          <w:rtl w:val="0"/>
          <w:lang w:val="zh-TW" w:eastAsia="zh-TW"/>
        </w:rPr>
        <w:t>撞向那个枪手</w:t>
      </w:r>
      <w:r>
        <w:rPr>
          <w:rFonts w:ascii="Calibri" w:hAnsi="Calibri"/>
          <w:rtl w:val="0"/>
          <w:lang w:val="en-US"/>
        </w:rPr>
        <w:t>,</w:t>
      </w:r>
      <w:r>
        <w:rPr>
          <w:rtl w:val="0"/>
          <w:lang w:val="zh-TW" w:eastAsia="zh-TW"/>
        </w:rPr>
        <w:t>自己从轮椅上摔下来</w:t>
      </w:r>
      <w:r>
        <w:rPr>
          <w:rFonts w:ascii="Calibri" w:hAnsi="Calibri"/>
          <w:rtl w:val="0"/>
          <w:lang w:val="en-US"/>
        </w:rPr>
        <w:t>,</w:t>
      </w:r>
      <w:r>
        <w:rPr>
          <w:rtl w:val="0"/>
          <w:lang w:val="zh-TW" w:eastAsia="zh-TW"/>
        </w:rPr>
        <w:t>死死抱住对方的腿。</w:t>
      </w:r>
    </w:p>
    <w:p>
      <w:pPr>
        <w:pStyle w:val="Normal (Web)"/>
        <w:widowControl w:val="1"/>
        <w:spacing w:line="288" w:lineRule="auto"/>
      </w:pPr>
      <w:r>
        <w:rPr>
          <w:rFonts w:ascii="Calibri" w:hAnsi="Calibri"/>
          <w:rtl w:val="0"/>
          <w:lang w:val="en-US"/>
        </w:rPr>
        <w:t>Dante</w:t>
      </w:r>
      <w:r>
        <w:rPr>
          <w:rtl w:val="0"/>
          <w:lang w:val="zh-TW" w:eastAsia="zh-TW"/>
        </w:rPr>
        <w:t>（嘶吼）：</w:t>
      </w:r>
      <w:r>
        <w:rPr>
          <w:rFonts w:ascii="Calibri" w:hAnsi="Calibri"/>
          <w:rtl w:val="0"/>
          <w:lang w:val="en-US"/>
        </w:rPr>
        <w:t>Eve!</w:t>
      </w:r>
      <w:r>
        <w:rPr>
          <w:rtl w:val="0"/>
          <w:lang w:val="zh-TW" w:eastAsia="zh-TW"/>
        </w:rPr>
        <w:t>侧面</w:t>
      </w:r>
      <w:r>
        <w:rPr>
          <w:rFonts w:ascii="Calibri" w:hAnsi="Calibri"/>
          <w:rtl w:val="0"/>
          <w:lang w:val="en-US"/>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Dante: Eve! Flank!</w:t>
      </w:r>
    </w:p>
    <w:p>
      <w:pPr>
        <w:pStyle w:val="Normal (Web)"/>
        <w:widowControl w:val="1"/>
        <w:spacing w:line="288" w:lineRule="auto"/>
      </w:pPr>
      <w:r>
        <w:rPr>
          <w:rtl w:val="0"/>
          <w:lang w:val="en-US"/>
        </w:rPr>
        <w:t>△</w:t>
      </w:r>
      <w:r>
        <w:rPr>
          <w:rFonts w:ascii="Calibri" w:hAnsi="Calibri"/>
          <w:rtl w:val="0"/>
          <w:lang w:val="en-US"/>
        </w:rPr>
        <w:t>Eve</w:t>
      </w:r>
      <w:r>
        <w:rPr>
          <w:rtl w:val="0"/>
          <w:lang w:val="zh-TW" w:eastAsia="zh-TW"/>
        </w:rPr>
        <w:t>回身一枪</w:t>
      </w:r>
      <w:r>
        <w:rPr>
          <w:rFonts w:ascii="Calibri" w:hAnsi="Calibri"/>
          <w:rtl w:val="0"/>
          <w:lang w:val="en-US"/>
        </w:rPr>
        <w:t>,</w:t>
      </w:r>
      <w:r>
        <w:rPr>
          <w:rtl w:val="0"/>
          <w:lang w:val="zh-TW" w:eastAsia="zh-TW"/>
        </w:rPr>
        <w:t>打中那个枪手。</w:t>
      </w:r>
    </w:p>
    <w:p>
      <w:pPr>
        <w:pStyle w:val="Normal (Web)"/>
        <w:widowControl w:val="1"/>
        <w:spacing w:line="288" w:lineRule="auto"/>
      </w:pPr>
      <w:r>
        <w:rPr>
          <w:rtl w:val="0"/>
          <w:lang w:val="en-US"/>
        </w:rPr>
        <w:t>△</w:t>
      </w:r>
      <w:r>
        <w:rPr>
          <w:rtl w:val="0"/>
          <w:lang w:val="zh-TW" w:eastAsia="zh-TW"/>
        </w:rPr>
        <w:t>混战中</w:t>
      </w:r>
      <w:r>
        <w:rPr>
          <w:rFonts w:ascii="Calibri" w:hAnsi="Calibri"/>
          <w:rtl w:val="0"/>
          <w:lang w:val="en-US"/>
        </w:rPr>
        <w:t>,</w:t>
      </w:r>
      <w:r>
        <w:rPr>
          <w:rtl w:val="0"/>
          <w:lang w:val="zh-TW" w:eastAsia="zh-TW"/>
        </w:rPr>
        <w:t>加西亚想从暗门溜走。</w:t>
      </w:r>
    </w:p>
    <w:p>
      <w:pPr>
        <w:pStyle w:val="Normal (Web)"/>
        <w:widowControl w:val="1"/>
        <w:spacing w:line="288" w:lineRule="auto"/>
        <w:rPr>
          <w:lang w:val="zh-TW" w:eastAsia="zh-TW"/>
        </w:rPr>
      </w:pPr>
    </w:p>
    <w:p>
      <w:pPr>
        <w:pStyle w:val="Normal (Web)"/>
        <w:widowControl w:val="1"/>
        <w:spacing w:line="288" w:lineRule="auto"/>
      </w:pPr>
    </w:p>
    <w:p>
      <w:pPr>
        <w:pStyle w:val="Normal (Web)"/>
        <w:widowControl w:val="1"/>
        <w:spacing w:line="288" w:lineRule="auto"/>
      </w:pPr>
      <w:r>
        <w:rPr>
          <w:rFonts w:ascii="Calibri" w:hAnsi="Calibri"/>
          <w:rtl w:val="0"/>
          <w:lang w:val="en-US"/>
        </w:rPr>
        <w:t>35-3</w:t>
      </w:r>
      <w:r>
        <w:rPr>
          <w:rtl w:val="0"/>
          <w:lang w:val="zh-TW" w:eastAsia="zh-TW"/>
        </w:rPr>
        <w:t>夜外旧船坞</w:t>
      </w:r>
      <w:r>
        <w:rPr>
          <w:rFonts w:ascii="Calibri" w:hAnsi="Calibri"/>
          <w:rtl w:val="0"/>
          <w:lang w:val="zh-TW" w:eastAsia="zh-TW"/>
        </w:rPr>
        <w:t xml:space="preserve"> </w:t>
      </w:r>
      <w:r>
        <w:rPr>
          <w:rtl w:val="0"/>
          <w:lang w:val="zh-TW" w:eastAsia="zh-TW"/>
        </w:rPr>
        <w:t>续</w:t>
      </w:r>
    </w:p>
    <w:p>
      <w:pPr>
        <w:pStyle w:val="Normal (Web)"/>
        <w:widowControl w:val="1"/>
        <w:spacing w:line="288" w:lineRule="auto"/>
      </w:pPr>
      <w:r>
        <w:rPr>
          <w:rtl w:val="0"/>
          <w:lang w:val="zh-TW" w:eastAsia="zh-TW"/>
        </w:rPr>
        <w:t>人物：</w:t>
      </w:r>
      <w:r>
        <w:rPr>
          <w:rFonts w:ascii="Calibri" w:hAnsi="Calibri"/>
          <w:rtl w:val="0"/>
          <w:lang w:val="en-US"/>
        </w:rPr>
        <w:t>Eve</w:t>
      </w:r>
      <w:r>
        <w:rPr>
          <w:rtl w:val="0"/>
          <w:lang w:val="zh-TW" w:eastAsia="zh-TW"/>
        </w:rPr>
        <w:t>、</w:t>
      </w:r>
      <w:r>
        <w:rPr>
          <w:rFonts w:ascii="Calibri" w:hAnsi="Calibri"/>
          <w:rtl w:val="0"/>
          <w:lang w:val="en-US"/>
        </w:rPr>
        <w:t>Dante</w:t>
      </w:r>
      <w:r>
        <w:rPr>
          <w:rtl w:val="0"/>
          <w:lang w:val="zh-TW" w:eastAsia="zh-TW"/>
        </w:rPr>
        <w:t>、加西亚、保镖</w:t>
      </w:r>
    </w:p>
    <w:p>
      <w:pPr>
        <w:pStyle w:val="Normal (Web)"/>
        <w:widowControl w:val="1"/>
        <w:spacing w:line="288" w:lineRule="auto"/>
      </w:pPr>
      <w:r>
        <w:rPr>
          <w:rtl w:val="0"/>
          <w:lang w:val="en-US"/>
        </w:rPr>
        <w:t>△</w:t>
      </w:r>
      <w:r>
        <w:rPr>
          <w:rFonts w:ascii="Calibri" w:hAnsi="Calibri"/>
          <w:rtl w:val="0"/>
          <w:lang w:val="en-US"/>
        </w:rPr>
        <w:t>Eve</w:t>
      </w:r>
      <w:r>
        <w:rPr>
          <w:rtl w:val="0"/>
          <w:lang w:val="zh-TW" w:eastAsia="zh-TW"/>
        </w:rPr>
        <w:t>冲上去</w:t>
      </w:r>
      <w:r>
        <w:rPr>
          <w:rFonts w:ascii="Calibri" w:hAnsi="Calibri"/>
          <w:rtl w:val="0"/>
          <w:lang w:val="en-US"/>
        </w:rPr>
        <w:t>,</w:t>
      </w:r>
      <w:r>
        <w:rPr>
          <w:rtl w:val="0"/>
          <w:lang w:val="zh-TW" w:eastAsia="zh-TW"/>
        </w:rPr>
        <w:t>一脚踹翻想逃的加西亚</w:t>
      </w:r>
      <w:r>
        <w:rPr>
          <w:rFonts w:ascii="Calibri" w:hAnsi="Calibri"/>
          <w:rtl w:val="0"/>
          <w:lang w:val="en-US"/>
        </w:rPr>
        <w:t>,</w:t>
      </w:r>
      <w:r>
        <w:rPr>
          <w:rtl w:val="0"/>
          <w:lang w:val="zh-TW" w:eastAsia="zh-TW"/>
        </w:rPr>
        <w:t>枪口抵住他的头。</w:t>
      </w:r>
    </w:p>
    <w:p>
      <w:pPr>
        <w:pStyle w:val="Normal (Web)"/>
        <w:widowControl w:val="1"/>
        <w:spacing w:line="288" w:lineRule="auto"/>
      </w:pPr>
      <w:r>
        <w:rPr>
          <w:rFonts w:ascii="Calibri" w:hAnsi="Calibri"/>
          <w:rtl w:val="0"/>
          <w:lang w:val="en-US"/>
        </w:rPr>
        <w:t>Eve</w:t>
      </w:r>
      <w:r>
        <w:rPr>
          <w:rtl w:val="0"/>
          <w:lang w:val="zh-TW" w:eastAsia="zh-TW"/>
        </w:rPr>
        <w:t>：母版</w:t>
      </w:r>
      <w:r>
        <w:rPr>
          <w:rFonts w:ascii="Calibri" w:hAnsi="Calibri"/>
          <w:rtl w:val="0"/>
          <w:lang w:val="en-US"/>
        </w:rPr>
        <w:t>,Victor</w:t>
      </w:r>
      <w:r>
        <w:rPr>
          <w:rtl w:val="0"/>
          <w:lang w:val="zh-TW" w:eastAsia="zh-TW"/>
        </w:rPr>
        <w:t>的人</w:t>
      </w:r>
      <w:r>
        <w:rPr>
          <w:rFonts w:ascii="Calibri" w:hAnsi="Calibri"/>
          <w:rtl w:val="0"/>
          <w:lang w:val="en-US"/>
        </w:rPr>
        <w:t>,</w:t>
      </w:r>
      <w:r>
        <w:rPr>
          <w:rtl w:val="0"/>
          <w:lang w:val="zh-TW" w:eastAsia="zh-TW"/>
        </w:rPr>
        <w:t>还有什么把柄</w:t>
      </w:r>
      <w:r>
        <w:rPr>
          <w:rFonts w:ascii="Calibri" w:hAnsi="Calibri"/>
          <w:rtl w:val="0"/>
          <w:lang w:val="en-US"/>
        </w:rPr>
        <w:t>,</w:t>
      </w:r>
      <w:r>
        <w:rPr>
          <w:rtl w:val="0"/>
          <w:lang w:val="zh-TW" w:eastAsia="zh-TW"/>
        </w:rPr>
        <w:t>全交出来。</w:t>
      </w:r>
      <w:r>
        <w:rPr>
          <w:lang w:val="en-US"/>
        </w:rPr>
        <w:br w:type="textWrapping"/>
      </w:r>
      <w:r>
        <w:rPr>
          <w:rFonts w:ascii="Times New Roman" w:hAnsi="Times New Roman"/>
          <w:outline w:val="0"/>
          <w:color w:val="ff0000"/>
          <w:u w:color="ff0000"/>
          <w:rtl w:val="0"/>
          <w:lang w:val="en-US"/>
          <w14:textFill>
            <w14:solidFill>
              <w14:srgbClr w14:val="FF0000"/>
            </w14:solidFill>
          </w14:textFill>
        </w:rPr>
        <w:t>Eve: The master mold, Victor's men, anything else you have on him. Hand it all over.</w:t>
      </w:r>
    </w:p>
    <w:p>
      <w:pPr>
        <w:pStyle w:val="Normal (Web)"/>
        <w:widowControl w:val="1"/>
        <w:spacing w:line="288" w:lineRule="auto"/>
      </w:pPr>
      <w:r>
        <w:rPr>
          <w:rtl w:val="0"/>
          <w:lang w:val="zh-TW" w:eastAsia="zh-TW"/>
        </w:rPr>
        <w:t>加西亚（瘫在地上）：母版在工坊保险柜</w:t>
      </w:r>
      <w:r>
        <w:rPr>
          <w:rFonts w:ascii="Calibri" w:hAnsi="Calibri"/>
          <w:rtl w:val="0"/>
          <w:lang w:val="en-US"/>
        </w:rPr>
        <w:t>!Victor</w:t>
      </w:r>
      <w:r>
        <w:rPr>
          <w:rtl w:val="0"/>
          <w:lang w:val="zh-TW" w:eastAsia="zh-TW"/>
        </w:rPr>
        <w:t>让我仿了三千发</w:t>
      </w:r>
      <w:r>
        <w:rPr>
          <w:rFonts w:ascii="Calibri" w:hAnsi="Calibri"/>
          <w:rtl w:val="0"/>
          <w:lang w:val="en-US"/>
        </w:rPr>
        <w:t>,</w:t>
      </w:r>
      <w:r>
        <w:rPr>
          <w:rtl w:val="0"/>
          <w:lang w:val="zh-TW" w:eastAsia="zh-TW"/>
        </w:rPr>
        <w:t>已经走了一半</w:t>
      </w:r>
      <w:r>
        <w:rPr>
          <w:rFonts w:ascii="Calibri" w:hAnsi="Calibri"/>
          <w:rtl w:val="0"/>
          <w:lang w:val="en-US"/>
        </w:rPr>
        <w:t>!</w:t>
      </w:r>
      <w:r>
        <w:rPr>
          <w:rtl w:val="0"/>
          <w:lang w:val="zh-TW" w:eastAsia="zh-TW"/>
        </w:rPr>
        <w:t>剩下的还在船舱</w:t>
      </w:r>
      <w:r>
        <w:rPr>
          <w:rFonts w:ascii="Calibri" w:hAnsi="Calibri"/>
          <w:rtl w:val="0"/>
          <w:lang w:val="en-US"/>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Garcia: The master mold is in the workshop safe! Victor had me forge three thousand rounds. Half are already gone! The rest are still in the hold!</w:t>
      </w:r>
    </w:p>
    <w:p>
      <w:pPr>
        <w:pStyle w:val="Normal (Web)"/>
        <w:widowControl w:val="1"/>
        <w:spacing w:line="288" w:lineRule="auto"/>
      </w:pPr>
      <w:r>
        <w:rPr>
          <w:rFonts w:ascii="Calibri" w:hAnsi="Calibri"/>
          <w:rtl w:val="0"/>
          <w:lang w:val="en-US"/>
        </w:rPr>
        <w:t>Eve</w:t>
      </w:r>
      <w:r>
        <w:rPr>
          <w:rtl w:val="0"/>
          <w:lang w:val="zh-TW" w:eastAsia="zh-TW"/>
        </w:rPr>
        <w:t>：他在纽约</w:t>
      </w:r>
      <w:r>
        <w:rPr>
          <w:rFonts w:ascii="Calibri" w:hAnsi="Calibri"/>
          <w:rtl w:val="0"/>
          <w:lang w:val="en-US"/>
        </w:rPr>
        <w:t>,</w:t>
      </w:r>
      <w:r>
        <w:rPr>
          <w:rtl w:val="0"/>
          <w:lang w:val="zh-TW" w:eastAsia="zh-TW"/>
        </w:rPr>
        <w:t>还有多少颗钉子</w:t>
      </w:r>
      <w:r>
        <w:rPr>
          <w:rFonts w:ascii="Calibri" w:hAnsi="Calibri"/>
          <w:rtl w:val="0"/>
          <w:lang w:val="en-US"/>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Eve: How many more connections does he have in New York?</w:t>
      </w:r>
    </w:p>
    <w:p>
      <w:pPr>
        <w:pStyle w:val="Normal (Web)"/>
        <w:widowControl w:val="1"/>
        <w:spacing w:line="288" w:lineRule="auto"/>
      </w:pPr>
      <w:r>
        <w:rPr>
          <w:rtl w:val="0"/>
          <w:lang w:val="zh-TW" w:eastAsia="zh-TW"/>
        </w:rPr>
        <w:t>加西亚（哆嗦）：我不知道全部</w:t>
      </w:r>
      <w:r>
        <w:rPr>
          <w:rFonts w:ascii="Calibri" w:hAnsi="Calibri"/>
          <w:rtl w:val="0"/>
          <w:lang w:val="en-US"/>
        </w:rPr>
        <w:t>!</w:t>
      </w:r>
      <w:r>
        <w:rPr>
          <w:rtl w:val="0"/>
          <w:lang w:val="zh-TW" w:eastAsia="zh-TW"/>
        </w:rPr>
        <w:t>但我知道</w:t>
      </w:r>
      <w:r>
        <w:rPr>
          <w:rFonts w:ascii="Calibri" w:hAnsi="Calibri"/>
          <w:rtl w:val="0"/>
          <w:lang w:val="en-US"/>
        </w:rPr>
        <w:t>,</w:t>
      </w:r>
      <w:r>
        <w:rPr>
          <w:rtl w:val="0"/>
          <w:lang w:val="zh-TW" w:eastAsia="zh-TW"/>
        </w:rPr>
        <w:t>有个搞物流的</w:t>
      </w:r>
      <w:r>
        <w:rPr>
          <w:rFonts w:ascii="Calibri" w:hAnsi="Calibri"/>
          <w:rtl w:val="0"/>
          <w:lang w:val="en-US"/>
        </w:rPr>
        <w:t>,</w:t>
      </w:r>
      <w:r>
        <w:rPr>
          <w:rtl w:val="0"/>
          <w:lang w:val="zh-TW" w:eastAsia="zh-TW"/>
        </w:rPr>
        <w:t>帮</w:t>
      </w:r>
      <w:r>
        <w:rPr>
          <w:rFonts w:ascii="Calibri" w:hAnsi="Calibri"/>
          <w:rtl w:val="0"/>
          <w:lang w:val="en-US"/>
        </w:rPr>
        <w:t>Victor</w:t>
      </w:r>
      <w:r>
        <w:rPr>
          <w:rtl w:val="0"/>
          <w:lang w:val="zh-TW" w:eastAsia="zh-TW"/>
        </w:rPr>
        <w:t>把假弹运进各个帮派</w:t>
      </w:r>
      <w:r>
        <w:rPr>
          <w:rFonts w:ascii="Calibri" w:hAnsi="Calibri"/>
          <w:rtl w:val="0"/>
          <w:lang w:val="en-US"/>
        </w:rPr>
        <w:t>,</w:t>
      </w:r>
      <w:r>
        <w:rPr>
          <w:rtl w:val="0"/>
          <w:lang w:val="zh-TW" w:eastAsia="zh-TW"/>
        </w:rPr>
        <w:t>叫</w:t>
      </w:r>
      <w:r>
        <w:rPr>
          <w:rFonts w:ascii="Calibri" w:hAnsi="Calibri"/>
          <w:rtl w:val="0"/>
          <w:lang w:val="en-US"/>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Garcia: I don't know all of them! But I know there's a logistics guy moving Victor's fake ammo into the gangs. His name is...</w:t>
      </w:r>
    </w:p>
    <w:p>
      <w:pPr>
        <w:pStyle w:val="Normal (Web)"/>
        <w:widowControl w:val="1"/>
        <w:spacing w:line="288" w:lineRule="auto"/>
      </w:pPr>
      <w:r>
        <w:rPr>
          <w:rtl w:val="0"/>
          <w:lang w:val="en-US"/>
        </w:rPr>
        <w:t>△</w:t>
      </w:r>
      <w:r>
        <w:rPr>
          <w:rtl w:val="0"/>
          <w:lang w:val="zh-TW" w:eastAsia="zh-TW"/>
        </w:rPr>
        <w:t>一声枪响。加西亚话没说完</w:t>
      </w:r>
      <w:r>
        <w:rPr>
          <w:rFonts w:ascii="Calibri" w:hAnsi="Calibri"/>
          <w:rtl w:val="0"/>
          <w:lang w:val="en-US"/>
        </w:rPr>
        <w:t>,</w:t>
      </w:r>
      <w:r>
        <w:rPr>
          <w:rtl w:val="0"/>
          <w:lang w:val="zh-TW" w:eastAsia="zh-TW"/>
        </w:rPr>
        <w:t>脑袋一歪</w:t>
      </w:r>
      <w:r>
        <w:rPr>
          <w:rFonts w:ascii="Calibri" w:hAnsi="Calibri"/>
          <w:rtl w:val="0"/>
          <w:lang w:val="en-US"/>
        </w:rPr>
        <w:t>,</w:t>
      </w:r>
      <w:r>
        <w:rPr>
          <w:rtl w:val="0"/>
          <w:lang w:val="zh-TW" w:eastAsia="zh-TW"/>
        </w:rPr>
        <w:t>死了。</w:t>
      </w:r>
    </w:p>
    <w:p>
      <w:pPr>
        <w:pStyle w:val="Normal (Web)"/>
        <w:widowControl w:val="1"/>
        <w:spacing w:line="288" w:lineRule="auto"/>
      </w:pPr>
      <w:r>
        <w:rPr>
          <w:rtl w:val="0"/>
          <w:lang w:val="en-US"/>
        </w:rPr>
        <w:t>△</w:t>
      </w:r>
      <w:r>
        <w:rPr>
          <w:rFonts w:ascii="Calibri" w:hAnsi="Calibri"/>
          <w:rtl w:val="0"/>
          <w:lang w:val="en-US"/>
        </w:rPr>
        <w:t>Eve</w:t>
      </w:r>
      <w:r>
        <w:rPr>
          <w:rtl w:val="0"/>
          <w:lang w:val="zh-TW" w:eastAsia="zh-TW"/>
        </w:rPr>
        <w:t>回头</w:t>
      </w:r>
      <w:r>
        <w:rPr>
          <w:rFonts w:ascii="Calibri" w:hAnsi="Calibri"/>
          <w:rtl w:val="0"/>
          <w:lang w:val="en-US"/>
        </w:rPr>
        <w:t>,</w:t>
      </w:r>
      <w:r>
        <w:rPr>
          <w:rtl w:val="0"/>
          <w:lang w:val="zh-TW" w:eastAsia="zh-TW"/>
        </w:rPr>
        <w:t>船坞高处一个狙击手收枪撤了。</w:t>
      </w:r>
    </w:p>
    <w:p>
      <w:pPr>
        <w:pStyle w:val="Normal (Web)"/>
        <w:widowControl w:val="1"/>
        <w:spacing w:line="288" w:lineRule="auto"/>
      </w:pPr>
      <w:r>
        <w:rPr>
          <w:rtl w:val="0"/>
          <w:lang w:val="en-US"/>
        </w:rPr>
        <w:t>△</w:t>
      </w:r>
      <w:r>
        <w:rPr>
          <w:rtl w:val="0"/>
          <w:lang w:val="zh-TW" w:eastAsia="zh-TW"/>
        </w:rPr>
        <w:t>她看着加西亚的尸体</w:t>
      </w:r>
      <w:r>
        <w:rPr>
          <w:rFonts w:ascii="Calibri" w:hAnsi="Calibri"/>
          <w:rtl w:val="0"/>
          <w:lang w:val="en-US"/>
        </w:rPr>
        <w:t>,</w:t>
      </w:r>
      <w:r>
        <w:rPr>
          <w:rtl w:val="0"/>
          <w:lang w:val="zh-TW" w:eastAsia="zh-TW"/>
        </w:rPr>
        <w:t>又看向狙击手消失的方向</w:t>
      </w:r>
      <w:r>
        <w:rPr>
          <w:rFonts w:ascii="Calibri" w:hAnsi="Calibri"/>
          <w:rtl w:val="0"/>
          <w:lang w:val="en-US"/>
        </w:rPr>
        <w:t>,</w:t>
      </w:r>
      <w:r>
        <w:rPr>
          <w:rtl w:val="0"/>
          <w:lang w:val="zh-TW" w:eastAsia="zh-TW"/>
        </w:rPr>
        <w:t>脸色铁青。</w:t>
      </w:r>
    </w:p>
    <w:p>
      <w:pPr>
        <w:pStyle w:val="Normal (Web)"/>
        <w:widowControl w:val="1"/>
        <w:spacing w:line="288" w:lineRule="auto"/>
      </w:pPr>
      <w:r>
        <w:rPr>
          <w:rFonts w:ascii="Calibri" w:hAnsi="Calibri"/>
          <w:rtl w:val="0"/>
          <w:lang w:val="en-US"/>
        </w:rPr>
        <w:t>Eve</w:t>
      </w:r>
      <w:r>
        <w:rPr>
          <w:rtl w:val="0"/>
          <w:lang w:val="zh-TW" w:eastAsia="zh-TW"/>
        </w:rPr>
        <w:t>：灭口。</w:t>
      </w:r>
      <w:r>
        <w:rPr>
          <w:rFonts w:ascii="Calibri" w:hAnsi="Calibri"/>
          <w:rtl w:val="0"/>
          <w:lang w:val="en-US"/>
        </w:rPr>
        <w:t>Victor</w:t>
      </w:r>
      <w:r>
        <w:rPr>
          <w:rtl w:val="0"/>
          <w:lang w:val="zh-TW" w:eastAsia="zh-TW"/>
        </w:rPr>
        <w:t>怕加西亚招出运假弹的物流线。</w:t>
      </w:r>
      <w:r>
        <w:rPr>
          <w:lang w:val="en-US"/>
        </w:rPr>
        <w:br w:type="textWrapping"/>
      </w:r>
      <w:r>
        <w:rPr>
          <w:rFonts w:ascii="Times New Roman" w:hAnsi="Times New Roman"/>
          <w:outline w:val="0"/>
          <w:color w:val="ff0000"/>
          <w:u w:color="ff0000"/>
          <w:rtl w:val="0"/>
          <w:lang w:val="en-US"/>
          <w14:textFill>
            <w14:solidFill>
              <w14:srgbClr w14:val="FF0000"/>
            </w14:solidFill>
          </w14:textFill>
        </w:rPr>
        <w:t>Eve: A cleanup hit. Victor was afraid Garcia would give up the fake-ammo route.</w:t>
      </w:r>
    </w:p>
    <w:p>
      <w:pPr>
        <w:pStyle w:val="Normal (Web)"/>
        <w:widowControl w:val="1"/>
        <w:spacing w:line="288" w:lineRule="auto"/>
      </w:pPr>
      <w:r>
        <w:rPr>
          <w:rtl w:val="0"/>
          <w:lang w:val="en-US"/>
        </w:rPr>
        <w:t>△</w:t>
      </w:r>
      <w:r>
        <w:rPr>
          <w:rtl w:val="0"/>
          <w:lang w:val="zh-TW" w:eastAsia="zh-TW"/>
        </w:rPr>
        <w:t>保镖扶起摔在地上的</w:t>
      </w:r>
      <w:r>
        <w:rPr>
          <w:rFonts w:ascii="Calibri" w:hAnsi="Calibri"/>
          <w:rtl w:val="0"/>
          <w:lang w:val="en-US"/>
        </w:rPr>
        <w:t>Dante</w:t>
      </w:r>
      <w:r>
        <w:rPr>
          <w:rtl w:val="0"/>
          <w:lang w:val="zh-TW" w:eastAsia="zh-TW"/>
        </w:rPr>
        <w:t>。</w:t>
      </w:r>
      <w:r>
        <w:rPr>
          <w:rFonts w:ascii="Calibri" w:hAnsi="Calibri"/>
          <w:rtl w:val="0"/>
          <w:lang w:val="en-US"/>
        </w:rPr>
        <w:t>Dante</w:t>
      </w:r>
      <w:r>
        <w:rPr>
          <w:rtl w:val="0"/>
          <w:lang w:val="zh-TW" w:eastAsia="zh-TW"/>
        </w:rPr>
        <w:t>胳膊擦破了皮</w:t>
      </w:r>
      <w:r>
        <w:rPr>
          <w:rFonts w:ascii="Calibri" w:hAnsi="Calibri"/>
          <w:rtl w:val="0"/>
          <w:lang w:val="en-US"/>
        </w:rPr>
        <w:t>,</w:t>
      </w:r>
      <w:r>
        <w:rPr>
          <w:rtl w:val="0"/>
          <w:lang w:val="zh-TW" w:eastAsia="zh-TW"/>
        </w:rPr>
        <w:t>死死盯着</w:t>
      </w:r>
      <w:r>
        <w:rPr>
          <w:rFonts w:ascii="Calibri" w:hAnsi="Calibri"/>
          <w:rtl w:val="0"/>
          <w:lang w:val="en-US"/>
        </w:rPr>
        <w:t>Eve</w:t>
      </w:r>
      <w:r>
        <w:rPr>
          <w:rtl w:val="0"/>
          <w:lang w:val="zh-TW" w:eastAsia="zh-TW"/>
        </w:rPr>
        <w:t>。</w:t>
      </w:r>
    </w:p>
    <w:p>
      <w:pPr>
        <w:pStyle w:val="Normal (Web)"/>
        <w:widowControl w:val="1"/>
        <w:spacing w:line="288" w:lineRule="auto"/>
      </w:pPr>
      <w:r>
        <w:rPr>
          <w:rFonts w:ascii="Calibri" w:hAnsi="Calibri"/>
          <w:rtl w:val="0"/>
          <w:lang w:val="en-US"/>
        </w:rPr>
        <w:t>Dante</w:t>
      </w:r>
      <w:r>
        <w:rPr>
          <w:rtl w:val="0"/>
          <w:lang w:val="zh-TW" w:eastAsia="zh-TW"/>
        </w:rPr>
        <w:t>：母版拿到了。但运假弹的那条物流线还没断</w:t>
      </w:r>
      <w:r>
        <w:rPr>
          <w:rFonts w:ascii="Calibri" w:hAnsi="Calibri"/>
          <w:rtl w:val="0"/>
          <w:lang w:val="en-US"/>
        </w:rPr>
        <w:t>,</w:t>
      </w:r>
      <w:r>
        <w:rPr>
          <w:rtl w:val="0"/>
          <w:lang w:val="zh-TW" w:eastAsia="zh-TW"/>
        </w:rPr>
        <w:t>街上的火并停不了。</w:t>
      </w:r>
      <w:r>
        <w:rPr>
          <w:lang w:val="en-US"/>
        </w:rPr>
        <w:br w:type="textWrapping"/>
      </w:r>
      <w:r>
        <w:rPr>
          <w:rFonts w:ascii="Times New Roman" w:hAnsi="Times New Roman"/>
          <w:outline w:val="0"/>
          <w:color w:val="ff0000"/>
          <w:u w:color="ff0000"/>
          <w:rtl w:val="0"/>
          <w:lang w:val="en-US"/>
          <w14:textFill>
            <w14:solidFill>
              <w14:srgbClr w14:val="FF0000"/>
            </w14:solidFill>
          </w14:textFill>
        </w:rPr>
        <w:t>Dante: We got the master mold. But the fake-ammo route is still running. The street wars won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 stop.</w:t>
      </w:r>
    </w:p>
    <w:p>
      <w:pPr>
        <w:pStyle w:val="Normal (Web)"/>
        <w:widowControl w:val="1"/>
        <w:spacing w:line="288" w:lineRule="auto"/>
      </w:pPr>
      <w:r>
        <w:rPr>
          <w:rFonts w:ascii="Calibri" w:hAnsi="Calibri"/>
          <w:rtl w:val="0"/>
          <w:lang w:val="en-US"/>
        </w:rPr>
        <w:t>Eve</w:t>
      </w:r>
      <w:r>
        <w:rPr>
          <w:rtl w:val="0"/>
          <w:lang w:val="zh-TW" w:eastAsia="zh-TW"/>
        </w:rPr>
        <w:t>（扶着</w:t>
      </w:r>
      <w:r>
        <w:rPr>
          <w:rFonts w:ascii="Calibri" w:hAnsi="Calibri"/>
          <w:rtl w:val="0"/>
          <w:lang w:val="en-US"/>
        </w:rPr>
        <w:t>Dante</w:t>
      </w:r>
      <w:r>
        <w:rPr>
          <w:rtl w:val="0"/>
          <w:lang w:val="zh-TW" w:eastAsia="zh-TW"/>
        </w:rPr>
        <w:t>坐回轮椅</w:t>
      </w:r>
      <w:r>
        <w:rPr>
          <w:rFonts w:ascii="Calibri" w:hAnsi="Calibri"/>
          <w:rtl w:val="0"/>
          <w:lang w:val="en-US"/>
        </w:rPr>
        <w:t>,</w:t>
      </w:r>
      <w:r>
        <w:rPr>
          <w:rtl w:val="0"/>
          <w:lang w:val="zh-TW" w:eastAsia="zh-TW"/>
        </w:rPr>
        <w:t>看着他擦破的胳膊）：你刚才那一下</w:t>
      </w:r>
      <w:r>
        <w:rPr>
          <w:rFonts w:ascii="Calibri" w:hAnsi="Calibri"/>
          <w:rtl w:val="0"/>
          <w:lang w:val="en-US"/>
        </w:rPr>
        <w:t>,</w:t>
      </w:r>
      <w:r>
        <w:rPr>
          <w:rtl w:val="0"/>
          <w:lang w:val="zh-TW" w:eastAsia="zh-TW"/>
        </w:rPr>
        <w:t>救了我。</w:t>
      </w:r>
      <w:r>
        <w:rPr>
          <w:lang w:val="en-US"/>
        </w:rPr>
        <w:br w:type="textWrapping"/>
      </w:r>
      <w:r>
        <w:rPr>
          <w:rFonts w:ascii="Times New Roman" w:hAnsi="Times New Roman"/>
          <w:outline w:val="0"/>
          <w:color w:val="ff0000"/>
          <w:u w:color="ff0000"/>
          <w:rtl w:val="0"/>
          <w:lang w:val="en-US"/>
          <w14:textFill>
            <w14:solidFill>
              <w14:srgbClr w14:val="FF0000"/>
            </w14:solidFill>
          </w14:textFill>
        </w:rPr>
        <w:t>Eve: You saved me back there.</w:t>
      </w:r>
    </w:p>
    <w:p>
      <w:pPr>
        <w:pStyle w:val="Normal (Web)"/>
        <w:widowControl w:val="1"/>
        <w:spacing w:line="288" w:lineRule="auto"/>
      </w:pPr>
      <w:r>
        <w:rPr>
          <w:rFonts w:ascii="Calibri" w:hAnsi="Calibri"/>
          <w:rtl w:val="0"/>
          <w:lang w:val="en-US"/>
        </w:rPr>
        <w:t>Dante</w:t>
      </w:r>
      <w:r>
        <w:rPr>
          <w:rtl w:val="0"/>
          <w:lang w:val="zh-TW" w:eastAsia="zh-TW"/>
        </w:rPr>
        <w:t>（笑）：我说了</w:t>
      </w:r>
      <w:r>
        <w:rPr>
          <w:rFonts w:ascii="Calibri" w:hAnsi="Calibri"/>
          <w:rtl w:val="0"/>
          <w:lang w:val="en-US"/>
        </w:rPr>
        <w:t>,</w:t>
      </w:r>
      <w:r>
        <w:rPr>
          <w:rtl w:val="0"/>
          <w:lang w:val="zh-TW" w:eastAsia="zh-TW"/>
        </w:rPr>
        <w:t>这次我想有点用。</w:t>
      </w:r>
      <w:r>
        <w:rPr>
          <w:lang w:val="en-US"/>
        </w:rPr>
        <w:br w:type="textWrapping"/>
      </w:r>
      <w:r>
        <w:rPr>
          <w:rFonts w:ascii="Times New Roman" w:hAnsi="Times New Roman"/>
          <w:outline w:val="0"/>
          <w:color w:val="ff0000"/>
          <w:u w:color="ff0000"/>
          <w:rtl w:val="0"/>
          <w:lang w:val="en-US"/>
          <w14:textFill>
            <w14:solidFill>
              <w14:srgbClr w14:val="FF0000"/>
            </w14:solidFill>
          </w14:textFill>
        </w:rPr>
        <w:t>Dante: I told you. I wanted to be useful this time.</w:t>
      </w:r>
    </w:p>
    <w:p>
      <w:pPr>
        <w:pStyle w:val="Normal (Web)"/>
        <w:widowControl w:val="1"/>
        <w:spacing w:line="288" w:lineRule="auto"/>
      </w:pPr>
      <w:r>
        <w:rPr>
          <w:rtl w:val="0"/>
          <w:lang w:val="en-US"/>
        </w:rPr>
        <w:t>△</w:t>
      </w:r>
      <w:r>
        <w:rPr>
          <w:rtl w:val="0"/>
          <w:lang w:val="zh-TW" w:eastAsia="zh-TW"/>
        </w:rPr>
        <w:t>【卡点】</w:t>
      </w:r>
      <w:r>
        <w:rPr>
          <w:rFonts w:ascii="Calibri" w:hAnsi="Calibri"/>
          <w:rtl w:val="0"/>
          <w:lang w:val="en-US"/>
        </w:rPr>
        <w:t>Eve</w:t>
      </w:r>
      <w:r>
        <w:rPr>
          <w:rtl w:val="0"/>
          <w:lang w:val="zh-TW" w:eastAsia="zh-TW"/>
        </w:rPr>
        <w:t>看着他</w:t>
      </w:r>
      <w:r>
        <w:rPr>
          <w:rFonts w:ascii="Calibri" w:hAnsi="Calibri"/>
          <w:rtl w:val="0"/>
          <w:lang w:val="en-US"/>
        </w:rPr>
        <w:t>,</w:t>
      </w:r>
      <w:r>
        <w:rPr>
          <w:rtl w:val="0"/>
          <w:lang w:val="zh-TW" w:eastAsia="zh-TW"/>
        </w:rPr>
        <w:t>眼神柔了一瞬</w:t>
      </w:r>
      <w:r>
        <w:rPr>
          <w:rFonts w:ascii="Calibri" w:hAnsi="Calibri"/>
          <w:rtl w:val="0"/>
          <w:lang w:val="en-US"/>
        </w:rPr>
        <w:t>,</w:t>
      </w:r>
      <w:r>
        <w:rPr>
          <w:rtl w:val="0"/>
          <w:lang w:val="zh-TW" w:eastAsia="zh-TW"/>
        </w:rPr>
        <w:t>随即又冷下来</w:t>
      </w:r>
      <w:r>
        <w:rPr>
          <w:rFonts w:ascii="Calibri" w:hAnsi="Calibri"/>
          <w:rtl w:val="0"/>
          <w:lang w:val="en-US"/>
        </w:rPr>
        <w:t>,</w:t>
      </w:r>
      <w:r>
        <w:rPr>
          <w:rtl w:val="0"/>
          <w:lang w:val="zh-TW" w:eastAsia="zh-TW"/>
        </w:rPr>
        <w:t>转身看向那条没查清的物流线方向。</w:t>
      </w:r>
    </w:p>
    <w:p>
      <w:pPr>
        <w:pStyle w:val="Normal (Web)"/>
        <w:widowControl w:val="1"/>
        <w:spacing w:line="288" w:lineRule="auto"/>
      </w:pPr>
    </w:p>
    <w:p>
      <w:pPr>
        <w:pStyle w:val="Normal (Web)"/>
        <w:widowControl w:val="1"/>
        <w:spacing w:line="288" w:lineRule="auto"/>
      </w:pPr>
    </w:p>
    <w:p>
      <w:pPr>
        <w:pStyle w:val="Normal (Web)"/>
        <w:widowControl w:val="1"/>
        <w:spacing w:line="288" w:lineRule="auto"/>
      </w:pPr>
    </w:p>
    <w:p>
      <w:pPr>
        <w:pStyle w:val="Normal (Web)"/>
        <w:widowControl w:val="1"/>
        <w:spacing w:line="288" w:lineRule="auto"/>
      </w:pPr>
    </w:p>
    <w:p>
      <w:pPr>
        <w:pStyle w:val="Normal (Web)"/>
        <w:widowControl w:val="1"/>
        <w:spacing w:line="288" w:lineRule="auto"/>
      </w:pPr>
    </w:p>
    <w:p>
      <w:pPr>
        <w:pStyle w:val="Normal (Web)"/>
        <w:widowControl w:val="1"/>
      </w:pPr>
    </w:p>
    <w:p>
      <w:pPr>
        <w:pStyle w:val="Normal (Web)"/>
        <w:widowControl w:val="1"/>
      </w:pPr>
    </w:p>
    <w:p>
      <w:pPr>
        <w:pStyle w:val="Normal (Web)"/>
        <w:widowControl w:val="1"/>
        <w:rPr>
          <w:lang w:val="zh-TW" w:eastAsia="zh-TW"/>
        </w:rPr>
      </w:pPr>
      <w:r>
        <w:rPr>
          <w:rtl w:val="0"/>
          <w:lang w:val="zh-TW" w:eastAsia="zh-TW"/>
        </w:rPr>
        <w:t>第三十六集</w:t>
      </w:r>
    </w:p>
    <w:p>
      <w:pPr>
        <w:pStyle w:val="Normal (Web)"/>
        <w:widowControl w:val="1"/>
      </w:pPr>
      <w:r>
        <w:rPr>
          <w:rFonts w:ascii="Calibri" w:hAnsi="Calibri"/>
          <w:rtl w:val="0"/>
          <w:lang w:val="en-US"/>
        </w:rPr>
        <w:t>36-1</w:t>
      </w:r>
      <w:r>
        <w:rPr>
          <w:rtl w:val="0"/>
          <w:lang w:val="zh-TW" w:eastAsia="zh-TW"/>
        </w:rPr>
        <w:t>日内</w:t>
      </w:r>
      <w:r>
        <w:rPr>
          <w:rFonts w:ascii="Calibri" w:hAnsi="Calibri"/>
          <w:rtl w:val="0"/>
          <w:lang w:val="zh-TW" w:eastAsia="zh-TW"/>
        </w:rPr>
        <w:t xml:space="preserve"> </w:t>
      </w:r>
      <w:r>
        <w:rPr>
          <w:rFonts w:ascii="Calibri" w:hAnsi="Calibri"/>
          <w:rtl w:val="0"/>
          <w:lang w:val="en-US"/>
        </w:rPr>
        <w:t>Eve</w:t>
      </w:r>
      <w:r>
        <w:rPr>
          <w:rtl w:val="0"/>
          <w:lang w:val="zh-TW" w:eastAsia="zh-TW"/>
        </w:rPr>
        <w:t>的指挥室</w:t>
      </w:r>
    </w:p>
    <w:p>
      <w:pPr>
        <w:pStyle w:val="Normal (Web)"/>
        <w:widowControl w:val="1"/>
      </w:pPr>
      <w:r>
        <w:rPr>
          <w:rtl w:val="0"/>
          <w:lang w:val="zh-TW" w:eastAsia="zh-TW"/>
        </w:rPr>
        <w:t>人物：</w:t>
      </w:r>
      <w:r>
        <w:rPr>
          <w:rFonts w:ascii="Calibri" w:hAnsi="Calibri"/>
          <w:rtl w:val="0"/>
          <w:lang w:val="en-US"/>
        </w:rPr>
        <w:t>Eve</w:t>
      </w:r>
      <w:r>
        <w:rPr>
          <w:rtl w:val="0"/>
          <w:lang w:val="zh-TW" w:eastAsia="zh-TW"/>
        </w:rPr>
        <w:t>、技术员、</w:t>
      </w:r>
      <w:r>
        <w:rPr>
          <w:rFonts w:ascii="Calibri" w:hAnsi="Calibri"/>
          <w:rtl w:val="0"/>
          <w:lang w:val="en-US"/>
        </w:rPr>
        <w:t>Dante</w:t>
      </w:r>
    </w:p>
    <w:p>
      <w:pPr>
        <w:pStyle w:val="Normal (Web)"/>
        <w:widowControl w:val="1"/>
      </w:pPr>
      <w:r>
        <w:rPr>
          <w:rtl w:val="0"/>
          <w:lang w:val="en-US"/>
        </w:rPr>
        <w:t>△</w:t>
      </w:r>
      <w:r>
        <w:rPr>
          <w:rtl w:val="0"/>
          <w:lang w:val="zh-TW" w:eastAsia="zh-TW"/>
        </w:rPr>
        <w:t>技术员调出物流监控。</w:t>
      </w:r>
    </w:p>
    <w:p>
      <w:pPr>
        <w:pStyle w:val="Normal (Web)"/>
        <w:widowControl w:val="1"/>
      </w:pPr>
      <w:r>
        <w:rPr>
          <w:rtl w:val="0"/>
          <w:lang w:val="zh-TW" w:eastAsia="zh-TW"/>
        </w:rPr>
        <w:t>技术员：女王</w:t>
      </w:r>
      <w:r>
        <w:rPr>
          <w:rFonts w:ascii="Calibri" w:hAnsi="Calibri"/>
          <w:rtl w:val="0"/>
          <w:lang w:val="en-US"/>
        </w:rPr>
        <w:t>,</w:t>
      </w:r>
      <w:r>
        <w:rPr>
          <w:rtl w:val="0"/>
          <w:lang w:val="zh-TW" w:eastAsia="zh-TW"/>
        </w:rPr>
        <w:t>加西亚死前提到的运假弹物流线</w:t>
      </w:r>
      <w:r>
        <w:rPr>
          <w:rFonts w:ascii="Calibri" w:hAnsi="Calibri"/>
          <w:rtl w:val="0"/>
          <w:lang w:val="en-US"/>
        </w:rPr>
        <w:t>,</w:t>
      </w:r>
      <w:r>
        <w:rPr>
          <w:rtl w:val="0"/>
          <w:lang w:val="zh-TW" w:eastAsia="zh-TW"/>
        </w:rPr>
        <w:t>我们顺着工坊出货记录查到了。是城南一家冷链物流公司</w:t>
      </w:r>
      <w:r>
        <w:rPr>
          <w:rFonts w:ascii="Calibri" w:hAnsi="Calibri"/>
          <w:rtl w:val="0"/>
          <w:lang w:val="en-US"/>
        </w:rPr>
        <w:t>,</w:t>
      </w:r>
      <w:r>
        <w:rPr>
          <w:rtl w:val="0"/>
          <w:lang w:val="zh-TW" w:eastAsia="zh-TW"/>
        </w:rPr>
        <w:t>老板姓周</w:t>
      </w:r>
      <w:r>
        <w:rPr>
          <w:rFonts w:ascii="Calibri" w:hAnsi="Calibri"/>
          <w:rtl w:val="0"/>
          <w:lang w:val="en-US"/>
        </w:rPr>
        <w:t>,</w:t>
      </w:r>
      <w:r>
        <w:rPr>
          <w:rtl w:val="0"/>
          <w:lang w:val="zh-TW" w:eastAsia="zh-TW"/>
        </w:rPr>
        <w:t>这半个月往六个小帮派运过货。</w:t>
      </w:r>
    </w:p>
    <w:p>
      <w:pPr>
        <w:pStyle w:val="Normal (Web)"/>
        <w:widowControl w:val="1"/>
      </w:pPr>
      <w:r>
        <w:rPr>
          <w:rFonts w:ascii="Calibri" w:hAnsi="Calibri"/>
          <w:rtl w:val="0"/>
          <w:lang w:val="en-US"/>
        </w:rPr>
        <w:t>Eve</w:t>
      </w:r>
      <w:r>
        <w:rPr>
          <w:rtl w:val="0"/>
          <w:lang w:val="zh-TW" w:eastAsia="zh-TW"/>
        </w:rPr>
        <w:t>：周老板</w:t>
      </w:r>
      <w:r>
        <w:rPr>
          <w:rFonts w:ascii="Calibri" w:hAnsi="Calibri"/>
          <w:rtl w:val="0"/>
          <w:lang w:val="en-US"/>
        </w:rPr>
        <w:t>,</w:t>
      </w:r>
      <w:r>
        <w:rPr>
          <w:rtl w:val="0"/>
          <w:lang w:val="zh-TW" w:eastAsia="zh-TW"/>
        </w:rPr>
        <w:t>跟战斧帮什么关系</w:t>
      </w:r>
      <w:r>
        <w:rPr>
          <w:rFonts w:ascii="Calibri" w:hAnsi="Calibri"/>
          <w:rtl w:val="0"/>
          <w:lang w:val="en-US"/>
        </w:rPr>
        <w:t>?</w:t>
      </w:r>
    </w:p>
    <w:p>
      <w:pPr>
        <w:pStyle w:val="Normal (Web)"/>
        <w:widowControl w:val="1"/>
      </w:pPr>
      <w:r>
        <w:rPr>
          <w:rtl w:val="0"/>
          <w:lang w:val="zh-TW" w:eastAsia="zh-TW"/>
        </w:rPr>
        <w:t>技术员：表面是中立物流商。但他老婆</w:t>
      </w:r>
      <w:r>
        <w:rPr>
          <w:rFonts w:ascii="Calibri" w:hAnsi="Calibri"/>
          <w:rtl w:val="0"/>
          <w:lang w:val="en-US"/>
        </w:rPr>
        <w:t>,</w:t>
      </w:r>
      <w:r>
        <w:rPr>
          <w:rtl w:val="0"/>
          <w:lang w:val="zh-TW" w:eastAsia="zh-TW"/>
        </w:rPr>
        <w:t>是</w:t>
      </w:r>
      <w:r>
        <w:rPr>
          <w:rFonts w:ascii="Calibri" w:hAnsi="Calibri"/>
          <w:rtl w:val="0"/>
          <w:lang w:val="en-US"/>
        </w:rPr>
        <w:t>Victor</w:t>
      </w:r>
      <w:r>
        <w:rPr>
          <w:rtl w:val="0"/>
          <w:lang w:val="zh-TW" w:eastAsia="zh-TW"/>
        </w:rPr>
        <w:t>一个旧部的妹妹。</w:t>
      </w:r>
    </w:p>
    <w:p>
      <w:pPr>
        <w:pStyle w:val="Normal (Web)"/>
        <w:widowControl w:val="1"/>
      </w:pPr>
      <w:r>
        <w:rPr>
          <w:rFonts w:ascii="Calibri" w:hAnsi="Calibri"/>
          <w:rtl w:val="0"/>
          <w:lang w:val="en-US"/>
        </w:rPr>
        <w:t>Eve</w:t>
      </w:r>
      <w:r>
        <w:rPr>
          <w:rtl w:val="0"/>
          <w:lang w:val="zh-TW" w:eastAsia="zh-TW"/>
        </w:rPr>
        <w:t>（冷笑）：藏得够深。</w:t>
      </w:r>
    </w:p>
    <w:p>
      <w:pPr>
        <w:pStyle w:val="Normal (Web)"/>
        <w:widowControl w:val="1"/>
      </w:pPr>
      <w:r>
        <w:rPr>
          <w:rFonts w:ascii="Calibri" w:hAnsi="Calibri"/>
          <w:rtl w:val="0"/>
          <w:lang w:val="en-US"/>
        </w:rPr>
        <w:t>Dante</w:t>
      </w:r>
      <w:r>
        <w:rPr>
          <w:rtl w:val="0"/>
          <w:lang w:val="zh-TW" w:eastAsia="zh-TW"/>
        </w:rPr>
        <w:t>（坐在一旁的轮椅上）：母版你已经拿到</w:t>
      </w:r>
      <w:r>
        <w:rPr>
          <w:rFonts w:ascii="Calibri" w:hAnsi="Calibri"/>
          <w:rtl w:val="0"/>
          <w:lang w:val="en-US"/>
        </w:rPr>
        <w:t>,</w:t>
      </w:r>
      <w:r>
        <w:rPr>
          <w:rtl w:val="0"/>
          <w:lang w:val="zh-TW" w:eastAsia="zh-TW"/>
        </w:rPr>
        <w:t>假弹的源头断了。但已经流出去的那一半</w:t>
      </w:r>
      <w:r>
        <w:rPr>
          <w:rFonts w:ascii="Calibri" w:hAnsi="Calibri"/>
          <w:rtl w:val="0"/>
          <w:lang w:val="en-US"/>
        </w:rPr>
        <w:t>,</w:t>
      </w:r>
      <w:r>
        <w:rPr>
          <w:rtl w:val="0"/>
          <w:lang w:val="zh-TW" w:eastAsia="zh-TW"/>
        </w:rPr>
        <w:t>还在街上。你得趁周老板还没收到加西亚死的消息</w:t>
      </w:r>
      <w:r>
        <w:rPr>
          <w:rFonts w:ascii="Calibri" w:hAnsi="Calibri"/>
          <w:rtl w:val="0"/>
          <w:lang w:val="en-US"/>
        </w:rPr>
        <w:t>,</w:t>
      </w:r>
      <w:r>
        <w:rPr>
          <w:rtl w:val="0"/>
          <w:lang w:val="zh-TW" w:eastAsia="zh-TW"/>
        </w:rPr>
        <w:t>把剩下的货截了</w:t>
      </w:r>
      <w:r>
        <w:rPr>
          <w:rFonts w:ascii="Calibri" w:hAnsi="Calibri"/>
          <w:rtl w:val="0"/>
          <w:lang w:val="en-US"/>
        </w:rPr>
        <w:t>,</w:t>
      </w:r>
      <w:r>
        <w:rPr>
          <w:rtl w:val="0"/>
          <w:lang w:val="zh-TW" w:eastAsia="zh-TW"/>
        </w:rPr>
        <w:t>顺藤摸出</w:t>
      </w:r>
      <w:r>
        <w:rPr>
          <w:rFonts w:ascii="Calibri" w:hAnsi="Calibri"/>
          <w:rtl w:val="0"/>
          <w:lang w:val="en-US"/>
        </w:rPr>
        <w:t>Victor</w:t>
      </w:r>
      <w:r>
        <w:rPr>
          <w:rtl w:val="0"/>
          <w:lang w:val="zh-TW" w:eastAsia="zh-TW"/>
        </w:rPr>
        <w:t>在纽约的总联络人。</w:t>
      </w:r>
    </w:p>
    <w:p>
      <w:pPr>
        <w:pStyle w:val="Normal (Web)"/>
        <w:widowControl w:val="1"/>
      </w:pPr>
      <w:r>
        <w:rPr>
          <w:rFonts w:ascii="Calibri" w:hAnsi="Calibri"/>
          <w:rtl w:val="0"/>
          <w:lang w:val="en-US"/>
        </w:rPr>
        <w:t>Eve</w:t>
      </w:r>
      <w:r>
        <w:rPr>
          <w:rtl w:val="0"/>
          <w:lang w:val="zh-TW" w:eastAsia="zh-TW"/>
        </w:rPr>
        <w:t>：你的意思是</w:t>
      </w:r>
      <w:r>
        <w:rPr>
          <w:rFonts w:ascii="Calibri" w:hAnsi="Calibri"/>
          <w:rtl w:val="0"/>
          <w:lang w:val="en-US"/>
        </w:rPr>
        <w:t>,</w:t>
      </w:r>
      <w:r>
        <w:rPr>
          <w:rtl w:val="0"/>
          <w:lang w:val="zh-TW" w:eastAsia="zh-TW"/>
        </w:rPr>
        <w:t>放长线</w:t>
      </w:r>
      <w:r>
        <w:rPr>
          <w:rFonts w:ascii="Calibri" w:hAnsi="Calibri"/>
          <w:rtl w:val="0"/>
          <w:lang w:val="en-US"/>
        </w:rPr>
        <w:t>?</w:t>
      </w:r>
    </w:p>
    <w:p>
      <w:pPr>
        <w:pStyle w:val="Normal (Web)"/>
        <w:widowControl w:val="1"/>
      </w:pPr>
      <w:r>
        <w:rPr>
          <w:rFonts w:ascii="Calibri" w:hAnsi="Calibri"/>
          <w:rtl w:val="0"/>
          <w:lang w:val="en-US"/>
        </w:rPr>
        <w:t>Dante</w:t>
      </w:r>
      <w:r>
        <w:rPr>
          <w:rtl w:val="0"/>
          <w:lang w:val="zh-TW" w:eastAsia="zh-TW"/>
        </w:rPr>
        <w:t>：周老板只是运货的。</w:t>
      </w:r>
      <w:r>
        <w:rPr>
          <w:rFonts w:ascii="Calibri" w:hAnsi="Calibri"/>
          <w:rtl w:val="0"/>
          <w:lang w:val="en-US"/>
        </w:rPr>
        <w:t>Victor</w:t>
      </w:r>
      <w:r>
        <w:rPr>
          <w:rtl w:val="0"/>
          <w:lang w:val="zh-TW" w:eastAsia="zh-TW"/>
        </w:rPr>
        <w:t>在纽约一定有个统筹的人</w:t>
      </w:r>
      <w:r>
        <w:rPr>
          <w:rFonts w:ascii="Calibri" w:hAnsi="Calibri"/>
          <w:rtl w:val="0"/>
          <w:lang w:val="en-US"/>
        </w:rPr>
        <w:t>,</w:t>
      </w:r>
      <w:r>
        <w:rPr>
          <w:rtl w:val="0"/>
          <w:lang w:val="zh-TW" w:eastAsia="zh-TW"/>
        </w:rPr>
        <w:t>管钱管调度。截了货</w:t>
      </w:r>
      <w:r>
        <w:rPr>
          <w:rFonts w:ascii="Calibri" w:hAnsi="Calibri"/>
          <w:rtl w:val="0"/>
          <w:lang w:val="en-US"/>
        </w:rPr>
        <w:t>,</w:t>
      </w:r>
      <w:r>
        <w:rPr>
          <w:rtl w:val="0"/>
          <w:lang w:val="zh-TW" w:eastAsia="zh-TW"/>
        </w:rPr>
        <w:t>周老板慌了一定联系那个人。</w:t>
      </w:r>
    </w:p>
    <w:p>
      <w:pPr>
        <w:pStyle w:val="Normal (Web)"/>
        <w:widowControl w:val="1"/>
      </w:pPr>
      <w:r>
        <w:rPr>
          <w:rFonts w:ascii="Calibri" w:hAnsi="Calibri"/>
          <w:rtl w:val="0"/>
          <w:lang w:val="en-US"/>
        </w:rPr>
        <w:t>36-2</w:t>
      </w:r>
      <w:r>
        <w:rPr>
          <w:rtl w:val="0"/>
          <w:lang w:val="zh-TW" w:eastAsia="zh-TW"/>
        </w:rPr>
        <w:t>日内</w:t>
      </w:r>
      <w:r>
        <w:rPr>
          <w:rFonts w:ascii="Calibri" w:hAnsi="Calibri"/>
          <w:rtl w:val="0"/>
          <w:lang w:val="zh-TW" w:eastAsia="zh-TW"/>
        </w:rPr>
        <w:t xml:space="preserve"> </w:t>
      </w:r>
      <w:r>
        <w:rPr>
          <w:rFonts w:ascii="Calibri" w:hAnsi="Calibri"/>
          <w:rtl w:val="0"/>
          <w:lang w:val="en-US"/>
        </w:rPr>
        <w:t>Eve</w:t>
      </w:r>
      <w:r>
        <w:rPr>
          <w:rtl w:val="0"/>
          <w:lang w:val="zh-TW" w:eastAsia="zh-TW"/>
        </w:rPr>
        <w:t>的庄园书房</w:t>
      </w:r>
    </w:p>
    <w:p>
      <w:pPr>
        <w:pStyle w:val="Normal (Web)"/>
        <w:widowControl w:val="1"/>
      </w:pPr>
      <w:r>
        <w:rPr>
          <w:rtl w:val="0"/>
          <w:lang w:val="zh-TW" w:eastAsia="zh-TW"/>
        </w:rPr>
        <w:t>人物：</w:t>
      </w:r>
      <w:r>
        <w:rPr>
          <w:rFonts w:ascii="Calibri" w:hAnsi="Calibri"/>
          <w:rtl w:val="0"/>
          <w:lang w:val="en-US"/>
        </w:rPr>
        <w:t>Eve</w:t>
      </w:r>
      <w:r>
        <w:rPr>
          <w:rtl w:val="0"/>
          <w:lang w:val="zh-TW" w:eastAsia="zh-TW"/>
        </w:rPr>
        <w:t>、中立三家代表甲</w:t>
      </w:r>
    </w:p>
    <w:p>
      <w:pPr>
        <w:pStyle w:val="Normal (Web)"/>
        <w:widowControl w:val="1"/>
      </w:pPr>
      <w:r>
        <w:rPr>
          <w:rtl w:val="0"/>
          <w:lang w:val="en-US"/>
        </w:rPr>
        <w:t>△</w:t>
      </w:r>
      <w:r>
        <w:rPr>
          <w:rtl w:val="0"/>
          <w:lang w:val="zh-TW" w:eastAsia="zh-TW"/>
        </w:rPr>
        <w:t>代表甲坐立不安。</w:t>
      </w:r>
    </w:p>
    <w:p>
      <w:pPr>
        <w:pStyle w:val="Normal (Web)"/>
        <w:widowControl w:val="1"/>
      </w:pPr>
      <w:r>
        <w:rPr>
          <w:rtl w:val="0"/>
          <w:lang w:val="zh-TW" w:eastAsia="zh-TW"/>
        </w:rPr>
        <w:t>代表甲：夜枭女士</w:t>
      </w:r>
      <w:r>
        <w:rPr>
          <w:rFonts w:ascii="Calibri" w:hAnsi="Calibri"/>
          <w:rtl w:val="0"/>
          <w:lang w:val="en-US"/>
        </w:rPr>
        <w:t>,</w:t>
      </w:r>
      <w:r>
        <w:rPr>
          <w:rtl w:val="0"/>
          <w:lang w:val="zh-TW" w:eastAsia="zh-TW"/>
        </w:rPr>
        <w:t>街上还在用您的枪火并</w:t>
      </w:r>
      <w:r>
        <w:rPr>
          <w:rFonts w:ascii="Calibri" w:hAnsi="Calibri"/>
          <w:rtl w:val="0"/>
          <w:lang w:val="en-US"/>
        </w:rPr>
        <w:t>,</w:t>
      </w:r>
      <w:r>
        <w:rPr>
          <w:rtl w:val="0"/>
          <w:lang w:val="zh-TW" w:eastAsia="zh-TW"/>
        </w:rPr>
        <w:t>死了好几十号人了。我们三家</w:t>
      </w:r>
      <w:r>
        <w:rPr>
          <w:rFonts w:ascii="Calibri" w:hAnsi="Calibri"/>
          <w:rtl w:val="0"/>
          <w:lang w:val="en-US"/>
        </w:rPr>
        <w:t>,</w:t>
      </w:r>
      <w:r>
        <w:rPr>
          <w:rtl w:val="0"/>
          <w:lang w:val="zh-TW" w:eastAsia="zh-TW"/>
        </w:rPr>
        <w:t>实在扛不住压力</w:t>
      </w:r>
      <w:r>
        <w:rPr>
          <w:rFonts w:ascii="Calibri" w:hAnsi="Calibri"/>
          <w:rtl w:val="0"/>
          <w:lang w:val="en-US"/>
        </w:rPr>
        <w:t>,</w:t>
      </w:r>
      <w:r>
        <w:rPr>
          <w:rtl w:val="0"/>
          <w:lang w:val="zh-TW" w:eastAsia="zh-TW"/>
        </w:rPr>
        <w:t>合同</w:t>
      </w:r>
      <w:r>
        <w:rPr>
          <w:rFonts w:ascii="Calibri" w:hAnsi="Calibri"/>
          <w:rtl w:val="0"/>
          <w:lang w:val="en-US"/>
        </w:rPr>
        <w:t>...</w:t>
      </w:r>
    </w:p>
    <w:p>
      <w:pPr>
        <w:pStyle w:val="Normal (Web)"/>
        <w:widowControl w:val="1"/>
      </w:pPr>
      <w:r>
        <w:rPr>
          <w:rFonts w:ascii="Calibri" w:hAnsi="Calibri"/>
          <w:rtl w:val="0"/>
          <w:lang w:val="en-US"/>
        </w:rPr>
        <w:t>Eve</w:t>
      </w:r>
      <w:r>
        <w:rPr>
          <w:rtl w:val="0"/>
          <w:lang w:val="zh-TW" w:eastAsia="zh-TW"/>
        </w:rPr>
        <w:t>（推过一叠照片）：你先看这个。</w:t>
      </w:r>
    </w:p>
    <w:p>
      <w:pPr>
        <w:pStyle w:val="Normal (Web)"/>
        <w:widowControl w:val="1"/>
      </w:pPr>
      <w:r>
        <w:rPr>
          <w:rtl w:val="0"/>
          <w:lang w:val="en-US"/>
        </w:rPr>
        <w:t>△</w:t>
      </w:r>
      <w:r>
        <w:rPr>
          <w:rtl w:val="0"/>
          <w:lang w:val="zh-TW" w:eastAsia="zh-TW"/>
        </w:rPr>
        <w:t>代表甲翻看</w:t>
      </w:r>
      <w:r>
        <w:rPr>
          <w:rFonts w:ascii="Calibri" w:hAnsi="Calibri"/>
          <w:rtl w:val="0"/>
          <w:lang w:val="en-US"/>
        </w:rPr>
        <w:t>,</w:t>
      </w:r>
      <w:r>
        <w:rPr>
          <w:rtl w:val="0"/>
          <w:lang w:val="zh-TW" w:eastAsia="zh-TW"/>
        </w:rPr>
        <w:t>是加西亚工坊的仿造设备、母版、还有</w:t>
      </w:r>
      <w:r>
        <w:rPr>
          <w:rFonts w:ascii="Calibri" w:hAnsi="Calibri"/>
          <w:rtl w:val="0"/>
          <w:lang w:val="en-US"/>
        </w:rPr>
        <w:t>Victor</w:t>
      </w:r>
      <w:r>
        <w:rPr>
          <w:rtl w:val="0"/>
          <w:lang w:val="zh-TW" w:eastAsia="zh-TW"/>
        </w:rPr>
        <w:t>付款的转账记录。</w:t>
      </w:r>
    </w:p>
    <w:p>
      <w:pPr>
        <w:pStyle w:val="Normal (Web)"/>
        <w:widowControl w:val="1"/>
      </w:pPr>
      <w:r>
        <w:rPr>
          <w:rFonts w:ascii="Calibri" w:hAnsi="Calibri"/>
          <w:rtl w:val="0"/>
          <w:lang w:val="en-US"/>
        </w:rPr>
        <w:t>Eve</w:t>
      </w:r>
      <w:r>
        <w:rPr>
          <w:rtl w:val="0"/>
          <w:lang w:val="zh-TW" w:eastAsia="zh-TW"/>
        </w:rPr>
        <w:t>：街上那些枪</w:t>
      </w:r>
      <w:r>
        <w:rPr>
          <w:rFonts w:ascii="Calibri" w:hAnsi="Calibri"/>
          <w:rtl w:val="0"/>
          <w:lang w:val="en-US"/>
        </w:rPr>
        <w:t>,</w:t>
      </w:r>
      <w:r>
        <w:rPr>
          <w:rtl w:val="0"/>
          <w:lang w:val="zh-TW" w:eastAsia="zh-TW"/>
        </w:rPr>
        <w:t>是仿的。</w:t>
      </w:r>
      <w:r>
        <w:rPr>
          <w:rFonts w:ascii="Calibri" w:hAnsi="Calibri"/>
          <w:rtl w:val="0"/>
          <w:lang w:val="en-US"/>
        </w:rPr>
        <w:t>Victor</w:t>
      </w:r>
      <w:r>
        <w:rPr>
          <w:rtl w:val="0"/>
          <w:lang w:val="zh-TW" w:eastAsia="zh-TW"/>
        </w:rPr>
        <w:t>在莫斯科遥控</w:t>
      </w:r>
      <w:r>
        <w:rPr>
          <w:rFonts w:ascii="Calibri" w:hAnsi="Calibri"/>
          <w:rtl w:val="0"/>
          <w:lang w:val="en-US"/>
        </w:rPr>
        <w:t>,</w:t>
      </w:r>
      <w:r>
        <w:rPr>
          <w:rtl w:val="0"/>
          <w:lang w:val="zh-TW" w:eastAsia="zh-TW"/>
        </w:rPr>
        <w:t>买通加西亚仿我的弹</w:t>
      </w:r>
      <w:r>
        <w:rPr>
          <w:rFonts w:ascii="Calibri" w:hAnsi="Calibri"/>
          <w:rtl w:val="0"/>
          <w:lang w:val="en-US"/>
        </w:rPr>
        <w:t>,</w:t>
      </w:r>
      <w:r>
        <w:rPr>
          <w:rtl w:val="0"/>
          <w:lang w:val="zh-TW" w:eastAsia="zh-TW"/>
        </w:rPr>
        <w:t>搅纽约火并</w:t>
      </w:r>
      <w:r>
        <w:rPr>
          <w:rFonts w:ascii="Calibri" w:hAnsi="Calibri"/>
          <w:rtl w:val="0"/>
          <w:lang w:val="en-US"/>
        </w:rPr>
        <w:t>,</w:t>
      </w:r>
      <w:r>
        <w:rPr>
          <w:rtl w:val="0"/>
          <w:lang w:val="zh-TW" w:eastAsia="zh-TW"/>
        </w:rPr>
        <w:t>就是要泼我脏水</w:t>
      </w:r>
      <w:r>
        <w:rPr>
          <w:rFonts w:ascii="Calibri" w:hAnsi="Calibri"/>
          <w:rtl w:val="0"/>
          <w:lang w:val="en-US"/>
        </w:rPr>
        <w:t>,</w:t>
      </w:r>
      <w:r>
        <w:rPr>
          <w:rtl w:val="0"/>
          <w:lang w:val="zh-TW" w:eastAsia="zh-TW"/>
        </w:rPr>
        <w:t>逼你们退我合同。</w:t>
      </w:r>
    </w:p>
    <w:p>
      <w:pPr>
        <w:pStyle w:val="Normal (Web)"/>
        <w:widowControl w:val="1"/>
      </w:pPr>
      <w:r>
        <w:rPr>
          <w:rtl w:val="0"/>
          <w:lang w:val="zh-TW" w:eastAsia="zh-TW"/>
        </w:rPr>
        <w:t>代表甲（脸色变了）：是战斧帮干的</w:t>
      </w:r>
      <w:r>
        <w:rPr>
          <w:rFonts w:ascii="Calibri" w:hAnsi="Calibri"/>
          <w:rtl w:val="0"/>
          <w:lang w:val="en-US"/>
        </w:rPr>
        <w:t>?</w:t>
      </w:r>
    </w:p>
    <w:p>
      <w:pPr>
        <w:pStyle w:val="Normal (Web)"/>
        <w:widowControl w:val="1"/>
      </w:pPr>
      <w:r>
        <w:rPr>
          <w:rFonts w:ascii="Calibri" w:hAnsi="Calibri"/>
          <w:rtl w:val="0"/>
          <w:lang w:val="en-US"/>
        </w:rPr>
        <w:t>Eve</w:t>
      </w:r>
      <w:r>
        <w:rPr>
          <w:rtl w:val="0"/>
          <w:lang w:val="zh-TW" w:eastAsia="zh-TW"/>
        </w:rPr>
        <w:t>：他赶不走我</w:t>
      </w:r>
      <w:r>
        <w:rPr>
          <w:rFonts w:ascii="Calibri" w:hAnsi="Calibri"/>
          <w:rtl w:val="0"/>
          <w:lang w:val="en-US"/>
        </w:rPr>
        <w:t>,</w:t>
      </w:r>
      <w:r>
        <w:rPr>
          <w:rtl w:val="0"/>
          <w:lang w:val="zh-TW" w:eastAsia="zh-TW"/>
        </w:rPr>
        <w:t>就毁我招牌。你们要是这时候退合同</w:t>
      </w:r>
      <w:r>
        <w:rPr>
          <w:rFonts w:ascii="Calibri" w:hAnsi="Calibri"/>
          <w:rtl w:val="0"/>
          <w:lang w:val="en-US"/>
        </w:rPr>
        <w:t>,</w:t>
      </w:r>
      <w:r>
        <w:rPr>
          <w:rtl w:val="0"/>
          <w:lang w:val="zh-TW" w:eastAsia="zh-TW"/>
        </w:rPr>
        <w:t>正中他下怀。等于帮他证明</w:t>
      </w:r>
      <w:r>
        <w:rPr>
          <w:rFonts w:ascii="Calibri" w:hAnsi="Calibri"/>
          <w:rtl w:val="0"/>
          <w:lang w:val="en-US"/>
        </w:rPr>
        <w:t>,</w:t>
      </w:r>
      <w:r>
        <w:rPr>
          <w:rtl w:val="0"/>
          <w:lang w:val="zh-TW" w:eastAsia="zh-TW"/>
        </w:rPr>
        <w:t>夜枭的枪满街杀人。</w:t>
      </w:r>
    </w:p>
    <w:p>
      <w:pPr>
        <w:pStyle w:val="Normal (Web)"/>
        <w:widowControl w:val="1"/>
      </w:pPr>
      <w:r>
        <w:rPr>
          <w:rtl w:val="0"/>
          <w:lang w:val="zh-TW" w:eastAsia="zh-TW"/>
        </w:rPr>
        <w:t>代表甲（沉默片刻）：那您打算怎么办</w:t>
      </w:r>
      <w:r>
        <w:rPr>
          <w:rFonts w:ascii="Calibri" w:hAnsi="Calibri"/>
          <w:rtl w:val="0"/>
          <w:lang w:val="en-US"/>
        </w:rPr>
        <w:t>?</w:t>
      </w:r>
    </w:p>
    <w:p>
      <w:pPr>
        <w:pStyle w:val="Normal (Web)"/>
        <w:widowControl w:val="1"/>
      </w:pPr>
      <w:r>
        <w:rPr>
          <w:rFonts w:ascii="Calibri" w:hAnsi="Calibri"/>
          <w:rtl w:val="0"/>
          <w:lang w:val="en-US"/>
        </w:rPr>
        <w:t>Eve</w:t>
      </w:r>
      <w:r>
        <w:rPr>
          <w:rtl w:val="0"/>
          <w:lang w:val="zh-TW" w:eastAsia="zh-TW"/>
        </w:rPr>
        <w:t>：三天。给我三天</w:t>
      </w:r>
      <w:r>
        <w:rPr>
          <w:rFonts w:ascii="Calibri" w:hAnsi="Calibri"/>
          <w:rtl w:val="0"/>
          <w:lang w:val="en-US"/>
        </w:rPr>
        <w:t>,</w:t>
      </w:r>
      <w:r>
        <w:rPr>
          <w:rtl w:val="0"/>
          <w:lang w:val="zh-TW" w:eastAsia="zh-TW"/>
        </w:rPr>
        <w:t>我把这条假弹线连根拔了</w:t>
      </w:r>
      <w:r>
        <w:rPr>
          <w:rFonts w:ascii="Calibri" w:hAnsi="Calibri"/>
          <w:rtl w:val="0"/>
          <w:lang w:val="en-US"/>
        </w:rPr>
        <w:t>,</w:t>
      </w:r>
      <w:r>
        <w:rPr>
          <w:rtl w:val="0"/>
          <w:lang w:val="zh-TW" w:eastAsia="zh-TW"/>
        </w:rPr>
        <w:t>把真相放出去。到时候</w:t>
      </w:r>
      <w:r>
        <w:rPr>
          <w:rFonts w:ascii="Calibri" w:hAnsi="Calibri"/>
          <w:rtl w:val="0"/>
          <w:lang w:val="en-US"/>
        </w:rPr>
        <w:t>,</w:t>
      </w:r>
      <w:r>
        <w:rPr>
          <w:rtl w:val="0"/>
          <w:lang w:val="zh-TW" w:eastAsia="zh-TW"/>
        </w:rPr>
        <w:t>纽约都知道</w:t>
      </w:r>
      <w:r>
        <w:rPr>
          <w:rFonts w:ascii="Calibri" w:hAnsi="Calibri"/>
          <w:rtl w:val="0"/>
          <w:lang w:val="en-US"/>
        </w:rPr>
        <w:t>,</w:t>
      </w:r>
      <w:r>
        <w:rPr>
          <w:rtl w:val="0"/>
          <w:lang w:val="zh-TW" w:eastAsia="zh-TW"/>
        </w:rPr>
        <w:t>乱街的不是夜枭</w:t>
      </w:r>
      <w:r>
        <w:rPr>
          <w:rFonts w:ascii="Calibri" w:hAnsi="Calibri"/>
          <w:rtl w:val="0"/>
          <w:lang w:val="en-US"/>
        </w:rPr>
        <w:t>,</w:t>
      </w:r>
      <w:r>
        <w:rPr>
          <w:rtl w:val="0"/>
          <w:lang w:val="zh-TW" w:eastAsia="zh-TW"/>
        </w:rPr>
        <w:t>是</w:t>
      </w:r>
      <w:r>
        <w:rPr>
          <w:rFonts w:ascii="Calibri" w:hAnsi="Calibri"/>
          <w:rtl w:val="0"/>
          <w:lang w:val="en-US"/>
        </w:rPr>
        <w:t>Victor</w:t>
      </w:r>
      <w:r>
        <w:rPr>
          <w:rtl w:val="0"/>
          <w:lang w:val="zh-TW" w:eastAsia="zh-TW"/>
        </w:rPr>
        <w:t>。你们要退</w:t>
      </w:r>
      <w:r>
        <w:rPr>
          <w:rFonts w:ascii="Calibri" w:hAnsi="Calibri"/>
          <w:rtl w:val="0"/>
          <w:lang w:val="en-US"/>
        </w:rPr>
        <w:t>,</w:t>
      </w:r>
      <w:r>
        <w:rPr>
          <w:rtl w:val="0"/>
          <w:lang w:val="zh-TW" w:eastAsia="zh-TW"/>
        </w:rPr>
        <w:t>三天后再说。</w:t>
      </w:r>
    </w:p>
    <w:p>
      <w:pPr>
        <w:pStyle w:val="Normal (Web)"/>
        <w:widowControl w:val="1"/>
      </w:pPr>
      <w:r>
        <w:rPr>
          <w:rtl w:val="0"/>
          <w:lang w:val="en-US"/>
        </w:rPr>
        <w:t>△</w:t>
      </w:r>
      <w:r>
        <w:rPr>
          <w:rtl w:val="0"/>
          <w:lang w:val="zh-TW" w:eastAsia="zh-TW"/>
        </w:rPr>
        <w:t>代表甲攥着照片</w:t>
      </w:r>
      <w:r>
        <w:rPr>
          <w:rFonts w:ascii="Calibri" w:hAnsi="Calibri"/>
          <w:rtl w:val="0"/>
          <w:lang w:val="en-US"/>
        </w:rPr>
        <w:t>,</w:t>
      </w:r>
      <w:r>
        <w:rPr>
          <w:rtl w:val="0"/>
          <w:lang w:val="zh-TW" w:eastAsia="zh-TW"/>
        </w:rPr>
        <w:t>点了头。</w:t>
      </w:r>
    </w:p>
    <w:p>
      <w:pPr>
        <w:pStyle w:val="Normal (Web)"/>
        <w:widowControl w:val="1"/>
      </w:pPr>
      <w:r>
        <w:rPr>
          <w:rFonts w:ascii="Calibri" w:hAnsi="Calibri"/>
          <w:rtl w:val="0"/>
          <w:lang w:val="en-US"/>
        </w:rPr>
        <w:t>36-3</w:t>
      </w:r>
      <w:r>
        <w:rPr>
          <w:rtl w:val="0"/>
          <w:lang w:val="zh-TW" w:eastAsia="zh-TW"/>
        </w:rPr>
        <w:t>夜内城南冷链物流公司</w:t>
      </w:r>
    </w:p>
    <w:p>
      <w:pPr>
        <w:pStyle w:val="Normal (Web)"/>
        <w:widowControl w:val="1"/>
      </w:pPr>
      <w:r>
        <w:rPr>
          <w:rtl w:val="0"/>
          <w:lang w:val="zh-TW" w:eastAsia="zh-TW"/>
        </w:rPr>
        <w:t>人物：周老板、</w:t>
      </w:r>
      <w:r>
        <w:rPr>
          <w:rFonts w:ascii="Calibri" w:hAnsi="Calibri"/>
          <w:rtl w:val="0"/>
          <w:lang w:val="en-US"/>
        </w:rPr>
        <w:t>Victor</w:t>
      </w:r>
      <w:r>
        <w:rPr>
          <w:rtl w:val="0"/>
          <w:lang w:val="zh-TW" w:eastAsia="zh-TW"/>
        </w:rPr>
        <w:t>联络人</w:t>
      </w:r>
    </w:p>
    <w:p>
      <w:pPr>
        <w:pStyle w:val="Normal (Web)"/>
        <w:widowControl w:val="1"/>
      </w:pPr>
      <w:r>
        <w:rPr>
          <w:rtl w:val="0"/>
          <w:lang w:val="en-US"/>
        </w:rPr>
        <w:t>△</w:t>
      </w:r>
      <w:r>
        <w:rPr>
          <w:rtl w:val="0"/>
          <w:lang w:val="zh-TW" w:eastAsia="zh-TW"/>
        </w:rPr>
        <w:t>周老板慌张地打电话。</w:t>
      </w:r>
    </w:p>
    <w:p>
      <w:pPr>
        <w:pStyle w:val="Normal (Web)"/>
        <w:widowControl w:val="1"/>
      </w:pPr>
      <w:r>
        <w:rPr>
          <w:rtl w:val="0"/>
          <w:lang w:val="zh-TW" w:eastAsia="zh-TW"/>
        </w:rPr>
        <w:t>周老板：加西亚死了</w:t>
      </w:r>
      <w:r>
        <w:rPr>
          <w:rFonts w:ascii="Calibri" w:hAnsi="Calibri"/>
          <w:rtl w:val="0"/>
          <w:lang w:val="en-US"/>
        </w:rPr>
        <w:t>?</w:t>
      </w:r>
      <w:r>
        <w:rPr>
          <w:rtl w:val="0"/>
          <w:lang w:val="zh-TW" w:eastAsia="zh-TW"/>
        </w:rPr>
        <w:t>货被夜枭截了</w:t>
      </w:r>
      <w:r>
        <w:rPr>
          <w:rFonts w:ascii="Calibri" w:hAnsi="Calibri"/>
          <w:rtl w:val="0"/>
          <w:lang w:val="en-US"/>
        </w:rPr>
        <w:t>?</w:t>
      </w:r>
      <w:r>
        <w:rPr>
          <w:rtl w:val="0"/>
          <w:lang w:val="zh-TW" w:eastAsia="zh-TW"/>
        </w:rPr>
        <w:t>那我手里这批怎么办</w:t>
      </w:r>
      <w:r>
        <w:rPr>
          <w:rFonts w:ascii="Calibri" w:hAnsi="Calibri"/>
          <w:rtl w:val="0"/>
          <w:lang w:val="en-US"/>
        </w:rPr>
        <w:t>?</w:t>
      </w:r>
    </w:p>
    <w:p>
      <w:pPr>
        <w:pStyle w:val="Normal (Web)"/>
        <w:widowControl w:val="1"/>
      </w:pPr>
      <w:r>
        <w:rPr>
          <w:rtl w:val="0"/>
          <w:lang w:val="zh-TW" w:eastAsia="zh-TW"/>
        </w:rPr>
        <w:t>联络人（电话</w:t>
      </w:r>
      <w:r>
        <w:rPr>
          <w:rFonts w:ascii="Calibri" w:hAnsi="Calibri"/>
          <w:rtl w:val="0"/>
          <w:lang w:val="en-US"/>
        </w:rPr>
        <w:t>VO</w:t>
      </w:r>
      <w:r>
        <w:rPr>
          <w:rtl w:val="0"/>
          <w:lang w:val="zh-TW" w:eastAsia="zh-TW"/>
        </w:rPr>
        <w:t>）：别慌。东西先藏好</w:t>
      </w:r>
      <w:r>
        <w:rPr>
          <w:rFonts w:ascii="Calibri" w:hAnsi="Calibri"/>
          <w:rtl w:val="0"/>
          <w:lang w:val="en-US"/>
        </w:rPr>
        <w:t>,</w:t>
      </w:r>
      <w:r>
        <w:rPr>
          <w:rtl w:val="0"/>
          <w:lang w:val="zh-TW" w:eastAsia="zh-TW"/>
        </w:rPr>
        <w:t>别让人查到运单。我马上向首领请示。</w:t>
      </w:r>
    </w:p>
    <w:p>
      <w:pPr>
        <w:pStyle w:val="Normal (Web)"/>
        <w:widowControl w:val="1"/>
      </w:pPr>
      <w:r>
        <w:rPr>
          <w:rtl w:val="0"/>
          <w:lang w:val="zh-TW" w:eastAsia="zh-TW"/>
        </w:rPr>
        <w:t>周老板：万一夜枭顺着货查到我</w:t>
      </w:r>
      <w:r>
        <w:rPr>
          <w:rFonts w:ascii="Calibri" w:hAnsi="Calibri"/>
          <w:rtl w:val="0"/>
          <w:lang w:val="en-US"/>
        </w:rPr>
        <w:t>...</w:t>
      </w:r>
    </w:p>
    <w:p>
      <w:pPr>
        <w:pStyle w:val="Normal (Web)"/>
        <w:widowControl w:val="1"/>
      </w:pPr>
      <w:r>
        <w:rPr>
          <w:rtl w:val="0"/>
          <w:lang w:val="zh-TW" w:eastAsia="zh-TW"/>
        </w:rPr>
        <w:t>联络人（电话</w:t>
      </w:r>
      <w:r>
        <w:rPr>
          <w:rFonts w:ascii="Calibri" w:hAnsi="Calibri"/>
          <w:rtl w:val="0"/>
          <w:lang w:val="en-US"/>
        </w:rPr>
        <w:t>VO</w:t>
      </w:r>
      <w:r>
        <w:rPr>
          <w:rtl w:val="0"/>
          <w:lang w:val="zh-TW" w:eastAsia="zh-TW"/>
        </w:rPr>
        <w:t>）：你按兵不动。明晚老地方</w:t>
      </w:r>
      <w:r>
        <w:rPr>
          <w:rFonts w:ascii="Calibri" w:hAnsi="Calibri"/>
          <w:rtl w:val="0"/>
          <w:lang w:val="en-US"/>
        </w:rPr>
        <w:t>,</w:t>
      </w:r>
      <w:r>
        <w:rPr>
          <w:rtl w:val="0"/>
          <w:lang w:val="zh-TW" w:eastAsia="zh-TW"/>
        </w:rPr>
        <w:t>我亲自来接货</w:t>
      </w:r>
      <w:r>
        <w:rPr>
          <w:rFonts w:ascii="Calibri" w:hAnsi="Calibri"/>
          <w:rtl w:val="0"/>
          <w:lang w:val="en-US"/>
        </w:rPr>
        <w:t>,</w:t>
      </w:r>
      <w:r>
        <w:rPr>
          <w:rtl w:val="0"/>
          <w:lang w:val="zh-TW" w:eastAsia="zh-TW"/>
        </w:rPr>
        <w:t>转移走。</w:t>
      </w:r>
    </w:p>
    <w:p>
      <w:pPr>
        <w:pStyle w:val="Normal (Web)"/>
        <w:widowControl w:val="1"/>
      </w:pPr>
      <w:r>
        <w:rPr>
          <w:rtl w:val="0"/>
          <w:lang w:val="en-US"/>
        </w:rPr>
        <w:t>△</w:t>
      </w:r>
      <w:r>
        <w:rPr>
          <w:rtl w:val="0"/>
          <w:lang w:val="zh-TW" w:eastAsia="zh-TW"/>
        </w:rPr>
        <w:t>周老板挂了电话</w:t>
      </w:r>
      <w:r>
        <w:rPr>
          <w:rFonts w:ascii="Calibri" w:hAnsi="Calibri"/>
          <w:rtl w:val="0"/>
          <w:lang w:val="en-US"/>
        </w:rPr>
        <w:t>,</w:t>
      </w:r>
      <w:r>
        <w:rPr>
          <w:rtl w:val="0"/>
          <w:lang w:val="zh-TW" w:eastAsia="zh-TW"/>
        </w:rPr>
        <w:t>擦了把汗。</w:t>
      </w:r>
    </w:p>
    <w:p>
      <w:pPr>
        <w:pStyle w:val="Normal (Web)"/>
        <w:widowControl w:val="1"/>
      </w:pPr>
      <w:r>
        <w:rPr>
          <w:rtl w:val="0"/>
          <w:lang w:val="en-US"/>
        </w:rPr>
        <w:t>△</w:t>
      </w:r>
      <w:r>
        <w:rPr>
          <w:rtl w:val="0"/>
          <w:lang w:val="zh-TW" w:eastAsia="zh-TW"/>
        </w:rPr>
        <w:t>【卡点】镜头切到物流公司对面的车里</w:t>
      </w:r>
      <w:r>
        <w:rPr>
          <w:rFonts w:ascii="Calibri" w:hAnsi="Calibri"/>
          <w:rtl w:val="0"/>
          <w:lang w:val="en-US"/>
        </w:rPr>
        <w:t>,Eve</w:t>
      </w:r>
      <w:r>
        <w:rPr>
          <w:rtl w:val="0"/>
          <w:lang w:val="zh-TW" w:eastAsia="zh-TW"/>
        </w:rPr>
        <w:t>的人正盯着</w:t>
      </w:r>
      <w:r>
        <w:rPr>
          <w:rFonts w:ascii="Calibri" w:hAnsi="Calibri"/>
          <w:rtl w:val="0"/>
          <w:lang w:val="en-US"/>
        </w:rPr>
        <w:t>,</w:t>
      </w:r>
      <w:r>
        <w:rPr>
          <w:rtl w:val="0"/>
          <w:lang w:val="zh-TW" w:eastAsia="zh-TW"/>
        </w:rPr>
        <w:t>把周老板的通话录了下来。</w:t>
      </w:r>
    </w:p>
    <w:p>
      <w:pPr>
        <w:pStyle w:val="Normal (Web)"/>
        <w:widowControl w:val="1"/>
      </w:pPr>
    </w:p>
    <w:p>
      <w:pPr>
        <w:pStyle w:val="Normal (Web)"/>
        <w:widowControl w:val="1"/>
      </w:pPr>
    </w:p>
    <w:p>
      <w:pPr>
        <w:pStyle w:val="Normal (Web)"/>
        <w:widowControl w:val="1"/>
      </w:pPr>
    </w:p>
    <w:p>
      <w:pPr>
        <w:pStyle w:val="Normal (Web)"/>
        <w:widowControl w:val="1"/>
      </w:pPr>
    </w:p>
    <w:p>
      <w:pPr>
        <w:pStyle w:val="Normal (Web)"/>
        <w:widowControl w:val="1"/>
      </w:pPr>
    </w:p>
    <w:p>
      <w:pPr>
        <w:pStyle w:val="Normal (Web)"/>
        <w:widowControl w:val="1"/>
        <w:rPr>
          <w:lang w:val="zh-TW" w:eastAsia="zh-TW"/>
        </w:rPr>
      </w:pPr>
      <w:r>
        <w:rPr>
          <w:rtl w:val="0"/>
          <w:lang w:val="zh-TW" w:eastAsia="zh-TW"/>
        </w:rPr>
        <w:t>第三十七集</w:t>
      </w:r>
    </w:p>
    <w:p>
      <w:pPr>
        <w:pStyle w:val="Normal (Web)"/>
        <w:widowControl w:val="1"/>
      </w:pPr>
      <w:r>
        <w:rPr>
          <w:rFonts w:ascii="Calibri" w:hAnsi="Calibri"/>
          <w:rtl w:val="0"/>
          <w:lang w:val="en-US"/>
        </w:rPr>
        <w:t>37-1</w:t>
      </w:r>
      <w:r>
        <w:rPr>
          <w:rtl w:val="0"/>
          <w:lang w:val="zh-TW" w:eastAsia="zh-TW"/>
        </w:rPr>
        <w:t>夜外城南物流公司</w:t>
      </w:r>
      <w:r>
        <w:rPr>
          <w:rFonts w:ascii="Calibri" w:hAnsi="Calibri"/>
          <w:rtl w:val="0"/>
          <w:lang w:val="zh-TW" w:eastAsia="zh-TW"/>
        </w:rPr>
        <w:t xml:space="preserve"> </w:t>
      </w:r>
      <w:r>
        <w:rPr>
          <w:rtl w:val="0"/>
          <w:lang w:val="zh-TW" w:eastAsia="zh-TW"/>
        </w:rPr>
        <w:t>仓库后巷</w:t>
      </w:r>
    </w:p>
    <w:p>
      <w:pPr>
        <w:pStyle w:val="Normal (Web)"/>
        <w:widowControl w:val="1"/>
      </w:pPr>
      <w:r>
        <w:rPr>
          <w:rtl w:val="0"/>
          <w:lang w:val="zh-TW" w:eastAsia="zh-TW"/>
        </w:rPr>
        <w:t>人物：</w:t>
      </w:r>
      <w:r>
        <w:rPr>
          <w:rFonts w:ascii="Calibri" w:hAnsi="Calibri"/>
          <w:rtl w:val="0"/>
          <w:lang w:val="en-US"/>
        </w:rPr>
        <w:t>Eve</w:t>
      </w:r>
      <w:r>
        <w:rPr>
          <w:rtl w:val="0"/>
          <w:lang w:val="zh-TW" w:eastAsia="zh-TW"/>
        </w:rPr>
        <w:t>、</w:t>
      </w:r>
      <w:r>
        <w:rPr>
          <w:rFonts w:ascii="Calibri" w:hAnsi="Calibri"/>
          <w:rtl w:val="0"/>
          <w:lang w:val="en-US"/>
        </w:rPr>
        <w:t>Dante</w:t>
      </w:r>
      <w:r>
        <w:rPr>
          <w:rtl w:val="0"/>
          <w:lang w:val="zh-TW" w:eastAsia="zh-TW"/>
        </w:rPr>
        <w:t>、保镖、</w:t>
      </w:r>
      <w:r>
        <w:rPr>
          <w:rFonts w:ascii="Calibri" w:hAnsi="Calibri"/>
          <w:rtl w:val="0"/>
          <w:lang w:val="en-US"/>
        </w:rPr>
        <w:t>Victor</w:t>
      </w:r>
      <w:r>
        <w:rPr>
          <w:rtl w:val="0"/>
          <w:lang w:val="zh-TW" w:eastAsia="zh-TW"/>
        </w:rPr>
        <w:t>联络人、周老板</w:t>
      </w:r>
    </w:p>
    <w:p>
      <w:pPr>
        <w:pStyle w:val="Normal (Web)"/>
        <w:widowControl w:val="1"/>
      </w:pPr>
      <w:r>
        <w:rPr>
          <w:rtl w:val="0"/>
          <w:lang w:val="en-US"/>
        </w:rPr>
        <w:t>△</w:t>
      </w:r>
      <w:r>
        <w:rPr>
          <w:rtl w:val="0"/>
          <w:lang w:val="zh-TW" w:eastAsia="zh-TW"/>
        </w:rPr>
        <w:t>一辆没牌照的车停在仓库后门。一个西装男下车</w:t>
      </w:r>
      <w:r>
        <w:rPr>
          <w:rFonts w:ascii="Calibri" w:hAnsi="Calibri"/>
          <w:rtl w:val="0"/>
          <w:lang w:val="en-US"/>
        </w:rPr>
        <w:t>,</w:t>
      </w:r>
      <w:r>
        <w:rPr>
          <w:rtl w:val="0"/>
          <w:lang w:val="zh-TW" w:eastAsia="zh-TW"/>
        </w:rPr>
        <w:t>正是</w:t>
      </w:r>
      <w:r>
        <w:rPr>
          <w:rFonts w:ascii="Calibri" w:hAnsi="Calibri"/>
          <w:rtl w:val="0"/>
          <w:lang w:val="en-US"/>
        </w:rPr>
        <w:t>Victor</w:t>
      </w:r>
      <w:r>
        <w:rPr>
          <w:rtl w:val="0"/>
          <w:lang w:val="zh-TW" w:eastAsia="zh-TW"/>
        </w:rPr>
        <w:t>的联络人。周老板把一批货搬上车。</w:t>
      </w:r>
    </w:p>
    <w:p>
      <w:pPr>
        <w:pStyle w:val="Normal (Web)"/>
        <w:widowControl w:val="1"/>
      </w:pPr>
      <w:r>
        <w:rPr>
          <w:rtl w:val="0"/>
          <w:lang w:val="en-US"/>
        </w:rPr>
        <w:t>△</w:t>
      </w:r>
      <w:r>
        <w:rPr>
          <w:rFonts w:ascii="Calibri" w:hAnsi="Calibri"/>
          <w:rtl w:val="0"/>
          <w:lang w:val="en-US"/>
        </w:rPr>
        <w:t>Eve</w:t>
      </w:r>
      <w:r>
        <w:rPr>
          <w:rtl w:val="0"/>
          <w:lang w:val="zh-TW" w:eastAsia="zh-TW"/>
        </w:rPr>
        <w:t>的人埋伏在巷口阴影里。</w:t>
      </w:r>
      <w:r>
        <w:rPr>
          <w:rFonts w:ascii="Calibri" w:hAnsi="Calibri"/>
          <w:rtl w:val="0"/>
          <w:lang w:val="en-US"/>
        </w:rPr>
        <w:t>Eve</w:t>
      </w:r>
      <w:r>
        <w:rPr>
          <w:rtl w:val="0"/>
          <w:lang w:val="zh-TW" w:eastAsia="zh-TW"/>
        </w:rPr>
        <w:t>推着</w:t>
      </w:r>
      <w:r>
        <w:rPr>
          <w:rFonts w:ascii="Calibri" w:hAnsi="Calibri"/>
          <w:rtl w:val="0"/>
          <w:lang w:val="en-US"/>
        </w:rPr>
        <w:t>Dante,</w:t>
      </w:r>
      <w:r>
        <w:rPr>
          <w:rtl w:val="0"/>
          <w:lang w:val="zh-TW" w:eastAsia="zh-TW"/>
        </w:rPr>
        <w:t>藏在一辆货车后。</w:t>
      </w:r>
    </w:p>
    <w:p>
      <w:pPr>
        <w:pStyle w:val="Normal (Web)"/>
        <w:widowControl w:val="1"/>
      </w:pPr>
      <w:r>
        <w:rPr>
          <w:rFonts w:ascii="Calibri" w:hAnsi="Calibri"/>
          <w:rtl w:val="0"/>
          <w:lang w:val="en-US"/>
        </w:rPr>
        <w:t>Dante</w:t>
      </w:r>
      <w:r>
        <w:rPr>
          <w:rtl w:val="0"/>
          <w:lang w:val="zh-TW" w:eastAsia="zh-TW"/>
        </w:rPr>
        <w:t>（低声）：等他把货装完上车</w:t>
      </w:r>
      <w:r>
        <w:rPr>
          <w:rFonts w:ascii="Calibri" w:hAnsi="Calibri"/>
          <w:rtl w:val="0"/>
          <w:lang w:val="en-US"/>
        </w:rPr>
        <w:t>,</w:t>
      </w:r>
      <w:r>
        <w:rPr>
          <w:rtl w:val="0"/>
          <w:lang w:val="zh-TW" w:eastAsia="zh-TW"/>
        </w:rPr>
        <w:t>再动手。人赃俱获</w:t>
      </w:r>
      <w:r>
        <w:rPr>
          <w:rFonts w:ascii="Calibri" w:hAnsi="Calibri"/>
          <w:rtl w:val="0"/>
          <w:lang w:val="en-US"/>
        </w:rPr>
        <w:t>,</w:t>
      </w:r>
      <w:r>
        <w:rPr>
          <w:rtl w:val="0"/>
          <w:lang w:val="zh-TW" w:eastAsia="zh-TW"/>
        </w:rPr>
        <w:t>他赖不掉。</w:t>
      </w:r>
    </w:p>
    <w:p>
      <w:pPr>
        <w:pStyle w:val="Normal (Web)"/>
        <w:widowControl w:val="1"/>
      </w:pPr>
      <w:r>
        <w:rPr>
          <w:rtl w:val="0"/>
          <w:lang w:val="en-US"/>
        </w:rPr>
        <w:t>△</w:t>
      </w:r>
      <w:r>
        <w:rPr>
          <w:rtl w:val="0"/>
          <w:lang w:val="zh-TW" w:eastAsia="zh-TW"/>
        </w:rPr>
        <w:t>联络人把最后一箱货搬上车</w:t>
      </w:r>
      <w:r>
        <w:rPr>
          <w:rFonts w:ascii="Calibri" w:hAnsi="Calibri"/>
          <w:rtl w:val="0"/>
          <w:lang w:val="en-US"/>
        </w:rPr>
        <w:t>,</w:t>
      </w:r>
      <w:r>
        <w:rPr>
          <w:rtl w:val="0"/>
          <w:lang w:val="zh-TW" w:eastAsia="zh-TW"/>
        </w:rPr>
        <w:t>刚要上车。</w:t>
      </w:r>
    </w:p>
    <w:p>
      <w:pPr>
        <w:pStyle w:val="Normal (Web)"/>
        <w:widowControl w:val="1"/>
      </w:pPr>
      <w:r>
        <w:rPr>
          <w:rFonts w:ascii="Calibri" w:hAnsi="Calibri"/>
          <w:rtl w:val="0"/>
          <w:lang w:val="en-US"/>
        </w:rPr>
        <w:t>Eve</w:t>
      </w:r>
      <w:r>
        <w:rPr>
          <w:rtl w:val="0"/>
          <w:lang w:val="zh-TW" w:eastAsia="zh-TW"/>
        </w:rPr>
        <w:t>（走出阴影</w:t>
      </w:r>
      <w:r>
        <w:rPr>
          <w:rFonts w:ascii="Calibri" w:hAnsi="Calibri"/>
          <w:rtl w:val="0"/>
          <w:lang w:val="en-US"/>
        </w:rPr>
        <w:t>,</w:t>
      </w:r>
      <w:r>
        <w:rPr>
          <w:rtl w:val="0"/>
          <w:lang w:val="zh-TW" w:eastAsia="zh-TW"/>
        </w:rPr>
        <w:t>枪口对准他）：搬这么晚</w:t>
      </w:r>
      <w:r>
        <w:rPr>
          <w:rFonts w:ascii="Calibri" w:hAnsi="Calibri"/>
          <w:rtl w:val="0"/>
          <w:lang w:val="en-US"/>
        </w:rPr>
        <w:t>,</w:t>
      </w:r>
      <w:r>
        <w:rPr>
          <w:rtl w:val="0"/>
          <w:lang w:val="zh-TW" w:eastAsia="zh-TW"/>
        </w:rPr>
        <w:t>辛苦了。</w:t>
      </w:r>
    </w:p>
    <w:p>
      <w:pPr>
        <w:pStyle w:val="Normal (Web)"/>
        <w:widowControl w:val="1"/>
      </w:pPr>
      <w:r>
        <w:rPr>
          <w:rtl w:val="0"/>
          <w:lang w:val="en-US"/>
        </w:rPr>
        <w:t>△</w:t>
      </w:r>
      <w:r>
        <w:rPr>
          <w:rtl w:val="0"/>
          <w:lang w:val="zh-TW" w:eastAsia="zh-TW"/>
        </w:rPr>
        <w:t>联络人一惊</w:t>
      </w:r>
      <w:r>
        <w:rPr>
          <w:rFonts w:ascii="Calibri" w:hAnsi="Calibri"/>
          <w:rtl w:val="0"/>
          <w:lang w:val="en-US"/>
        </w:rPr>
        <w:t>,</w:t>
      </w:r>
      <w:r>
        <w:rPr>
          <w:rtl w:val="0"/>
          <w:lang w:val="zh-TW" w:eastAsia="zh-TW"/>
        </w:rPr>
        <w:t>想拔枪</w:t>
      </w:r>
      <w:r>
        <w:rPr>
          <w:rFonts w:ascii="Calibri" w:hAnsi="Calibri"/>
          <w:rtl w:val="0"/>
          <w:lang w:val="en-US"/>
        </w:rPr>
        <w:t>,</w:t>
      </w:r>
      <w:r>
        <w:rPr>
          <w:rtl w:val="0"/>
          <w:lang w:val="zh-TW" w:eastAsia="zh-TW"/>
        </w:rPr>
        <w:t>被保镖按住。周老板瘫坐在地。</w:t>
      </w:r>
    </w:p>
    <w:p>
      <w:pPr>
        <w:pStyle w:val="Normal (Web)"/>
        <w:widowControl w:val="1"/>
      </w:pPr>
      <w:r>
        <w:rPr>
          <w:rFonts w:ascii="Calibri" w:hAnsi="Calibri"/>
          <w:rtl w:val="0"/>
          <w:lang w:val="en-US"/>
        </w:rPr>
        <w:t>Eve</w:t>
      </w:r>
      <w:r>
        <w:rPr>
          <w:rtl w:val="0"/>
          <w:lang w:val="zh-TW" w:eastAsia="zh-TW"/>
        </w:rPr>
        <w:t>（走到联络人面前）：</w:t>
      </w:r>
      <w:r>
        <w:rPr>
          <w:rFonts w:ascii="Calibri" w:hAnsi="Calibri"/>
          <w:rtl w:val="0"/>
          <w:lang w:val="en-US"/>
        </w:rPr>
        <w:t>Victor</w:t>
      </w:r>
      <w:r>
        <w:rPr>
          <w:rtl w:val="0"/>
          <w:lang w:val="zh-TW" w:eastAsia="zh-TW"/>
        </w:rPr>
        <w:t>在纽约的管家</w:t>
      </w:r>
      <w:r>
        <w:rPr>
          <w:rFonts w:ascii="Calibri" w:hAnsi="Calibri"/>
          <w:rtl w:val="0"/>
          <w:lang w:val="en-US"/>
        </w:rPr>
        <w:t>,</w:t>
      </w:r>
      <w:r>
        <w:rPr>
          <w:rtl w:val="0"/>
          <w:lang w:val="zh-TW" w:eastAsia="zh-TW"/>
        </w:rPr>
        <w:t>就是你吧。管钱</w:t>
      </w:r>
      <w:r>
        <w:rPr>
          <w:rFonts w:ascii="Calibri" w:hAnsi="Calibri"/>
          <w:rtl w:val="0"/>
          <w:lang w:val="en-US"/>
        </w:rPr>
        <w:t>,</w:t>
      </w:r>
      <w:r>
        <w:rPr>
          <w:rtl w:val="0"/>
          <w:lang w:val="zh-TW" w:eastAsia="zh-TW"/>
        </w:rPr>
        <w:t>管调度</w:t>
      </w:r>
      <w:r>
        <w:rPr>
          <w:rFonts w:ascii="Calibri" w:hAnsi="Calibri"/>
          <w:rtl w:val="0"/>
          <w:lang w:val="en-US"/>
        </w:rPr>
        <w:t>,</w:t>
      </w:r>
      <w:r>
        <w:rPr>
          <w:rtl w:val="0"/>
          <w:lang w:val="zh-TW" w:eastAsia="zh-TW"/>
        </w:rPr>
        <w:t>管假弹分发。</w:t>
      </w:r>
    </w:p>
    <w:p>
      <w:pPr>
        <w:pStyle w:val="Normal (Web)"/>
        <w:widowControl w:val="1"/>
        <w:rPr>
          <w:lang w:val="zh-TW" w:eastAsia="zh-TW"/>
        </w:rPr>
      </w:pPr>
      <w:r>
        <w:rPr>
          <w:rtl w:val="0"/>
          <w:lang w:val="zh-TW" w:eastAsia="zh-TW"/>
        </w:rPr>
        <w:t>联络人（嘴硬）：我不知道你在说什么。</w:t>
      </w:r>
    </w:p>
    <w:p>
      <w:pPr>
        <w:pStyle w:val="Normal (Web)"/>
        <w:widowControl w:val="1"/>
      </w:pPr>
      <w:r>
        <w:rPr>
          <w:rtl w:val="0"/>
          <w:lang w:val="en-US"/>
        </w:rPr>
        <w:t>△</w:t>
      </w:r>
      <w:r>
        <w:rPr>
          <w:rFonts w:ascii="Calibri" w:hAnsi="Calibri"/>
          <w:rtl w:val="0"/>
          <w:lang w:val="en-US"/>
        </w:rPr>
        <w:t>Eve</w:t>
      </w:r>
      <w:r>
        <w:rPr>
          <w:rtl w:val="0"/>
          <w:lang w:val="zh-TW" w:eastAsia="zh-TW"/>
        </w:rPr>
        <w:t>打了个响指</w:t>
      </w:r>
      <w:r>
        <w:rPr>
          <w:rFonts w:ascii="Calibri" w:hAnsi="Calibri"/>
          <w:rtl w:val="0"/>
          <w:lang w:val="en-US"/>
        </w:rPr>
        <w:t>,</w:t>
      </w:r>
      <w:r>
        <w:rPr>
          <w:rtl w:val="0"/>
          <w:lang w:val="zh-TW" w:eastAsia="zh-TW"/>
        </w:rPr>
        <w:t>保镖放出刚才录的通话录音。</w:t>
      </w:r>
    </w:p>
    <w:p>
      <w:pPr>
        <w:pStyle w:val="Normal (Web)"/>
        <w:widowControl w:val="1"/>
      </w:pPr>
      <w:r>
        <w:rPr>
          <w:rtl w:val="0"/>
          <w:lang w:val="zh-TW" w:eastAsia="zh-TW"/>
        </w:rPr>
        <w:t>联络人</w:t>
      </w:r>
      <w:r>
        <w:rPr>
          <w:rFonts w:ascii="Calibri" w:hAnsi="Calibri"/>
          <w:rtl w:val="0"/>
          <w:lang w:val="en-US"/>
        </w:rPr>
        <w:t>VO</w:t>
      </w:r>
      <w:r>
        <w:rPr>
          <w:rtl w:val="0"/>
          <w:lang w:val="zh-TW" w:eastAsia="zh-TW"/>
        </w:rPr>
        <w:t>（录音）：明晚老地方</w:t>
      </w:r>
      <w:r>
        <w:rPr>
          <w:rFonts w:ascii="Calibri" w:hAnsi="Calibri"/>
          <w:rtl w:val="0"/>
          <w:lang w:val="en-US"/>
        </w:rPr>
        <w:t>,</w:t>
      </w:r>
      <w:r>
        <w:rPr>
          <w:rtl w:val="0"/>
          <w:lang w:val="zh-TW" w:eastAsia="zh-TW"/>
        </w:rPr>
        <w:t>我亲自来接货</w:t>
      </w:r>
      <w:r>
        <w:rPr>
          <w:rFonts w:ascii="Calibri" w:hAnsi="Calibri"/>
          <w:rtl w:val="0"/>
          <w:lang w:val="en-US"/>
        </w:rPr>
        <w:t>,</w:t>
      </w:r>
      <w:r>
        <w:rPr>
          <w:rtl w:val="0"/>
          <w:lang w:val="zh-TW" w:eastAsia="zh-TW"/>
        </w:rPr>
        <w:t>转移走</w:t>
      </w:r>
      <w:r>
        <w:rPr>
          <w:rFonts w:ascii="Calibri" w:hAnsi="Calibri"/>
          <w:rtl w:val="0"/>
          <w:lang w:val="en-US"/>
        </w:rPr>
        <w:t>...</w:t>
      </w:r>
    </w:p>
    <w:p>
      <w:pPr>
        <w:pStyle w:val="Normal (Web)"/>
        <w:widowControl w:val="1"/>
      </w:pPr>
      <w:r>
        <w:rPr>
          <w:rtl w:val="0"/>
          <w:lang w:val="en-US"/>
        </w:rPr>
        <w:t>△</w:t>
      </w:r>
      <w:r>
        <w:rPr>
          <w:rtl w:val="0"/>
          <w:lang w:val="zh-TW" w:eastAsia="zh-TW"/>
        </w:rPr>
        <w:t>联络人脸色白了。</w:t>
      </w:r>
    </w:p>
    <w:p>
      <w:pPr>
        <w:pStyle w:val="Normal (Web)"/>
        <w:widowControl w:val="1"/>
      </w:pPr>
      <w:r>
        <w:rPr>
          <w:rFonts w:ascii="Calibri" w:hAnsi="Calibri"/>
          <w:rtl w:val="0"/>
          <w:lang w:val="en-US"/>
        </w:rPr>
        <w:t>Eve</w:t>
      </w:r>
      <w:r>
        <w:rPr>
          <w:rtl w:val="0"/>
          <w:lang w:val="zh-TW" w:eastAsia="zh-TW"/>
        </w:rPr>
        <w:t>：货在车上</w:t>
      </w:r>
      <w:r>
        <w:rPr>
          <w:rFonts w:ascii="Calibri" w:hAnsi="Calibri"/>
          <w:rtl w:val="0"/>
          <w:lang w:val="en-US"/>
        </w:rPr>
        <w:t>,</w:t>
      </w:r>
      <w:r>
        <w:rPr>
          <w:rtl w:val="0"/>
          <w:lang w:val="zh-TW" w:eastAsia="zh-TW"/>
        </w:rPr>
        <w:t>人在我手里</w:t>
      </w:r>
      <w:r>
        <w:rPr>
          <w:rFonts w:ascii="Calibri" w:hAnsi="Calibri"/>
          <w:rtl w:val="0"/>
          <w:lang w:val="en-US"/>
        </w:rPr>
        <w:t>,</w:t>
      </w:r>
      <w:r>
        <w:rPr>
          <w:rtl w:val="0"/>
          <w:lang w:val="zh-TW" w:eastAsia="zh-TW"/>
        </w:rPr>
        <w:t>录音在我这。你还想赖</w:t>
      </w:r>
      <w:r>
        <w:rPr>
          <w:rFonts w:ascii="Calibri" w:hAnsi="Calibri"/>
          <w:rtl w:val="0"/>
          <w:lang w:val="en-US"/>
        </w:rPr>
        <w:t>?</w:t>
      </w:r>
    </w:p>
    <w:p>
      <w:pPr>
        <w:pStyle w:val="Normal (Web)"/>
        <w:widowControl w:val="1"/>
      </w:pPr>
      <w:r>
        <w:rPr>
          <w:rFonts w:ascii="Calibri" w:hAnsi="Calibri"/>
          <w:rtl w:val="0"/>
          <w:lang w:val="en-US"/>
        </w:rPr>
        <w:t>37-2</w:t>
      </w:r>
      <w:r>
        <w:rPr>
          <w:rtl w:val="0"/>
          <w:lang w:val="zh-TW" w:eastAsia="zh-TW"/>
        </w:rPr>
        <w:t>夜外仓库后巷</w:t>
      </w:r>
      <w:r>
        <w:rPr>
          <w:rFonts w:ascii="Calibri" w:hAnsi="Calibri"/>
          <w:rtl w:val="0"/>
          <w:lang w:val="zh-TW" w:eastAsia="zh-TW"/>
        </w:rPr>
        <w:t xml:space="preserve"> </w:t>
      </w:r>
      <w:r>
        <w:rPr>
          <w:rtl w:val="0"/>
          <w:lang w:val="zh-TW" w:eastAsia="zh-TW"/>
        </w:rPr>
        <w:t>续</w:t>
      </w:r>
    </w:p>
    <w:p>
      <w:pPr>
        <w:pStyle w:val="Normal (Web)"/>
        <w:widowControl w:val="1"/>
      </w:pPr>
      <w:r>
        <w:rPr>
          <w:rtl w:val="0"/>
          <w:lang w:val="zh-TW" w:eastAsia="zh-TW"/>
        </w:rPr>
        <w:t>人物：</w:t>
      </w:r>
      <w:r>
        <w:rPr>
          <w:rFonts w:ascii="Calibri" w:hAnsi="Calibri"/>
          <w:rtl w:val="0"/>
          <w:lang w:val="en-US"/>
        </w:rPr>
        <w:t>Eve</w:t>
      </w:r>
      <w:r>
        <w:rPr>
          <w:rtl w:val="0"/>
          <w:lang w:val="zh-TW" w:eastAsia="zh-TW"/>
        </w:rPr>
        <w:t>、</w:t>
      </w:r>
      <w:r>
        <w:rPr>
          <w:rFonts w:ascii="Calibri" w:hAnsi="Calibri"/>
          <w:rtl w:val="0"/>
          <w:lang w:val="en-US"/>
        </w:rPr>
        <w:t>Dante</w:t>
      </w:r>
      <w:r>
        <w:rPr>
          <w:rtl w:val="0"/>
          <w:lang w:val="zh-TW" w:eastAsia="zh-TW"/>
        </w:rPr>
        <w:t>、联络人、保镖</w:t>
      </w:r>
    </w:p>
    <w:p>
      <w:pPr>
        <w:pStyle w:val="Normal (Web)"/>
        <w:widowControl w:val="1"/>
      </w:pPr>
      <w:r>
        <w:rPr>
          <w:rtl w:val="0"/>
          <w:lang w:val="en-US"/>
        </w:rPr>
        <w:t>△</w:t>
      </w:r>
      <w:r>
        <w:rPr>
          <w:rtl w:val="0"/>
          <w:lang w:val="zh-TW" w:eastAsia="zh-TW"/>
        </w:rPr>
        <w:t>联络人盯着</w:t>
      </w:r>
      <w:r>
        <w:rPr>
          <w:rFonts w:ascii="Calibri" w:hAnsi="Calibri"/>
          <w:rtl w:val="0"/>
          <w:lang w:val="en-US"/>
        </w:rPr>
        <w:t>Eve,</w:t>
      </w:r>
      <w:r>
        <w:rPr>
          <w:rtl w:val="0"/>
          <w:lang w:val="zh-TW" w:eastAsia="zh-TW"/>
        </w:rPr>
        <w:t>半晌</w:t>
      </w:r>
      <w:r>
        <w:rPr>
          <w:rFonts w:ascii="Calibri" w:hAnsi="Calibri"/>
          <w:rtl w:val="0"/>
          <w:lang w:val="en-US"/>
        </w:rPr>
        <w:t>,</w:t>
      </w:r>
      <w:r>
        <w:rPr>
          <w:rtl w:val="0"/>
          <w:lang w:val="zh-TW" w:eastAsia="zh-TW"/>
        </w:rPr>
        <w:t>冷笑。</w:t>
      </w:r>
    </w:p>
    <w:p>
      <w:pPr>
        <w:pStyle w:val="Normal (Web)"/>
        <w:widowControl w:val="1"/>
      </w:pPr>
      <w:r>
        <w:rPr>
          <w:rtl w:val="0"/>
          <w:lang w:val="zh-TW" w:eastAsia="zh-TW"/>
        </w:rPr>
        <w:t>联络人：你抓了我又怎样</w:t>
      </w:r>
      <w:r>
        <w:rPr>
          <w:rFonts w:ascii="Calibri" w:hAnsi="Calibri"/>
          <w:rtl w:val="0"/>
          <w:lang w:val="en-US"/>
        </w:rPr>
        <w:t>?Victor</w:t>
      </w:r>
      <w:r>
        <w:rPr>
          <w:rtl w:val="0"/>
          <w:lang w:val="zh-TW" w:eastAsia="zh-TW"/>
        </w:rPr>
        <w:t>在莫斯科</w:t>
      </w:r>
      <w:r>
        <w:rPr>
          <w:rFonts w:ascii="Calibri" w:hAnsi="Calibri"/>
          <w:rtl w:val="0"/>
          <w:lang w:val="en-US"/>
        </w:rPr>
        <w:t>,</w:t>
      </w:r>
      <w:r>
        <w:rPr>
          <w:rtl w:val="0"/>
          <w:lang w:val="zh-TW" w:eastAsia="zh-TW"/>
        </w:rPr>
        <w:t>你够不着他。这批假弹流出去的</w:t>
      </w:r>
      <w:r>
        <w:rPr>
          <w:rFonts w:ascii="Calibri" w:hAnsi="Calibri"/>
          <w:rtl w:val="0"/>
          <w:lang w:val="en-US"/>
        </w:rPr>
        <w:t>,</w:t>
      </w:r>
      <w:r>
        <w:rPr>
          <w:rtl w:val="0"/>
          <w:lang w:val="zh-TW" w:eastAsia="zh-TW"/>
        </w:rPr>
        <w:t>你也收不回来了。纽约该乱还得乱。</w:t>
      </w:r>
    </w:p>
    <w:p>
      <w:pPr>
        <w:pStyle w:val="Normal (Web)"/>
        <w:widowControl w:val="1"/>
      </w:pPr>
      <w:r>
        <w:rPr>
          <w:rFonts w:ascii="Calibri" w:hAnsi="Calibri"/>
          <w:rtl w:val="0"/>
          <w:lang w:val="en-US"/>
        </w:rPr>
        <w:t>Eve</w:t>
      </w:r>
      <w:r>
        <w:rPr>
          <w:rtl w:val="0"/>
          <w:lang w:val="zh-TW" w:eastAsia="zh-TW"/>
        </w:rPr>
        <w:t>（蹲下身）：我收不回流出去的枪。但我能让全纽约知道</w:t>
      </w:r>
      <w:r>
        <w:rPr>
          <w:rFonts w:ascii="Calibri" w:hAnsi="Calibri"/>
          <w:rtl w:val="0"/>
          <w:lang w:val="en-US"/>
        </w:rPr>
        <w:t>,</w:t>
      </w:r>
      <w:r>
        <w:rPr>
          <w:rtl w:val="0"/>
          <w:lang w:val="zh-TW" w:eastAsia="zh-TW"/>
        </w:rPr>
        <w:t>这枪是谁仿的</w:t>
      </w:r>
      <w:r>
        <w:rPr>
          <w:rFonts w:ascii="Calibri" w:hAnsi="Calibri"/>
          <w:rtl w:val="0"/>
          <w:lang w:val="en-US"/>
        </w:rPr>
        <w:t>,</w:t>
      </w:r>
      <w:r>
        <w:rPr>
          <w:rtl w:val="0"/>
          <w:lang w:val="zh-TW" w:eastAsia="zh-TW"/>
        </w:rPr>
        <w:t>谁运的</w:t>
      </w:r>
      <w:r>
        <w:rPr>
          <w:rFonts w:ascii="Calibri" w:hAnsi="Calibri"/>
          <w:rtl w:val="0"/>
          <w:lang w:val="en-US"/>
        </w:rPr>
        <w:t>,</w:t>
      </w:r>
      <w:r>
        <w:rPr>
          <w:rtl w:val="0"/>
          <w:lang w:val="zh-TW" w:eastAsia="zh-TW"/>
        </w:rPr>
        <w:t>谁出的钱。</w:t>
      </w:r>
    </w:p>
    <w:p>
      <w:pPr>
        <w:pStyle w:val="Normal (Web)"/>
        <w:widowControl w:val="1"/>
      </w:pPr>
      <w:r>
        <w:rPr>
          <w:rtl w:val="0"/>
          <w:lang w:val="en-US"/>
        </w:rPr>
        <w:t>△</w:t>
      </w:r>
      <w:r>
        <w:rPr>
          <w:rtl w:val="0"/>
          <w:lang w:val="zh-TW" w:eastAsia="zh-TW"/>
        </w:rPr>
        <w:t>她示意技术员。</w:t>
      </w:r>
    </w:p>
    <w:p>
      <w:pPr>
        <w:pStyle w:val="Normal (Web)"/>
        <w:widowControl w:val="1"/>
      </w:pPr>
      <w:r>
        <w:rPr>
          <w:rtl w:val="0"/>
          <w:lang w:val="zh-TW" w:eastAsia="zh-TW"/>
        </w:rPr>
        <w:t>技术员（举着平板）：女王</w:t>
      </w:r>
      <w:r>
        <w:rPr>
          <w:rFonts w:ascii="Calibri" w:hAnsi="Calibri"/>
          <w:rtl w:val="0"/>
          <w:lang w:val="en-US"/>
        </w:rPr>
        <w:t>,</w:t>
      </w:r>
      <w:r>
        <w:rPr>
          <w:rtl w:val="0"/>
          <w:lang w:val="zh-TW" w:eastAsia="zh-TW"/>
        </w:rPr>
        <w:t>加西亚的仿造记录、</w:t>
      </w:r>
      <w:r>
        <w:rPr>
          <w:rFonts w:ascii="Calibri" w:hAnsi="Calibri"/>
          <w:rtl w:val="0"/>
          <w:lang w:val="en-US"/>
        </w:rPr>
        <w:t>Victor</w:t>
      </w:r>
      <w:r>
        <w:rPr>
          <w:rtl w:val="0"/>
          <w:lang w:val="zh-TW" w:eastAsia="zh-TW"/>
        </w:rPr>
        <w:t>的转账、这位的调度账本</w:t>
      </w:r>
      <w:r>
        <w:rPr>
          <w:rFonts w:ascii="Calibri" w:hAnsi="Calibri"/>
          <w:rtl w:val="0"/>
          <w:lang w:val="en-US"/>
        </w:rPr>
        <w:t>,</w:t>
      </w:r>
      <w:r>
        <w:rPr>
          <w:rtl w:val="0"/>
          <w:lang w:val="zh-TW" w:eastAsia="zh-TW"/>
        </w:rPr>
        <w:t>还有周老板的运单</w:t>
      </w:r>
      <w:r>
        <w:rPr>
          <w:rFonts w:ascii="Calibri" w:hAnsi="Calibri"/>
          <w:rtl w:val="0"/>
          <w:lang w:val="en-US"/>
        </w:rPr>
        <w:t>,</w:t>
      </w:r>
      <w:r>
        <w:rPr>
          <w:rtl w:val="0"/>
          <w:lang w:val="zh-TW" w:eastAsia="zh-TW"/>
        </w:rPr>
        <w:t>全齐了。证据链完整。</w:t>
      </w:r>
    </w:p>
    <w:p>
      <w:pPr>
        <w:pStyle w:val="Normal (Web)"/>
        <w:widowControl w:val="1"/>
      </w:pPr>
      <w:r>
        <w:rPr>
          <w:rFonts w:ascii="Calibri" w:hAnsi="Calibri"/>
          <w:rtl w:val="0"/>
          <w:lang w:val="en-US"/>
        </w:rPr>
        <w:t>Eve</w:t>
      </w:r>
      <w:r>
        <w:rPr>
          <w:rtl w:val="0"/>
          <w:lang w:val="zh-TW" w:eastAsia="zh-TW"/>
        </w:rPr>
        <w:t>（站起身）：今晚之内</w:t>
      </w:r>
      <w:r>
        <w:rPr>
          <w:rFonts w:ascii="Calibri" w:hAnsi="Calibri"/>
          <w:rtl w:val="0"/>
          <w:lang w:val="en-US"/>
        </w:rPr>
        <w:t>,</w:t>
      </w:r>
      <w:r>
        <w:rPr>
          <w:rtl w:val="0"/>
          <w:lang w:val="zh-TW" w:eastAsia="zh-TW"/>
        </w:rPr>
        <w:t>这些东西</w:t>
      </w:r>
      <w:r>
        <w:rPr>
          <w:rFonts w:ascii="Calibri" w:hAnsi="Calibri"/>
          <w:rtl w:val="0"/>
          <w:lang w:val="en-US"/>
        </w:rPr>
        <w:t>,</w:t>
      </w:r>
      <w:r>
        <w:rPr>
          <w:rtl w:val="0"/>
          <w:lang w:val="zh-TW" w:eastAsia="zh-TW"/>
        </w:rPr>
        <w:t>我会送到纽约每一个家族手里。送到那几个盯着火并的记者手里。</w:t>
      </w:r>
    </w:p>
    <w:p>
      <w:pPr>
        <w:pStyle w:val="Normal (Web)"/>
        <w:widowControl w:val="1"/>
      </w:pPr>
      <w:r>
        <w:rPr>
          <w:rtl w:val="0"/>
          <w:lang w:val="zh-TW" w:eastAsia="zh-TW"/>
        </w:rPr>
        <w:t>联络人（脸色铁青）：你这是要把战斧帮在纽约的脸</w:t>
      </w:r>
      <w:r>
        <w:rPr>
          <w:rFonts w:ascii="Calibri" w:hAnsi="Calibri"/>
          <w:rtl w:val="0"/>
          <w:lang w:val="en-US"/>
        </w:rPr>
        <w:t>,</w:t>
      </w:r>
      <w:r>
        <w:rPr>
          <w:rtl w:val="0"/>
          <w:lang w:val="zh-TW" w:eastAsia="zh-TW"/>
        </w:rPr>
        <w:t>全撕了。</w:t>
      </w:r>
    </w:p>
    <w:p>
      <w:pPr>
        <w:pStyle w:val="Normal (Web)"/>
        <w:widowControl w:val="1"/>
      </w:pPr>
      <w:r>
        <w:rPr>
          <w:rFonts w:ascii="Calibri" w:hAnsi="Calibri"/>
          <w:rtl w:val="0"/>
          <w:lang w:val="en-US"/>
        </w:rPr>
        <w:t>Eve</w:t>
      </w:r>
      <w:r>
        <w:rPr>
          <w:rtl w:val="0"/>
          <w:lang w:val="zh-TW" w:eastAsia="zh-TW"/>
        </w:rPr>
        <w:t>：是</w:t>
      </w:r>
      <w:r>
        <w:rPr>
          <w:rFonts w:ascii="Calibri" w:hAnsi="Calibri"/>
          <w:rtl w:val="0"/>
          <w:lang w:val="en-US"/>
        </w:rPr>
        <w:t>Victor</w:t>
      </w:r>
      <w:r>
        <w:rPr>
          <w:rtl w:val="0"/>
          <w:lang w:val="zh-TW" w:eastAsia="zh-TW"/>
        </w:rPr>
        <w:t>先撕我的。告诉他</w:t>
      </w:r>
      <w:r>
        <w:rPr>
          <w:rFonts w:ascii="Calibri" w:hAnsi="Calibri"/>
          <w:rtl w:val="0"/>
          <w:lang w:val="en-US"/>
        </w:rPr>
        <w:t>,</w:t>
      </w:r>
      <w:r>
        <w:rPr>
          <w:rtl w:val="0"/>
          <w:lang w:val="zh-TW" w:eastAsia="zh-TW"/>
        </w:rPr>
        <w:t>毁我招牌这一招</w:t>
      </w:r>
      <w:r>
        <w:rPr>
          <w:rFonts w:ascii="Calibri" w:hAnsi="Calibri"/>
          <w:rtl w:val="0"/>
          <w:lang w:val="en-US"/>
        </w:rPr>
        <w:t>,</w:t>
      </w:r>
      <w:r>
        <w:rPr>
          <w:rtl w:val="0"/>
          <w:lang w:val="zh-TW" w:eastAsia="zh-TW"/>
        </w:rPr>
        <w:t>他输了。</w:t>
      </w:r>
    </w:p>
    <w:p>
      <w:pPr>
        <w:pStyle w:val="Normal (Web)"/>
        <w:widowControl w:val="1"/>
      </w:pPr>
      <w:r>
        <w:rPr>
          <w:rtl w:val="0"/>
          <w:lang w:val="en-US"/>
        </w:rPr>
        <w:t>△</w:t>
      </w:r>
      <w:r>
        <w:rPr>
          <w:rtl w:val="0"/>
          <w:lang w:val="zh-TW" w:eastAsia="zh-TW"/>
        </w:rPr>
        <w:t>她转身</w:t>
      </w:r>
      <w:r>
        <w:rPr>
          <w:rFonts w:ascii="Calibri" w:hAnsi="Calibri"/>
          <w:rtl w:val="0"/>
          <w:lang w:val="en-US"/>
        </w:rPr>
        <w:t>,</w:t>
      </w:r>
      <w:r>
        <w:rPr>
          <w:rtl w:val="0"/>
          <w:lang w:val="zh-TW" w:eastAsia="zh-TW"/>
        </w:rPr>
        <w:t>推起</w:t>
      </w:r>
      <w:r>
        <w:rPr>
          <w:rFonts w:ascii="Calibri" w:hAnsi="Calibri"/>
          <w:rtl w:val="0"/>
          <w:lang w:val="en-US"/>
        </w:rPr>
        <w:t>Dante</w:t>
      </w:r>
      <w:r>
        <w:rPr>
          <w:rtl w:val="0"/>
          <w:lang w:val="zh-TW" w:eastAsia="zh-TW"/>
        </w:rPr>
        <w:t>的轮椅。</w:t>
      </w:r>
    </w:p>
    <w:p>
      <w:pPr>
        <w:pStyle w:val="Normal (Web)"/>
        <w:widowControl w:val="1"/>
      </w:pPr>
      <w:r>
        <w:rPr>
          <w:rFonts w:ascii="Calibri" w:hAnsi="Calibri"/>
          <w:rtl w:val="0"/>
          <w:lang w:val="en-US"/>
        </w:rPr>
        <w:t>Eve</w:t>
      </w:r>
      <w:r>
        <w:rPr>
          <w:rtl w:val="0"/>
          <w:lang w:val="zh-TW" w:eastAsia="zh-TW"/>
        </w:rPr>
        <w:t>：把他和周老板</w:t>
      </w:r>
      <w:r>
        <w:rPr>
          <w:rFonts w:ascii="Calibri" w:hAnsi="Calibri"/>
          <w:rtl w:val="0"/>
          <w:lang w:val="en-US"/>
        </w:rPr>
        <w:t>,</w:t>
      </w:r>
      <w:r>
        <w:rPr>
          <w:rtl w:val="0"/>
          <w:lang w:val="zh-TW" w:eastAsia="zh-TW"/>
        </w:rPr>
        <w:t>还有货</w:t>
      </w:r>
      <w:r>
        <w:rPr>
          <w:rFonts w:ascii="Calibri" w:hAnsi="Calibri"/>
          <w:rtl w:val="0"/>
          <w:lang w:val="en-US"/>
        </w:rPr>
        <w:t>,</w:t>
      </w:r>
      <w:r>
        <w:rPr>
          <w:rtl w:val="0"/>
          <w:lang w:val="zh-TW" w:eastAsia="zh-TW"/>
        </w:rPr>
        <w:t>全带走。账本备份十份。</w:t>
      </w:r>
    </w:p>
    <w:p>
      <w:pPr>
        <w:pStyle w:val="Normal (Web)"/>
        <w:widowControl w:val="1"/>
      </w:pPr>
      <w:r>
        <w:rPr>
          <w:rFonts w:ascii="Calibri" w:hAnsi="Calibri"/>
          <w:rtl w:val="0"/>
          <w:lang w:val="en-US"/>
        </w:rPr>
        <w:t>37-3</w:t>
      </w:r>
      <w:r>
        <w:rPr>
          <w:rtl w:val="0"/>
          <w:lang w:val="zh-TW" w:eastAsia="zh-TW"/>
        </w:rPr>
        <w:t>日内</w:t>
      </w:r>
      <w:r>
        <w:rPr>
          <w:rFonts w:ascii="Calibri" w:hAnsi="Calibri"/>
          <w:rtl w:val="0"/>
          <w:lang w:val="zh-TW" w:eastAsia="zh-TW"/>
        </w:rPr>
        <w:t xml:space="preserve"> </w:t>
      </w:r>
      <w:r>
        <w:rPr>
          <w:rFonts w:ascii="Calibri" w:hAnsi="Calibri"/>
          <w:rtl w:val="0"/>
          <w:lang w:val="en-US"/>
        </w:rPr>
        <w:t>Eve</w:t>
      </w:r>
      <w:r>
        <w:rPr>
          <w:rtl w:val="0"/>
          <w:lang w:val="zh-TW" w:eastAsia="zh-TW"/>
        </w:rPr>
        <w:t>的指挥室</w:t>
      </w:r>
    </w:p>
    <w:p>
      <w:pPr>
        <w:pStyle w:val="Normal (Web)"/>
        <w:widowControl w:val="1"/>
      </w:pPr>
      <w:r>
        <w:rPr>
          <w:rtl w:val="0"/>
          <w:lang w:val="zh-TW" w:eastAsia="zh-TW"/>
        </w:rPr>
        <w:t>人物：</w:t>
      </w:r>
      <w:r>
        <w:rPr>
          <w:rFonts w:ascii="Calibri" w:hAnsi="Calibri"/>
          <w:rtl w:val="0"/>
          <w:lang w:val="en-US"/>
        </w:rPr>
        <w:t>Eve</w:t>
      </w:r>
      <w:r>
        <w:rPr>
          <w:rtl w:val="0"/>
          <w:lang w:val="zh-TW" w:eastAsia="zh-TW"/>
        </w:rPr>
        <w:t>、技术员、</w:t>
      </w:r>
      <w:r>
        <w:rPr>
          <w:rFonts w:ascii="Calibri" w:hAnsi="Calibri"/>
          <w:rtl w:val="0"/>
          <w:lang w:val="en-US"/>
        </w:rPr>
        <w:t>Dante</w:t>
      </w:r>
      <w:r>
        <w:rPr>
          <w:rtl w:val="0"/>
          <w:lang w:val="zh-TW" w:eastAsia="zh-TW"/>
        </w:rPr>
        <w:t>、中立三家代表甲</w:t>
      </w:r>
    </w:p>
    <w:p>
      <w:pPr>
        <w:pStyle w:val="Normal (Web)"/>
        <w:widowControl w:val="1"/>
      </w:pPr>
      <w:r>
        <w:rPr>
          <w:rtl w:val="0"/>
          <w:lang w:val="en-US"/>
        </w:rPr>
        <w:t>△</w:t>
      </w:r>
      <w:r>
        <w:rPr>
          <w:rtl w:val="0"/>
          <w:lang w:val="zh-TW" w:eastAsia="zh-TW"/>
        </w:rPr>
        <w:t>电视新闻在放。</w:t>
      </w:r>
    </w:p>
    <w:p>
      <w:pPr>
        <w:pStyle w:val="Normal (Web)"/>
        <w:widowControl w:val="1"/>
      </w:pPr>
      <w:r>
        <w:rPr>
          <w:rtl w:val="0"/>
          <w:lang w:val="zh-TW" w:eastAsia="zh-TW"/>
        </w:rPr>
        <w:t>记者</w:t>
      </w:r>
      <w:r>
        <w:rPr>
          <w:rFonts w:ascii="Calibri" w:hAnsi="Calibri"/>
          <w:rtl w:val="0"/>
          <w:lang w:val="en-US"/>
        </w:rPr>
        <w:t>VO</w:t>
      </w:r>
      <w:r>
        <w:rPr>
          <w:rtl w:val="0"/>
          <w:lang w:val="zh-TW" w:eastAsia="zh-TW"/>
        </w:rPr>
        <w:t>：经查</w:t>
      </w:r>
      <w:r>
        <w:rPr>
          <w:rFonts w:ascii="Calibri" w:hAnsi="Calibri"/>
          <w:rtl w:val="0"/>
          <w:lang w:val="en-US"/>
        </w:rPr>
        <w:t>,</w:t>
      </w:r>
      <w:r>
        <w:rPr>
          <w:rtl w:val="0"/>
          <w:lang w:val="zh-TW" w:eastAsia="zh-TW"/>
        </w:rPr>
        <w:t>近期纽约多起帮派火并所用军火</w:t>
      </w:r>
      <w:r>
        <w:rPr>
          <w:rFonts w:ascii="Calibri" w:hAnsi="Calibri"/>
          <w:rtl w:val="0"/>
          <w:lang w:val="en-US"/>
        </w:rPr>
        <w:t>,</w:t>
      </w:r>
      <w:r>
        <w:rPr>
          <w:rtl w:val="0"/>
          <w:lang w:val="zh-TW" w:eastAsia="zh-TW"/>
        </w:rPr>
        <w:t>实为仿造</w:t>
      </w:r>
      <w:r>
        <w:rPr>
          <w:rFonts w:ascii="Calibri" w:hAnsi="Calibri"/>
          <w:rtl w:val="0"/>
          <w:lang w:val="en-US"/>
        </w:rPr>
        <w:t>,</w:t>
      </w:r>
      <w:r>
        <w:rPr>
          <w:rtl w:val="0"/>
          <w:lang w:val="zh-TW" w:eastAsia="zh-TW"/>
        </w:rPr>
        <w:t>源头指向境外势力恶意搅局</w:t>
      </w:r>
      <w:r>
        <w:rPr>
          <w:rFonts w:ascii="Calibri" w:hAnsi="Calibri"/>
          <w:rtl w:val="0"/>
          <w:lang w:val="en-US"/>
        </w:rPr>
        <w:t>,</w:t>
      </w:r>
      <w:r>
        <w:rPr>
          <w:rtl w:val="0"/>
          <w:lang w:val="zh-TW" w:eastAsia="zh-TW"/>
        </w:rPr>
        <w:t>军火商夜枭已配合提供完整证据</w:t>
      </w:r>
      <w:r>
        <w:rPr>
          <w:rFonts w:ascii="Calibri" w:hAnsi="Calibri"/>
          <w:rtl w:val="0"/>
          <w:lang w:val="en-US"/>
        </w:rPr>
        <w:t>...</w:t>
      </w:r>
    </w:p>
    <w:p>
      <w:pPr>
        <w:pStyle w:val="Normal (Web)"/>
        <w:widowControl w:val="1"/>
      </w:pPr>
      <w:r>
        <w:rPr>
          <w:rtl w:val="0"/>
          <w:lang w:val="en-US"/>
        </w:rPr>
        <w:t>△</w:t>
      </w:r>
      <w:r>
        <w:rPr>
          <w:rtl w:val="0"/>
          <w:lang w:val="zh-TW" w:eastAsia="zh-TW"/>
        </w:rPr>
        <w:t>代表甲走进来</w:t>
      </w:r>
      <w:r>
        <w:rPr>
          <w:rFonts w:ascii="Calibri" w:hAnsi="Calibri"/>
          <w:rtl w:val="0"/>
          <w:lang w:val="en-US"/>
        </w:rPr>
        <w:t>,</w:t>
      </w:r>
      <w:r>
        <w:rPr>
          <w:rtl w:val="0"/>
          <w:lang w:val="zh-TW" w:eastAsia="zh-TW"/>
        </w:rPr>
        <w:t>脸上堆着笑</w:t>
      </w:r>
      <w:r>
        <w:rPr>
          <w:rFonts w:ascii="Calibri" w:hAnsi="Calibri"/>
          <w:rtl w:val="0"/>
          <w:lang w:val="en-US"/>
        </w:rPr>
        <w:t>,</w:t>
      </w:r>
      <w:r>
        <w:rPr>
          <w:rtl w:val="0"/>
          <w:lang w:val="zh-TW" w:eastAsia="zh-TW"/>
        </w:rPr>
        <w:t>把退约的话咽了回去。</w:t>
      </w:r>
    </w:p>
    <w:p>
      <w:pPr>
        <w:pStyle w:val="Normal (Web)"/>
        <w:widowControl w:val="1"/>
      </w:pPr>
      <w:r>
        <w:rPr>
          <w:rtl w:val="0"/>
          <w:lang w:val="zh-TW" w:eastAsia="zh-TW"/>
        </w:rPr>
        <w:t>代表甲：夜枭女士</w:t>
      </w:r>
      <w:r>
        <w:rPr>
          <w:rFonts w:ascii="Calibri" w:hAnsi="Calibri"/>
          <w:rtl w:val="0"/>
          <w:lang w:val="en-US"/>
        </w:rPr>
        <w:t>,</w:t>
      </w:r>
      <w:r>
        <w:rPr>
          <w:rtl w:val="0"/>
          <w:lang w:val="zh-TW" w:eastAsia="zh-TW"/>
        </w:rPr>
        <w:t>真相大白</w:t>
      </w:r>
      <w:r>
        <w:rPr>
          <w:rFonts w:ascii="Calibri" w:hAnsi="Calibri"/>
          <w:rtl w:val="0"/>
          <w:lang w:val="en-US"/>
        </w:rPr>
        <w:t>,</w:t>
      </w:r>
      <w:r>
        <w:rPr>
          <w:rtl w:val="0"/>
          <w:lang w:val="zh-TW" w:eastAsia="zh-TW"/>
        </w:rPr>
        <w:t>我们三家</w:t>
      </w:r>
      <w:r>
        <w:rPr>
          <w:rFonts w:ascii="Calibri" w:hAnsi="Calibri"/>
          <w:rtl w:val="0"/>
          <w:lang w:val="en-US"/>
        </w:rPr>
        <w:t>,</w:t>
      </w:r>
      <w:r>
        <w:rPr>
          <w:rtl w:val="0"/>
          <w:lang w:val="zh-TW" w:eastAsia="zh-TW"/>
        </w:rPr>
        <w:t>合同照旧。以后还请多关照。</w:t>
      </w:r>
    </w:p>
    <w:p>
      <w:pPr>
        <w:pStyle w:val="Normal (Web)"/>
        <w:widowControl w:val="1"/>
      </w:pPr>
      <w:r>
        <w:rPr>
          <w:rFonts w:ascii="Calibri" w:hAnsi="Calibri"/>
          <w:rtl w:val="0"/>
          <w:lang w:val="en-US"/>
        </w:rPr>
        <w:t>Eve</w:t>
      </w:r>
      <w:r>
        <w:rPr>
          <w:rtl w:val="0"/>
          <w:lang w:val="zh-TW" w:eastAsia="zh-TW"/>
        </w:rPr>
        <w:t>（淡淡）：东河那一成</w:t>
      </w:r>
      <w:r>
        <w:rPr>
          <w:rFonts w:ascii="Calibri" w:hAnsi="Calibri"/>
          <w:rtl w:val="0"/>
          <w:lang w:val="en-US"/>
        </w:rPr>
        <w:t>,</w:t>
      </w:r>
      <w:r>
        <w:rPr>
          <w:rtl w:val="0"/>
          <w:lang w:val="zh-TW" w:eastAsia="zh-TW"/>
        </w:rPr>
        <w:t>我记着。别再跟战斧帮残部来往。</w:t>
      </w:r>
    </w:p>
    <w:p>
      <w:pPr>
        <w:pStyle w:val="Normal (Web)"/>
        <w:widowControl w:val="1"/>
      </w:pPr>
      <w:r>
        <w:rPr>
          <w:rtl w:val="0"/>
          <w:lang w:val="zh-TW" w:eastAsia="zh-TW"/>
        </w:rPr>
        <w:t>代表甲（连连点头）：不敢了</w:t>
      </w:r>
      <w:r>
        <w:rPr>
          <w:rFonts w:ascii="Calibri" w:hAnsi="Calibri"/>
          <w:rtl w:val="0"/>
          <w:lang w:val="en-US"/>
        </w:rPr>
        <w:t>,</w:t>
      </w:r>
      <w:r>
        <w:rPr>
          <w:rtl w:val="0"/>
          <w:lang w:val="zh-TW" w:eastAsia="zh-TW"/>
        </w:rPr>
        <w:t>绝不敢了。</w:t>
      </w:r>
    </w:p>
    <w:p>
      <w:pPr>
        <w:pStyle w:val="Normal (Web)"/>
        <w:widowControl w:val="1"/>
      </w:pPr>
      <w:r>
        <w:rPr>
          <w:rtl w:val="0"/>
          <w:lang w:val="en-US"/>
        </w:rPr>
        <w:t>△</w:t>
      </w:r>
      <w:r>
        <w:rPr>
          <w:rtl w:val="0"/>
          <w:lang w:val="zh-TW" w:eastAsia="zh-TW"/>
        </w:rPr>
        <w:t>代表甲走后</w:t>
      </w:r>
      <w:r>
        <w:rPr>
          <w:rFonts w:ascii="Calibri" w:hAnsi="Calibri"/>
          <w:rtl w:val="0"/>
          <w:lang w:val="en-US"/>
        </w:rPr>
        <w:t>,</w:t>
      </w:r>
      <w:r>
        <w:rPr>
          <w:rtl w:val="0"/>
          <w:lang w:val="zh-TW" w:eastAsia="zh-TW"/>
        </w:rPr>
        <w:t>技术员凑过来。</w:t>
      </w:r>
    </w:p>
    <w:p>
      <w:pPr>
        <w:pStyle w:val="Normal (Web)"/>
        <w:widowControl w:val="1"/>
      </w:pPr>
      <w:r>
        <w:rPr>
          <w:rtl w:val="0"/>
          <w:lang w:val="zh-TW" w:eastAsia="zh-TW"/>
        </w:rPr>
        <w:t>技术员：女王</w:t>
      </w:r>
      <w:r>
        <w:rPr>
          <w:rFonts w:ascii="Calibri" w:hAnsi="Calibri"/>
          <w:rtl w:val="0"/>
          <w:lang w:val="en-US"/>
        </w:rPr>
        <w:t>,Victor</w:t>
      </w:r>
      <w:r>
        <w:rPr>
          <w:rtl w:val="0"/>
          <w:lang w:val="zh-TW" w:eastAsia="zh-TW"/>
        </w:rPr>
        <w:t>这招破了。纽约的家族</w:t>
      </w:r>
      <w:r>
        <w:rPr>
          <w:rFonts w:ascii="Calibri" w:hAnsi="Calibri"/>
          <w:rtl w:val="0"/>
          <w:lang w:val="en-US"/>
        </w:rPr>
        <w:t>,</w:t>
      </w:r>
      <w:r>
        <w:rPr>
          <w:rtl w:val="0"/>
          <w:lang w:val="zh-TW" w:eastAsia="zh-TW"/>
        </w:rPr>
        <w:t>现在都站您这边。他在纽约的钉子</w:t>
      </w:r>
      <w:r>
        <w:rPr>
          <w:rFonts w:ascii="Calibri" w:hAnsi="Calibri"/>
          <w:rtl w:val="0"/>
          <w:lang w:val="en-US"/>
        </w:rPr>
        <w:t>,</w:t>
      </w:r>
      <w:r>
        <w:rPr>
          <w:rtl w:val="0"/>
          <w:lang w:val="zh-TW" w:eastAsia="zh-TW"/>
        </w:rPr>
        <w:t>也拔得差不多了。</w:t>
      </w:r>
    </w:p>
    <w:p>
      <w:pPr>
        <w:pStyle w:val="Normal (Web)"/>
        <w:widowControl w:val="1"/>
      </w:pPr>
      <w:r>
        <w:rPr>
          <w:rFonts w:ascii="Calibri" w:hAnsi="Calibri"/>
          <w:rtl w:val="0"/>
          <w:lang w:val="en-US"/>
        </w:rPr>
        <w:t>Eve</w:t>
      </w:r>
      <w:r>
        <w:rPr>
          <w:rtl w:val="0"/>
          <w:lang w:val="zh-TW" w:eastAsia="zh-TW"/>
        </w:rPr>
        <w:t>（看着窗外）：拔得差不多</w:t>
      </w:r>
      <w:r>
        <w:rPr>
          <w:rFonts w:ascii="Calibri" w:hAnsi="Calibri"/>
          <w:rtl w:val="0"/>
          <w:lang w:val="en-US"/>
        </w:rPr>
        <w:t>,</w:t>
      </w:r>
      <w:r>
        <w:rPr>
          <w:rtl w:val="0"/>
          <w:lang w:val="zh-TW" w:eastAsia="zh-TW"/>
        </w:rPr>
        <w:t>不是全拔。</w:t>
      </w:r>
      <w:r>
        <w:rPr>
          <w:rFonts w:ascii="Calibri" w:hAnsi="Calibri"/>
          <w:rtl w:val="0"/>
          <w:lang w:val="en-US"/>
        </w:rPr>
        <w:t>Victor</w:t>
      </w:r>
      <w:r>
        <w:rPr>
          <w:rtl w:val="0"/>
          <w:lang w:val="zh-TW" w:eastAsia="zh-TW"/>
        </w:rPr>
        <w:t>退回莫斯科</w:t>
      </w:r>
      <w:r>
        <w:rPr>
          <w:rFonts w:ascii="Calibri" w:hAnsi="Calibri"/>
          <w:rtl w:val="0"/>
          <w:lang w:val="en-US"/>
        </w:rPr>
        <w:t>,</w:t>
      </w:r>
      <w:r>
        <w:rPr>
          <w:rtl w:val="0"/>
          <w:lang w:val="zh-TW" w:eastAsia="zh-TW"/>
        </w:rPr>
        <w:t>这两次都是隔着千里下绊子。</w:t>
      </w:r>
    </w:p>
    <w:p>
      <w:pPr>
        <w:pStyle w:val="Normal (Web)"/>
        <w:widowControl w:val="1"/>
      </w:pPr>
      <w:r>
        <w:rPr>
          <w:rtl w:val="0"/>
          <w:lang w:val="en-US"/>
        </w:rPr>
        <w:t>△</w:t>
      </w:r>
      <w:r>
        <w:rPr>
          <w:rFonts w:ascii="Calibri" w:hAnsi="Calibri"/>
          <w:rtl w:val="0"/>
          <w:lang w:val="en-US"/>
        </w:rPr>
        <w:t>Dante</w:t>
      </w:r>
      <w:r>
        <w:rPr>
          <w:rtl w:val="0"/>
          <w:lang w:val="zh-TW" w:eastAsia="zh-TW"/>
        </w:rPr>
        <w:t>推着轮椅过来。</w:t>
      </w:r>
    </w:p>
    <w:p>
      <w:pPr>
        <w:pStyle w:val="Normal (Web)"/>
        <w:widowControl w:val="1"/>
      </w:pPr>
      <w:r>
        <w:rPr>
          <w:rFonts w:ascii="Calibri" w:hAnsi="Calibri"/>
          <w:rtl w:val="0"/>
          <w:lang w:val="en-US"/>
        </w:rPr>
        <w:t>Dante</w:t>
      </w:r>
      <w:r>
        <w:rPr>
          <w:rtl w:val="0"/>
          <w:lang w:val="zh-TW" w:eastAsia="zh-TW"/>
        </w:rPr>
        <w:t>：他一计不成</w:t>
      </w:r>
      <w:r>
        <w:rPr>
          <w:rFonts w:ascii="Calibri" w:hAnsi="Calibri"/>
          <w:rtl w:val="0"/>
          <w:lang w:val="en-US"/>
        </w:rPr>
        <w:t>,</w:t>
      </w:r>
      <w:r>
        <w:rPr>
          <w:rtl w:val="0"/>
          <w:lang w:val="zh-TW" w:eastAsia="zh-TW"/>
        </w:rPr>
        <w:t>不会善罢甘休。下一次</w:t>
      </w:r>
      <w:r>
        <w:rPr>
          <w:rFonts w:ascii="Calibri" w:hAnsi="Calibri"/>
          <w:rtl w:val="0"/>
          <w:lang w:val="en-US"/>
        </w:rPr>
        <w:t>,</w:t>
      </w:r>
      <w:r>
        <w:rPr>
          <w:rtl w:val="0"/>
          <w:lang w:val="zh-TW" w:eastAsia="zh-TW"/>
        </w:rPr>
        <w:t>他可能就不玩阴的了。</w:t>
      </w:r>
    </w:p>
    <w:p>
      <w:pPr>
        <w:pStyle w:val="Normal (Web)"/>
        <w:widowControl w:val="1"/>
      </w:pPr>
      <w:r>
        <w:rPr>
          <w:rtl w:val="0"/>
          <w:lang w:val="en-US"/>
        </w:rPr>
        <w:t>△</w:t>
      </w:r>
      <w:r>
        <w:rPr>
          <w:rFonts w:ascii="Calibri" w:hAnsi="Calibri"/>
          <w:rtl w:val="0"/>
          <w:lang w:val="en-US"/>
        </w:rPr>
        <w:t>Eve</w:t>
      </w:r>
      <w:r>
        <w:rPr>
          <w:rtl w:val="0"/>
          <w:lang w:val="zh-TW" w:eastAsia="zh-TW"/>
        </w:rPr>
        <w:t>转身看他。</w:t>
      </w:r>
    </w:p>
    <w:p>
      <w:pPr>
        <w:pStyle w:val="Normal (Web)"/>
        <w:widowControl w:val="1"/>
      </w:pPr>
      <w:r>
        <w:rPr>
          <w:rFonts w:ascii="Calibri" w:hAnsi="Calibri"/>
          <w:rtl w:val="0"/>
          <w:lang w:val="en-US"/>
        </w:rPr>
        <w:t>Eve</w:t>
      </w:r>
      <w:r>
        <w:rPr>
          <w:rtl w:val="0"/>
          <w:lang w:val="zh-TW" w:eastAsia="zh-TW"/>
        </w:rPr>
        <w:t>：你倒了解他。</w:t>
      </w:r>
    </w:p>
    <w:p>
      <w:pPr>
        <w:pStyle w:val="Normal (Web)"/>
        <w:widowControl w:val="1"/>
      </w:pPr>
      <w:r>
        <w:rPr>
          <w:rFonts w:ascii="Calibri" w:hAnsi="Calibri"/>
          <w:rtl w:val="0"/>
          <w:lang w:val="en-US"/>
        </w:rPr>
        <w:t>Dante</w:t>
      </w:r>
      <w:r>
        <w:rPr>
          <w:rtl w:val="0"/>
          <w:lang w:val="zh-TW" w:eastAsia="zh-TW"/>
        </w:rPr>
        <w:t>：我和他做对手做了五年。他这种人</w:t>
      </w:r>
      <w:r>
        <w:rPr>
          <w:rFonts w:ascii="Calibri" w:hAnsi="Calibri"/>
          <w:rtl w:val="0"/>
          <w:lang w:val="en-US"/>
        </w:rPr>
        <w:t>,</w:t>
      </w:r>
      <w:r>
        <w:rPr>
          <w:rtl w:val="0"/>
          <w:lang w:val="zh-TW" w:eastAsia="zh-TW"/>
        </w:rPr>
        <w:t>栽了两次脸</w:t>
      </w:r>
      <w:r>
        <w:rPr>
          <w:rFonts w:ascii="Calibri" w:hAnsi="Calibri"/>
          <w:rtl w:val="0"/>
          <w:lang w:val="en-US"/>
        </w:rPr>
        <w:t>,</w:t>
      </w:r>
      <w:r>
        <w:rPr>
          <w:rtl w:val="0"/>
          <w:lang w:val="zh-TW" w:eastAsia="zh-TW"/>
        </w:rPr>
        <w:t>接下来一定会亲自出手</w:t>
      </w:r>
      <w:r>
        <w:rPr>
          <w:rFonts w:ascii="Calibri" w:hAnsi="Calibri"/>
          <w:rtl w:val="0"/>
          <w:lang w:val="en-US"/>
        </w:rPr>
        <w:t>,</w:t>
      </w:r>
      <w:r>
        <w:rPr>
          <w:rtl w:val="0"/>
          <w:lang w:val="zh-TW" w:eastAsia="zh-TW"/>
        </w:rPr>
        <w:t>堵上所有本钱</w:t>
      </w:r>
      <w:r>
        <w:rPr>
          <w:rFonts w:ascii="Calibri" w:hAnsi="Calibri"/>
          <w:rtl w:val="0"/>
          <w:lang w:val="en-US"/>
        </w:rPr>
        <w:t>,</w:t>
      </w:r>
      <w:r>
        <w:rPr>
          <w:rtl w:val="0"/>
          <w:lang w:val="zh-TW" w:eastAsia="zh-TW"/>
        </w:rPr>
        <w:t>跟你正面拼一次。</w:t>
      </w:r>
    </w:p>
    <w:p>
      <w:pPr>
        <w:pStyle w:val="Normal (Web)"/>
        <w:widowControl w:val="1"/>
      </w:pPr>
      <w:r>
        <w:rPr>
          <w:rtl w:val="0"/>
          <w:lang w:val="en-US"/>
        </w:rPr>
        <w:t>△</w:t>
      </w:r>
      <w:r>
        <w:rPr>
          <w:rtl w:val="0"/>
          <w:lang w:val="zh-TW" w:eastAsia="zh-TW"/>
        </w:rPr>
        <w:t>【卡点】</w:t>
      </w:r>
      <w:r>
        <w:rPr>
          <w:rFonts w:ascii="Calibri" w:hAnsi="Calibri"/>
          <w:rtl w:val="0"/>
          <w:lang w:val="en-US"/>
        </w:rPr>
        <w:t>Eve</w:t>
      </w:r>
      <w:r>
        <w:rPr>
          <w:rtl w:val="0"/>
          <w:lang w:val="zh-TW" w:eastAsia="zh-TW"/>
        </w:rPr>
        <w:t>盯着墙上北美和俄罗斯的地图</w:t>
      </w:r>
      <w:r>
        <w:rPr>
          <w:rFonts w:ascii="Calibri" w:hAnsi="Calibri"/>
          <w:rtl w:val="0"/>
          <w:lang w:val="en-US"/>
        </w:rPr>
        <w:t>,</w:t>
      </w:r>
      <w:r>
        <w:rPr>
          <w:rtl w:val="0"/>
          <w:lang w:val="zh-TW" w:eastAsia="zh-TW"/>
        </w:rPr>
        <w:t>手指从纽约</w:t>
      </w:r>
      <w:r>
        <w:rPr>
          <w:rFonts w:ascii="Calibri" w:hAnsi="Calibri"/>
          <w:rtl w:val="0"/>
          <w:lang w:val="en-US"/>
        </w:rPr>
        <w:t>,</w:t>
      </w:r>
      <w:r>
        <w:rPr>
          <w:rtl w:val="0"/>
          <w:lang w:val="zh-TW" w:eastAsia="zh-TW"/>
        </w:rPr>
        <w:t>缓缓划到莫斯科。</w:t>
      </w:r>
    </w:p>
    <w:p>
      <w:pPr>
        <w:pStyle w:val="Normal (Web)"/>
        <w:widowControl w:val="1"/>
      </w:pPr>
      <w:r>
        <w:rPr>
          <w:rFonts w:ascii="Calibri" w:hAnsi="Calibri"/>
          <w:rtl w:val="0"/>
          <w:lang w:val="en-US"/>
        </w:rPr>
        <w:t>Eve</w:t>
      </w:r>
      <w:r>
        <w:rPr>
          <w:rtl w:val="0"/>
          <w:lang w:val="zh-TW" w:eastAsia="zh-TW"/>
        </w:rPr>
        <w:t>：那就让他来。这次</w:t>
      </w:r>
      <w:r>
        <w:rPr>
          <w:rFonts w:ascii="Calibri" w:hAnsi="Calibri"/>
          <w:rtl w:val="0"/>
          <w:lang w:val="en-US"/>
        </w:rPr>
        <w:t>,</w:t>
      </w:r>
      <w:r>
        <w:rPr>
          <w:rtl w:val="0"/>
          <w:lang w:val="zh-TW" w:eastAsia="zh-TW"/>
        </w:rPr>
        <w:t>该轮到我</w:t>
      </w:r>
      <w:r>
        <w:rPr>
          <w:rFonts w:ascii="Calibri" w:hAnsi="Calibri"/>
          <w:rtl w:val="0"/>
          <w:lang w:val="en-US"/>
        </w:rPr>
        <w:t>,</w:t>
      </w:r>
      <w:r>
        <w:rPr>
          <w:rtl w:val="0"/>
          <w:lang w:val="zh-TW" w:eastAsia="zh-TW"/>
        </w:rPr>
        <w:t>去他的地盘上</w:t>
      </w:r>
      <w:r>
        <w:rPr>
          <w:rFonts w:ascii="Calibri" w:hAnsi="Calibri"/>
          <w:rtl w:val="0"/>
          <w:lang w:val="en-US"/>
        </w:rPr>
        <w:t>,</w:t>
      </w:r>
      <w:r>
        <w:rPr>
          <w:rtl w:val="0"/>
          <w:lang w:val="zh-TW" w:eastAsia="zh-TW"/>
        </w:rPr>
        <w:t>会会他了。</w:t>
      </w:r>
    </w:p>
    <w:p>
      <w:pPr>
        <w:pStyle w:val="Normal (Web)"/>
        <w:widowControl w:val="1"/>
        <w:spacing w:line="288" w:lineRule="auto"/>
      </w:pPr>
    </w:p>
    <w:p>
      <w:pPr>
        <w:pStyle w:val="Normal (Web)"/>
        <w:widowControl w:val="1"/>
        <w:spacing w:line="288" w:lineRule="auto"/>
      </w:pPr>
    </w:p>
    <w:p>
      <w:pPr>
        <w:pStyle w:val="Normal (Web)"/>
        <w:widowControl w:val="1"/>
        <w:spacing w:line="288" w:lineRule="auto"/>
      </w:pPr>
    </w:p>
    <w:p>
      <w:pPr>
        <w:pStyle w:val="Normal (Web)"/>
        <w:widowControl w:val="1"/>
        <w:spacing w:line="288" w:lineRule="auto"/>
      </w:pPr>
    </w:p>
    <w:p>
      <w:pPr>
        <w:pStyle w:val="Normal (Web)"/>
        <w:widowControl w:val="1"/>
        <w:spacing w:line="288" w:lineRule="auto"/>
      </w:pPr>
    </w:p>
    <w:p>
      <w:pPr>
        <w:pStyle w:val="Normal (Web)"/>
        <w:widowControl w:val="1"/>
        <w:spacing w:line="288" w:lineRule="auto"/>
      </w:pPr>
      <w:r/>
    </w:p>
    <w:sectPr>
      <w:headerReference w:type="default" r:id="rId4"/>
      <w:footerReference w:type="default" r:id="rId5"/>
      <w:pgSz w:w="11900" w:h="16840" w:orient="portrait"/>
      <w:pgMar w:top="1440" w:right="1800" w:bottom="1440" w:left="1800" w:header="851" w:footer="992"/>
      <w:bidi w:val="0"/>
    </w:sectPr>
  </w:body>
</w:document>
</file>

<file path=word/comments.xml><?xml version="1.0" encoding="utf-8"?>
<w:comments xmlns:w="http://schemas.openxmlformats.org/wordprocessingml/2006/main" xmlns:r="http://schemas.openxmlformats.org/officeDocument/2006/relationships" xmlns:wp="http://schemas.openxmlformats.org/drawingml/2006/wordprocessingDrawing" xmlns:w14="http://schemas.microsoft.com/office/word/2010/wordml">
  <w:comment w:id="0" w:author="zy-user" w:date="2026-06-22T14:32:00Z">
    <w:p w14:paraId="1111FFFF">
      <w:pPr>
        <w:pStyle w:val="默认"/>
        <w:bidi w:val="0"/>
      </w:pPr>
    </w:p>
    <w:p w14:paraId="11120000">
      <w:pPr>
        <w:pStyle w:val="默认"/>
        <w:bidi w:val="0"/>
      </w:pPr>
      <w:r>
        <w:rPr>
          <w:rFonts w:ascii="Arial Unicode MS" w:cs="Arial Unicode MS" w:hAnsi="Arial Unicode MS" w:hint="eastAsia"/>
          <w:rtl w:val="0"/>
        </w:rPr>
        <w:t>？？？？翻译错误</w:t>
      </w:r>
    </w:p>
    <w:p w14:paraId="11120001">
      <w:pPr>
        <w:pStyle w:val="默认"/>
        <w:bidi w:val="0"/>
      </w:pPr>
      <w:r>
        <w:rPr>
          <w:rFonts w:ascii="Arial Unicode MS" w:cs="Arial Unicode MS" w:hAnsi="Arial Unicode MS" w:hint="eastAsia"/>
          <w:rtl w:val="0"/>
        </w:rPr>
        <w:t xml:space="preserve">中文不是 </w:t>
      </w:r>
      <w:r>
        <w:rPr>
          <w:rFonts w:cs="Arial Unicode MS" w:eastAsia="Arial Unicode MS" w:hint="default"/>
          <w:rtl w:val="0"/>
        </w:rPr>
        <w:t>“</w:t>
      </w:r>
      <w:r>
        <w:rPr>
          <w:rFonts w:ascii="Arial Unicode MS" w:cs="Arial Unicode MS" w:hAnsi="Arial Unicode MS" w:hint="eastAsia"/>
          <w:rtl w:val="0"/>
        </w:rPr>
        <w:t>得知自己为了一个野种，亲手害死了自己的孩子和爱人</w:t>
      </w:r>
      <w:r>
        <w:rPr>
          <w:rFonts w:cs="Arial Unicode MS" w:eastAsia="Arial Unicode MS" w:hint="default"/>
          <w:rtl w:val="0"/>
        </w:rPr>
        <w:t>”</w:t>
      </w:r>
      <w:r>
        <w:rPr>
          <w:rFonts w:ascii="Arial Unicode MS" w:cs="Arial Unicode MS" w:hAnsi="Arial Unicode MS" w:hint="eastAsia"/>
          <w:rtl w:val="0"/>
        </w:rPr>
        <w:t>吗</w:t>
      </w:r>
    </w:p>
    <w:p w14:paraId="11120002">
      <w:pPr>
        <w:pStyle w:val="默认"/>
        <w:bidi w:val="0"/>
      </w:pPr>
      <w:r>
        <w:rPr>
          <w:rFonts w:ascii="Arial Unicode MS" w:cs="Arial Unicode MS" w:hAnsi="Arial Unicode MS" w:hint="eastAsia"/>
          <w:rtl w:val="0"/>
        </w:rPr>
        <w:t>哪里来的</w:t>
      </w:r>
      <w:r>
        <w:rPr>
          <w:rFonts w:cs="Arial Unicode MS" w:eastAsia="Arial Unicode MS"/>
          <w:rtl w:val="0"/>
        </w:rPr>
        <w:t>another man</w:t>
      </w:r>
      <w:r>
        <w:rPr>
          <w:rFonts w:cs="Arial Unicode MS" w:eastAsia="Arial Unicode MS" w:hint="default"/>
          <w:rtl w:val="0"/>
        </w:rPr>
        <w:t>’</w:t>
      </w:r>
      <w:r>
        <w:rPr>
          <w:rFonts w:cs="Arial Unicode MS" w:eastAsia="Arial Unicode MS"/>
          <w:rtl w:val="0"/>
        </w:rPr>
        <w:t>s bastard</w:t>
      </w:r>
      <w:r>
        <w:rPr>
          <w:rFonts w:ascii="Arial Unicode MS" w:cs="Arial Unicode MS" w:hAnsi="Arial Unicode MS" w:hint="eastAsia"/>
          <w:rtl w:val="0"/>
        </w:rPr>
        <w:t>？？？</w:t>
      </w:r>
    </w:p>
  </w:comment>
  <w:comment w:id="19" w:author="zy-user" w:date="2026-06-22T16:01:00Z">
    <w:p w14:paraId="11120003">
      <w:pPr>
        <w:pStyle w:val="默认"/>
        <w:bidi w:val="0"/>
      </w:pPr>
    </w:p>
    <w:p w14:paraId="11120004">
      <w:pPr>
        <w:pStyle w:val="默认"/>
        <w:bidi w:val="0"/>
      </w:pPr>
      <w:r>
        <w:rPr>
          <w:rFonts w:ascii="Arial Unicode MS" w:cs="Arial Unicode MS" w:hAnsi="Arial Unicode MS" w:hint="eastAsia"/>
          <w:rtl w:val="0"/>
        </w:rPr>
        <w:t xml:space="preserve">前面加一个 </w:t>
      </w:r>
      <w:r>
        <w:rPr>
          <w:rFonts w:cs="Arial Unicode MS" w:eastAsia="Arial Unicode MS"/>
          <w:rtl w:val="0"/>
        </w:rPr>
        <w:t>the whole of</w:t>
      </w:r>
    </w:p>
  </w:comment>
  <w:comment w:id="23" w:author="zy-user" w:date="2026-06-22T16:05:00Z">
    <w:p w14:paraId="11120005">
      <w:pPr>
        <w:pStyle w:val="默认"/>
        <w:bidi w:val="0"/>
      </w:pPr>
    </w:p>
    <w:p w14:paraId="11120006">
      <w:pPr>
        <w:pStyle w:val="默认"/>
        <w:bidi w:val="0"/>
      </w:pPr>
      <w:r>
        <w:rPr>
          <w:rFonts w:ascii="Arial Unicode MS" w:cs="Arial Unicode MS" w:hAnsi="Arial Unicode MS" w:hint="eastAsia"/>
          <w:rtl w:val="0"/>
        </w:rPr>
        <w:t>有些直译不合适的可以考虑转译一下</w:t>
      </w:r>
    </w:p>
    <w:p w14:paraId="11120007">
      <w:pPr>
        <w:pStyle w:val="默认"/>
        <w:bidi w:val="0"/>
      </w:pPr>
      <w:r>
        <w:rPr>
          <w:rFonts w:cs="Arial Unicode MS" w:eastAsia="Arial Unicode MS"/>
          <w:rtl w:val="0"/>
        </w:rPr>
        <w:t>Eve</w:t>
      </w:r>
      <w:r>
        <w:rPr>
          <w:rFonts w:ascii="Arial Unicode MS" w:cs="Arial Unicode MS" w:hAnsi="Arial Unicode MS" w:hint="eastAsia"/>
          <w:rtl w:val="0"/>
        </w:rPr>
        <w:t>：狠毒？比起你当年把我扔在爆炸的车里，这点手段，算什么？</w:t>
      </w:r>
      <w:r>
        <w:rPr>
          <w:rFonts w:cs="Arial Unicode MS" w:eastAsia="Arial Unicode MS" w:hint="default"/>
          <w:rtl w:val="0"/>
        </w:rPr>
        <w:br w:type="textWrapping"/>
      </w:r>
      <w:r>
        <w:rPr>
          <w:rFonts w:cs="Arial Unicode MS" w:eastAsia="Arial Unicode MS"/>
          <w:rtl w:val="0"/>
        </w:rPr>
        <w:t>Vicious? That day, I was left in that burning car. Alone! Compared with that?? This is nothing!</w:t>
      </w:r>
    </w:p>
    <w:p w14:paraId="11120008">
      <w:pPr>
        <w:pStyle w:val="默认"/>
        <w:bidi w:val="0"/>
      </w:pPr>
    </w:p>
    <w:p w14:paraId="11120009">
      <w:pPr>
        <w:pStyle w:val="默认"/>
        <w:bidi w:val="0"/>
      </w:pPr>
      <w:r>
        <w:rPr>
          <w:rFonts w:ascii="Arial Unicode MS" w:cs="Arial Unicode MS" w:hAnsi="Arial Unicode MS" w:hint="eastAsia"/>
          <w:rtl w:val="0"/>
        </w:rPr>
        <w:t>或者</w:t>
      </w:r>
    </w:p>
    <w:p w14:paraId="1112000A">
      <w:pPr>
        <w:pStyle w:val="默认"/>
        <w:bidi w:val="0"/>
      </w:pPr>
    </w:p>
    <w:p w14:paraId="1112000B">
      <w:pPr>
        <w:pStyle w:val="默认"/>
        <w:bidi w:val="0"/>
      </w:pPr>
      <w:r>
        <w:rPr>
          <w:rFonts w:cs="Arial Unicode MS" w:eastAsia="Arial Unicode MS"/>
          <w:rtl w:val="0"/>
        </w:rPr>
        <w:t>Vicious? You left me in that buring car.</w:t>
      </w:r>
    </w:p>
    <w:p w14:paraId="1112000C">
      <w:pPr>
        <w:pStyle w:val="默认"/>
        <w:bidi w:val="0"/>
      </w:pPr>
      <w:r>
        <w:rPr>
          <w:rFonts w:cs="Arial Unicode MS" w:eastAsia="Arial Unicode MS"/>
          <w:rtl w:val="0"/>
        </w:rPr>
        <w:t>To die.</w:t>
      </w:r>
    </w:p>
    <w:p w14:paraId="1112000D">
      <w:pPr>
        <w:pStyle w:val="默认"/>
        <w:bidi w:val="0"/>
      </w:pPr>
      <w:r>
        <w:rPr>
          <w:rFonts w:cs="Arial Unicode MS" w:eastAsia="Arial Unicode MS"/>
          <w:rtl w:val="0"/>
        </w:rPr>
        <w:t>Compared to that...</w:t>
      </w:r>
    </w:p>
    <w:p w14:paraId="1112000E">
      <w:pPr>
        <w:pStyle w:val="默认"/>
        <w:bidi w:val="0"/>
      </w:pPr>
      <w:r>
        <w:rPr>
          <w:rFonts w:cs="Arial Unicode MS" w:eastAsia="Arial Unicode MS"/>
          <w:rtl w:val="0"/>
        </w:rPr>
        <w:t>What I'm doing to you now is still mercy!!</w:t>
      </w:r>
    </w:p>
  </w:comment>
  <w:comment w:id="26" w:author="zy-user" w:date="2026-06-22T16:11:00Z">
    <w:p w14:paraId="1112000F">
      <w:pPr>
        <w:pStyle w:val="默认"/>
        <w:bidi w:val="0"/>
      </w:pPr>
    </w:p>
    <w:p w14:paraId="11120010">
      <w:pPr>
        <w:pStyle w:val="默认"/>
        <w:bidi w:val="0"/>
      </w:pPr>
      <w:r>
        <w:rPr>
          <w:rFonts w:ascii="Arial Unicode MS" w:cs="Arial Unicode MS" w:hAnsi="Arial Unicode MS" w:hint="eastAsia"/>
          <w:rtl w:val="0"/>
        </w:rPr>
        <w:t>他不是之前一直觉得女主在撒谎吗 那么这里的语气应该是！原来</w:t>
      </w:r>
    </w:p>
  </w:comment>
  <w:comment w:id="32" w:author="zy-user" w:date="2026-06-22T16:54:00Z">
    <w:p w14:paraId="11120011">
      <w:pPr>
        <w:pStyle w:val="默认"/>
        <w:bidi w:val="0"/>
      </w:pPr>
    </w:p>
    <w:p w14:paraId="11120012">
      <w:pPr>
        <w:pStyle w:val="默认"/>
        <w:bidi w:val="0"/>
      </w:pPr>
      <w:r>
        <w:rPr>
          <w:rFonts w:ascii="Arial Unicode MS" w:cs="Arial Unicode MS" w:hAnsi="Arial Unicode MS" w:hint="eastAsia"/>
          <w:rtl w:val="0"/>
        </w:rPr>
        <w:t>这句闹够了没有 重新翻译</w:t>
      </w:r>
    </w:p>
  </w:comment>
</w:comments>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PingFang SC Regular">
    <w:charset w:val="00"/>
    <w:family w:val="roman"/>
    <w:pitch w:val="default"/>
  </w:font>
  <w:font w:name="Calibri">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页眉与页脚"/>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页眉与页脚"/>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trackRevisions/>
  <w:defaultTabStop w:val="420"/>
  <w:autoHyphenation w:val="0"/>
  <w:evenAndOddHeaders w:val="0"/>
  <w:bookFoldPrinting w:val="0"/>
  <w:noLineBreaksAfter w:lang="中文" w:val="‘“(〔[{〈《「『【⦅〘〖«〝︵︷︹︻︽︿﹁﹃﹇﹙﹛﹝｢"/>
  <w:noLineBreaksBefore w:lang="中文"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页眉与页脚">
    <w:name w:val="页眉与页脚"/>
    <w:next w:val="页眉与页脚"/>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PingFang SC Regular" w:cs="Arial Unicode MS" w:hAnsi="PingFang SC Regular"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Normal (Web)">
    <w:name w:val="Normal (Web)"/>
    <w:next w:val="Normal (Web)"/>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Arial Unicode MS" w:cs="Arial Unicode MS" w:hAnsi="Arial Unicode MS" w:eastAsia="Arial Unicode MS" w:hint="eastAsia"/>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默认 A">
    <w:name w:val="默认 A"/>
    <w:next w:val="默认 A"/>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PingFang SC Regular" w:cs="Arial Unicode MS" w:hAnsi="PingFang SC Regular"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默认">
    <w:name w:val="默认"/>
    <w:next w:val="默认"/>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PingFang SC Regular" w:cs="PingFang SC Regular" w:hAnsi="PingFang SC Regular" w:eastAsia="PingFang SC Regular"/>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comments" Target="comments.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WPS">
  <a:themeElements>
    <a:clrScheme name="WPS">
      <a:dk1>
        <a:srgbClr val="000000"/>
      </a:dk1>
      <a:lt1>
        <a:srgbClr val="FFFFFF"/>
      </a:lt1>
      <a:dk2>
        <a:srgbClr val="A7A7A7"/>
      </a:dk2>
      <a:lt2>
        <a:srgbClr val="535353"/>
      </a:lt2>
      <a:accent1>
        <a:srgbClr val="4874CB"/>
      </a:accent1>
      <a:accent2>
        <a:srgbClr val="EE822F"/>
      </a:accent2>
      <a:accent3>
        <a:srgbClr val="F2BA02"/>
      </a:accent3>
      <a:accent4>
        <a:srgbClr val="75BD42"/>
      </a:accent4>
      <a:accent5>
        <a:srgbClr val="30C0B4"/>
      </a:accent5>
      <a:accent6>
        <a:srgbClr val="E54C5E"/>
      </a:accent6>
      <a:hlink>
        <a:srgbClr val="0000FF"/>
      </a:hlink>
      <a:folHlink>
        <a:srgbClr val="FF00FF"/>
      </a:folHlink>
    </a:clrScheme>
    <a:fontScheme name="WPS">
      <a:majorFont>
        <a:latin typeface="PingFang SC Semibold"/>
        <a:ea typeface="PingFang SC Semibold"/>
        <a:cs typeface="PingFang SC Semibold"/>
      </a:majorFont>
      <a:minorFont>
        <a:latin typeface="PingFang SC Regular"/>
        <a:ea typeface="PingFang SC Regular"/>
        <a:cs typeface="PingFang SC Regular"/>
      </a:minorFont>
    </a:fontScheme>
    <a:fmtScheme name="WP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reflection blurRad="0" stA="50000" stPos="0" endA="0" endPos="40000" dist="0" dir="5400000" fadeDir="5400000" sx="100000" sy="-100000" kx="0" ky="0" algn="bl" rotWithShape="0"/>
          </a:effectLst>
        </a:effectStyle>
        <a:effectStyle>
          <a:effectLst>
            <a:reflection blurRad="0" stA="50000" stPos="0" endA="0" endPos="40000" dist="0" dir="5400000" fadeDir="5400000" sx="100000" sy="-100000" kx="0" ky="0" algn="bl" rotWithShape="0"/>
          </a:effectLst>
        </a:effectStyle>
        <a:effectStyle>
          <a:effectLst>
            <a:reflection blurRad="0" stA="50000" stPos="0" endA="0" endPos="40000" dist="0" dir="5400000" fadeDir="5400000" sx="100000" sy="-100000" kx="0" ky="0" algn="bl" rotWithShape="0"/>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reflection blurRad="0" stA="50000" stPos="0" endA="0" endPos="40000" dist="0" dir="5400000" fadeDir="5400000" sx="100000" sy="-100000" kx="0" ky="0" algn="bl" rotWithShape="0"/>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PingFang SC Regular"/>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reflection blurRad="0" stA="50000" stPos="0" endA="0" endPos="40000" dist="0" dir="5400000" fadeDir="5400000" sx="100000" sy="-100000" kx="0" ky="0" algn="bl" rotWithShape="0"/>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PingFang SC Regular"/>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