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sz w:val="24"/>
          <w:szCs w:val="24"/>
          <w:rtl w:val="0"/>
          <w:lang w:val="zh-TW" w:eastAsia="zh-TW"/>
        </w:rPr>
        <w:t>片名：《</w:t>
      </w:r>
      <w:r>
        <w:rPr>
          <w:rFonts w:ascii="微软雅黑" w:cs="微软雅黑" w:hAnsi="微软雅黑" w:eastAsia="微软雅黑"/>
          <w:b w:val="1"/>
          <w:bCs w:val="1"/>
          <w:kern w:val="0"/>
          <w:sz w:val="24"/>
          <w:szCs w:val="24"/>
          <w:rtl w:val="0"/>
          <w:lang w:val="en-US"/>
        </w:rPr>
        <w:t>Take My Love to the Deep Sea</w:t>
      </w:r>
      <w:r>
        <w:rPr>
          <w:rFonts w:ascii="微软雅黑" w:cs="微软雅黑" w:hAnsi="微软雅黑" w:eastAsia="微软雅黑"/>
          <w:b w:val="1"/>
          <w:bCs w:val="1"/>
          <w:kern w:val="0"/>
          <w:sz w:val="24"/>
          <w:szCs w:val="24"/>
          <w:rtl w:val="0"/>
          <w:lang w:val="zh-TW" w:eastAsia="zh-TW"/>
        </w:rPr>
        <w:t>》（和我的爱葬身大海）</w:t>
      </w:r>
    </w:p>
    <w:p>
      <w:pPr>
        <w:pStyle w:val="Normal.0"/>
        <w:widowControl w:val="1"/>
        <w:spacing w:line="288" w:lineRule="auto"/>
        <w:jc w:val="left"/>
        <w:rPr>
          <w:rFonts w:ascii="微软雅黑" w:cs="微软雅黑" w:hAnsi="微软雅黑" w:eastAsia="微软雅黑"/>
          <w:b w:val="1"/>
          <w:bCs w:val="1"/>
          <w:kern w:val="0"/>
          <w:sz w:val="24"/>
          <w:szCs w:val="24"/>
        </w:rPr>
      </w:pPr>
    </w:p>
    <w:p>
      <w:pPr>
        <w:pStyle w:val="Normal.0"/>
        <w:widowControl w:val="1"/>
        <w:spacing w:line="288" w:lineRule="auto"/>
        <w:jc w:val="left"/>
        <w:rPr>
          <w:rFonts w:ascii="微软雅黑" w:cs="微软雅黑" w:hAnsi="微软雅黑" w:eastAsia="微软雅黑"/>
          <w:kern w:val="0"/>
          <w:sz w:val="24"/>
          <w:szCs w:val="24"/>
          <w:lang w:val="zh-TW" w:eastAsia="zh-TW"/>
        </w:rPr>
      </w:pPr>
      <w:r>
        <w:rPr>
          <w:rFonts w:ascii="微软雅黑" w:cs="微软雅黑" w:hAnsi="微软雅黑" w:eastAsia="微软雅黑"/>
          <w:kern w:val="0"/>
          <w:sz w:val="24"/>
          <w:szCs w:val="24"/>
          <w:rtl w:val="0"/>
          <w:lang w:val="zh-TW" w:eastAsia="zh-TW"/>
        </w:rPr>
        <w:t>备选剧名：</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zh-TW" w:eastAsia="zh-TW"/>
        </w:rPr>
        <w:t>《</w:t>
      </w:r>
      <w:r>
        <w:rPr>
          <w:rFonts w:ascii="微软雅黑" w:cs="微软雅黑" w:hAnsi="微软雅黑" w:eastAsia="微软雅黑"/>
          <w:kern w:val="0"/>
          <w:sz w:val="24"/>
          <w:szCs w:val="24"/>
          <w:rtl w:val="0"/>
          <w:lang w:val="en-US"/>
        </w:rPr>
        <w:t>Doomed Love Sacrifice</w:t>
      </w:r>
      <w:r>
        <w:rPr>
          <w:rFonts w:ascii="微软雅黑" w:cs="微软雅黑" w:hAnsi="微软雅黑" w:eastAsia="微软雅黑"/>
          <w:kern w:val="0"/>
          <w:sz w:val="24"/>
          <w:szCs w:val="24"/>
          <w:rtl w:val="0"/>
          <w:lang w:val="zh-TW" w:eastAsia="zh-TW"/>
        </w:rPr>
        <w:t>》（错爱献祭）</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kern w:val="0"/>
          <w:sz w:val="24"/>
          <w:szCs w:val="24"/>
          <w:lang w:val="zh-TW" w:eastAsia="zh-TW"/>
        </w:rPr>
      </w:pPr>
      <w:r>
        <w:rPr>
          <w:rFonts w:ascii="微软雅黑" w:cs="微软雅黑" w:hAnsi="微软雅黑" w:eastAsia="微软雅黑"/>
          <w:kern w:val="0"/>
          <w:sz w:val="24"/>
          <w:szCs w:val="24"/>
          <w:rtl w:val="0"/>
          <w:lang w:val="zh-TW" w:eastAsia="zh-TW"/>
        </w:rPr>
        <w:t>题材方向：后悔流 女频奇幻 海盗 海神献祭</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zh-TW" w:eastAsia="zh-TW"/>
        </w:rPr>
        <w:t>总集数：</w:t>
      </w:r>
      <w:r>
        <w:rPr>
          <w:rFonts w:ascii="微软雅黑" w:cs="微软雅黑" w:hAnsi="微软雅黑" w:eastAsia="微软雅黑"/>
          <w:kern w:val="0"/>
          <w:sz w:val="24"/>
          <w:szCs w:val="24"/>
          <w:rtl w:val="0"/>
          <w:lang w:val="en-US"/>
        </w:rPr>
        <w:t>30</w:t>
      </w:r>
      <w:r>
        <w:rPr>
          <w:rFonts w:ascii="微软雅黑" w:cs="微软雅黑" w:hAnsi="微软雅黑" w:eastAsia="微软雅黑"/>
          <w:kern w:val="0"/>
          <w:sz w:val="24"/>
          <w:szCs w:val="24"/>
          <w:rtl w:val="0"/>
          <w:lang w:val="zh-TW" w:eastAsia="zh-TW"/>
        </w:rPr>
        <w:t>集</w:t>
      </w:r>
    </w:p>
    <w:p>
      <w:pPr>
        <w:pStyle w:val="Normal.0"/>
        <w:widowControl w:val="1"/>
        <w:spacing w:line="288" w:lineRule="auto"/>
        <w:jc w:val="left"/>
        <w:rPr>
          <w:rFonts w:ascii="微软雅黑" w:cs="微软雅黑" w:hAnsi="微软雅黑" w:eastAsia="微软雅黑"/>
          <w:kern w:val="0"/>
          <w:sz w:val="24"/>
          <w:szCs w:val="24"/>
          <w:lang w:val="zh-TW" w:eastAsia="zh-TW"/>
        </w:rPr>
      </w:pPr>
      <w:r>
        <w:rPr>
          <w:rFonts w:ascii="微软雅黑" w:cs="微软雅黑" w:hAnsi="微软雅黑" w:eastAsia="微软雅黑"/>
          <w:kern w:val="0"/>
          <w:sz w:val="24"/>
          <w:szCs w:val="24"/>
          <w:rtl w:val="0"/>
          <w:lang w:val="zh-TW" w:eastAsia="zh-TW"/>
        </w:rPr>
        <w:t>一句话：女主得知她的海盗王未婚夫竟然一直爱的是自己的继妹，于是决定带着对爱情的绝望换嫁献祭给海神，葬身大海</w:t>
      </w:r>
    </w:p>
    <w:p>
      <w:pPr>
        <w:pStyle w:val="Normal.0"/>
        <w:widowControl w:val="1"/>
        <w:spacing w:line="288" w:lineRule="auto"/>
        <w:jc w:val="left"/>
        <w:rPr>
          <w:rFonts w:ascii="微软雅黑" w:cs="微软雅黑" w:hAnsi="微软雅黑" w:eastAsia="微软雅黑"/>
          <w:outline w:val="0"/>
          <w:color w:val="ff2600"/>
          <w:kern w:val="0"/>
          <w:sz w:val="24"/>
          <w:szCs w:val="24"/>
          <w:u w:color="ff2600"/>
          <w14:textFill>
            <w14:solidFill>
              <w14:srgbClr w14:val="FF2600"/>
            </w14:solidFill>
          </w14:textFill>
        </w:rPr>
      </w:pPr>
      <w:r>
        <w:rPr>
          <w:rFonts w:ascii="Times New Roman" w:hAnsi="Times New Roman"/>
          <w:outline w:val="0"/>
          <w:color w:val="ff2600"/>
          <w:kern w:val="0"/>
          <w:sz w:val="22"/>
          <w:szCs w:val="22"/>
          <w:u w:color="ff2600"/>
          <w:rtl w:val="0"/>
          <w:lang w:val="zh-TW" w:eastAsia="zh-TW"/>
          <w14:textFill>
            <w14:solidFill>
              <w14:srgbClr w14:val="FF2600"/>
            </w14:solidFill>
          </w14:textFill>
        </w:rPr>
        <w:t xml:space="preserve">When </w:t>
      </w:r>
      <w:r>
        <w:rPr>
          <w:rFonts w:ascii="Times New Roman" w:hAnsi="Times New Roman"/>
          <w:outline w:val="0"/>
          <w:color w:val="ff2600"/>
          <w:kern w:val="0"/>
          <w:sz w:val="22"/>
          <w:szCs w:val="22"/>
          <w:u w:color="ff2600"/>
          <w:rtl w:val="0"/>
          <w:lang w:val="zh-TW" w:eastAsia="zh-TW"/>
          <w14:textFill>
            <w14:solidFill>
              <w14:srgbClr w14:val="FF2600"/>
            </w14:solidFill>
          </w14:textFill>
        </w:rPr>
        <w:t>Luna</w:t>
      </w:r>
      <w:r>
        <w:rPr>
          <w:rFonts w:ascii="Times New Roman" w:hAnsi="Times New Roman"/>
          <w:outline w:val="0"/>
          <w:color w:val="ff2600"/>
          <w:kern w:val="0"/>
          <w:sz w:val="22"/>
          <w:szCs w:val="22"/>
          <w:u w:color="ff2600"/>
          <w:rtl w:val="0"/>
          <w:lang w:val="zh-TW" w:eastAsia="zh-TW"/>
          <w14:textFill>
            <w14:solidFill>
              <w14:srgbClr w14:val="FF2600"/>
            </w14:solidFill>
          </w14:textFill>
        </w:rPr>
        <w:t xml:space="preserve"> discovers her pirate king fianc</w:t>
      </w:r>
      <w:r>
        <w:rPr>
          <w:rFonts w:ascii="Times New Roman" w:hAnsi="Times New Roman" w:hint="default"/>
          <w:outline w:val="0"/>
          <w:color w:val="ff2600"/>
          <w:kern w:val="0"/>
          <w:sz w:val="22"/>
          <w:szCs w:val="22"/>
          <w:u w:color="ff2600"/>
          <w:rtl w:val="0"/>
          <w:lang w:val="zh-TW" w:eastAsia="zh-TW"/>
          <w14:textFill>
            <w14:solidFill>
              <w14:srgbClr w14:val="FF2600"/>
            </w14:solidFill>
          </w14:textFill>
        </w:rPr>
        <w:t xml:space="preserve">é </w:t>
      </w:r>
      <w:r>
        <w:rPr>
          <w:rFonts w:ascii="Times New Roman" w:hAnsi="Times New Roman"/>
          <w:outline w:val="0"/>
          <w:color w:val="ff2600"/>
          <w:kern w:val="0"/>
          <w:sz w:val="22"/>
          <w:szCs w:val="22"/>
          <w:u w:color="ff2600"/>
          <w:rtl w:val="0"/>
          <w:lang w:val="zh-TW" w:eastAsia="zh-TW"/>
          <w14:textFill>
            <w14:solidFill>
              <w14:srgbClr w14:val="FF2600"/>
            </w14:solidFill>
          </w14:textFill>
        </w:rPr>
        <w:t xml:space="preserve">has been in love with her stepsister all along, she loses all hope in love and chooses to marry the Sea </w:t>
      </w:r>
      <w:r>
        <w:rPr>
          <w:rFonts w:ascii="Times New Roman" w:hAnsi="Times New Roman"/>
          <w:outline w:val="0"/>
          <w:color w:val="ff2600"/>
          <w:kern w:val="0"/>
          <w:sz w:val="22"/>
          <w:szCs w:val="22"/>
          <w:u w:color="ff2600"/>
          <w:rtl w:val="0"/>
          <w:lang w:val="en-US"/>
          <w14:textFill>
            <w14:solidFill>
              <w14:srgbClr w14:val="FF2600"/>
            </w14:solidFill>
          </w14:textFill>
        </w:rPr>
        <w:t>God</w:t>
      </w:r>
      <w:r>
        <w:rPr>
          <w:rFonts w:ascii="Times New Roman" w:hAnsi="Times New Roman"/>
          <w:outline w:val="0"/>
          <w:color w:val="ff2600"/>
          <w:kern w:val="0"/>
          <w:sz w:val="22"/>
          <w:szCs w:val="22"/>
          <w:u w:color="ff2600"/>
          <w:rtl w:val="0"/>
          <w:lang w:val="zh-TW" w:eastAsia="zh-TW"/>
          <w14:textFill>
            <w14:solidFill>
              <w14:srgbClr w14:val="FF2600"/>
            </w14:solidFill>
          </w14:textFill>
        </w:rPr>
        <w:t xml:space="preserve"> in her sister</w:t>
      </w:r>
      <w:r>
        <w:rPr>
          <w:rFonts w:ascii="Times New Roman" w:hAnsi="Times New Roman" w:hint="default"/>
          <w:outline w:val="0"/>
          <w:color w:val="ff2600"/>
          <w:kern w:val="0"/>
          <w:sz w:val="22"/>
          <w:szCs w:val="22"/>
          <w:u w:color="ff2600"/>
          <w:rtl w:val="0"/>
          <w:lang w:val="zh-TW" w:eastAsia="zh-TW"/>
          <w14:textFill>
            <w14:solidFill>
              <w14:srgbClr w14:val="FF2600"/>
            </w14:solidFill>
          </w14:textFill>
        </w:rPr>
        <w:t>’</w:t>
      </w:r>
      <w:r>
        <w:rPr>
          <w:rFonts w:ascii="Times New Roman" w:hAnsi="Times New Roman"/>
          <w:outline w:val="0"/>
          <w:color w:val="ff2600"/>
          <w:kern w:val="0"/>
          <w:sz w:val="22"/>
          <w:szCs w:val="22"/>
          <w:u w:color="ff2600"/>
          <w:rtl w:val="0"/>
          <w:lang w:val="zh-TW" w:eastAsia="zh-TW"/>
          <w14:textFill>
            <w14:solidFill>
              <w14:srgbClr w14:val="FF2600"/>
            </w14:solidFill>
          </w14:textFill>
        </w:rPr>
        <w:t xml:space="preserve">s place </w:t>
      </w:r>
      <w:r>
        <w:rPr>
          <w:rFonts w:ascii="Times New Roman" w:hAnsi="Times New Roman" w:hint="default"/>
          <w:outline w:val="0"/>
          <w:color w:val="ff2600"/>
          <w:kern w:val="0"/>
          <w:sz w:val="22"/>
          <w:szCs w:val="22"/>
          <w:u w:color="ff2600"/>
          <w:rtl w:val="0"/>
          <w:lang w:val="zh-TW" w:eastAsia="zh-TW"/>
          <w14:textFill>
            <w14:solidFill>
              <w14:srgbClr w14:val="FF2600"/>
            </w14:solidFill>
          </w14:textFill>
        </w:rPr>
        <w:t xml:space="preserve">— </w:t>
      </w:r>
      <w:r>
        <w:rPr>
          <w:rFonts w:ascii="Times New Roman" w:hAnsi="Times New Roman"/>
          <w:outline w:val="0"/>
          <w:color w:val="ff2600"/>
          <w:kern w:val="0"/>
          <w:sz w:val="22"/>
          <w:szCs w:val="22"/>
          <w:u w:color="ff2600"/>
          <w:rtl w:val="0"/>
          <w:lang w:val="zh-TW" w:eastAsia="zh-TW"/>
          <w14:textFill>
            <w14:solidFill>
              <w14:srgbClr w14:val="FF2600"/>
            </w14:solidFill>
          </w14:textFill>
        </w:rPr>
        <w:t>even if it means being swallowed by the sea.</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故事大纲：</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zh-TW" w:eastAsia="zh-TW"/>
        </w:rPr>
        <w:t>海岛由海神</w:t>
      </w:r>
      <w:r>
        <w:rPr>
          <w:rFonts w:ascii="微软雅黑" w:cs="微软雅黑" w:hAnsi="微软雅黑" w:eastAsia="微软雅黑"/>
          <w:kern w:val="0"/>
          <w:sz w:val="24"/>
          <w:szCs w:val="24"/>
          <w:rtl w:val="0"/>
          <w:lang w:val="en-US"/>
        </w:rPr>
        <w:t>Davy Jones</w:t>
      </w:r>
      <w:r>
        <w:rPr>
          <w:rFonts w:ascii="微软雅黑" w:cs="微软雅黑" w:hAnsi="微软雅黑" w:eastAsia="微软雅黑"/>
          <w:kern w:val="0"/>
          <w:sz w:val="24"/>
          <w:szCs w:val="24"/>
          <w:rtl w:val="0"/>
          <w:lang w:val="zh-TW" w:eastAsia="zh-TW"/>
        </w:rPr>
        <w:t>执掌，此地每十年便要献祭一位十八岁少女献祭深海。海盗王</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（德雷克）与女主</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露娜</w:t>
      </w: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相恋三年，婚事将近，女主继妹</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薇拉</w:t>
      </w: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不幸被选定为祭品。</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以死相逼，女主察觉爱人心中真正眷恋的始终是继妹，过往温情皆是假象。心如死灰的决意交换身份，让继妹顶替自己成婚，自己替代继妹成为海神的祭品。婚礼之上，男主掀开面纱才知新娘换人，悔恨万分。</w:t>
      </w:r>
    </w:p>
    <w:p>
      <w:pPr>
        <w:pStyle w:val="Normal.0"/>
        <w:widowControl w:val="1"/>
        <w:spacing w:line="288" w:lineRule="auto"/>
        <w:jc w:val="left"/>
        <w:rPr>
          <w:rFonts w:ascii="微软雅黑" w:cs="微软雅黑" w:hAnsi="微软雅黑" w:eastAsia="微软雅黑"/>
          <w:outline w:val="0"/>
          <w:color w:val="ff2600"/>
          <w:kern w:val="0"/>
          <w:sz w:val="24"/>
          <w:szCs w:val="24"/>
          <w:u w:color="ff2600"/>
          <w:lang w:val="zh-TW" w:eastAsia="zh-TW"/>
          <w14:textFill>
            <w14:solidFill>
              <w14:srgbClr w14:val="FF2600"/>
            </w14:solidFill>
          </w14:textFill>
        </w:rPr>
      </w:pPr>
      <w:r>
        <w:rPr>
          <w:rFonts w:ascii="Times New Roman" w:hAnsi="Times New Roman"/>
          <w:outline w:val="0"/>
          <w:color w:val="ff2600"/>
          <w:kern w:val="0"/>
          <w:sz w:val="22"/>
          <w:szCs w:val="22"/>
          <w:u w:color="ff2600"/>
          <w:rtl w:val="0"/>
          <w:lang w:val="zh-TW" w:eastAsia="zh-TW"/>
          <w14:textFill>
            <w14:solidFill>
              <w14:srgbClr w14:val="FF2600"/>
            </w14:solidFill>
          </w14:textFill>
        </w:rPr>
        <w:t xml:space="preserve">On an island ruled by the Sea God Davy Jones, an eighteen-year-old girl must be sacrificed to the deep sea every ten years. Pirate King Drake is about to marry Luna, the woman he has loved for three years </w:t>
      </w:r>
      <w:r>
        <w:rPr>
          <w:rFonts w:ascii="Times New Roman" w:hAnsi="Times New Roman" w:hint="default"/>
          <w:outline w:val="0"/>
          <w:color w:val="ff2600"/>
          <w:kern w:val="0"/>
          <w:sz w:val="22"/>
          <w:szCs w:val="22"/>
          <w:u w:color="ff2600"/>
          <w:rtl w:val="0"/>
          <w:lang w:val="zh-TW" w:eastAsia="zh-TW"/>
          <w14:textFill>
            <w14:solidFill>
              <w14:srgbClr w14:val="FF2600"/>
            </w14:solidFill>
          </w14:textFill>
        </w:rPr>
        <w:t xml:space="preserve">— </w:t>
      </w:r>
      <w:r>
        <w:rPr>
          <w:rFonts w:ascii="Times New Roman" w:hAnsi="Times New Roman"/>
          <w:outline w:val="0"/>
          <w:color w:val="ff2600"/>
          <w:kern w:val="0"/>
          <w:sz w:val="22"/>
          <w:szCs w:val="22"/>
          <w:u w:color="ff2600"/>
          <w:rtl w:val="0"/>
          <w:lang w:val="zh-TW" w:eastAsia="zh-TW"/>
          <w14:textFill>
            <w14:solidFill>
              <w14:srgbClr w14:val="FF2600"/>
            </w14:solidFill>
          </w14:textFill>
        </w:rPr>
        <w:t>until her stepsister Veyra is chosen as the next sacrifice. When Veyra threatens suicide, Luna finally sees the truth: Drake</w:t>
      </w:r>
      <w:r>
        <w:rPr>
          <w:rFonts w:ascii="Times New Roman" w:hAnsi="Times New Roman" w:hint="default"/>
          <w:outline w:val="0"/>
          <w:color w:val="ff2600"/>
          <w:kern w:val="0"/>
          <w:sz w:val="22"/>
          <w:szCs w:val="22"/>
          <w:u w:color="ff2600"/>
          <w:rtl w:val="0"/>
          <w:lang w:val="zh-TW" w:eastAsia="zh-TW"/>
          <w14:textFill>
            <w14:solidFill>
              <w14:srgbClr w14:val="FF2600"/>
            </w14:solidFill>
          </w14:textFill>
        </w:rPr>
        <w:t>’</w:t>
      </w:r>
      <w:r>
        <w:rPr>
          <w:rFonts w:ascii="Times New Roman" w:hAnsi="Times New Roman"/>
          <w:outline w:val="0"/>
          <w:color w:val="ff2600"/>
          <w:kern w:val="0"/>
          <w:sz w:val="22"/>
          <w:szCs w:val="22"/>
          <w:u w:color="ff2600"/>
          <w:rtl w:val="0"/>
          <w:lang w:val="zh-TW" w:eastAsia="zh-TW"/>
          <w14:textFill>
            <w14:solidFill>
              <w14:srgbClr w14:val="FF2600"/>
            </w14:solidFill>
          </w14:textFill>
        </w:rPr>
        <w:t>s heart has always belonged to Veyra. Broken by despair, Luna switches places with her stepsister, letting Veyra marry Drake while she offers herself to the Sea God. But when Drake lifts the bride</w:t>
      </w:r>
      <w:r>
        <w:rPr>
          <w:rFonts w:ascii="Times New Roman" w:hAnsi="Times New Roman" w:hint="default"/>
          <w:outline w:val="0"/>
          <w:color w:val="ff2600"/>
          <w:kern w:val="0"/>
          <w:sz w:val="22"/>
          <w:szCs w:val="22"/>
          <w:u w:color="ff2600"/>
          <w:rtl w:val="0"/>
          <w:lang w:val="zh-TW" w:eastAsia="zh-TW"/>
          <w14:textFill>
            <w14:solidFill>
              <w14:srgbClr w14:val="FF2600"/>
            </w14:solidFill>
          </w14:textFill>
        </w:rPr>
        <w:t>’</w:t>
      </w:r>
      <w:r>
        <w:rPr>
          <w:rFonts w:ascii="Times New Roman" w:hAnsi="Times New Roman"/>
          <w:outline w:val="0"/>
          <w:color w:val="ff2600"/>
          <w:kern w:val="0"/>
          <w:sz w:val="22"/>
          <w:szCs w:val="22"/>
          <w:u w:color="ff2600"/>
          <w:rtl w:val="0"/>
          <w:lang w:val="zh-TW" w:eastAsia="zh-TW"/>
          <w14:textFill>
            <w14:solidFill>
              <w14:srgbClr w14:val="FF2600"/>
            </w14:solidFill>
          </w14:textFill>
        </w:rPr>
        <w:t>s veil at the wedding, he realizes the woman he truly lost is Luna.</w:t>
      </w:r>
    </w:p>
    <w:p>
      <w:pPr>
        <w:pStyle w:val="Normal.0"/>
        <w:widowControl w:val="1"/>
        <w:spacing w:line="288" w:lineRule="auto"/>
        <w:jc w:val="left"/>
        <w:rPr>
          <w:rFonts w:ascii="微软雅黑" w:cs="微软雅黑" w:hAnsi="微软雅黑" w:eastAsia="微软雅黑"/>
          <w:kern w:val="0"/>
          <w:sz w:val="24"/>
          <w:szCs w:val="24"/>
        </w:rPr>
      </w:pP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人物小传：</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露娜</w:t>
      </w: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）：女主，诺顿家大小姐，深情隐忍，错负三年爱恋，看清爱人真心后心灰意冷，主动顶替继妹献祭，绝境中开启与海神纠缠的全新命运。</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（德雷克）：海盗之王，表面对女主温柔体贴，内心深爱女主继妹，婚礼变故后幡然醒悟，陷入无尽悔恨。</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薇拉</w:t>
      </w: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女主继妹，看似纯真人畜无害，实则内心刻薄狭隘，婊里婊气，畏惧献祭丧命，以死逼迫姐姐替自己赴难，最终如愿嫁给海盗王</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Davy Jones</w:t>
      </w:r>
      <w:r>
        <w:rPr>
          <w:rFonts w:ascii="微软雅黑" w:cs="微软雅黑" w:hAnsi="微软雅黑" w:eastAsia="微软雅黑"/>
          <w:kern w:val="0"/>
          <w:sz w:val="24"/>
          <w:szCs w:val="24"/>
          <w:rtl w:val="0"/>
          <w:lang w:val="zh-TW" w:eastAsia="zh-TW"/>
        </w:rPr>
        <w:t>：海神 海域海岛统治者，性情冷峻寡情，恪守十年献祭规矩，遇见女主后破例改变心意，强势要求女主孕育子嗣，最终与其缔结契约。</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rPr>
      </w:pPr>
      <w:r>
        <w:rPr>
          <w:rtl w:val="0"/>
          <w:lang w:val="zh-TW" w:eastAsia="zh-TW"/>
        </w:rPr>
        <w:t>角色</w:t>
      </w:r>
      <w:r>
        <w:rPr>
          <w:rFonts w:ascii="Calibri" w:hAnsi="Calibri"/>
          <w:rtl w:val="0"/>
          <w:lang w:val="zh-TW" w:eastAsia="zh-TW"/>
        </w:rPr>
        <w:t xml:space="preserve"> </w:t>
      </w:r>
      <w:r>
        <w:rPr>
          <w:rFonts w:ascii="Calibri" w:hAnsi="Calibri"/>
          <w:rtl w:val="0"/>
          <w:lang w:val="en-US"/>
        </w:rPr>
        <w:t>List</w:t>
      </w:r>
    </w:p>
    <w:p>
      <w:pPr>
        <w:pStyle w:val="Normal.0"/>
        <w:widowControl w:val="1"/>
        <w:spacing w:line="288" w:lineRule="auto"/>
        <w:jc w:val="left"/>
        <w:rPr>
          <w:rFonts w:ascii="微软雅黑" w:cs="微软雅黑" w:hAnsi="微软雅黑" w:eastAsia="微软雅黑"/>
          <w:b w:val="1"/>
          <w:bCs w:val="1"/>
          <w:kern w:val="0"/>
          <w:sz w:val="24"/>
          <w:szCs w:val="24"/>
        </w:rPr>
      </w:pPr>
      <w:r>
        <w:rPr>
          <w:rFonts w:ascii="Calibri" w:hAnsi="Calibri"/>
          <w:rtl w:val="0"/>
          <w:lang w:val="en-US"/>
        </w:rPr>
        <w:t>Luna / Luna Norton</w:t>
      </w:r>
      <w:r>
        <w:rPr>
          <w:rtl w:val="0"/>
          <w:lang w:val="zh-TW" w:eastAsia="zh-TW"/>
        </w:rPr>
        <w:t>；</w:t>
      </w:r>
      <w:r>
        <w:rPr>
          <w:rFonts w:ascii="Calibri" w:hAnsi="Calibri"/>
          <w:rtl w:val="0"/>
          <w:lang w:val="zh-TW" w:eastAsia="zh-TW"/>
        </w:rPr>
        <w:t xml:space="preserve"> </w:t>
      </w:r>
      <w:r>
        <w:rPr>
          <w:rFonts w:ascii="Calibri" w:hAnsi="Calibri"/>
          <w:rtl w:val="0"/>
          <w:lang w:val="en-US"/>
        </w:rPr>
        <w:t>Drake / Francis Drake</w:t>
      </w:r>
      <w:r>
        <w:rPr>
          <w:rtl w:val="0"/>
          <w:lang w:val="zh-TW" w:eastAsia="zh-TW"/>
        </w:rPr>
        <w:t>；</w:t>
      </w:r>
      <w:r>
        <w:rPr>
          <w:rFonts w:ascii="Calibri" w:hAnsi="Calibri"/>
          <w:rtl w:val="0"/>
          <w:lang w:val="zh-TW" w:eastAsia="zh-TW"/>
        </w:rPr>
        <w:t xml:space="preserve"> </w:t>
      </w:r>
      <w:r>
        <w:rPr>
          <w:rFonts w:ascii="Calibri" w:hAnsi="Calibri"/>
          <w:rtl w:val="0"/>
          <w:lang w:val="en-US"/>
        </w:rPr>
        <w:t>Veyra / Veyra Norton</w:t>
      </w:r>
      <w:r>
        <w:rPr>
          <w:rtl w:val="0"/>
          <w:lang w:val="zh-TW" w:eastAsia="zh-TW"/>
        </w:rPr>
        <w:t>；</w:t>
      </w:r>
      <w:r>
        <w:rPr>
          <w:rFonts w:ascii="Calibri" w:hAnsi="Calibri"/>
          <w:rtl w:val="0"/>
          <w:lang w:val="zh-TW" w:eastAsia="zh-TW"/>
        </w:rPr>
        <w:t xml:space="preserve"> </w:t>
      </w:r>
      <w:r>
        <w:rPr>
          <w:rtl w:val="0"/>
          <w:lang w:val="zh-TW" w:eastAsia="zh-TW"/>
        </w:rPr>
        <w:t>海神</w:t>
      </w:r>
      <w:r>
        <w:rPr>
          <w:rFonts w:ascii="Calibri" w:hAnsi="Calibri"/>
          <w:rtl w:val="0"/>
          <w:lang w:val="zh-TW" w:eastAsia="zh-TW"/>
        </w:rPr>
        <w:t xml:space="preserve"> </w:t>
      </w:r>
      <w:r>
        <w:rPr>
          <w:rFonts w:ascii="Calibri" w:hAnsi="Calibri"/>
          <w:rtl w:val="0"/>
          <w:lang w:val="en-US"/>
        </w:rPr>
        <w:t>/ Davy Jones</w:t>
      </w:r>
      <w:r>
        <w:rPr>
          <w:rtl w:val="0"/>
          <w:lang w:val="zh-TW" w:eastAsia="zh-TW"/>
        </w:rPr>
        <w:t>；</w:t>
      </w:r>
      <w:r>
        <w:rPr>
          <w:rFonts w:ascii="Calibri" w:hAnsi="Calibri"/>
          <w:rtl w:val="0"/>
          <w:lang w:val="zh-TW" w:eastAsia="zh-TW"/>
        </w:rPr>
        <w:t xml:space="preserve"> </w:t>
      </w:r>
      <w:r>
        <w:rPr>
          <w:rtl w:val="0"/>
          <w:lang w:val="zh-TW" w:eastAsia="zh-TW"/>
        </w:rPr>
        <w:t>诺顿</w:t>
      </w:r>
      <w:r>
        <w:rPr>
          <w:rFonts w:ascii="Calibri" w:hAnsi="Calibri"/>
          <w:rtl w:val="0"/>
          <w:lang w:val="zh-TW" w:eastAsia="zh-TW"/>
        </w:rPr>
        <w:t xml:space="preserve"> </w:t>
      </w:r>
      <w:r>
        <w:rPr>
          <w:rFonts w:ascii="Calibri" w:hAnsi="Calibri"/>
          <w:rtl w:val="0"/>
          <w:lang w:val="en-US"/>
        </w:rPr>
        <w:t>/ Austin Norton</w:t>
      </w:r>
    </w:p>
    <w:p>
      <w:pPr>
        <w:pStyle w:val="Normal.0"/>
        <w:widowControl w:val="1"/>
        <w:spacing w:line="288" w:lineRule="auto"/>
        <w:jc w:val="left"/>
        <w:rPr>
          <w:rFonts w:ascii="微软雅黑" w:cs="微软雅黑" w:hAnsi="微软雅黑" w:eastAsia="微软雅黑"/>
          <w:b w:val="1"/>
          <w:bCs w:val="1"/>
          <w:kern w:val="0"/>
          <w:sz w:val="24"/>
          <w:szCs w:val="24"/>
        </w:rPr>
      </w:pPr>
      <w:r>
        <w:rPr>
          <w:rtl w:val="0"/>
          <w:lang w:val="zh-TW" w:eastAsia="zh-TW"/>
        </w:rPr>
        <w:t>继母</w:t>
      </w:r>
      <w:r>
        <w:rPr>
          <w:rFonts w:ascii="Calibri" w:hAnsi="Calibri"/>
          <w:rtl w:val="0"/>
          <w:lang w:val="zh-TW" w:eastAsia="zh-TW"/>
        </w:rPr>
        <w:t xml:space="preserve"> </w:t>
      </w:r>
      <w:r>
        <w:rPr>
          <w:rFonts w:ascii="Calibri" w:hAnsi="Calibri"/>
          <w:rtl w:val="0"/>
          <w:lang w:val="en-US"/>
        </w:rPr>
        <w:t>/ Grace Norton</w:t>
      </w:r>
      <w:r>
        <w:rPr>
          <w:rtl w:val="0"/>
          <w:lang w:val="zh-TW" w:eastAsia="zh-TW"/>
        </w:rPr>
        <w:t>；</w:t>
      </w:r>
      <w:r>
        <w:rPr>
          <w:rFonts w:ascii="Calibri" w:hAnsi="Calibri"/>
          <w:rtl w:val="0"/>
          <w:lang w:val="zh-TW" w:eastAsia="zh-TW"/>
        </w:rPr>
        <w:t xml:space="preserve"> </w:t>
      </w:r>
      <w:r>
        <w:rPr>
          <w:rtl w:val="0"/>
          <w:lang w:val="zh-TW" w:eastAsia="zh-TW"/>
        </w:rPr>
        <w:t>大副</w:t>
      </w:r>
      <w:r>
        <w:rPr>
          <w:rFonts w:ascii="Calibri" w:hAnsi="Calibri"/>
          <w:rtl w:val="0"/>
          <w:lang w:val="zh-TW" w:eastAsia="zh-TW"/>
        </w:rPr>
        <w:t xml:space="preserve"> </w:t>
      </w:r>
      <w:r>
        <w:rPr>
          <w:rFonts w:ascii="Calibri" w:hAnsi="Calibri"/>
          <w:rtl w:val="0"/>
          <w:lang w:val="en-US"/>
        </w:rPr>
        <w:t>/ First Mate</w:t>
      </w:r>
      <w:r>
        <w:rPr>
          <w:rtl w:val="0"/>
          <w:lang w:val="zh-TW" w:eastAsia="zh-TW"/>
        </w:rPr>
        <w:t>；</w:t>
      </w:r>
      <w:r>
        <w:rPr>
          <w:rFonts w:ascii="Calibri" w:hAnsi="Calibri"/>
          <w:rtl w:val="0"/>
          <w:lang w:val="zh-TW" w:eastAsia="zh-TW"/>
        </w:rPr>
        <w:t xml:space="preserve"> </w:t>
      </w:r>
      <w:r>
        <w:rPr>
          <w:rFonts w:ascii="Calibri" w:hAnsi="Calibri"/>
          <w:rtl w:val="0"/>
          <w:lang w:val="en-US"/>
        </w:rPr>
        <w:t>Lucas / Lucas</w:t>
      </w:r>
      <w:r>
        <w:rPr>
          <w:rtl w:val="0"/>
          <w:lang w:val="zh-TW" w:eastAsia="zh-TW"/>
        </w:rPr>
        <w:t>；</w:t>
      </w:r>
      <w:r>
        <w:rPr>
          <w:rFonts w:ascii="Calibri" w:hAnsi="Calibri"/>
          <w:rtl w:val="0"/>
          <w:lang w:val="zh-TW" w:eastAsia="zh-TW"/>
        </w:rPr>
        <w:t xml:space="preserve"> </w:t>
      </w:r>
      <w:r>
        <w:rPr>
          <w:rtl w:val="0"/>
          <w:lang w:val="zh-TW" w:eastAsia="zh-TW"/>
        </w:rPr>
        <w:t>女巫</w:t>
      </w:r>
      <w:r>
        <w:rPr>
          <w:rFonts w:ascii="Calibri" w:hAnsi="Calibri"/>
          <w:rtl w:val="0"/>
          <w:lang w:val="zh-TW" w:eastAsia="zh-TW"/>
        </w:rPr>
        <w:t xml:space="preserve"> </w:t>
      </w:r>
      <w:r>
        <w:rPr>
          <w:rFonts w:ascii="Calibri" w:hAnsi="Calibri"/>
          <w:rtl w:val="0"/>
          <w:lang w:val="en-US"/>
        </w:rPr>
        <w:t>/ Witch</w:t>
      </w:r>
      <w:r>
        <w:rPr>
          <w:rtl w:val="0"/>
          <w:lang w:val="zh-TW" w:eastAsia="zh-TW"/>
        </w:rPr>
        <w:t>；</w:t>
      </w:r>
      <w:r>
        <w:rPr>
          <w:rFonts w:ascii="Calibri" w:hAnsi="Calibri"/>
          <w:rtl w:val="0"/>
          <w:lang w:val="zh-TW" w:eastAsia="zh-TW"/>
        </w:rPr>
        <w:t xml:space="preserve"> </w:t>
      </w:r>
      <w:r>
        <w:rPr>
          <w:rtl w:val="0"/>
          <w:lang w:val="zh-TW" w:eastAsia="zh-TW"/>
        </w:rPr>
        <w:t>女佣人</w:t>
      </w:r>
      <w:r>
        <w:rPr>
          <w:rFonts w:ascii="Calibri" w:hAnsi="Calibri"/>
          <w:rtl w:val="0"/>
          <w:lang w:val="zh-TW" w:eastAsia="zh-TW"/>
        </w:rPr>
        <w:t xml:space="preserve"> </w:t>
      </w:r>
      <w:r>
        <w:rPr>
          <w:rFonts w:ascii="Calibri" w:hAnsi="Calibri"/>
          <w:rtl w:val="0"/>
          <w:lang w:val="en-US"/>
        </w:rPr>
        <w:t>/ Maid</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母亲</w:t>
      </w:r>
      <w:r>
        <w:rPr>
          <w:rFonts w:ascii="Calibri" w:hAnsi="Calibri"/>
          <w:rtl w:val="0"/>
          <w:lang w:val="zh-TW" w:eastAsia="zh-TW"/>
        </w:rPr>
        <w:t xml:space="preserve"> </w:t>
      </w:r>
      <w:r>
        <w:rPr>
          <w:rFonts w:ascii="Calibri" w:hAnsi="Calibri"/>
          <w:rtl w:val="0"/>
          <w:lang w:val="en-US"/>
        </w:rPr>
        <w:t>/ Luna's Mother</w:t>
      </w:r>
      <w:r>
        <w:rPr>
          <w:rtl w:val="0"/>
          <w:lang w:val="zh-TW" w:eastAsia="zh-TW"/>
        </w:rPr>
        <w:t>；</w:t>
      </w:r>
      <w:r>
        <w:rPr>
          <w:rFonts w:ascii="Calibri" w:hAnsi="Calibri"/>
          <w:rtl w:val="0"/>
          <w:lang w:val="zh-TW" w:eastAsia="zh-TW"/>
        </w:rPr>
        <w:t xml:space="preserve"> </w:t>
      </w:r>
      <w:r>
        <w:rPr>
          <w:rtl w:val="0"/>
          <w:lang w:val="zh-TW" w:eastAsia="zh-TW"/>
        </w:rPr>
        <w:t>小王子</w:t>
      </w:r>
      <w:r>
        <w:rPr>
          <w:rFonts w:ascii="Calibri" w:hAnsi="Calibri"/>
          <w:rtl w:val="0"/>
          <w:lang w:val="zh-TW" w:eastAsia="zh-TW"/>
        </w:rPr>
        <w:t xml:space="preserve"> </w:t>
      </w:r>
      <w:r>
        <w:rPr>
          <w:rFonts w:ascii="Calibri" w:hAnsi="Calibri"/>
          <w:rtl w:val="0"/>
          <w:lang w:val="en-US"/>
        </w:rPr>
        <w:t>/ Little Prince</w:t>
      </w:r>
      <w:r>
        <w:rPr>
          <w:rtl w:val="0"/>
          <w:lang w:val="zh-TW" w:eastAsia="zh-TW"/>
        </w:rPr>
        <w:t>；</w:t>
      </w:r>
      <w:r>
        <w:rPr>
          <w:rFonts w:ascii="Calibri" w:hAnsi="Calibri"/>
          <w:rtl w:val="0"/>
          <w:lang w:val="zh-TW" w:eastAsia="zh-TW"/>
        </w:rPr>
        <w:t xml:space="preserve"> </w:t>
      </w:r>
      <w:r>
        <w:rPr>
          <w:rtl w:val="0"/>
          <w:lang w:val="zh-TW" w:eastAsia="zh-TW"/>
        </w:rPr>
        <w:t>岛民</w:t>
      </w:r>
      <w:r>
        <w:rPr>
          <w:rFonts w:ascii="Calibri" w:hAnsi="Calibri"/>
          <w:rtl w:val="0"/>
          <w:lang w:val="zh-TW" w:eastAsia="zh-TW"/>
        </w:rPr>
        <w:t xml:space="preserve"> </w:t>
      </w:r>
      <w:r>
        <w:rPr>
          <w:rFonts w:ascii="Calibri" w:hAnsi="Calibri"/>
          <w:rtl w:val="0"/>
          <w:lang w:val="en-US"/>
        </w:rPr>
        <w:t>/ Islanders</w:t>
      </w:r>
      <w:r>
        <w:rPr>
          <w:rtl w:val="0"/>
          <w:lang w:val="zh-TW" w:eastAsia="zh-TW"/>
        </w:rPr>
        <w:t>；</w:t>
      </w:r>
      <w:r>
        <w:rPr>
          <w:rFonts w:ascii="Calibri" w:hAnsi="Calibri"/>
          <w:rtl w:val="0"/>
          <w:lang w:val="zh-TW" w:eastAsia="zh-TW"/>
        </w:rPr>
        <w:t xml:space="preserve"> </w:t>
      </w:r>
      <w:r>
        <w:rPr>
          <w:rtl w:val="0"/>
          <w:lang w:val="zh-TW" w:eastAsia="zh-TW"/>
        </w:rPr>
        <w:t>岛民</w:t>
      </w:r>
      <w:r>
        <w:rPr>
          <w:rFonts w:ascii="Calibri" w:hAnsi="Calibri"/>
          <w:rtl w:val="0"/>
          <w:lang w:val="en-US"/>
        </w:rPr>
        <w:t>A / Islander A</w:t>
      </w:r>
      <w:r>
        <w:rPr>
          <w:rtl w:val="0"/>
          <w:lang w:val="zh-TW" w:eastAsia="zh-TW"/>
        </w:rPr>
        <w:t>；</w:t>
      </w:r>
      <w:r>
        <w:rPr>
          <w:rFonts w:ascii="Calibri" w:hAnsi="Calibri"/>
          <w:rtl w:val="0"/>
          <w:lang w:val="zh-TW" w:eastAsia="zh-TW"/>
        </w:rPr>
        <w:t xml:space="preserve"> </w:t>
      </w:r>
      <w:r>
        <w:rPr>
          <w:rtl w:val="0"/>
          <w:lang w:val="zh-TW" w:eastAsia="zh-TW"/>
        </w:rPr>
        <w:t>海盗</w:t>
      </w:r>
      <w:r>
        <w:rPr>
          <w:rFonts w:ascii="Calibri" w:hAnsi="Calibri"/>
          <w:rtl w:val="0"/>
          <w:lang w:val="zh-TW" w:eastAsia="zh-TW"/>
        </w:rPr>
        <w:t xml:space="preserve"> </w:t>
      </w:r>
      <w:r>
        <w:rPr>
          <w:rFonts w:ascii="Calibri" w:hAnsi="Calibri"/>
          <w:rtl w:val="0"/>
          <w:lang w:val="en-US"/>
        </w:rPr>
        <w:t>/ Pirate</w:t>
      </w:r>
    </w:p>
    <w:p>
      <w:pPr>
        <w:pStyle w:val="Normal.0"/>
        <w:spacing w:line="288" w:lineRule="auto"/>
        <w:rPr>
          <w:rFonts w:ascii="微软雅黑" w:cs="微软雅黑" w:hAnsi="微软雅黑" w:eastAsia="微软雅黑"/>
          <w:kern w:val="0"/>
          <w:sz w:val="24"/>
          <w:szCs w:val="24"/>
        </w:rPr>
      </w:pPr>
    </w:p>
    <w:p>
      <w:pPr>
        <w:pStyle w:val="Normal.0"/>
        <w:spacing w:line="288" w:lineRule="auto"/>
        <w:rPr>
          <w:rFonts w:ascii="微软雅黑" w:cs="微软雅黑" w:hAnsi="微软雅黑" w:eastAsia="微软雅黑"/>
          <w:kern w:val="0"/>
          <w:sz w:val="24"/>
          <w:szCs w:val="24"/>
        </w:rPr>
      </w:pPr>
    </w:p>
    <w:p>
      <w:pPr>
        <w:pStyle w:val="Normal.0"/>
        <w:spacing w:line="288" w:lineRule="auto"/>
        <w:rPr>
          <w:rFonts w:ascii="微软雅黑" w:cs="微软雅黑" w:hAnsi="微软雅黑" w:eastAsia="微软雅黑"/>
          <w:kern w:val="0"/>
          <w:sz w:val="24"/>
          <w:szCs w:val="24"/>
        </w:rPr>
      </w:pPr>
    </w:p>
    <w:p>
      <w:pPr>
        <w:pStyle w:val="Normal.0"/>
        <w:spacing w:line="288" w:lineRule="auto"/>
        <w:rPr>
          <w:rFonts w:ascii="微软雅黑" w:cs="微软雅黑" w:hAnsi="微软雅黑" w:eastAsia="微软雅黑"/>
          <w:sz w:val="24"/>
          <w:szCs w:val="24"/>
          <w:lang w:val="zh-TW" w:eastAsia="zh-TW"/>
        </w:rPr>
      </w:pPr>
    </w:p>
    <w:p>
      <w:pPr>
        <w:pStyle w:val="Normal.0"/>
        <w:spacing w:line="288" w:lineRule="auto"/>
        <w:rPr>
          <w:rFonts w:ascii="微软雅黑" w:cs="微软雅黑" w:hAnsi="微软雅黑" w:eastAsia="微软雅黑"/>
          <w:b w:val="1"/>
          <w:bCs w:val="1"/>
          <w:sz w:val="24"/>
          <w:szCs w:val="24"/>
          <w:lang w:val="zh-TW" w:eastAsia="zh-TW"/>
        </w:rPr>
      </w:pPr>
      <w:r>
        <w:rPr>
          <w:rFonts w:ascii="微软雅黑" w:cs="微软雅黑" w:hAnsi="微软雅黑" w:eastAsia="微软雅黑"/>
          <w:b w:val="1"/>
          <w:bCs w:val="1"/>
          <w:sz w:val="24"/>
          <w:szCs w:val="24"/>
          <w:rtl w:val="0"/>
          <w:lang w:val="zh-TW" w:eastAsia="zh-TW"/>
        </w:rPr>
        <w:t>【剧本正文】</w:t>
      </w:r>
    </w:p>
    <w:p>
      <w:pPr>
        <w:pStyle w:val="Normal.0"/>
        <w:spacing w:line="288" w:lineRule="auto"/>
        <w:outlineLvl w:val="0"/>
        <w:rPr>
          <w:rFonts w:ascii="微软雅黑" w:cs="微软雅黑" w:hAnsi="微软雅黑" w:eastAsia="微软雅黑"/>
          <w:b w:val="1"/>
          <w:bCs w:val="1"/>
          <w:sz w:val="24"/>
          <w:szCs w:val="24"/>
          <w:lang w:val="zh-TW" w:eastAsia="zh-TW"/>
        </w:rPr>
      </w:pPr>
      <w:r>
        <w:rPr>
          <w:rFonts w:ascii="微软雅黑" w:cs="微软雅黑" w:hAnsi="微软雅黑" w:eastAsia="微软雅黑"/>
          <w:b w:val="1"/>
          <w:bCs w:val="1"/>
          <w:sz w:val="24"/>
          <w:szCs w:val="24"/>
          <w:rtl w:val="0"/>
          <w:lang w:val="zh-TW" w:eastAsia="zh-TW"/>
        </w:rPr>
        <w:t>第一集</w:t>
      </w:r>
    </w:p>
    <w:p>
      <w:pPr>
        <w:pStyle w:val="Normal.0"/>
        <w:spacing w:line="288" w:lineRule="auto"/>
        <w:rPr>
          <w:rFonts w:ascii="微软雅黑" w:cs="微软雅黑" w:hAnsi="微软雅黑" w:eastAsia="微软雅黑"/>
          <w:b w:val="1"/>
          <w:bCs w:val="1"/>
          <w:sz w:val="24"/>
          <w:szCs w:val="24"/>
        </w:rPr>
      </w:pPr>
      <w:r>
        <w:rPr>
          <w:rFonts w:ascii="微软雅黑" w:cs="微软雅黑" w:hAnsi="微软雅黑" w:eastAsia="微软雅黑"/>
          <w:b w:val="1"/>
          <w:bCs w:val="1"/>
          <w:sz w:val="24"/>
          <w:szCs w:val="24"/>
          <w:rtl w:val="0"/>
          <w:lang w:val="en-US"/>
        </w:rPr>
        <w:t xml:space="preserve">1-1 </w:t>
      </w:r>
      <w:r>
        <w:rPr>
          <w:rFonts w:ascii="微软雅黑" w:cs="微软雅黑" w:hAnsi="微软雅黑" w:eastAsia="微软雅黑"/>
          <w:b w:val="1"/>
          <w:bCs w:val="1"/>
          <w:sz w:val="24"/>
          <w:szCs w:val="24"/>
          <w:rtl w:val="0"/>
          <w:lang w:val="zh-TW" w:eastAsia="zh-TW"/>
        </w:rPr>
        <w:t>悬崖上 日 外</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乌云密布，电闪雷鸣，海面上出现巨大的漩涡，里面一只巨大的透明帅哥灵体随着雷电若隐若现，仿佛一双深邃的眼睛注视着</w:t>
      </w:r>
      <w:r>
        <w:rPr>
          <w:rFonts w:ascii="微软雅黑" w:cs="微软雅黑" w:hAnsi="微软雅黑" w:eastAsia="微软雅黑"/>
          <w:kern w:val="0"/>
          <w:sz w:val="24"/>
          <w:szCs w:val="24"/>
          <w:shd w:val="clear" w:color="auto" w:fill="ffff00"/>
          <w:rtl w:val="0"/>
          <w:lang w:val="zh-TW" w:eastAsia="zh-TW"/>
        </w:rPr>
        <w:t>悬崖边上的</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（一身黑纱）身后数名岛民跪拜着</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岛民（齐声）</w:t>
      </w:r>
      <w:r>
        <w:rPr>
          <w:rFonts w:ascii="Calibri" w:hAnsi="Calibri"/>
          <w:rtl w:val="0"/>
          <w:lang w:val="en-US"/>
        </w:rPr>
        <w:t>O.V</w:t>
      </w:r>
      <w:r>
        <w:rPr>
          <w:rtl w:val="0"/>
          <w:lang w:val="zh-TW" w:eastAsia="zh-TW"/>
        </w:rPr>
        <w:t>：海神大人，接受我们的献祭吧！</w:t>
      </w:r>
      <w:r>
        <w:rPr>
          <w:lang w:val="en-US"/>
        </w:rPr>
        <w:br w:type="textWrapping"/>
      </w:r>
      <w:r>
        <w:rPr>
          <w:rFonts w:ascii="Times New Roman" w:hAnsi="Times New Roman"/>
          <w:outline w:val="0"/>
          <w:color w:val="ff0000"/>
          <w:u w:color="ff0000"/>
          <w:rtl w:val="0"/>
          <w:lang w:val="en-US"/>
          <w14:textFill>
            <w14:solidFill>
              <w14:srgbClr w14:val="FF0000"/>
            </w14:solidFill>
          </w14:textFill>
        </w:rPr>
        <w:t>Islanders V.O.:Sea God, accept our offering!</w:t>
      </w:r>
    </w:p>
    <w:p>
      <w:pPr>
        <w:pStyle w:val="Normal.0"/>
        <w:spacing w:line="288" w:lineRule="auto"/>
        <w:jc w:val="left"/>
        <w:rPr>
          <w:rFonts w:ascii="微软雅黑" w:cs="微软雅黑" w:hAnsi="微软雅黑" w:eastAsia="微软雅黑"/>
          <w:sz w:val="24"/>
          <w:szCs w:val="24"/>
          <w:shd w:val="clear" w:color="auto" w:fill="ffff00"/>
        </w:rPr>
      </w:pPr>
      <w:r>
        <w:rPr>
          <w:rFonts w:ascii="Calibri" w:hAnsi="Calibri"/>
          <w:rtl w:val="0"/>
          <w:lang w:val="en-US"/>
        </w:rPr>
        <w:t>Luna</w:t>
      </w:r>
      <w:r>
        <w:rPr>
          <w:rtl w:val="0"/>
          <w:lang w:val="zh-TW" w:eastAsia="zh-TW"/>
        </w:rPr>
        <w:t>（迈步站在悬崖边，俯视大海面如死灰）：</w:t>
      </w:r>
      <w:r>
        <w:rPr>
          <w:rFonts w:ascii="Calibri" w:hAnsi="Calibri"/>
          <w:rtl w:val="0"/>
          <w:lang w:val="en-US"/>
        </w:rPr>
        <w:t>Drake</w:t>
      </w:r>
      <w:r>
        <w:rPr>
          <w:rtl w:val="0"/>
          <w:lang w:val="zh-TW" w:eastAsia="zh-TW"/>
        </w:rPr>
        <w:t>，我们不会再见了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Drake, we'll never see each other again.</w:t>
      </w:r>
    </w:p>
    <w:p>
      <w:pPr>
        <w:pStyle w:val="Normal.0"/>
        <w:spacing w:line="288" w:lineRule="auto"/>
        <w:rPr>
          <w:rFonts w:ascii="微软雅黑" w:cs="微软雅黑" w:hAnsi="微软雅黑" w:eastAsia="微软雅黑"/>
          <w:sz w:val="24"/>
          <w:szCs w:val="24"/>
          <w:shd w:val="clear" w:color="auto" w:fill="ffff00"/>
        </w:rPr>
      </w:pPr>
      <w:r>
        <w:rPr>
          <w:rFonts w:ascii="微软雅黑" w:cs="微软雅黑" w:hAnsi="微软雅黑" w:eastAsia="微软雅黑"/>
          <w:sz w:val="24"/>
          <w:szCs w:val="24"/>
          <w:shd w:val="clear" w:color="auto" w:fill="ffff00"/>
          <w:rtl w:val="0"/>
          <w:lang w:val="en-US"/>
        </w:rPr>
        <w:t>△</w:t>
      </w:r>
      <w:r>
        <w:rPr>
          <w:rFonts w:ascii="微软雅黑" w:cs="微软雅黑" w:hAnsi="微软雅黑" w:eastAsia="微软雅黑"/>
          <w:sz w:val="24"/>
          <w:szCs w:val="24"/>
          <w:shd w:val="clear" w:color="auto" w:fill="ffff00"/>
          <w:rtl w:val="0"/>
          <w:lang w:val="zh-TW" w:eastAsia="zh-TW"/>
        </w:rPr>
        <w:t>海浪腾起，旋涡包裹住</w:t>
      </w:r>
      <w:r>
        <w:rPr>
          <w:rFonts w:ascii="微软雅黑" w:cs="微软雅黑" w:hAnsi="微软雅黑" w:eastAsia="微软雅黑"/>
          <w:sz w:val="24"/>
          <w:szCs w:val="24"/>
          <w:shd w:val="clear" w:color="auto" w:fill="ffff00"/>
          <w:rtl w:val="0"/>
          <w:lang w:val="en-US"/>
        </w:rPr>
        <w:t>Luna</w:t>
      </w:r>
      <w:r>
        <w:rPr>
          <w:rFonts w:ascii="微软雅黑" w:cs="微软雅黑" w:hAnsi="微软雅黑" w:eastAsia="微软雅黑"/>
          <w:sz w:val="24"/>
          <w:szCs w:val="24"/>
          <w:shd w:val="clear" w:color="auto" w:fill="ffff00"/>
          <w:rtl w:val="0"/>
          <w:lang w:val="zh-TW" w:eastAsia="zh-TW"/>
        </w:rPr>
        <w:t>带入海里（特效）</w:t>
      </w:r>
    </w:p>
    <w:p>
      <w:pPr>
        <w:pStyle w:val="Normal.0"/>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zh-TW" w:eastAsia="zh-TW"/>
        </w:rPr>
        <w:t>【字幕：</w:t>
      </w:r>
      <w:r>
        <w:rPr>
          <w:rFonts w:ascii="微软雅黑" w:cs="微软雅黑" w:hAnsi="微软雅黑" w:eastAsia="微软雅黑"/>
          <w:b w:val="1"/>
          <w:bCs w:val="1"/>
          <w:outline w:val="0"/>
          <w:color w:val="ff2600"/>
          <w:kern w:val="0"/>
          <w:sz w:val="24"/>
          <w:szCs w:val="24"/>
          <w:u w:color="ff2600"/>
          <w:shd w:val="clear" w:color="auto" w:fill="ffff00"/>
          <w:rtl w:val="0"/>
          <w:lang w:val="en-US"/>
          <w14:textFill>
            <w14:solidFill>
              <w14:srgbClr w14:val="FF2600"/>
            </w14:solidFill>
          </w14:textFill>
        </w:rPr>
        <w:t>Luna Norton</w:t>
      </w:r>
      <w:r>
        <w:rPr>
          <w:rFonts w:ascii="微软雅黑" w:cs="微软雅黑" w:hAnsi="微软雅黑" w:eastAsia="微软雅黑"/>
          <w:b w:val="1"/>
          <w:bCs w:val="1"/>
          <w:outline w:val="0"/>
          <w:color w:val="ff2600"/>
          <w:kern w:val="0"/>
          <w:sz w:val="24"/>
          <w:szCs w:val="24"/>
          <w:u w:color="ff2600"/>
          <w:shd w:val="clear" w:color="auto" w:fill="ffff00"/>
          <w:rtl w:val="0"/>
          <w:lang w:val="zh-TW" w:eastAsia="zh-TW"/>
          <w14:textFill>
            <w14:solidFill>
              <w14:srgbClr w14:val="FF2600"/>
            </w14:solidFill>
          </w14:textFill>
        </w:rPr>
        <w:t xml:space="preserve">- </w:t>
      </w:r>
      <w:r>
        <w:rPr>
          <w:rFonts w:ascii="微软雅黑" w:cs="微软雅黑" w:hAnsi="微软雅黑" w:eastAsia="微软雅黑"/>
          <w:b w:val="1"/>
          <w:bCs w:val="1"/>
          <w:outline w:val="0"/>
          <w:color w:val="ff2600"/>
          <w:kern w:val="0"/>
          <w:sz w:val="24"/>
          <w:szCs w:val="24"/>
          <w:u w:color="ff2600"/>
          <w:shd w:val="clear" w:color="auto" w:fill="ffff00"/>
          <w:rtl w:val="0"/>
          <w:lang w:val="en-US"/>
          <w14:textFill>
            <w14:solidFill>
              <w14:srgbClr w14:val="FF2600"/>
            </w14:solidFill>
          </w14:textFill>
        </w:rPr>
        <w:t xml:space="preserve">the eldest daughter of The Norton </w:t>
      </w:r>
      <w:r>
        <w:rPr>
          <w:rFonts w:ascii="微软雅黑" w:cs="微软雅黑" w:hAnsi="微软雅黑" w:eastAsia="微软雅黑"/>
          <w:b w:val="1"/>
          <w:bCs w:val="1"/>
          <w:kern w:val="0"/>
          <w:sz w:val="24"/>
          <w:szCs w:val="24"/>
          <w:shd w:val="clear" w:color="auto" w:fill="ffff00"/>
          <w:rtl w:val="0"/>
          <w:lang w:val="zh-TW" w:eastAsia="zh-TW"/>
        </w:rPr>
        <w:t>（露娜 诺顿）诺顿家的长女】</w:t>
      </w:r>
    </w:p>
    <w:p>
      <w:pPr>
        <w:pStyle w:val="Normal.0"/>
        <w:spacing w:line="288" w:lineRule="auto"/>
        <w:rPr>
          <w:rFonts w:ascii="微软雅黑" w:cs="微软雅黑" w:hAnsi="微软雅黑" w:eastAsia="微软雅黑"/>
          <w:b w:val="1"/>
          <w:bCs w:val="1"/>
          <w:kern w:val="0"/>
          <w:sz w:val="24"/>
          <w:szCs w:val="24"/>
          <w:shd w:val="clear" w:color="auto" w:fill="ffff00"/>
          <w:lang w:val="zh-TW" w:eastAsia="zh-TW"/>
        </w:rPr>
      </w:pPr>
      <w:r>
        <w:rPr>
          <w:rFonts w:ascii="微软雅黑" w:cs="微软雅黑" w:hAnsi="微软雅黑" w:eastAsia="微软雅黑"/>
          <w:b w:val="1"/>
          <w:bCs w:val="1"/>
          <w:kern w:val="0"/>
          <w:sz w:val="24"/>
          <w:szCs w:val="24"/>
          <w:shd w:val="clear" w:color="auto" w:fill="ffff00"/>
          <w:rtl w:val="0"/>
          <w:lang w:val="zh-TW" w:eastAsia="zh-TW"/>
        </w:rPr>
        <w:t>（切海盗船上）</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目睹这一切后冲到船头</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（嘶吼）：</w:t>
      </w:r>
      <w:r>
        <w:rPr>
          <w:rFonts w:ascii="Calibri" w:hAnsi="Calibri"/>
          <w:rtl w:val="0"/>
          <w:lang w:val="en-US"/>
        </w:rPr>
        <w:t>Luna</w:t>
      </w:r>
      <w:r>
        <w:rPr>
          <w:rtl w:val="0"/>
          <w:lang w:val="zh-TW" w:eastAsia="zh-TW"/>
        </w:rPr>
        <w:t>！回来！我不能没有你！</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Come back! I can't live without you!</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【字幕：</w:t>
      </w:r>
      <w:r>
        <w:rPr>
          <w:rFonts w:ascii="微软雅黑" w:cs="微软雅黑" w:hAnsi="微软雅黑" w:eastAsia="微软雅黑"/>
          <w:b w:val="1"/>
          <w:bCs w:val="1"/>
          <w:kern w:val="0"/>
          <w:sz w:val="24"/>
          <w:szCs w:val="24"/>
          <w:rtl w:val="0"/>
          <w:lang w:val="en-US"/>
        </w:rPr>
        <w:t xml:space="preserve">Francis Drake - </w:t>
      </w:r>
      <w:r>
        <w:rPr>
          <w:rFonts w:ascii="微软雅黑" w:cs="微软雅黑" w:hAnsi="微软雅黑" w:eastAsia="微软雅黑"/>
          <w:b w:val="1"/>
          <w:bCs w:val="1"/>
          <w:kern w:val="0"/>
          <w:sz w:val="24"/>
          <w:szCs w:val="24"/>
          <w:rtl w:val="0"/>
          <w:lang w:val="zh-TW" w:eastAsia="zh-TW"/>
        </w:rPr>
        <w:t>（弗朗西斯 德雷克）海盗王】</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（切海水中）</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缓缓沉入海底</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 OS</w:t>
      </w:r>
      <w:r>
        <w:rPr>
          <w:rtl w:val="0"/>
          <w:lang w:val="zh-TW" w:eastAsia="zh-TW"/>
        </w:rPr>
        <w:t>：太迟了，</w:t>
      </w:r>
      <w:r>
        <w:rPr>
          <w:rFonts w:ascii="Calibri" w:hAnsi="Calibri"/>
          <w:rtl w:val="0"/>
          <w:lang w:val="en-US"/>
        </w:rPr>
        <w:t>Drake</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Too late, Drake.</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身后巨大的透明灵体包裹着，逐渐沉向黑暗</w:t>
      </w:r>
    </w:p>
    <w:p>
      <w:pPr>
        <w:pStyle w:val="Normal.0"/>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（切船上）</w:t>
      </w:r>
    </w:p>
    <w:p>
      <w:pPr>
        <w:pStyle w:val="Normal.0"/>
        <w:spacing w:line="288" w:lineRule="auto"/>
        <w:jc w:val="left"/>
        <w:rPr>
          <w:rFonts w:ascii="微软雅黑" w:cs="微软雅黑" w:hAnsi="微软雅黑" w:eastAsia="微软雅黑"/>
          <w:sz w:val="24"/>
          <w:szCs w:val="24"/>
        </w:rPr>
      </w:pPr>
      <w:r>
        <w:rPr>
          <w:rFonts w:ascii="Calibri" w:hAnsi="Calibri"/>
          <w:rtl w:val="0"/>
          <w:lang w:val="en-US"/>
        </w:rPr>
        <w:t>Drake</w:t>
      </w:r>
      <w:r>
        <w:rPr>
          <w:rtl w:val="0"/>
          <w:lang w:val="zh-TW" w:eastAsia="zh-TW"/>
        </w:rPr>
        <w:t>（嘶喊）：不！！</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No!!</w:t>
      </w:r>
    </w:p>
    <w:p>
      <w:pPr>
        <w:pStyle w:val="Normal.0"/>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sz w:val="24"/>
          <w:szCs w:val="24"/>
          <w:rtl w:val="0"/>
          <w:lang w:val="zh-TW" w:eastAsia="zh-TW"/>
        </w:rPr>
        <w:t>【黑屏】</w:t>
      </w:r>
    </w:p>
    <w:p>
      <w:pPr>
        <w:pStyle w:val="Normal.0"/>
        <w:spacing w:line="288" w:lineRule="auto"/>
        <w:rPr>
          <w:rFonts w:ascii="微软雅黑" w:cs="微软雅黑" w:hAnsi="微软雅黑" w:eastAsia="微软雅黑"/>
          <w:b w:val="1"/>
          <w:bCs w:val="1"/>
          <w:kern w:val="0"/>
          <w:sz w:val="24"/>
          <w:szCs w:val="24"/>
          <w:lang w:val="zh-TW" w:eastAsia="zh-TW"/>
        </w:rPr>
      </w:pP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【字幕：七天前</w:t>
      </w:r>
      <w:r>
        <w:rPr>
          <w:rFonts w:ascii="微软雅黑" w:cs="微软雅黑" w:hAnsi="微软雅黑" w:eastAsia="微软雅黑"/>
          <w:b w:val="1"/>
          <w:bCs w:val="1"/>
          <w:outline w:val="0"/>
          <w:color w:val="ff2600"/>
          <w:kern w:val="0"/>
          <w:sz w:val="24"/>
          <w:szCs w:val="24"/>
          <w:u w:color="ff2600"/>
          <w:rtl w:val="0"/>
          <w:lang w:val="en-US"/>
          <w14:textFill>
            <w14:solidFill>
              <w14:srgbClr w14:val="FF2600"/>
            </w14:solidFill>
          </w14:textFill>
        </w:rPr>
        <w:t xml:space="preserve"> SEVEN DAYS AGO</w:t>
      </w:r>
      <w:r>
        <w:rPr>
          <w:rFonts w:ascii="微软雅黑" w:cs="微软雅黑" w:hAnsi="微软雅黑" w:eastAsia="微软雅黑"/>
          <w:b w:val="1"/>
          <w:bCs w:val="1"/>
          <w:kern w:val="0"/>
          <w:sz w:val="24"/>
          <w:szCs w:val="24"/>
          <w:rtl w:val="0"/>
          <w:lang w:val="zh-TW" w:eastAsia="zh-TW"/>
        </w:rPr>
        <w:t>】</w:t>
      </w:r>
    </w:p>
    <w:p>
      <w:pPr>
        <w:pStyle w:val="Normal.0"/>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夕阳下，中世纪海岛上的一个城堡屋顶</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情绪激动，哭喊</w:t>
      </w:r>
      <w:r>
        <w:rPr>
          <w:rFonts w:ascii="Calibri" w:hAnsi="Calibri"/>
          <w:rtl w:val="0"/>
          <w:lang w:val="en-US"/>
        </w:rPr>
        <w:t>)</w:t>
      </w:r>
      <w:r>
        <w:rPr>
          <w:rtl w:val="0"/>
          <w:lang w:val="zh-TW" w:eastAsia="zh-TW"/>
        </w:rPr>
        <w:t>：为什么</w:t>
      </w:r>
      <w:r>
        <w:rPr>
          <w:rFonts w:ascii="Calibri" w:hAnsi="Calibri"/>
          <w:rtl w:val="0"/>
          <w:lang w:val="en-US"/>
        </w:rPr>
        <w:t>luna</w:t>
      </w:r>
      <w:r>
        <w:rPr>
          <w:rtl w:val="0"/>
          <w:lang w:val="zh-TW" w:eastAsia="zh-TW"/>
        </w:rPr>
        <w:t>可以嫁给海盗王，成为大海之王的夫人，而我却要献祭给海神送死！我不要！（抽出匕首）与其葬身大海，不如现在自我了断！</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w:t>
      </w:r>
      <w:commentRangeStart w:id="0"/>
      <w:del w:id="1" w:date="2026-06-18T03:13:46Z" w:author="吴晓羽">
        <w:r>
          <w:rPr>
            <w:rFonts w:ascii="Times New Roman" w:hAnsi="Times New Roman"/>
            <w:outline w:val="0"/>
            <w:color w:val="ff0000"/>
            <w:u w:color="ff0000"/>
            <w:rtl w:val="0"/>
            <w:lang w:val="en-US"/>
            <w14:textFill>
              <w14:solidFill>
                <w14:srgbClr w14:val="FF0000"/>
              </w14:solidFill>
            </w14:textFill>
          </w:rPr>
          <w:delText xml:space="preserve"> Why does Luna get to marry the Pirate King and become queen of the sea, while I'm the one sacrificed to Sea God</w:delText>
        </w:r>
      </w:del>
      <w:commentRangeEnd w:id="0"/>
      <w:r>
        <w:commentReference w:id="0"/>
      </w:r>
      <w:del w:id="2" w:date="2026-06-18T03:13:46Z" w:author="吴晓羽">
        <w:r>
          <w:rPr>
            <w:rFonts w:ascii="Times New Roman" w:hAnsi="Times New Roman"/>
            <w:outline w:val="0"/>
            <w:color w:val="ff0000"/>
            <w:u w:color="ff0000"/>
            <w:rtl w:val="0"/>
            <w:lang w:val="en-US"/>
            <w14:textFill>
              <w14:solidFill>
                <w14:srgbClr w14:val="FF0000"/>
              </w14:solidFill>
            </w14:textFill>
          </w:rPr>
          <w:delText>?</w:delText>
        </w:r>
      </w:del>
      <w:ins w:id="3" w:date="2026-06-18T03:13:46Z" w:author="吴晓羽">
        <w:r>
          <w:rPr>
            <w:rFonts w:ascii="Times New Roman" w:hAnsi="Times New Roman"/>
            <w:outline w:val="0"/>
            <w:color w:val="ff0000"/>
            <w:u w:color="ff0000"/>
            <w:rtl w:val="0"/>
            <w:lang w:val="en-US"/>
            <w14:textFill>
              <w14:solidFill>
                <w14:srgbClr w14:val="FF0000"/>
              </w14:solidFill>
            </w14:textFill>
          </w:rPr>
          <w:t>Why does Luna get to be the Pirate King</w:t>
        </w:r>
      </w:ins>
      <w:ins w:id="4" w:date="2026-06-18T03:13:46Z" w:author="吴晓羽">
        <w:r>
          <w:rPr>
            <w:rFonts w:ascii="Times New Roman" w:hAnsi="Times New Roman" w:hint="default"/>
            <w:outline w:val="0"/>
            <w:color w:val="ff0000"/>
            <w:u w:color="ff0000"/>
            <w:rtl w:val="0"/>
            <w:lang w:val="en-US"/>
            <w14:textFill>
              <w14:solidFill>
                <w14:srgbClr w14:val="FF0000"/>
              </w14:solidFill>
            </w14:textFill>
          </w:rPr>
          <w:t>’</w:t>
        </w:r>
      </w:ins>
      <w:ins w:id="5" w:date="2026-06-18T03:13:46Z" w:author="吴晓羽">
        <w:r>
          <w:rPr>
            <w:rFonts w:ascii="Times New Roman" w:hAnsi="Times New Roman"/>
            <w:outline w:val="0"/>
            <w:color w:val="ff0000"/>
            <w:u w:color="ff0000"/>
            <w:rtl w:val="0"/>
            <w:lang w:val="en-US"/>
            <w14:textFill>
              <w14:solidFill>
                <w14:srgbClr w14:val="FF0000"/>
              </w14:solidFill>
            </w14:textFill>
          </w:rPr>
          <w:t>s queen, while I</w:t>
        </w:r>
      </w:ins>
      <w:ins w:id="6" w:date="2026-06-18T03:13:46Z" w:author="吴晓羽">
        <w:r>
          <w:rPr>
            <w:rFonts w:ascii="Times New Roman" w:hAnsi="Times New Roman" w:hint="default"/>
            <w:outline w:val="0"/>
            <w:color w:val="ff0000"/>
            <w:u w:color="ff0000"/>
            <w:rtl w:val="0"/>
            <w:lang w:val="en-US"/>
            <w14:textFill>
              <w14:solidFill>
                <w14:srgbClr w14:val="FF0000"/>
              </w14:solidFill>
            </w14:textFill>
          </w:rPr>
          <w:t>’</w:t>
        </w:r>
      </w:ins>
      <w:ins w:id="7" w:date="2026-06-18T03:13:46Z" w:author="吴晓羽">
        <w:r>
          <w:rPr>
            <w:rFonts w:ascii="Times New Roman" w:hAnsi="Times New Roman"/>
            <w:outline w:val="0"/>
            <w:color w:val="ff0000"/>
            <w:u w:color="ff0000"/>
            <w:rtl w:val="0"/>
            <w:lang w:val="en-US"/>
            <w14:textFill>
              <w14:solidFill>
                <w14:srgbClr w14:val="FF0000"/>
              </w14:solidFill>
            </w14:textFill>
          </w:rPr>
          <w:t>m the one being sacrificed to the Sea God?</w:t>
        </w:r>
      </w:ins>
      <w:r>
        <w:rPr>
          <w:rFonts w:ascii="Times New Roman" w:hAnsi="Times New Roman"/>
          <w:outline w:val="0"/>
          <w:color w:val="ff0000"/>
          <w:u w:color="ff0000"/>
          <w:rtl w:val="0"/>
          <w:lang w:val="en-US"/>
          <w14:textFill>
            <w14:solidFill>
              <w14:srgbClr w14:val="FF0000"/>
            </w14:solidFill>
          </w14:textFill>
        </w:rPr>
        <w:t xml:space="preserve">! No! I'd rather </w:t>
      </w:r>
      <w:commentRangeStart w:id="8"/>
      <w:del w:id="9" w:date="2026-06-18T03:13:55Z" w:author="吴晓羽">
        <w:r>
          <w:rPr>
            <w:rFonts w:ascii="Times New Roman" w:hAnsi="Times New Roman"/>
            <w:outline w:val="0"/>
            <w:color w:val="ff0000"/>
            <w:u w:color="ff0000"/>
            <w:rtl w:val="0"/>
            <w:lang w:val="en-US"/>
            <w14:textFill>
              <w14:solidFill>
                <w14:srgbClr w14:val="FF0000"/>
              </w14:solidFill>
            </w14:textFill>
          </w:rPr>
          <w:delText>suicide</w:delText>
        </w:r>
      </w:del>
      <w:commentRangeEnd w:id="8"/>
      <w:r>
        <w:commentReference w:id="8"/>
      </w:r>
      <w:ins w:id="10" w:date="2026-06-18T03:13:58Z" w:author="吴晓羽">
        <w:r>
          <w:rPr>
            <w:rFonts w:ascii="Times New Roman" w:hAnsi="Times New Roman"/>
            <w:outline w:val="0"/>
            <w:color w:val="ff0000"/>
            <w:u w:color="ff0000"/>
            <w:rtl w:val="0"/>
            <w:lang w:val="en-US"/>
            <w14:textFill>
              <w14:solidFill>
                <w14:srgbClr w14:val="FF0000"/>
              </w14:solidFill>
            </w14:textFill>
          </w:rPr>
          <w:t>kill myself</w:t>
        </w:r>
      </w:ins>
      <w:r>
        <w:rPr>
          <w:rFonts w:ascii="Times New Roman" w:hAnsi="Times New Roman"/>
          <w:outline w:val="0"/>
          <w:color w:val="ff0000"/>
          <w:u w:color="ff0000"/>
          <w:rtl w:val="0"/>
          <w:lang w:val="en-US"/>
          <w14:textFill>
            <w14:solidFill>
              <w14:srgbClr w14:val="FF0000"/>
            </w14:solidFill>
          </w14:textFill>
        </w:rPr>
        <w:t xml:space="preserve"> now than die in the sea!</w:t>
      </w:r>
    </w:p>
    <w:p>
      <w:pPr>
        <w:pStyle w:val="Normal.0"/>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zh-TW" w:eastAsia="zh-TW"/>
        </w:rPr>
        <w:t>【字幕：</w:t>
      </w:r>
      <w:r>
        <w:rPr>
          <w:rFonts w:ascii="微软雅黑" w:cs="微软雅黑" w:hAnsi="微软雅黑" w:eastAsia="微软雅黑"/>
          <w:b w:val="1"/>
          <w:bCs w:val="1"/>
          <w:kern w:val="0"/>
          <w:sz w:val="24"/>
          <w:szCs w:val="24"/>
          <w:shd w:val="clear" w:color="auto" w:fill="ffff00"/>
          <w:rtl w:val="0"/>
          <w:lang w:val="en-US"/>
        </w:rPr>
        <w:t xml:space="preserve">Veyra </w:t>
      </w:r>
      <w:r>
        <w:rPr>
          <w:rFonts w:ascii="微软雅黑" w:cs="微软雅黑" w:hAnsi="微软雅黑" w:eastAsia="微软雅黑"/>
          <w:b w:val="1"/>
          <w:bCs w:val="1"/>
          <w:kern w:val="0"/>
          <w:sz w:val="24"/>
          <w:szCs w:val="24"/>
          <w:shd w:val="clear" w:color="auto" w:fill="ffff00"/>
          <w:rtl w:val="0"/>
          <w:lang w:val="zh-TW" w:eastAsia="zh-TW"/>
        </w:rPr>
        <w:t xml:space="preserve">（薇拉 诺顿）诺顿家的二女儿 </w:t>
      </w:r>
      <w:r>
        <w:rPr>
          <w:rFonts w:ascii="微软雅黑" w:cs="微软雅黑" w:hAnsi="微软雅黑" w:eastAsia="微软雅黑"/>
          <w:b w:val="1"/>
          <w:bCs w:val="1"/>
          <w:outline w:val="0"/>
          <w:color w:val="ff2600"/>
          <w:kern w:val="0"/>
          <w:sz w:val="24"/>
          <w:szCs w:val="24"/>
          <w:u w:color="ff2600"/>
          <w:shd w:val="clear" w:color="auto" w:fill="ffff00"/>
          <w:rtl w:val="0"/>
          <w:lang w:val="zh-TW" w:eastAsia="zh-TW"/>
          <w14:textFill>
            <w14:solidFill>
              <w14:srgbClr w14:val="FF2600"/>
            </w14:solidFill>
          </w14:textFill>
        </w:rPr>
        <w:t xml:space="preserve">Veyra Norton </w:t>
      </w:r>
      <w:r>
        <w:rPr>
          <w:rFonts w:ascii="微软雅黑" w:cs="微软雅黑" w:hAnsi="微软雅黑" w:eastAsia="微软雅黑"/>
          <w:b w:val="1"/>
          <w:bCs w:val="1"/>
          <w:outline w:val="0"/>
          <w:color w:val="ff2600"/>
          <w:kern w:val="0"/>
          <w:sz w:val="24"/>
          <w:szCs w:val="24"/>
          <w:u w:color="ff2600"/>
          <w:shd w:val="clear" w:color="auto" w:fill="ffff00"/>
          <w:rtl w:val="0"/>
          <w:lang w:val="zh-TW" w:eastAsia="zh-TW"/>
          <w14:textFill>
            <w14:solidFill>
              <w14:srgbClr w14:val="FF2600"/>
            </w14:solidFill>
          </w14:textFill>
        </w:rPr>
        <w:t xml:space="preserve">— </w:t>
      </w:r>
      <w:r>
        <w:rPr>
          <w:rFonts w:ascii="微软雅黑" w:cs="微软雅黑" w:hAnsi="微软雅黑" w:eastAsia="微软雅黑"/>
          <w:b w:val="1"/>
          <w:bCs w:val="1"/>
          <w:outline w:val="0"/>
          <w:color w:val="ff2600"/>
          <w:kern w:val="0"/>
          <w:sz w:val="24"/>
          <w:szCs w:val="24"/>
          <w:u w:color="ff2600"/>
          <w:shd w:val="clear" w:color="auto" w:fill="ffff00"/>
          <w:rtl w:val="0"/>
          <w:lang w:val="zh-TW" w:eastAsia="zh-TW"/>
          <w14:textFill>
            <w14:solidFill>
              <w14:srgbClr w14:val="FF2600"/>
            </w14:solidFill>
          </w14:textFill>
        </w:rPr>
        <w:t>the second daughter of House Norton</w:t>
      </w:r>
      <w:r>
        <w:rPr>
          <w:rFonts w:ascii="微软雅黑" w:cs="微软雅黑" w:hAnsi="微软雅黑" w:eastAsia="微软雅黑"/>
          <w:b w:val="1"/>
          <w:bCs w:val="1"/>
          <w:kern w:val="0"/>
          <w:sz w:val="24"/>
          <w:szCs w:val="24"/>
          <w:shd w:val="clear" w:color="auto" w:fill="ffff00"/>
          <w:rtl w:val="0"/>
          <w:lang w:val="zh-TW" w:eastAsia="zh-TW"/>
        </w:rPr>
        <w:t>】</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将匕首架在脖子上，鲜血溢出</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继母（惊叫）：薇拉，不要！</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Veyra, no!</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zh-TW" w:eastAsia="zh-TW"/>
        </w:rPr>
        <w:t>【字幕：</w:t>
      </w:r>
      <w:r>
        <w:rPr>
          <w:rFonts w:ascii="微软雅黑" w:cs="微软雅黑" w:hAnsi="微软雅黑" w:eastAsia="微软雅黑"/>
          <w:b w:val="1"/>
          <w:bCs w:val="1"/>
          <w:kern w:val="0"/>
          <w:sz w:val="24"/>
          <w:szCs w:val="24"/>
          <w:shd w:val="clear" w:color="auto" w:fill="ffff00"/>
          <w:rtl w:val="0"/>
          <w:lang w:val="en-US"/>
        </w:rPr>
        <w:t xml:space="preserve">Grace Norton </w:t>
      </w:r>
      <w:r>
        <w:rPr>
          <w:rFonts w:ascii="微软雅黑" w:cs="微软雅黑" w:hAnsi="微软雅黑" w:eastAsia="微软雅黑"/>
          <w:b w:val="1"/>
          <w:bCs w:val="1"/>
          <w:kern w:val="0"/>
          <w:sz w:val="24"/>
          <w:szCs w:val="24"/>
          <w:shd w:val="clear" w:color="auto" w:fill="ffff00"/>
          <w:rtl w:val="0"/>
          <w:lang w:val="zh-TW" w:eastAsia="zh-TW"/>
        </w:rPr>
        <w:t>（格蕾丝 诺顿），</w:t>
      </w:r>
      <w:r>
        <w:rPr>
          <w:rFonts w:ascii="微软雅黑" w:cs="微软雅黑" w:hAnsi="微软雅黑" w:eastAsia="微软雅黑"/>
          <w:b w:val="1"/>
          <w:bCs w:val="1"/>
          <w:outline w:val="0"/>
          <w:color w:val="ff2600"/>
          <w:kern w:val="0"/>
          <w:sz w:val="24"/>
          <w:szCs w:val="24"/>
          <w:shd w:val="clear" w:color="auto" w:fill="ffff00"/>
          <w:rtl w:val="0"/>
          <w:lang w:val="en-US"/>
          <w14:textFill>
            <w14:solidFill>
              <w14:srgbClr w14:val="FF2600"/>
            </w14:solidFill>
          </w14:textFill>
        </w:rPr>
        <w:t>Veyra</w:t>
      </w:r>
      <w:r>
        <w:rPr>
          <w:rFonts w:ascii="微软雅黑" w:cs="微软雅黑" w:hAnsi="微软雅黑" w:eastAsia="微软雅黑"/>
          <w:b w:val="1"/>
          <w:bCs w:val="1"/>
          <w:outline w:val="0"/>
          <w:color w:val="ff2600"/>
          <w:kern w:val="0"/>
          <w:sz w:val="24"/>
          <w:szCs w:val="24"/>
          <w:shd w:val="clear" w:color="auto" w:fill="ffff00"/>
          <w:rtl w:val="0"/>
          <w:lang w:val="zh-TW" w:eastAsia="zh-TW"/>
          <w14:textFill>
            <w14:solidFill>
              <w14:srgbClr w14:val="FF2600"/>
            </w14:solidFill>
          </w14:textFill>
        </w:rPr>
        <w:t>’</w:t>
      </w:r>
      <w:r>
        <w:rPr>
          <w:rFonts w:ascii="微软雅黑" w:cs="微软雅黑" w:hAnsi="微软雅黑" w:eastAsia="微软雅黑"/>
          <w:b w:val="1"/>
          <w:bCs w:val="1"/>
          <w:outline w:val="0"/>
          <w:color w:val="ff2600"/>
          <w:kern w:val="0"/>
          <w:sz w:val="24"/>
          <w:szCs w:val="24"/>
          <w:shd w:val="clear" w:color="auto" w:fill="ffff00"/>
          <w:rtl w:val="0"/>
          <w:lang w:val="zh-TW" w:eastAsia="zh-TW"/>
          <w14:textFill>
            <w14:solidFill>
              <w14:srgbClr w14:val="FF2600"/>
            </w14:solidFill>
          </w14:textFill>
        </w:rPr>
        <w:t xml:space="preserve">s Mother </w:t>
      </w:r>
      <w:r>
        <w:rPr>
          <w:rFonts w:ascii="微软雅黑" w:cs="微软雅黑" w:hAnsi="微软雅黑" w:eastAsia="微软雅黑"/>
          <w:b w:val="1"/>
          <w:bCs w:val="1"/>
          <w:kern w:val="0"/>
          <w:sz w:val="24"/>
          <w:szCs w:val="24"/>
          <w:shd w:val="clear" w:color="auto" w:fill="ffff00"/>
          <w:rtl w:val="0"/>
          <w:lang w:val="zh-TW" w:eastAsia="zh-TW"/>
        </w:rPr>
        <w:t>】</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继母拉着诺顿，紧张万分</w:t>
      </w:r>
    </w:p>
    <w:p>
      <w:pPr>
        <w:pStyle w:val="Normal.0"/>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zh-TW" w:eastAsia="zh-TW"/>
        </w:rPr>
        <w:t>【字幕：</w:t>
      </w:r>
      <w:r>
        <w:rPr>
          <w:rFonts w:ascii="微软雅黑" w:cs="微软雅黑" w:hAnsi="微软雅黑" w:eastAsia="微软雅黑"/>
          <w:b w:val="1"/>
          <w:bCs w:val="1"/>
          <w:kern w:val="0"/>
          <w:sz w:val="24"/>
          <w:szCs w:val="24"/>
          <w:shd w:val="clear" w:color="auto" w:fill="ffff00"/>
          <w:rtl w:val="0"/>
          <w:lang w:val="en-US"/>
        </w:rPr>
        <w:t>Austin Norton</w:t>
      </w:r>
      <w:r>
        <w:rPr>
          <w:rFonts w:ascii="微软雅黑" w:cs="微软雅黑" w:hAnsi="微软雅黑" w:eastAsia="微软雅黑"/>
          <w:b w:val="1"/>
          <w:bCs w:val="1"/>
          <w:kern w:val="0"/>
          <w:sz w:val="24"/>
          <w:szCs w:val="24"/>
          <w:shd w:val="clear" w:color="auto" w:fill="ffff00"/>
          <w:rtl w:val="0"/>
          <w:lang w:val="zh-TW" w:eastAsia="zh-TW"/>
        </w:rPr>
        <w:t xml:space="preserve">（奥斯汀，诺顿）， </w:t>
      </w:r>
      <w:r>
        <w:rPr>
          <w:rFonts w:ascii="微软雅黑" w:cs="微软雅黑" w:hAnsi="微软雅黑" w:eastAsia="微软雅黑"/>
          <w:b w:val="1"/>
          <w:bCs w:val="1"/>
          <w:outline w:val="0"/>
          <w:color w:val="ff2600"/>
          <w:kern w:val="0"/>
          <w:sz w:val="24"/>
          <w:szCs w:val="24"/>
          <w:shd w:val="clear" w:color="auto" w:fill="ffff00"/>
          <w:rtl w:val="0"/>
          <w:lang w:val="en-US"/>
          <w14:textFill>
            <w14:solidFill>
              <w14:srgbClr w14:val="FF2600"/>
            </w14:solidFill>
          </w14:textFill>
        </w:rPr>
        <w:t>Luna and Veyra</w:t>
      </w:r>
      <w:r>
        <w:rPr>
          <w:rFonts w:ascii="微软雅黑" w:cs="微软雅黑" w:hAnsi="微软雅黑" w:eastAsia="微软雅黑"/>
          <w:b w:val="1"/>
          <w:bCs w:val="1"/>
          <w:outline w:val="0"/>
          <w:color w:val="ff2600"/>
          <w:kern w:val="0"/>
          <w:sz w:val="24"/>
          <w:szCs w:val="24"/>
          <w:shd w:val="clear" w:color="auto" w:fill="ffff00"/>
          <w:rtl w:val="0"/>
          <w:lang w:val="en-US"/>
          <w14:textFill>
            <w14:solidFill>
              <w14:srgbClr w14:val="FF2600"/>
            </w14:solidFill>
          </w14:textFill>
        </w:rPr>
        <w:t>’</w:t>
      </w:r>
      <w:r>
        <w:rPr>
          <w:rFonts w:ascii="微软雅黑" w:cs="微软雅黑" w:hAnsi="微软雅黑" w:eastAsia="微软雅黑"/>
          <w:b w:val="1"/>
          <w:bCs w:val="1"/>
          <w:outline w:val="0"/>
          <w:color w:val="ff2600"/>
          <w:kern w:val="0"/>
          <w:sz w:val="24"/>
          <w:szCs w:val="24"/>
          <w:shd w:val="clear" w:color="auto" w:fill="ffff00"/>
          <w:rtl w:val="0"/>
          <w:lang w:val="en-US"/>
          <w14:textFill>
            <w14:solidFill>
              <w14:srgbClr w14:val="FF2600"/>
            </w14:solidFill>
          </w14:textFill>
        </w:rPr>
        <w:t>s Birth Father</w:t>
      </w:r>
      <w:r>
        <w:rPr>
          <w:rFonts w:ascii="微软雅黑" w:cs="微软雅黑" w:hAnsi="微软雅黑" w:eastAsia="微软雅黑"/>
          <w:b w:val="1"/>
          <w:bCs w:val="1"/>
          <w:kern w:val="0"/>
          <w:sz w:val="24"/>
          <w:szCs w:val="24"/>
          <w:shd w:val="clear" w:color="auto" w:fill="ffff00"/>
          <w:rtl w:val="0"/>
          <w:lang w:val="zh-TW" w:eastAsia="zh-TW"/>
        </w:rPr>
        <w:t>】</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诺顿（无奈，声嘶力竭）：我们也没办法，这个海岛由海神大人掌管，每十年都要献祭一名少女保佑我们平安富足，（黯然）很不幸，亲爱的，你是被选中的那个！</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Austin: We have no choice. Sea God rules this island. Every ten years, we sacrifice a </w:t>
      </w:r>
      <w:commentRangeStart w:id="11"/>
      <w:del w:id="12" w:date="2026-06-18T03:14:09Z" w:author="吴晓羽">
        <w:r>
          <w:rPr>
            <w:rFonts w:ascii="Times New Roman" w:hAnsi="Times New Roman"/>
            <w:outline w:val="0"/>
            <w:color w:val="ff0000"/>
            <w:u w:color="ff0000"/>
            <w:rtl w:val="0"/>
            <w:lang w:val="en-US"/>
            <w14:textFill>
              <w14:solidFill>
                <w14:srgbClr w14:val="FF0000"/>
              </w14:solidFill>
            </w14:textFill>
          </w:rPr>
          <w:delText>maiden</w:delText>
        </w:r>
      </w:del>
      <w:commentRangeEnd w:id="11"/>
      <w:r>
        <w:commentReference w:id="11"/>
      </w:r>
      <w:ins w:id="13" w:date="2026-06-18T03:14:09Z" w:author="吴晓羽">
        <w:r>
          <w:rPr>
            <w:rFonts w:ascii="Times New Roman" w:hAnsi="Times New Roman"/>
            <w:outline w:val="0"/>
            <w:color w:val="ff0000"/>
            <w:u w:color="ff0000"/>
            <w:rtl w:val="0"/>
            <w:lang w:val="en-US"/>
            <w14:textFill>
              <w14:solidFill>
                <w14:srgbClr w14:val="FF0000"/>
              </w14:solidFill>
            </w14:textFill>
          </w:rPr>
          <w:t>girl</w:t>
        </w:r>
      </w:ins>
      <w:r>
        <w:rPr>
          <w:rFonts w:ascii="Times New Roman" w:hAnsi="Times New Roman"/>
          <w:outline w:val="0"/>
          <w:color w:val="ff0000"/>
          <w:u w:color="ff0000"/>
          <w:rtl w:val="0"/>
          <w:lang w:val="en-US"/>
          <w14:textFill>
            <w14:solidFill>
              <w14:srgbClr w14:val="FF0000"/>
            </w14:solidFill>
          </w14:textFill>
        </w:rPr>
        <w:t xml:space="preserve"> to keep us safe and rich. I'm sorry, sweetheart. You're the </w:t>
      </w:r>
      <w:r>
        <w:rPr>
          <w:rFonts w:ascii="Times New Roman" w:hAnsi="Times New Roman"/>
          <w:outline w:val="0"/>
          <w:color w:val="ff0000"/>
          <w:u w:color="ff0000"/>
          <w:shd w:val="nil" w:color="auto" w:fill="auto"/>
          <w:rtl w:val="0"/>
          <w:lang w:val="en-US"/>
          <w14:textFill>
            <w14:solidFill>
              <w14:srgbClr w14:val="FF0000"/>
            </w14:solidFill>
          </w14:textFill>
        </w:rPr>
        <w:t>one he chose</w:t>
      </w:r>
      <w:r>
        <w:rPr>
          <w:rFonts w:ascii="Times New Roman" w:hAnsi="Times New Roman"/>
          <w:outline w:val="0"/>
          <w:color w:val="ff0000"/>
          <w:u w:color="ff0000"/>
          <w:rtl w:val="0"/>
          <w:lang w:val="en-US"/>
          <w14:textFill>
            <w14:solidFill>
              <w14:srgbClr w14:val="FF0000"/>
            </w14:solidFill>
          </w14:textFill>
        </w:rPr>
        <w:t>!</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（绝望，激动）：我不接受！</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I won't accept this!</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刀刃刺进皮肉，血流不止</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继母（哭求）：求你了！</w:t>
      </w:r>
      <w:r>
        <w:rPr>
          <w:rFonts w:ascii="Calibri" w:hAnsi="Calibri"/>
          <w:rtl w:val="0"/>
          <w:lang w:val="en-US"/>
        </w:rPr>
        <w:t>Veyra,</w:t>
      </w:r>
      <w:r>
        <w:rPr>
          <w:rtl w:val="0"/>
          <w:lang w:val="zh-TW" w:eastAsia="zh-TW"/>
        </w:rPr>
        <w:t>别做傻事！</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Please! Veyra, don't do this!</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诺顿不知所措</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 O.V</w:t>
      </w:r>
      <w:r>
        <w:rPr>
          <w:rtl w:val="0"/>
          <w:lang w:val="zh-TW" w:eastAsia="zh-TW"/>
        </w:rPr>
        <w:t>：我可以替你去死！</w:t>
      </w:r>
      <w:r>
        <w:rPr>
          <w:lang w:val="en-US"/>
        </w:rPr>
        <w:br w:type="textWrapping"/>
      </w: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 xml:space="preserve">una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I'll die in your place!</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三人大惊，回头看去，</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身着素雅的长裙走上阶梯来到屋顶</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：你说什么？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What did you say?</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：我可以替你献祭给海神，而你，嫁给海盗王</w:t>
      </w:r>
      <w:r>
        <w:rPr>
          <w:rFonts w:ascii="Calibri" w:hAnsi="Calibri"/>
          <w:rtl w:val="0"/>
          <w:lang w:val="en-US"/>
        </w:rPr>
        <w:t>Drake</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 I'll be sacrificed to Sea God </w:t>
      </w:r>
      <w:commentRangeStart w:id="14"/>
      <w:del w:id="15" w:date="2026-06-18T03:14:16Z" w:author="吴晓羽">
        <w:r>
          <w:rPr>
            <w:rFonts w:ascii="Times New Roman" w:hAnsi="Times New Roman"/>
            <w:outline w:val="0"/>
            <w:color w:val="ff0000"/>
            <w:u w:color="ff0000"/>
            <w:rtl w:val="0"/>
            <w:lang w:val="en-US"/>
            <w14:textFill>
              <w14:solidFill>
                <w14:srgbClr w14:val="FF0000"/>
              </w14:solidFill>
            </w14:textFill>
          </w:rPr>
          <w:delText>for you</w:delText>
        </w:r>
      </w:del>
      <w:commentRangeEnd w:id="14"/>
      <w:r>
        <w:commentReference w:id="14"/>
      </w:r>
      <w:ins w:id="16" w:date="2026-06-18T03:14:19Z" w:author="吴晓羽">
        <w:r>
          <w:rPr>
            <w:rFonts w:ascii="Times New Roman" w:hAnsi="Times New Roman"/>
            <w:outline w:val="0"/>
            <w:color w:val="ff0000"/>
            <w:u w:color="ff0000"/>
            <w:rtl w:val="0"/>
            <w:lang w:val="en-US"/>
            <w14:textFill>
              <w14:solidFill>
                <w14:srgbClr w14:val="FF0000"/>
              </w14:solidFill>
            </w14:textFill>
          </w:rPr>
          <w:t>in</w:t>
        </w:r>
      </w:ins>
      <w:ins w:id="17" w:date="2026-06-18T03:14:19Z" w:author="吴晓羽">
        <w:r>
          <w:rPr>
            <w:rFonts w:ascii="Times New Roman" w:hAnsi="Times New Roman"/>
            <w:outline w:val="0"/>
            <w:color w:val="ff0000"/>
            <w:u w:color="ff0000"/>
            <w:rtl w:val="0"/>
            <w:lang w:val="zh-CN" w:eastAsia="zh-CN"/>
            <w14:textFill>
              <w14:solidFill>
                <w14:srgbClr w14:val="FF0000"/>
              </w14:solidFill>
            </w14:textFill>
          </w:rPr>
          <w:t xml:space="preserve"> </w:t>
        </w:r>
      </w:ins>
      <w:ins w:id="18" w:date="2026-06-18T03:14:19Z" w:author="吴晓羽">
        <w:r>
          <w:rPr>
            <w:rFonts w:ascii="Times New Roman" w:hAnsi="Times New Roman"/>
            <w:outline w:val="0"/>
            <w:color w:val="ff0000"/>
            <w:u w:color="ff0000"/>
            <w:rtl w:val="0"/>
            <w:lang w:val="en-US"/>
            <w14:textFill>
              <w14:solidFill>
                <w14:srgbClr w14:val="FF0000"/>
              </w14:solidFill>
            </w14:textFill>
          </w:rPr>
          <w:t>your place</w:t>
        </w:r>
      </w:ins>
      <w:r>
        <w:rPr>
          <w:rFonts w:ascii="Times New Roman" w:hAnsi="Times New Roman"/>
          <w:outline w:val="0"/>
          <w:color w:val="ff0000"/>
          <w:u w:color="ff0000"/>
          <w:rtl w:val="0"/>
          <w:lang w:val="en-US"/>
          <w14:textFill>
            <w14:solidFill>
              <w14:srgbClr w14:val="FF0000"/>
            </w14:solidFill>
          </w14:textFill>
        </w:rPr>
        <w:t>. And you marry Drake, the Pirate King!</w:t>
      </w:r>
    </w:p>
    <w:p>
      <w:pPr>
        <w:pStyle w:val="Normal.0"/>
        <w:spacing w:line="288" w:lineRule="auto"/>
        <w:jc w:val="left"/>
        <w:rPr>
          <w:rFonts w:ascii="微软雅黑" w:cs="微软雅黑" w:hAnsi="微软雅黑" w:eastAsia="微软雅黑"/>
          <w:kern w:val="0"/>
          <w:sz w:val="24"/>
          <w:szCs w:val="24"/>
        </w:rPr>
      </w:pPr>
      <w:r>
        <w:rPr>
          <w:rtl w:val="0"/>
          <w:lang w:val="zh-TW" w:eastAsia="zh-TW"/>
        </w:rPr>
        <w:t>继母（诧异）：你认真的？！</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Are you serious?!</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千真万确，但条件是，我母亲留下的财产以及</w:t>
      </w:r>
      <w:r>
        <w:rPr>
          <w:rFonts w:ascii="Calibri" w:hAnsi="Calibri"/>
          <w:rtl w:val="0"/>
          <w:lang w:val="en-US"/>
        </w:rPr>
        <w:t>Drake</w:t>
      </w:r>
      <w:r>
        <w:rPr>
          <w:rtl w:val="0"/>
          <w:lang w:val="zh-TW" w:eastAsia="zh-TW"/>
        </w:rPr>
        <w:t>赠予的金银珠宝要统统跟我一起陪葬！</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 Dead serious. But on one condition: </w:t>
      </w:r>
      <w:commentRangeStart w:id="19"/>
      <w:del w:id="20" w:date="2026-06-18T03:14:50Z" w:author="吴晓羽">
        <w:r>
          <w:rPr>
            <w:rFonts w:ascii="Times New Roman" w:hAnsi="Times New Roman"/>
            <w:outline w:val="0"/>
            <w:color w:val="ff0000"/>
            <w:u w:color="ff0000"/>
            <w:rtl w:val="0"/>
            <w:lang w:val="en-US"/>
            <w14:textFill>
              <w14:solidFill>
                <w14:srgbClr w14:val="FF0000"/>
              </w14:solidFill>
            </w14:textFill>
          </w:rPr>
          <w:delText xml:space="preserve">my mother's left estate and every jewel Drake gave me go down with me! </w:delText>
        </w:r>
      </w:del>
      <w:commentRangeEnd w:id="19"/>
      <w:r>
        <w:commentReference w:id="19"/>
      </w:r>
      <w:ins w:id="21" w:date="2026-06-18T03:14:52Z" w:author="吴晓羽">
        <w:r>
          <w:rPr>
            <w:rFonts w:ascii="Times New Roman" w:hAnsi="Times New Roman"/>
            <w:outline w:val="0"/>
            <w:color w:val="ff0000"/>
            <w:u w:color="ff0000"/>
            <w:rtl w:val="0"/>
            <w:lang w:val="en-US"/>
            <w14:textFill>
              <w14:solidFill>
                <w14:srgbClr w14:val="FF0000"/>
              </w14:solidFill>
            </w14:textFill>
          </w:rPr>
          <w:t>my mother's fortune and Drake's treasure all go down with me</w:t>
        </w:r>
      </w:ins>
      <w:ins w:id="22" w:date="2026-06-18T03:14:52Z" w:author="吴晓羽">
        <w:r>
          <w:rPr>
            <w:rFonts w:ascii="Times New Roman" w:hAnsi="Times New Roman"/>
            <w:outline w:val="0"/>
            <w:color w:val="ff0000"/>
            <w:u w:color="ff0000"/>
            <w:rtl w:val="0"/>
            <w:lang w:val="en-US"/>
            <w14:textFill>
              <w14:solidFill>
                <w14:srgbClr w14:val="FF0000"/>
              </w14:solidFill>
            </w14:textFill>
          </w:rPr>
          <w:t>!</w:t>
        </w:r>
      </w:ins>
    </w:p>
    <w:p>
      <w:pPr>
        <w:pStyle w:val="Normal.0"/>
        <w:spacing w:line="288" w:lineRule="auto"/>
        <w:jc w:val="left"/>
        <w:rPr>
          <w:rFonts w:ascii="微软雅黑" w:cs="微软雅黑" w:hAnsi="微软雅黑" w:eastAsia="微软雅黑"/>
          <w:kern w:val="0"/>
          <w:sz w:val="24"/>
          <w:szCs w:val="24"/>
        </w:rPr>
      </w:pPr>
      <w:r>
        <w:rPr>
          <w:rtl w:val="0"/>
          <w:lang w:val="zh-TW" w:eastAsia="zh-TW"/>
        </w:rPr>
        <w:t>诺顿（气急败坏）：开什么玩笑！那么多钱全部要跟着你沉进海底吗？！</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Austin: Are you kidding me?! </w:t>
      </w:r>
      <w:commentRangeStart w:id="23"/>
      <w:del w:id="24" w:date="2026-06-18T03:15:00Z" w:author="吴晓羽">
        <w:r>
          <w:rPr>
            <w:rFonts w:ascii="Times New Roman" w:hAnsi="Times New Roman"/>
            <w:outline w:val="0"/>
            <w:color w:val="ff0000"/>
            <w:u w:color="ff0000"/>
            <w:rtl w:val="0"/>
            <w:lang w:val="en-US"/>
            <w14:textFill>
              <w14:solidFill>
                <w14:srgbClr w14:val="FF0000"/>
              </w14:solidFill>
            </w14:textFill>
          </w:rPr>
          <w:delText>You want all that money to sink</w:delText>
        </w:r>
      </w:del>
      <w:commentRangeEnd w:id="23"/>
      <w:r>
        <w:commentReference w:id="23"/>
      </w:r>
      <w:del w:id="25" w:date="2026-06-18T03:15:00Z" w:author="吴晓羽">
        <w:r>
          <w:rPr>
            <w:rFonts w:ascii="Times New Roman" w:hAnsi="Times New Roman"/>
            <w:outline w:val="0"/>
            <w:color w:val="ff0000"/>
            <w:u w:color="ff0000"/>
            <w:rtl w:val="0"/>
            <w:lang w:val="en-US"/>
            <w14:textFill>
              <w14:solidFill>
                <w14:srgbClr w14:val="FF0000"/>
              </w14:solidFill>
            </w14:textFill>
          </w:rPr>
          <w:delText xml:space="preserve"> </w:delText>
        </w:r>
      </w:del>
      <w:ins w:id="26" w:date="2026-06-18T03:15:02Z" w:author="吴晓羽">
        <w:r>
          <w:rPr>
            <w:rFonts w:ascii="Times New Roman" w:hAnsi="Times New Roman"/>
            <w:outline w:val="0"/>
            <w:color w:val="ff0000"/>
            <w:u w:color="ff0000"/>
            <w:rtl w:val="0"/>
            <w:lang w:val="en-US"/>
            <w14:textFill>
              <w14:solidFill>
                <w14:srgbClr w14:val="FF0000"/>
              </w14:solidFill>
            </w14:textFill>
          </w:rPr>
          <w:t>All that money gonna sink</w:t>
        </w:r>
      </w:ins>
      <w:ins w:id="27" w:date="2026-06-18T03:15:02Z" w:author="吴晓羽">
        <w:r>
          <w:rPr>
            <w:rFonts w:ascii="Times New Roman" w:hAnsi="Times New Roman"/>
            <w:outline w:val="0"/>
            <w:color w:val="ff0000"/>
            <w:u w:color="ff0000"/>
            <w:rtl w:val="0"/>
            <w:lang w:val="en-US"/>
            <w14:textFill>
              <w14:solidFill>
                <w14:srgbClr w14:val="FF0000"/>
              </w14:solidFill>
            </w14:textFill>
          </w:rPr>
          <w:t xml:space="preserve"> </w:t>
        </w:r>
      </w:ins>
      <w:r>
        <w:rPr>
          <w:rFonts w:ascii="Times New Roman" w:hAnsi="Times New Roman"/>
          <w:outline w:val="0"/>
          <w:color w:val="ff0000"/>
          <w:u w:color="ff0000"/>
          <w:rtl w:val="0"/>
          <w:lang w:val="en-US"/>
          <w14:textFill>
            <w14:solidFill>
              <w14:srgbClr w14:val="FF0000"/>
            </w14:solidFill>
          </w14:textFill>
        </w:rPr>
        <w:t>with you?!</w:t>
      </w:r>
    </w:p>
    <w:p>
      <w:pPr>
        <w:pStyle w:val="Normal.0"/>
        <w:spacing w:line="288" w:lineRule="auto"/>
        <w:jc w:val="left"/>
        <w:rPr>
          <w:rFonts w:ascii="微软雅黑" w:cs="微软雅黑" w:hAnsi="微软雅黑" w:eastAsia="微软雅黑"/>
          <w:kern w:val="0"/>
          <w:sz w:val="24"/>
          <w:szCs w:val="24"/>
        </w:rPr>
      </w:pPr>
      <w:r>
        <w:rPr>
          <w:rtl w:val="0"/>
          <w:lang w:val="zh-TW" w:eastAsia="zh-TW"/>
        </w:rPr>
        <w:t>继母（拉住诺顿）：只要</w:t>
      </w:r>
      <w:r>
        <w:rPr>
          <w:rFonts w:ascii="Calibri" w:hAnsi="Calibri"/>
          <w:rtl w:val="0"/>
          <w:lang w:val="en-US"/>
        </w:rPr>
        <w:t>Veyra</w:t>
      </w:r>
      <w:r>
        <w:rPr>
          <w:rtl w:val="0"/>
          <w:lang w:val="zh-TW" w:eastAsia="zh-TW"/>
        </w:rPr>
        <w:t>还活着，成为海盗王的夫人，这些钱根本不算什么！她那些财宝不过是九牛一毛！</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As long as Veyra lives and becomes the Pirate King's wife, that money is nothing! Her fortune is just pocket change!</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诺顿露出一丝狡黠的笑容</w:t>
      </w:r>
    </w:p>
    <w:p>
      <w:pPr>
        <w:pStyle w:val="Normal.0"/>
        <w:spacing w:line="288" w:lineRule="auto"/>
        <w:jc w:val="left"/>
        <w:rPr>
          <w:rFonts w:ascii="微软雅黑" w:cs="微软雅黑" w:hAnsi="微软雅黑" w:eastAsia="微软雅黑"/>
          <w:kern w:val="0"/>
          <w:sz w:val="24"/>
          <w:szCs w:val="24"/>
        </w:rPr>
      </w:pPr>
      <w:r>
        <w:rPr>
          <w:rtl w:val="0"/>
          <w:lang w:val="zh-TW" w:eastAsia="zh-TW"/>
        </w:rPr>
        <w:t>诺顿：成交！</w:t>
      </w:r>
      <w:r>
        <w:rPr>
          <w:lang w:val="en-US"/>
        </w:rPr>
        <w:br w:type="textWrapping"/>
      </w:r>
      <w:r>
        <w:rPr>
          <w:rFonts w:ascii="Times New Roman" w:hAnsi="Times New Roman"/>
          <w:outline w:val="0"/>
          <w:color w:val="ff0000"/>
          <w:u w:color="ff0000"/>
          <w:rtl w:val="0"/>
          <w:lang w:val="en-US"/>
          <w14:textFill>
            <w14:solidFill>
              <w14:srgbClr w14:val="FF0000"/>
            </w14:solidFill>
          </w14:textFill>
        </w:rPr>
        <w:t>Austin: Deal!</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转身</w:t>
      </w:r>
    </w:p>
    <w:p>
      <w:pPr>
        <w:pStyle w:val="Normal.0"/>
        <w:spacing w:line="288" w:lineRule="auto"/>
        <w:jc w:val="left"/>
        <w:rPr>
          <w:rFonts w:ascii="Calibri" w:cs="Calibri" w:hAnsi="Calibri" w:eastAsia="Calibri"/>
        </w:rPr>
      </w:pPr>
      <w:r>
        <w:rPr>
          <w:rFonts w:ascii="Calibri" w:hAnsi="Calibri"/>
          <w:rtl w:val="0"/>
          <w:lang w:val="en-US"/>
        </w:rPr>
        <w:t>Veyra</w:t>
      </w:r>
      <w:r>
        <w:rPr>
          <w:rtl w:val="0"/>
          <w:lang w:val="zh-TW" w:eastAsia="zh-TW"/>
        </w:rPr>
        <w:t>：</w:t>
      </w:r>
      <w:r>
        <w:rPr>
          <w:rFonts w:ascii="Calibri" w:hAnsi="Calibri"/>
          <w:rtl w:val="0"/>
          <w:lang w:val="en-US"/>
        </w:rPr>
        <w:t>Luna!</w:t>
      </w:r>
    </w:p>
    <w:p>
      <w:pPr>
        <w:pStyle w:val="Normal.0"/>
        <w:spacing w:line="288" w:lineRule="auto"/>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Veyra</w:t>
      </w:r>
      <w:r>
        <w:rPr>
          <w:outline w:val="0"/>
          <w:color w:val="ff0000"/>
          <w:u w:color="ff0000"/>
          <w:rtl w:val="0"/>
          <w:lang w:val="zh-TW" w:eastAsia="zh-TW"/>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Luna!</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停住脚步</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：你真的愿意放弃嫁给</w:t>
      </w:r>
      <w:r>
        <w:rPr>
          <w:rFonts w:ascii="Calibri" w:hAnsi="Calibri"/>
          <w:rtl w:val="0"/>
          <w:lang w:val="en-US"/>
        </w:rPr>
        <w:t>Drake</w:t>
      </w:r>
      <w:r>
        <w:rPr>
          <w:rtl w:val="0"/>
          <w:lang w:val="zh-TW" w:eastAsia="zh-TW"/>
        </w:rPr>
        <w:t>，替我去死吗？！他那么爱你！</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Veyra: You'll really give up marrying Drake and die </w:t>
      </w:r>
      <w:commentRangeStart w:id="28"/>
      <w:del w:id="29" w:date="2026-06-18T03:15:18Z" w:author="吴晓羽">
        <w:r>
          <w:rPr>
            <w:rFonts w:ascii="Times New Roman" w:hAnsi="Times New Roman"/>
            <w:outline w:val="0"/>
            <w:color w:val="ff0000"/>
            <w:u w:color="ff0000"/>
            <w:rtl w:val="0"/>
            <w:lang w:val="en-US"/>
            <w14:textFill>
              <w14:solidFill>
                <w14:srgbClr w14:val="FF0000"/>
              </w14:solidFill>
            </w14:textFill>
          </w:rPr>
          <w:delText>for me</w:delText>
        </w:r>
      </w:del>
      <w:commentRangeEnd w:id="28"/>
      <w:r>
        <w:commentReference w:id="28"/>
      </w:r>
      <w:ins w:id="30" w:date="2026-06-18T03:15:19Z" w:author="吴晓羽">
        <w:r>
          <w:rPr>
            <w:rFonts w:ascii="Times New Roman" w:hAnsi="Times New Roman"/>
            <w:outline w:val="0"/>
            <w:color w:val="ff0000"/>
            <w:u w:color="ff0000"/>
            <w:rtl w:val="0"/>
            <w:lang w:val="en-US"/>
            <w14:textFill>
              <w14:solidFill>
                <w14:srgbClr w14:val="FF0000"/>
              </w14:solidFill>
            </w14:textFill>
          </w:rPr>
          <w:t>in my place</w:t>
        </w:r>
      </w:ins>
      <w:r>
        <w:rPr>
          <w:rFonts w:ascii="Times New Roman" w:hAnsi="Times New Roman"/>
          <w:outline w:val="0"/>
          <w:color w:val="ff0000"/>
          <w:u w:color="ff0000"/>
          <w:rtl w:val="0"/>
          <w:lang w:val="en-US"/>
          <w14:textFill>
            <w14:solidFill>
              <w14:srgbClr w14:val="FF0000"/>
            </w14:solidFill>
          </w14:textFill>
        </w:rPr>
        <w:t>?! He loves you so much!</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（冷漠）：爱我？</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Loves me?</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【字幕：三年前】</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1-3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卧室 日 内</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rtl w:val="0"/>
          <w:lang w:val="zh-TW" w:eastAsia="zh-TW"/>
        </w:rPr>
        <w:t>人物：</w:t>
      </w:r>
      <w:r>
        <w:rPr>
          <w:rFonts w:ascii="微软雅黑" w:cs="微软雅黑" w:hAnsi="微软雅黑" w:eastAsia="微软雅黑"/>
          <w:b w:val="1"/>
          <w:bCs w:val="1"/>
          <w:sz w:val="24"/>
          <w:szCs w:val="24"/>
          <w:rtl w:val="0"/>
          <w:lang w:val="en-US"/>
        </w:rPr>
        <w:t>Luna</w:t>
      </w:r>
      <w:r>
        <w:rPr>
          <w:rFonts w:ascii="微软雅黑" w:cs="微软雅黑" w:hAnsi="微软雅黑" w:eastAsia="微软雅黑"/>
          <w:b w:val="1"/>
          <w:bCs w:val="1"/>
          <w:kern w:val="0"/>
          <w:sz w:val="24"/>
          <w:szCs w:val="24"/>
          <w:rtl w:val="0"/>
          <w:lang w:val="en-US"/>
        </w:rPr>
        <w:t xml:space="preserve">  Veyra  Drake </w:t>
      </w:r>
      <w:r>
        <w:rPr>
          <w:rFonts w:ascii="微软雅黑" w:cs="微软雅黑" w:hAnsi="微软雅黑" w:eastAsia="微软雅黑"/>
          <w:b w:val="1"/>
          <w:bCs w:val="1"/>
          <w:kern w:val="0"/>
          <w:sz w:val="24"/>
          <w:szCs w:val="24"/>
          <w:rtl w:val="0"/>
          <w:lang w:val="zh-TW" w:eastAsia="zh-TW"/>
        </w:rPr>
        <w:t>诺顿 继母 男佣人 海盗</w:t>
      </w:r>
      <w:r>
        <w:rPr>
          <w:rFonts w:ascii="微软雅黑" w:cs="微软雅黑" w:hAnsi="微软雅黑" w:eastAsia="微软雅黑"/>
          <w:b w:val="1"/>
          <w:bCs w:val="1"/>
          <w:kern w:val="0"/>
          <w:sz w:val="24"/>
          <w:szCs w:val="24"/>
          <w:rtl w:val="0"/>
          <w:lang w:val="en-US"/>
        </w:rPr>
        <w:t>4</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被扔在床上，又胖又老的油腻侯爵敞着肚皮扑在</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身上压着</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（嘶吼）：放开我！</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Let me go!</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诺顿和继母、</w:t>
      </w:r>
      <w:r>
        <w:rPr>
          <w:rFonts w:ascii="微软雅黑" w:cs="微软雅黑" w:hAnsi="微软雅黑" w:eastAsia="微软雅黑"/>
          <w:kern w:val="0"/>
          <w:sz w:val="24"/>
          <w:szCs w:val="24"/>
          <w:rtl w:val="0"/>
          <w:lang w:val="en-US"/>
        </w:rPr>
        <w:t xml:space="preserve">Veyra </w:t>
      </w:r>
      <w:r>
        <w:rPr>
          <w:rFonts w:ascii="微软雅黑" w:cs="微软雅黑" w:hAnsi="微软雅黑" w:eastAsia="微软雅黑"/>
          <w:kern w:val="0"/>
          <w:sz w:val="24"/>
          <w:szCs w:val="24"/>
          <w:rtl w:val="0"/>
          <w:lang w:val="zh-TW" w:eastAsia="zh-TW"/>
        </w:rPr>
        <w:t>站在床边看着</w:t>
      </w:r>
    </w:p>
    <w:p>
      <w:pPr>
        <w:pStyle w:val="Normal.0"/>
        <w:spacing w:line="288" w:lineRule="auto"/>
        <w:jc w:val="left"/>
        <w:rPr>
          <w:rFonts w:ascii="微软雅黑" w:cs="微软雅黑" w:hAnsi="微软雅黑" w:eastAsia="微软雅黑"/>
          <w:kern w:val="0"/>
          <w:sz w:val="24"/>
          <w:szCs w:val="24"/>
        </w:rPr>
      </w:pPr>
      <w:r>
        <w:rPr>
          <w:rtl w:val="0"/>
          <w:lang w:val="zh-TW" w:eastAsia="zh-TW"/>
        </w:rPr>
        <w:t>继母：好好伺候老侯爵，还能给你爸爸换一个港口</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Please the old marquis,  and your father gets a port in return.</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老侯爵朝</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脖子啃去</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：不要！</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No!</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突然一声枪响，一颗子弹射穿老侯爵的额头眉心，血溅当场。</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惊，看去</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迈着霸气的步伐出现在门口，过来一脚踹开压在</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身上的老侯爵，横着抱起</w:t>
      </w:r>
      <w:r>
        <w:rPr>
          <w:rFonts w:ascii="微软雅黑" w:cs="微软雅黑" w:hAnsi="微软雅黑" w:eastAsia="微软雅黑"/>
          <w:kern w:val="0"/>
          <w:sz w:val="24"/>
          <w:szCs w:val="24"/>
          <w:rtl w:val="0"/>
          <w:lang w:val="en-US"/>
        </w:rPr>
        <w:t>Luna</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【字幕：</w:t>
      </w:r>
      <w:r>
        <w:rPr>
          <w:rFonts w:ascii="微软雅黑" w:cs="微软雅黑" w:hAnsi="微软雅黑" w:eastAsia="微软雅黑"/>
          <w:b w:val="1"/>
          <w:bCs w:val="1"/>
          <w:kern w:val="0"/>
          <w:sz w:val="24"/>
          <w:szCs w:val="24"/>
          <w:rtl w:val="0"/>
          <w:lang w:val="en-US"/>
        </w:rPr>
        <w:t xml:space="preserve">Drake Francis </w:t>
      </w:r>
      <w:r>
        <w:rPr>
          <w:rFonts w:ascii="微软雅黑" w:cs="微软雅黑" w:hAnsi="微软雅黑" w:eastAsia="微软雅黑"/>
          <w:b w:val="1"/>
          <w:bCs w:val="1"/>
          <w:kern w:val="0"/>
          <w:sz w:val="24"/>
          <w:szCs w:val="24"/>
          <w:rtl w:val="0"/>
          <w:lang w:val="zh-TW" w:eastAsia="zh-TW"/>
        </w:rPr>
        <w:t>（德雷克 弗朗西斯）海盗王</w:t>
      </w:r>
      <w:r>
        <w:rPr>
          <w:rFonts w:ascii="微软雅黑" w:cs="微软雅黑" w:hAnsi="微软雅黑" w:eastAsia="微软雅黑"/>
          <w:b w:val="1"/>
          <w:bCs w:val="1"/>
          <w:kern w:val="0"/>
          <w:sz w:val="24"/>
          <w:szCs w:val="24"/>
          <w:rtl w:val="0"/>
          <w:lang w:val="zh-TW" w:eastAsia="zh-TW"/>
        </w:rPr>
        <w:t xml:space="preserve"> </w:t>
      </w:r>
      <w:r>
        <w:rPr>
          <w:rFonts w:ascii="微软雅黑" w:cs="微软雅黑" w:hAnsi="微软雅黑" w:eastAsia="微软雅黑"/>
          <w:b w:val="1"/>
          <w:bCs w:val="1"/>
          <w:outline w:val="0"/>
          <w:color w:val="ff2600"/>
          <w:kern w:val="0"/>
          <w:sz w:val="24"/>
          <w:szCs w:val="24"/>
          <w:u w:color="ff2600"/>
          <w:rtl w:val="0"/>
          <w:lang w:val="zh-TW" w:eastAsia="zh-TW"/>
          <w14:textFill>
            <w14:solidFill>
              <w14:srgbClr w14:val="FF2600"/>
            </w14:solidFill>
          </w14:textFill>
        </w:rPr>
        <w:t>THE PIRATE KING</w:t>
      </w:r>
      <w:r>
        <w:rPr>
          <w:rFonts w:ascii="微软雅黑" w:cs="微软雅黑" w:hAnsi="微软雅黑" w:eastAsia="微软雅黑"/>
          <w:b w:val="1"/>
          <w:bCs w:val="1"/>
          <w:kern w:val="0"/>
          <w:sz w:val="24"/>
          <w:szCs w:val="24"/>
          <w:rtl w:val="0"/>
          <w:lang w:val="zh-TW" w:eastAsia="zh-TW"/>
        </w:rPr>
        <w:t>】</w:t>
      </w:r>
    </w:p>
    <w:p>
      <w:pPr>
        <w:pStyle w:val="Normal.0"/>
        <w:widowControl w:val="1"/>
        <w:spacing w:line="288" w:lineRule="auto"/>
        <w:jc w:val="left"/>
        <w:rPr>
          <w:rFonts w:ascii="微软雅黑" w:cs="微软雅黑" w:hAnsi="微软雅黑" w:eastAsia="微软雅黑"/>
          <w:kern w:val="0"/>
          <w:sz w:val="24"/>
          <w:szCs w:val="24"/>
        </w:rPr>
      </w:pPr>
      <w:r>
        <w:rPr>
          <w:rtl w:val="0"/>
          <w:lang w:val="zh-TW" w:eastAsia="zh-TW"/>
        </w:rPr>
        <w:t>诺顿（震惊）：海盗王</w:t>
      </w:r>
      <w:r>
        <w:rPr>
          <w:rFonts w:ascii="Calibri" w:hAnsi="Calibri"/>
          <w:rtl w:val="0"/>
          <w:lang w:val="en-US"/>
        </w:rPr>
        <w:t>Drake!</w:t>
      </w:r>
      <w:r>
        <w:rPr>
          <w:rtl w:val="0"/>
          <w:lang w:val="zh-TW" w:eastAsia="zh-TW"/>
        </w:rPr>
        <w:t>你怎么会在这</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Austin: Pirate King Drake! What are you doing here...</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：谁敢动她，就是跟我作对！</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Drake: Touch her, and you answer to me! </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1-4 </w:t>
      </w:r>
      <w:r>
        <w:rPr>
          <w:rFonts w:ascii="微软雅黑" w:cs="微软雅黑" w:hAnsi="微软雅黑" w:eastAsia="微软雅黑"/>
          <w:b w:val="1"/>
          <w:bCs w:val="1"/>
          <w:kern w:val="0"/>
          <w:sz w:val="24"/>
          <w:szCs w:val="24"/>
          <w:rtl w:val="0"/>
          <w:lang w:val="zh-TW" w:eastAsia="zh-TW"/>
        </w:rPr>
        <w:t>海上</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船上 日 外</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两伙海盗火拼，炮声震天，硝烟弥漫，战况激烈，拼杀混乱中，一颗子弹朝</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射去，</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替</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挡下</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（震惊，担忧）：为什么要替我挡枪？</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Why did you take that shot for me?</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（忍着剧痛）：因为</w:t>
      </w:r>
      <w:r>
        <w:rPr>
          <w:rFonts w:ascii="Calibri" w:hAnsi="Calibri"/>
          <w:rtl w:val="0"/>
          <w:lang w:val="en-US"/>
        </w:rPr>
        <w:t>...</w:t>
      </w:r>
      <w:r>
        <w:rPr>
          <w:rtl w:val="0"/>
          <w:lang w:val="zh-TW" w:eastAsia="zh-TW"/>
        </w:rPr>
        <w:t>我爱你，胜过这世间万物</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Because... I love you more than anything in this world.</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对视</w:t>
      </w:r>
      <w:r>
        <w:rPr>
          <w:rFonts w:ascii="Calibri" w:hAnsi="Calibri"/>
          <w:rtl w:val="0"/>
          <w:lang w:val="en-US"/>
        </w:rPr>
        <w:t>Drake  O.V</w:t>
      </w:r>
      <w:r>
        <w:rPr>
          <w:rtl w:val="0"/>
          <w:lang w:val="zh-TW" w:eastAsia="zh-TW"/>
        </w:rPr>
        <w:t>：我一直以为他做的所有都是因为爱我</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I a</w:t>
      </w:r>
      <w:r>
        <w:rPr>
          <w:rFonts w:ascii="Times New Roman" w:hAnsi="Times New Roman"/>
          <w:outline w:val="0"/>
          <w:color w:val="ff0000"/>
          <w:u w:color="ff0000"/>
          <w:rtl w:val="0"/>
          <w:lang w:val="en-US"/>
          <w14:textFill>
            <w14:solidFill>
              <w14:srgbClr w14:val="FF0000"/>
            </w14:solidFill>
          </w14:textFill>
        </w:rPr>
        <w:t>lways thought everything he did was because he loved me.</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（绝望）</w:t>
      </w:r>
      <w:r>
        <w:rPr>
          <w:rFonts w:ascii="Calibri" w:hAnsi="Calibri"/>
          <w:rtl w:val="0"/>
          <w:lang w:val="en-US"/>
        </w:rPr>
        <w:t>OS</w:t>
      </w:r>
      <w:r>
        <w:rPr>
          <w:rtl w:val="0"/>
          <w:lang w:val="zh-TW" w:eastAsia="zh-TW"/>
        </w:rPr>
        <w:t>：但这一切，都是精心策划的骗局！</w:t>
      </w:r>
      <w:r>
        <w:rPr>
          <w:lang w:val="en-US"/>
        </w:rPr>
        <w:br w:type="textWrapping"/>
      </w:r>
      <w:r>
        <w:rPr>
          <w:rFonts w:ascii="Times New Roman" w:hAnsi="Times New Roman"/>
          <w:outline w:val="0"/>
          <w:color w:val="ff0000"/>
          <w:u w:color="ff0000"/>
          <w:rtl w:val="0"/>
          <w:lang w:val="en-US"/>
          <w14:textFill>
            <w14:solidFill>
              <w14:srgbClr w14:val="FF0000"/>
            </w14:solidFill>
          </w14:textFill>
        </w:rPr>
        <w:t>Lu</w:t>
      </w:r>
      <w:r>
        <w:rPr>
          <w:rFonts w:ascii="Times New Roman" w:hAnsi="Times New Roman"/>
          <w:outline w:val="0"/>
          <w:color w:val="ff2600"/>
          <w:u w:color="ff0000"/>
          <w:rtl w:val="0"/>
          <w:lang w:val="en-US"/>
          <w14:textFill>
            <w14:solidFill>
              <w14:srgbClr w14:val="FF2600"/>
            </w14:solidFill>
          </w14:textFill>
        </w:rPr>
        <w:t xml:space="preserve">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But it wa</w:t>
      </w:r>
      <w:r>
        <w:rPr>
          <w:rFonts w:ascii="Times New Roman" w:hAnsi="Times New Roman"/>
          <w:outline w:val="0"/>
          <w:color w:val="ff0000"/>
          <w:u w:color="ff0000"/>
          <w:rtl w:val="0"/>
          <w:lang w:val="en-US"/>
          <w14:textFill>
            <w14:solidFill>
              <w14:srgbClr w14:val="FF0000"/>
            </w14:solidFill>
          </w14:textFill>
        </w:rPr>
        <w:t xml:space="preserve">s all </w:t>
      </w:r>
      <w:commentRangeStart w:id="31"/>
      <w:del w:id="32" w:date="2026-06-18T03:15:25Z" w:author="吴晓羽">
        <w:r>
          <w:rPr>
            <w:rFonts w:ascii="Times New Roman" w:hAnsi="Times New Roman"/>
            <w:outline w:val="0"/>
            <w:color w:val="ff0000"/>
            <w:u w:color="ff0000"/>
            <w:rtl w:val="0"/>
            <w:lang w:val="en-US"/>
            <w14:textFill>
              <w14:solidFill>
                <w14:srgbClr w14:val="FF0000"/>
              </w14:solidFill>
            </w14:textFill>
          </w:rPr>
          <w:delText>a carefully planned lie</w:delText>
        </w:r>
      </w:del>
      <w:commentRangeEnd w:id="31"/>
      <w:r>
        <w:commentReference w:id="31"/>
      </w:r>
      <w:ins w:id="33" w:date="2026-06-18T03:15:28Z" w:author="吴晓羽">
        <w:r>
          <w:rPr>
            <w:rFonts w:ascii="Times New Roman" w:hAnsi="Times New Roman"/>
            <w:outline w:val="0"/>
            <w:color w:val="ff0000"/>
            <w:u w:color="ff0000"/>
            <w:rtl w:val="0"/>
            <w:lang w:val="en-US"/>
            <w14:textFill>
              <w14:solidFill>
                <w14:srgbClr w14:val="FF0000"/>
              </w14:solidFill>
            </w14:textFill>
          </w:rPr>
          <w:t>a set up</w:t>
        </w:r>
      </w:ins>
      <w:r>
        <w:rPr>
          <w:rFonts w:ascii="Times New Roman" w:hAnsi="Times New Roman"/>
          <w:outline w:val="0"/>
          <w:color w:val="ff0000"/>
          <w:u w:color="ff0000"/>
          <w:rtl w:val="0"/>
          <w:lang w:val="en-US"/>
          <w14:textFill>
            <w14:solidFill>
              <w14:srgbClr w14:val="FF0000"/>
            </w14:solidFill>
          </w14:textFill>
        </w:rPr>
        <w:t>!</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第二集</w:t>
      </w:r>
    </w:p>
    <w:p>
      <w:pPr>
        <w:pStyle w:val="Normal.0"/>
        <w:spacing w:line="288" w:lineRule="auto"/>
        <w:rPr>
          <w:rFonts w:ascii="微软雅黑" w:cs="微软雅黑" w:hAnsi="微软雅黑" w:eastAsia="微软雅黑"/>
          <w:b w:val="1"/>
          <w:bCs w:val="1"/>
          <w:sz w:val="24"/>
          <w:szCs w:val="24"/>
        </w:rPr>
      </w:pPr>
      <w:r>
        <w:rPr>
          <w:rFonts w:ascii="微软雅黑" w:cs="微软雅黑" w:hAnsi="微软雅黑" w:eastAsia="微软雅黑"/>
          <w:b w:val="1"/>
          <w:bCs w:val="1"/>
          <w:sz w:val="24"/>
          <w:szCs w:val="24"/>
          <w:rtl w:val="0"/>
          <w:lang w:val="en-US"/>
        </w:rPr>
        <w:t xml:space="preserve">2-1 </w:t>
      </w:r>
      <w:r>
        <w:rPr>
          <w:rFonts w:ascii="微软雅黑" w:cs="微软雅黑" w:hAnsi="微软雅黑" w:eastAsia="微软雅黑"/>
          <w:b w:val="1"/>
          <w:bCs w:val="1"/>
          <w:sz w:val="24"/>
          <w:szCs w:val="24"/>
          <w:rtl w:val="0"/>
          <w:lang w:val="zh-TW" w:eastAsia="zh-TW"/>
        </w:rPr>
        <w:t>城堡屋顶 日 外</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sz w:val="24"/>
          <w:szCs w:val="24"/>
          <w:rtl w:val="0"/>
          <w:lang w:val="zh-TW" w:eastAsia="zh-TW"/>
        </w:rPr>
        <w:t>人物：</w:t>
      </w:r>
      <w:r>
        <w:rPr>
          <w:rFonts w:ascii="微软雅黑" w:cs="微软雅黑" w:hAnsi="微软雅黑" w:eastAsia="微软雅黑"/>
          <w:b w:val="1"/>
          <w:bCs w:val="1"/>
          <w:sz w:val="24"/>
          <w:szCs w:val="24"/>
          <w:rtl w:val="0"/>
          <w:lang w:val="en-US"/>
        </w:rPr>
        <w:t>Luna</w:t>
      </w:r>
      <w:r>
        <w:rPr>
          <w:rFonts w:ascii="微软雅黑" w:cs="微软雅黑" w:hAnsi="微软雅黑" w:eastAsia="微软雅黑"/>
          <w:b w:val="1"/>
          <w:bCs w:val="1"/>
          <w:kern w:val="0"/>
          <w:sz w:val="24"/>
          <w:szCs w:val="24"/>
          <w:rtl w:val="0"/>
          <w:lang w:val="en-US"/>
        </w:rPr>
        <w:t xml:space="preserve">  Veyra </w:t>
      </w:r>
      <w:r>
        <w:rPr>
          <w:rFonts w:ascii="微软雅黑" w:cs="微软雅黑" w:hAnsi="微软雅黑" w:eastAsia="微软雅黑"/>
          <w:b w:val="1"/>
          <w:bCs w:val="1"/>
          <w:kern w:val="0"/>
          <w:sz w:val="24"/>
          <w:szCs w:val="24"/>
          <w:rtl w:val="0"/>
          <w:lang w:val="zh-TW" w:eastAsia="zh-TW"/>
        </w:rPr>
        <w:t xml:space="preserve">诺顿 继母 </w:t>
      </w:r>
    </w:p>
    <w:p>
      <w:pPr>
        <w:pStyle w:val="Normal.0"/>
        <w:spacing w:line="288" w:lineRule="auto"/>
        <w:jc w:val="left"/>
        <w:rPr>
          <w:rFonts w:ascii="微软雅黑" w:cs="微软雅黑" w:hAnsi="微软雅黑" w:eastAsia="微软雅黑"/>
          <w:b w:val="1"/>
          <w:bCs w:val="1"/>
          <w:kern w:val="0"/>
          <w:sz w:val="24"/>
          <w:szCs w:val="24"/>
        </w:rPr>
      </w:pPr>
      <w:r>
        <w:rPr>
          <w:rFonts w:ascii="Calibri" w:hAnsi="Calibri"/>
          <w:rtl w:val="0"/>
          <w:lang w:val="en-US"/>
        </w:rPr>
        <w:t>Luna OS</w:t>
      </w:r>
      <w:r>
        <w:rPr>
          <w:rtl w:val="0"/>
          <w:lang w:val="zh-TW" w:eastAsia="zh-TW"/>
        </w:rPr>
        <w:t>：因为他爱的人根本就不是我</w:t>
      </w:r>
      <w:r>
        <w:rPr>
          <w:lang w:val="en-US"/>
        </w:rPr>
        <w:br w:type="textWrapping"/>
      </w:r>
      <w:r>
        <w:rPr>
          <w:rFonts w:ascii="Times New Roman" w:hAnsi="Times New Roman"/>
          <w:outline w:val="0"/>
          <w:color w:val="ff0000"/>
          <w:u w:color="ff0000"/>
          <w:rtl w:val="0"/>
          <w:lang w:val="en-US"/>
          <w14:textFill>
            <w14:solidFill>
              <w14:srgbClr w14:val="FF0000"/>
            </w14:solidFill>
          </w14:textFill>
        </w:rPr>
        <w:t>Lu</w:t>
      </w:r>
      <w:r>
        <w:rPr>
          <w:rFonts w:ascii="Times New Roman" w:hAnsi="Times New Roman"/>
          <w:outline w:val="0"/>
          <w:color w:val="ff2600"/>
          <w:u w:color="ff0000"/>
          <w:rtl w:val="0"/>
          <w:lang w:val="en-US"/>
          <w14:textFill>
            <w14:solidFill>
              <w14:srgbClr w14:val="FF2600"/>
            </w14:solidFill>
          </w14:textFill>
        </w:rPr>
        <w:t xml:space="preserve">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Because t</w:t>
      </w:r>
      <w:r>
        <w:rPr>
          <w:rFonts w:ascii="Times New Roman" w:hAnsi="Times New Roman"/>
          <w:outline w:val="0"/>
          <w:color w:val="ff0000"/>
          <w:u w:color="ff0000"/>
          <w:rtl w:val="0"/>
          <w:lang w:val="en-US"/>
          <w14:textFill>
            <w14:solidFill>
              <w14:srgbClr w14:val="FF0000"/>
            </w14:solidFill>
          </w14:textFill>
        </w:rPr>
        <w:t>he woman he loved was never me.</w:t>
      </w:r>
    </w:p>
    <w:p>
      <w:pPr>
        <w:pStyle w:val="Normal.0"/>
        <w:spacing w:line="288" w:lineRule="auto"/>
        <w:rPr>
          <w:rFonts w:ascii="微软雅黑" w:cs="微软雅黑" w:hAnsi="微软雅黑" w:eastAsia="微软雅黑"/>
          <w:b w:val="1"/>
          <w:bCs w:val="1"/>
          <w:kern w:val="0"/>
          <w:sz w:val="24"/>
          <w:szCs w:val="24"/>
          <w:lang w:val="zh-TW" w:eastAsia="zh-TW"/>
        </w:rPr>
      </w:pPr>
    </w:p>
    <w:p>
      <w:pPr>
        <w:pStyle w:val="Normal.0"/>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2-2 </w:t>
      </w:r>
      <w:r>
        <w:rPr>
          <w:rFonts w:ascii="微软雅黑" w:cs="微软雅黑" w:hAnsi="微软雅黑" w:eastAsia="微软雅黑"/>
          <w:b w:val="1"/>
          <w:bCs w:val="1"/>
          <w:kern w:val="0"/>
          <w:sz w:val="24"/>
          <w:szCs w:val="24"/>
          <w:rtl w:val="0"/>
          <w:lang w:val="zh-TW" w:eastAsia="zh-TW"/>
        </w:rPr>
        <w:t>船舱</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床上 夜 内</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   Drake</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用纱巾盖住</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的眼睛</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（喘息）：</w:t>
      </w:r>
      <w:r>
        <w:rPr>
          <w:rFonts w:ascii="Calibri" w:hAnsi="Calibri"/>
          <w:rtl w:val="0"/>
          <w:lang w:val="en-US"/>
        </w:rPr>
        <w:t>Drake</w:t>
      </w:r>
      <w:r>
        <w:rPr>
          <w:rtl w:val="0"/>
          <w:lang w:val="zh-TW" w:eastAsia="zh-TW"/>
        </w:rPr>
        <w:t>，这很刺激</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Drake, this is thrilling...</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拿出</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的照片，对着照片露出十分享受的神情，身体不停摆动，</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毫不知情地呻吟着</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最投入的时候，</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眼睛上纱巾掉落，看到</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陶醉亲吻手上</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的照片，表情震惊且痛苦，流泪</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低声喃呢：</w:t>
      </w:r>
      <w:r>
        <w:rPr>
          <w:rFonts w:ascii="Calibri" w:hAnsi="Calibri"/>
          <w:rtl w:val="0"/>
          <w:lang w:val="en-US"/>
        </w:rPr>
        <w:t>Veyra...</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Veyra...</w:t>
      </w:r>
    </w:p>
    <w:p>
      <w:pPr>
        <w:pStyle w:val="Normal.0"/>
        <w:spacing w:line="288" w:lineRule="auto"/>
        <w:rPr>
          <w:rFonts w:ascii="微软雅黑" w:cs="微软雅黑" w:hAnsi="微软雅黑" w:eastAsia="微软雅黑"/>
          <w:b w:val="1"/>
          <w:bCs w:val="1"/>
          <w:kern w:val="0"/>
          <w:sz w:val="24"/>
          <w:szCs w:val="24"/>
          <w:lang w:val="zh-TW" w:eastAsia="zh-TW"/>
        </w:rPr>
      </w:pP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2-3 </w:t>
      </w:r>
      <w:r>
        <w:rPr>
          <w:rFonts w:ascii="微软雅黑" w:cs="微软雅黑" w:hAnsi="微软雅黑" w:eastAsia="微软雅黑"/>
          <w:b w:val="1"/>
          <w:bCs w:val="1"/>
          <w:kern w:val="0"/>
          <w:sz w:val="24"/>
          <w:szCs w:val="24"/>
          <w:rtl w:val="0"/>
          <w:lang w:val="zh-TW" w:eastAsia="zh-TW"/>
        </w:rPr>
        <w:t>甲板  日 外</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起床准备出来看到甲板上的</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和大副</w:t>
      </w:r>
    </w:p>
    <w:p>
      <w:pPr>
        <w:pStyle w:val="Normal.0"/>
        <w:spacing w:line="288" w:lineRule="auto"/>
        <w:jc w:val="left"/>
        <w:rPr>
          <w:rFonts w:ascii="微软雅黑" w:cs="微软雅黑" w:hAnsi="微软雅黑" w:eastAsia="微软雅黑"/>
          <w:kern w:val="0"/>
          <w:sz w:val="24"/>
          <w:szCs w:val="24"/>
        </w:rPr>
      </w:pPr>
      <w:r>
        <w:rPr>
          <w:rtl w:val="0"/>
          <w:lang w:val="zh-TW" w:eastAsia="zh-TW"/>
        </w:rPr>
        <w:t>大副：船长，你不是喜欢</w:t>
      </w:r>
      <w:r>
        <w:rPr>
          <w:rFonts w:ascii="Calibri" w:hAnsi="Calibri"/>
          <w:rtl w:val="0"/>
          <w:lang w:val="en-US"/>
        </w:rPr>
        <w:t>Veyra</w:t>
      </w:r>
      <w:r>
        <w:rPr>
          <w:rtl w:val="0"/>
          <w:lang w:val="zh-TW" w:eastAsia="zh-TW"/>
        </w:rPr>
        <w:t>吗？为什么又跟</w:t>
      </w:r>
      <w:r>
        <w:rPr>
          <w:rFonts w:ascii="Calibri" w:hAnsi="Calibri"/>
          <w:rtl w:val="0"/>
          <w:lang w:val="en-US"/>
        </w:rPr>
        <w:t>Luna</w:t>
      </w:r>
      <w:r>
        <w:rPr>
          <w:rtl w:val="0"/>
          <w:lang w:val="zh-TW" w:eastAsia="zh-TW"/>
        </w:rPr>
        <w:t>睡觉？还要娶她呢？</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Captain, don't you love Veyra? Then why sleep with Luna? Why marry her?</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：我们在海上出生入死，树敌众多，如果我跟</w:t>
      </w:r>
      <w:r>
        <w:rPr>
          <w:rFonts w:ascii="Calibri" w:hAnsi="Calibri"/>
          <w:rtl w:val="0"/>
          <w:lang w:val="en-US"/>
        </w:rPr>
        <w:t>Veyra</w:t>
      </w:r>
      <w:r>
        <w:rPr>
          <w:rtl w:val="0"/>
          <w:lang w:val="zh-TW" w:eastAsia="zh-TW"/>
        </w:rPr>
        <w:t>在一起，她会成为报复的目标，我不能让她冒险</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Drake: </w:t>
      </w:r>
      <w:commentRangeStart w:id="34"/>
      <w:del w:id="35" w:date="2026-06-18T03:15:44Z" w:author="吴晓羽">
        <w:r>
          <w:rPr>
            <w:rFonts w:ascii="Times New Roman" w:hAnsi="Times New Roman"/>
            <w:outline w:val="0"/>
            <w:color w:val="ff0000"/>
            <w:u w:color="ff0000"/>
            <w:rtl w:val="0"/>
            <w:lang w:val="en-US"/>
            <w14:textFill>
              <w14:solidFill>
                <w14:srgbClr w14:val="FF0000"/>
              </w14:solidFill>
            </w14:textFill>
          </w:rPr>
          <w:delText>We've fought our way across the sea and made too many enemies</w:delText>
        </w:r>
      </w:del>
      <w:commentRangeEnd w:id="34"/>
      <w:r>
        <w:commentReference w:id="34"/>
      </w:r>
      <w:del w:id="36" w:date="2026-06-18T03:15:44Z" w:author="吴晓羽">
        <w:r>
          <w:rPr>
            <w:rFonts w:ascii="Times New Roman" w:hAnsi="Times New Roman"/>
            <w:outline w:val="0"/>
            <w:color w:val="ff0000"/>
            <w:u w:color="ff0000"/>
            <w:rtl w:val="0"/>
            <w:lang w:val="en-US"/>
            <w14:textFill>
              <w14:solidFill>
                <w14:srgbClr w14:val="FF0000"/>
              </w14:solidFill>
            </w14:textFill>
          </w:rPr>
          <w:delText>.</w:delText>
        </w:r>
      </w:del>
      <w:ins w:id="37" w:date="2026-06-18T03:15:50Z" w:author="吴晓羽">
        <w:r>
          <w:rPr>
            <w:rFonts w:ascii="Times New Roman" w:hAnsi="Times New Roman"/>
            <w:outline w:val="0"/>
            <w:color w:val="ff0000"/>
            <w:u w:color="ff0000"/>
            <w:rtl w:val="0"/>
            <w:lang w:val="en-US"/>
            <w14:textFill>
              <w14:solidFill>
                <w14:srgbClr w14:val="FF0000"/>
              </w14:solidFill>
            </w14:textFill>
          </w:rPr>
          <w:t>We</w:t>
        </w:r>
      </w:ins>
      <w:ins w:id="38" w:date="2026-06-18T03:15:50Z" w:author="吴晓羽">
        <w:r>
          <w:rPr>
            <w:rFonts w:ascii="Times New Roman" w:hAnsi="Times New Roman" w:hint="default"/>
            <w:outline w:val="0"/>
            <w:color w:val="ff0000"/>
            <w:u w:color="ff0000"/>
            <w:rtl w:val="0"/>
            <w:lang w:val="en-US"/>
            <w14:textFill>
              <w14:solidFill>
                <w14:srgbClr w14:val="FF0000"/>
              </w14:solidFill>
            </w14:textFill>
          </w:rPr>
          <w:t>’</w:t>
        </w:r>
      </w:ins>
      <w:ins w:id="39" w:date="2026-06-18T03:15:50Z" w:author="吴晓羽">
        <w:r>
          <w:rPr>
            <w:rFonts w:ascii="Times New Roman" w:hAnsi="Times New Roman"/>
            <w:outline w:val="0"/>
            <w:color w:val="ff0000"/>
            <w:u w:color="ff0000"/>
            <w:rtl w:val="0"/>
            <w:lang w:val="en-US"/>
            <w14:textFill>
              <w14:solidFill>
                <w14:srgbClr w14:val="FF0000"/>
              </w14:solidFill>
            </w14:textFill>
          </w:rPr>
          <w:t xml:space="preserve">ve made a lot of enemies out </w:t>
        </w:r>
      </w:ins>
      <w:ins w:id="40" w:date="2026-06-18T03:15:50Z" w:author="吴晓羽">
        <w:r>
          <w:rPr>
            <w:rFonts w:ascii="Times New Roman" w:hAnsi="Times New Roman"/>
            <w:outline w:val="0"/>
            <w:color w:val="ff0000"/>
            <w:u w:color="ff0000"/>
            <w:rtl w:val="0"/>
            <w:lang w:val="en-US"/>
            <w14:textFill>
              <w14:solidFill>
                <w14:srgbClr w14:val="FF0000"/>
              </w14:solidFill>
            </w14:textFill>
          </w:rPr>
          <w:t>there</w:t>
        </w:r>
      </w:ins>
      <w:ins w:id="41" w:date="2026-06-18T03:15:50Z" w:author="吴晓羽">
        <w:r>
          <w:rPr>
            <w:rFonts w:ascii="Times New Roman" w:hAnsi="Times New Roman"/>
            <w:outline w:val="0"/>
            <w:color w:val="ff0000"/>
            <w:u w:color="ff0000"/>
            <w:rtl w:val="0"/>
            <w:lang w:val="en-US"/>
            <w14:textFill>
              <w14:solidFill>
                <w14:srgbClr w14:val="FF0000"/>
              </w14:solidFill>
            </w14:textFill>
          </w:rPr>
          <w:t>.</w:t>
        </w:r>
      </w:ins>
      <w:r>
        <w:rPr>
          <w:rFonts w:ascii="Times New Roman" w:hAnsi="Times New Roman"/>
          <w:outline w:val="0"/>
          <w:color w:val="ff0000"/>
          <w:u w:color="ff0000"/>
          <w:rtl w:val="0"/>
          <w:lang w:val="en-US"/>
          <w14:textFill>
            <w14:solidFill>
              <w14:srgbClr w14:val="FF0000"/>
            </w14:solidFill>
          </w14:textFill>
        </w:rPr>
        <w:t xml:space="preserve"> If I'm with Veyra, she'll become their target. I won't risk her life.</w:t>
      </w:r>
    </w:p>
    <w:p>
      <w:pPr>
        <w:pStyle w:val="Normal.0"/>
        <w:spacing w:line="288" w:lineRule="auto"/>
        <w:jc w:val="left"/>
        <w:rPr>
          <w:rFonts w:ascii="微软雅黑" w:cs="微软雅黑" w:hAnsi="微软雅黑" w:eastAsia="微软雅黑"/>
          <w:kern w:val="0"/>
          <w:sz w:val="24"/>
          <w:szCs w:val="24"/>
        </w:rPr>
      </w:pPr>
      <w:r>
        <w:rPr>
          <w:rtl w:val="0"/>
          <w:lang w:val="zh-TW" w:eastAsia="zh-TW"/>
        </w:rPr>
        <w:t>大副：所以，</w:t>
      </w:r>
      <w:r>
        <w:rPr>
          <w:rFonts w:ascii="Calibri" w:hAnsi="Calibri"/>
          <w:rtl w:val="0"/>
          <w:lang w:val="en-US"/>
        </w:rPr>
        <w:t>Luna</w:t>
      </w:r>
      <w:r>
        <w:rPr>
          <w:rtl w:val="0"/>
          <w:lang w:val="zh-TW" w:eastAsia="zh-TW"/>
        </w:rPr>
        <w:t>只是</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So Luna is just...</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：她只是个挡箭的靶子罢了！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She's just a human shield!</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门后</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听到，捂嘴伤心流泪哭</w:t>
      </w:r>
    </w:p>
    <w:p>
      <w:pPr>
        <w:pStyle w:val="Normal.0"/>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w:t>
      </w:r>
      <w:r>
        <w:rPr>
          <w:rFonts w:ascii="Calibri" w:hAnsi="Calibri"/>
          <w:rtl w:val="0"/>
          <w:lang w:val="en-US"/>
        </w:rPr>
        <w:t>Luna</w:t>
      </w:r>
      <w:r>
        <w:rPr>
          <w:rtl w:val="0"/>
          <w:lang w:val="zh-TW" w:eastAsia="zh-TW"/>
        </w:rPr>
        <w:t>，你千万不要后悔！</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Luna, don't you dare regret this!</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：我，绝不后悔（转头看向</w:t>
      </w:r>
      <w:r>
        <w:rPr>
          <w:rFonts w:ascii="Calibri" w:hAnsi="Calibri"/>
          <w:rtl w:val="0"/>
          <w:lang w:val="en-US"/>
        </w:rPr>
        <w:t>Veyra</w:t>
      </w:r>
      <w:r>
        <w:rPr>
          <w:rtl w:val="0"/>
          <w:lang w:val="zh-TW" w:eastAsia="zh-TW"/>
        </w:rPr>
        <w:t>）婚礼和献祭在同一天，在此之前，这件事谁也不能知道，我要给他个惊喜！</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 will never regret it. The wedding and the sacrifice are on the same day. Until then, no one can know. I want to surprise him!</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（得意笑）：不必担心，没有人会说一个字的</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Don't worry. No one will say a word.</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2-4 </w:t>
      </w:r>
      <w:r>
        <w:rPr>
          <w:rFonts w:ascii="微软雅黑" w:cs="微软雅黑" w:hAnsi="微软雅黑" w:eastAsia="微软雅黑"/>
          <w:b w:val="1"/>
          <w:bCs w:val="1"/>
          <w:kern w:val="0"/>
          <w:sz w:val="24"/>
          <w:szCs w:val="24"/>
          <w:rtl w:val="0"/>
          <w:lang w:val="zh-TW" w:eastAsia="zh-TW"/>
        </w:rPr>
        <w:t>海船上 日 外</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w:t>
      </w:r>
      <w:r>
        <w:rPr>
          <w:rFonts w:ascii="微软雅黑" w:cs="微软雅黑" w:hAnsi="微软雅黑" w:eastAsia="微软雅黑"/>
          <w:b w:val="1"/>
          <w:bCs w:val="1"/>
          <w:kern w:val="0"/>
          <w:sz w:val="24"/>
          <w:szCs w:val="24"/>
          <w:rtl w:val="0"/>
          <w:lang w:val="zh-TW" w:eastAsia="zh-TW"/>
        </w:rPr>
        <w:t>大副 海盗</w:t>
      </w:r>
      <w:r>
        <w:rPr>
          <w:rFonts w:ascii="微软雅黑" w:cs="微软雅黑" w:hAnsi="微软雅黑" w:eastAsia="微软雅黑"/>
          <w:b w:val="1"/>
          <w:bCs w:val="1"/>
          <w:kern w:val="0"/>
          <w:sz w:val="24"/>
          <w:szCs w:val="24"/>
          <w:rtl w:val="0"/>
          <w:lang w:val="en-US"/>
        </w:rPr>
        <w:t xml:space="preserve">3 </w:t>
      </w:r>
      <w:r>
        <w:rPr>
          <w:rFonts w:ascii="微软雅黑" w:cs="微软雅黑" w:hAnsi="微软雅黑" w:eastAsia="微软雅黑"/>
          <w:b w:val="1"/>
          <w:bCs w:val="1"/>
          <w:kern w:val="0"/>
          <w:sz w:val="24"/>
          <w:szCs w:val="24"/>
          <w:rtl w:val="0"/>
          <w:lang w:val="zh-TW" w:eastAsia="zh-TW"/>
        </w:rPr>
        <w:t>怪物</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一座恐怖阴森的破船上，布满怪石和血红色的珊瑚，地上随处可见怪物和海盗的骷髅尸体</w:t>
      </w:r>
      <w:r>
        <w:rPr>
          <w:rFonts w:ascii="微软雅黑" w:cs="微软雅黑" w:hAnsi="微软雅黑" w:eastAsia="微软雅黑"/>
          <w:b w:val="1"/>
          <w:bCs w:val="1"/>
          <w:kern w:val="0"/>
          <w:sz w:val="24"/>
          <w:szCs w:val="24"/>
          <w:rtl w:val="0"/>
          <w:lang w:val="zh-TW" w:eastAsia="zh-TW"/>
        </w:rPr>
        <w:t>【人形的鱼怪，参考海王</w:t>
      </w:r>
      <w:r>
        <w:rPr>
          <w:rFonts w:ascii="微软雅黑" w:cs="微软雅黑" w:hAnsi="微软雅黑" w:eastAsia="微软雅黑"/>
          <w:b w:val="1"/>
          <w:bCs w:val="1"/>
          <w:kern w:val="0"/>
          <w:sz w:val="24"/>
          <w:szCs w:val="24"/>
          <w:rtl w:val="0"/>
          <w:lang w:val="en-US"/>
        </w:rPr>
        <w:t>2</w:t>
      </w:r>
      <w:r>
        <w:rPr>
          <w:rFonts w:ascii="微软雅黑" w:cs="微软雅黑" w:hAnsi="微软雅黑" w:eastAsia="微软雅黑"/>
          <w:b w:val="1"/>
          <w:bCs w:val="1"/>
          <w:kern w:val="0"/>
          <w:sz w:val="24"/>
          <w:szCs w:val="24"/>
          <w:rtl w:val="0"/>
          <w:lang w:val="zh-TW" w:eastAsia="zh-TW"/>
        </w:rPr>
        <w:t>】</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砍死最后一只怪物，在一座巨大的珊瑚王座下发现一个宝箱</w:t>
      </w:r>
    </w:p>
    <w:p>
      <w:pPr>
        <w:pStyle w:val="Normal.0"/>
        <w:widowControl w:val="1"/>
        <w:spacing w:line="288" w:lineRule="auto"/>
        <w:jc w:val="left"/>
        <w:rPr>
          <w:rFonts w:ascii="微软雅黑" w:cs="微软雅黑" w:hAnsi="微软雅黑" w:eastAsia="微软雅黑"/>
          <w:b w:val="1"/>
          <w:bCs w:val="1"/>
          <w:kern w:val="0"/>
          <w:sz w:val="24"/>
          <w:szCs w:val="24"/>
        </w:rPr>
      </w:pPr>
      <w:r>
        <w:rPr>
          <w:rFonts w:ascii="Calibri" w:hAnsi="Calibri"/>
          <w:rtl w:val="0"/>
          <w:lang w:val="en-US"/>
        </w:rPr>
        <w:t>Drake</w:t>
      </w:r>
      <w:r>
        <w:rPr>
          <w:rtl w:val="0"/>
          <w:lang w:val="zh-TW" w:eastAsia="zh-TW"/>
        </w:rPr>
        <w:t>（气喘吁吁，抹掉脸上的绿血）：血珊瑚王冠，终于找到了！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The blood coral crown. Finally!</w:t>
      </w:r>
    </w:p>
    <w:p>
      <w:pPr>
        <w:pStyle w:val="Normal.0"/>
        <w:widowControl w:val="1"/>
        <w:spacing w:line="288" w:lineRule="auto"/>
        <w:jc w:val="left"/>
        <w:rPr>
          <w:rFonts w:ascii="微软雅黑" w:cs="微软雅黑" w:hAnsi="微软雅黑" w:eastAsia="微软雅黑"/>
          <w:kern w:val="0"/>
          <w:sz w:val="24"/>
          <w:szCs w:val="24"/>
        </w:rPr>
      </w:pPr>
      <w:r>
        <w:rPr>
          <w:rtl w:val="0"/>
          <w:lang w:val="zh-TW" w:eastAsia="zh-TW"/>
        </w:rPr>
        <w:t>大副：</w:t>
      </w:r>
      <w:r>
        <w:rPr>
          <w:rFonts w:ascii="Calibri" w:hAnsi="Calibri"/>
          <w:rtl w:val="0"/>
          <w:lang w:val="en-US"/>
        </w:rPr>
        <w:t>Drake</w:t>
      </w:r>
      <w:r>
        <w:rPr>
          <w:rtl w:val="0"/>
          <w:lang w:val="zh-TW" w:eastAsia="zh-TW"/>
        </w:rPr>
        <w:t>，你真是疯了，冒着生命危险就为了送你未婚妻的妹妹礼物</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Drake, you're insane. You risked your life just to give your fiancee's sister a gift.</w:t>
      </w:r>
    </w:p>
    <w:p>
      <w:pPr>
        <w:pStyle w:val="Normal.0"/>
        <w:widowControl w:val="1"/>
        <w:spacing w:line="288" w:lineRule="auto"/>
        <w:jc w:val="left"/>
        <w:rPr>
          <w:rFonts w:ascii="微软雅黑" w:cs="微软雅黑" w:hAnsi="微软雅黑" w:eastAsia="微软雅黑"/>
          <w:b w:val="1"/>
          <w:bCs w:val="1"/>
          <w:kern w:val="0"/>
          <w:sz w:val="24"/>
          <w:szCs w:val="24"/>
        </w:rPr>
      </w:pPr>
      <w:r>
        <w:rPr>
          <w:rFonts w:ascii="Calibri" w:hAnsi="Calibri"/>
          <w:rtl w:val="0"/>
          <w:lang w:val="en-US"/>
        </w:rPr>
        <w:t>Drake(</w:t>
      </w:r>
      <w:r>
        <w:rPr>
          <w:rtl w:val="0"/>
          <w:lang w:val="zh-TW" w:eastAsia="zh-TW"/>
        </w:rPr>
        <w:t>拿起宝盒，甜蜜笑</w:t>
      </w:r>
      <w:r>
        <w:rPr>
          <w:rFonts w:ascii="Calibri" w:hAnsi="Calibri"/>
          <w:rtl w:val="0"/>
          <w:lang w:val="en-US"/>
        </w:rPr>
        <w:t>)</w:t>
      </w:r>
      <w:r>
        <w:rPr>
          <w:rtl w:val="0"/>
          <w:lang w:val="zh-TW" w:eastAsia="zh-TW"/>
        </w:rPr>
        <w:t>：</w:t>
      </w:r>
      <w:r>
        <w:rPr>
          <w:rFonts w:ascii="Calibri" w:hAnsi="Calibri"/>
          <w:rtl w:val="0"/>
          <w:lang w:val="en-US"/>
        </w:rPr>
        <w:t xml:space="preserve">Veyra </w:t>
      </w:r>
      <w:r>
        <w:rPr>
          <w:rtl w:val="0"/>
          <w:lang w:val="zh-TW" w:eastAsia="zh-TW"/>
        </w:rPr>
        <w:t>很特别，她值得一切！</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Veyra is special. She deserves everything!</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慢推进【闪回】</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2-5 </w:t>
      </w:r>
      <w:r>
        <w:rPr>
          <w:rFonts w:ascii="微软雅黑" w:cs="微软雅黑" w:hAnsi="微软雅黑" w:eastAsia="微软雅黑"/>
          <w:b w:val="1"/>
          <w:bCs w:val="1"/>
          <w:kern w:val="0"/>
          <w:sz w:val="24"/>
          <w:szCs w:val="24"/>
          <w:rtl w:val="0"/>
          <w:lang w:val="zh-TW" w:eastAsia="zh-TW"/>
        </w:rPr>
        <w:t>港口 日 外</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Drake</w:t>
      </w:r>
      <w:r>
        <w:rPr>
          <w:rFonts w:ascii="微软雅黑" w:cs="微软雅黑" w:hAnsi="微软雅黑" w:eastAsia="微软雅黑"/>
          <w:b w:val="1"/>
          <w:bCs w:val="1"/>
          <w:kern w:val="0"/>
          <w:sz w:val="24"/>
          <w:szCs w:val="24"/>
          <w:rtl w:val="0"/>
          <w:lang w:val="zh-TW" w:eastAsia="zh-TW"/>
        </w:rPr>
        <w:t>（孩童）</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（孩童）</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母亲 岛民若干</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【字幕：十年前】</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小</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被吊在空中，众人朝他扔东西打</w:t>
      </w:r>
    </w:p>
    <w:p>
      <w:pPr>
        <w:pStyle w:val="Normal.0"/>
        <w:widowControl w:val="1"/>
        <w:spacing w:line="288" w:lineRule="auto"/>
        <w:jc w:val="left"/>
        <w:rPr>
          <w:rFonts w:ascii="微软雅黑" w:cs="微软雅黑" w:hAnsi="微软雅黑" w:eastAsia="微软雅黑"/>
          <w:kern w:val="0"/>
          <w:sz w:val="24"/>
          <w:szCs w:val="24"/>
        </w:rPr>
      </w:pPr>
      <w:r>
        <w:rPr>
          <w:rtl w:val="0"/>
          <w:lang w:val="zh-TW" w:eastAsia="zh-TW"/>
        </w:rPr>
        <w:t>岛民</w:t>
      </w:r>
      <w:r>
        <w:rPr>
          <w:rFonts w:ascii="Calibri" w:hAnsi="Calibri"/>
          <w:rtl w:val="0"/>
          <w:lang w:val="en-US"/>
        </w:rPr>
        <w:t>A</w:t>
      </w:r>
      <w:r>
        <w:rPr>
          <w:rtl w:val="0"/>
          <w:lang w:val="zh-TW" w:eastAsia="zh-TW"/>
        </w:rPr>
        <w:t>（激愤）：杀了这个小海盗！</w:t>
      </w:r>
      <w:r>
        <w:rPr>
          <w:lang w:val="en-US"/>
        </w:rPr>
        <w:br w:type="textWrapping"/>
      </w:r>
      <w:r>
        <w:rPr>
          <w:rFonts w:ascii="Times New Roman" w:hAnsi="Times New Roman"/>
          <w:outline w:val="0"/>
          <w:color w:val="ff0000"/>
          <w:u w:color="ff0000"/>
          <w:rtl w:val="0"/>
          <w:lang w:val="en-US"/>
          <w14:textFill>
            <w14:solidFill>
              <w14:srgbClr w14:val="FF0000"/>
            </w14:solidFill>
          </w14:textFill>
        </w:rPr>
        <w:t>Islander A: Kill that little pirate!</w:t>
      </w:r>
    </w:p>
    <w:p>
      <w:pPr>
        <w:pStyle w:val="Normal.0"/>
        <w:widowControl w:val="1"/>
        <w:spacing w:line="288" w:lineRule="auto"/>
        <w:jc w:val="left"/>
        <w:rPr>
          <w:rFonts w:ascii="微软雅黑" w:cs="微软雅黑" w:hAnsi="微软雅黑" w:eastAsia="微软雅黑"/>
          <w:kern w:val="0"/>
          <w:sz w:val="24"/>
          <w:szCs w:val="24"/>
        </w:rPr>
      </w:pPr>
      <w:r>
        <w:rPr>
          <w:rtl w:val="0"/>
          <w:lang w:val="zh-TW" w:eastAsia="zh-TW"/>
        </w:rPr>
        <w:t>岛民：让他为他父亲的罪行付出代价！</w:t>
      </w:r>
      <w:r>
        <w:rPr>
          <w:lang w:val="en-US"/>
        </w:rPr>
        <w:br w:type="textWrapping"/>
      </w:r>
      <w:r>
        <w:rPr>
          <w:rFonts w:ascii="Times New Roman" w:hAnsi="Times New Roman"/>
          <w:outline w:val="0"/>
          <w:color w:val="ff0000"/>
          <w:u w:color="ff0000"/>
          <w:rtl w:val="0"/>
          <w:lang w:val="en-US"/>
          <w14:textFill>
            <w14:solidFill>
              <w14:srgbClr w14:val="FF0000"/>
            </w14:solidFill>
          </w14:textFill>
        </w:rPr>
        <w:t>Islanders: Make him pay for his father's crimes!</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的母亲拉着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的手看着吊在空中的小</w:t>
      </w:r>
      <w:r>
        <w:rPr>
          <w:rFonts w:ascii="微软雅黑" w:cs="微软雅黑" w:hAnsi="微软雅黑" w:eastAsia="微软雅黑"/>
          <w:kern w:val="0"/>
          <w:sz w:val="24"/>
          <w:szCs w:val="24"/>
          <w:rtl w:val="0"/>
          <w:lang w:val="en-US"/>
        </w:rPr>
        <w:t>Drake</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看着奄奄一息的</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，若有所思</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【字幕：</w:t>
      </w:r>
      <w:r>
        <w:rPr>
          <w:rFonts w:ascii="微软雅黑" w:cs="微软雅黑" w:hAnsi="微软雅黑" w:eastAsia="微软雅黑"/>
          <w:b w:val="1"/>
          <w:bCs w:val="1"/>
          <w:kern w:val="0"/>
          <w:sz w:val="24"/>
          <w:szCs w:val="24"/>
          <w:rtl w:val="0"/>
          <w:lang w:val="en-US"/>
        </w:rPr>
        <w:t>Luna 8</w:t>
      </w:r>
      <w:r>
        <w:rPr>
          <w:rFonts w:ascii="微软雅黑" w:cs="微软雅黑" w:hAnsi="微软雅黑" w:eastAsia="微软雅黑"/>
          <w:b w:val="1"/>
          <w:bCs w:val="1"/>
          <w:kern w:val="0"/>
          <w:sz w:val="24"/>
          <w:szCs w:val="24"/>
          <w:rtl w:val="0"/>
          <w:lang w:val="zh-TW" w:eastAsia="zh-TW"/>
        </w:rPr>
        <w:t xml:space="preserve">岁 </w:t>
      </w:r>
      <w:r>
        <w:rPr>
          <w:rFonts w:ascii="微软雅黑" w:cs="微软雅黑" w:hAnsi="微软雅黑" w:eastAsia="微软雅黑"/>
          <w:b w:val="1"/>
          <w:bCs w:val="1"/>
          <w:outline w:val="0"/>
          <w:color w:val="ff2600"/>
          <w:kern w:val="0"/>
          <w:sz w:val="20"/>
          <w:szCs w:val="20"/>
          <w:u w:color="ff2600"/>
          <w:rtl w:val="0"/>
          <w:lang w:val="zh-TW" w:eastAsia="zh-TW"/>
          <w14:textFill>
            <w14:solidFill>
              <w14:srgbClr w14:val="FF2600"/>
            </w14:solidFill>
          </w14:textFill>
        </w:rPr>
        <w:t>LUNA, 8 YEARS OLD</w:t>
      </w:r>
      <w:r>
        <w:rPr>
          <w:rFonts w:ascii="微软雅黑" w:cs="微软雅黑" w:hAnsi="微软雅黑" w:eastAsia="微软雅黑"/>
          <w:b w:val="1"/>
          <w:bCs w:val="1"/>
          <w:kern w:val="0"/>
          <w:sz w:val="24"/>
          <w:szCs w:val="24"/>
          <w:rtl w:val="0"/>
          <w:lang w:val="zh-TW" w:eastAsia="zh-TW"/>
        </w:rPr>
        <w:t>】</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2-6 </w:t>
      </w:r>
      <w:r>
        <w:rPr>
          <w:rFonts w:ascii="微软雅黑" w:cs="微软雅黑" w:hAnsi="微软雅黑" w:eastAsia="微软雅黑"/>
          <w:b w:val="1"/>
          <w:bCs w:val="1"/>
          <w:kern w:val="0"/>
          <w:sz w:val="24"/>
          <w:szCs w:val="24"/>
          <w:rtl w:val="0"/>
          <w:lang w:val="zh-TW" w:eastAsia="zh-TW"/>
        </w:rPr>
        <w:t>港口 夜 外</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Drake</w:t>
      </w:r>
      <w:r>
        <w:rPr>
          <w:rFonts w:ascii="微软雅黑" w:cs="微软雅黑" w:hAnsi="微软雅黑" w:eastAsia="微软雅黑"/>
          <w:b w:val="1"/>
          <w:bCs w:val="1"/>
          <w:kern w:val="0"/>
          <w:sz w:val="24"/>
          <w:szCs w:val="24"/>
          <w:rtl w:val="0"/>
          <w:lang w:val="zh-TW" w:eastAsia="zh-TW"/>
        </w:rPr>
        <w:t>（孩童）</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（孩童）</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掉下来，</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蒙着面纱走来，手里拿着匕首</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（把一块面包塞进</w:t>
      </w:r>
      <w:r>
        <w:rPr>
          <w:rFonts w:ascii="Calibri" w:hAnsi="Calibri"/>
          <w:rtl w:val="0"/>
          <w:lang w:val="en-US"/>
        </w:rPr>
        <w:t>Drake</w:t>
      </w:r>
      <w:r>
        <w:rPr>
          <w:rtl w:val="0"/>
          <w:lang w:val="zh-TW" w:eastAsia="zh-TW"/>
        </w:rPr>
        <w:t>手里）：快离开这儿，好好活着</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 Get out of here. </w:t>
      </w:r>
      <w:commentRangeStart w:id="42"/>
      <w:del w:id="43" w:date="2026-06-18T03:16:06Z" w:author="吴晓羽">
        <w:r>
          <w:rPr>
            <w:rFonts w:ascii="Times New Roman" w:hAnsi="Times New Roman"/>
            <w:outline w:val="0"/>
            <w:color w:val="ff0000"/>
            <w:u w:color="ff0000"/>
            <w:rtl w:val="0"/>
            <w:lang w:val="en-US"/>
            <w14:textFill>
              <w14:solidFill>
                <w14:srgbClr w14:val="FF0000"/>
              </w14:solidFill>
            </w14:textFill>
          </w:rPr>
          <w:delText>Live well.</w:delText>
        </w:r>
      </w:del>
      <w:commentRangeEnd w:id="42"/>
      <w:r>
        <w:commentReference w:id="42"/>
      </w:r>
      <w:ins w:id="44" w:date="2026-06-18T03:16:12Z" w:author="吴晓羽">
        <w:r>
          <w:rPr>
            <w:rFonts w:ascii="Times New Roman" w:hAnsi="Times New Roman"/>
            <w:outline w:val="0"/>
            <w:color w:val="ff0000"/>
            <w:u w:color="ff0000"/>
            <w:rtl w:val="0"/>
            <w:lang w:val="en-US"/>
            <w14:textFill>
              <w14:solidFill>
                <w14:srgbClr w14:val="FF0000"/>
              </w14:solidFill>
            </w14:textFill>
          </w:rPr>
          <w:t>Stay alive.</w:t>
        </w:r>
      </w:ins>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Drak</w:t>
      </w:r>
      <w:r>
        <w:rPr>
          <w:rtl w:val="0"/>
          <w:lang w:val="zh-TW" w:eastAsia="zh-TW"/>
        </w:rPr>
        <w:t>（意识模糊）：你</w:t>
      </w:r>
      <w:r>
        <w:rPr>
          <w:rFonts w:ascii="Calibri" w:hAnsi="Calibri"/>
          <w:rtl w:val="0"/>
          <w:lang w:val="en-US"/>
        </w:rPr>
        <w:t>...</w:t>
      </w:r>
      <w:r>
        <w:rPr>
          <w:rtl w:val="0"/>
          <w:lang w:val="zh-TW" w:eastAsia="zh-TW"/>
        </w:rPr>
        <w:t>是天使吗？</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Are you... an angel?</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第一视角看</w:t>
      </w:r>
      <w:r>
        <w:rPr>
          <w:rFonts w:ascii="微软雅黑" w:cs="微软雅黑" w:hAnsi="微软雅黑" w:eastAsia="微软雅黑"/>
          <w:kern w:val="0"/>
          <w:sz w:val="24"/>
          <w:szCs w:val="24"/>
          <w:rtl w:val="0"/>
          <w:lang w:val="en-US"/>
        </w:rPr>
        <w:t>Luna</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注意到</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手腕上的手镯（特写）</w:t>
      </w:r>
    </w:p>
    <w:p>
      <w:pPr>
        <w:pStyle w:val="Normal.0"/>
        <w:widowControl w:val="1"/>
        <w:spacing w:line="288" w:lineRule="auto"/>
        <w:jc w:val="left"/>
        <w:rPr>
          <w:rFonts w:ascii="微软雅黑" w:cs="微软雅黑" w:hAnsi="微软雅黑" w:eastAsia="微软雅黑"/>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：没有她，就没有我的今天！</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Without her, I wouldn't be here today!</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2-7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房间 日 内</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拿着照片，照片里的女人手上戴着那个手镯（特写）</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第三集</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rtl w:val="0"/>
          <w:lang w:val="en-US"/>
        </w:rPr>
        <w:t>3-1</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房间 日 内</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 Drake</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拿着一沓照片</w:t>
      </w:r>
      <w:r>
        <w:rPr>
          <w:rFonts w:ascii="微软雅黑" w:cs="微软雅黑" w:hAnsi="微软雅黑" w:eastAsia="微软雅黑"/>
          <w:b w:val="1"/>
          <w:bCs w:val="1"/>
          <w:kern w:val="0"/>
          <w:sz w:val="24"/>
          <w:szCs w:val="24"/>
          <w:rtl w:val="0"/>
          <w:lang w:val="zh-TW" w:eastAsia="zh-TW"/>
        </w:rPr>
        <w:t>（</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与</w:t>
      </w:r>
      <w:r>
        <w:rPr>
          <w:rFonts w:ascii="微软雅黑" w:cs="微软雅黑" w:hAnsi="微软雅黑" w:eastAsia="微软雅黑"/>
          <w:b w:val="1"/>
          <w:bCs w:val="1"/>
          <w:kern w:val="0"/>
          <w:sz w:val="24"/>
          <w:szCs w:val="24"/>
          <w:rtl w:val="0"/>
          <w:lang w:val="en-US"/>
        </w:rPr>
        <w:t>Drake</w:t>
      </w:r>
      <w:r>
        <w:rPr>
          <w:rFonts w:ascii="微软雅黑" w:cs="微软雅黑" w:hAnsi="微软雅黑" w:eastAsia="微软雅黑"/>
          <w:b w:val="1"/>
          <w:bCs w:val="1"/>
          <w:kern w:val="0"/>
          <w:sz w:val="24"/>
          <w:szCs w:val="24"/>
          <w:rtl w:val="0"/>
          <w:lang w:val="zh-TW" w:eastAsia="zh-TW"/>
        </w:rPr>
        <w:t>的合照）</w:t>
      </w:r>
      <w:r>
        <w:rPr>
          <w:rFonts w:ascii="微软雅黑" w:cs="微软雅黑" w:hAnsi="微软雅黑" w:eastAsia="微软雅黑"/>
          <w:kern w:val="0"/>
          <w:sz w:val="24"/>
          <w:szCs w:val="24"/>
          <w:rtl w:val="0"/>
          <w:lang w:val="zh-TW" w:eastAsia="zh-TW"/>
        </w:rPr>
        <w:t>，坐在壁炉旁，火光在她脸上斑驳</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：这一切都只是你的谎言！！</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So all of it was a lie!!</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愤怒地撕碎照片，扔进火中，随后发现一张母亲年轻时候的照片，</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眼神变得柔软，注视并抚摸着母亲手腕上的手镯</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（伤感）：母亲，对不起</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Mother, I'm sorry.</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3-2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大厅 日 内</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  Veyra</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激动</w:t>
      </w:r>
      <w:r>
        <w:rPr>
          <w:rFonts w:ascii="Calibri" w:hAnsi="Calibri"/>
          <w:rtl w:val="0"/>
          <w:lang w:val="en-US"/>
        </w:rPr>
        <w:t>)</w:t>
      </w:r>
      <w:r>
        <w:rPr>
          <w:rtl w:val="0"/>
          <w:lang w:val="zh-TW" w:eastAsia="zh-TW"/>
        </w:rPr>
        <w:t>：把手镯还给我！【水纹鎏金手镯】</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Give me back the bracelet!</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（举着手腕炫耀）：跪下来求我，我就给你</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Kneel and beg. Then I'll give it to you.</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跪下，哭求</w:t>
      </w:r>
      <w:r>
        <w:rPr>
          <w:rFonts w:ascii="Calibri" w:hAnsi="Calibri"/>
          <w:rtl w:val="0"/>
          <w:lang w:val="en-US"/>
        </w:rPr>
        <w:t>)</w:t>
      </w:r>
      <w:r>
        <w:rPr>
          <w:rtl w:val="0"/>
          <w:lang w:val="zh-TW" w:eastAsia="zh-TW"/>
        </w:rPr>
        <w:t>：求你！这是我母亲留给我唯一的东西了！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Please! It's the only thing my mother left me!</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一脚踢开</w:t>
      </w:r>
      <w:r>
        <w:rPr>
          <w:rFonts w:ascii="微软雅黑" w:cs="微软雅黑" w:hAnsi="微软雅黑" w:eastAsia="微软雅黑"/>
          <w:kern w:val="0"/>
          <w:sz w:val="24"/>
          <w:szCs w:val="24"/>
          <w:rtl w:val="0"/>
          <w:lang w:val="en-US"/>
        </w:rPr>
        <w:t>Luna</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：天真！你跟你那个婊子母亲根本配不上这么名贵的手镯！从今天开始它就是我的了</w:t>
      </w:r>
      <w:r>
        <w:rPr>
          <w:rFonts w:ascii="Calibri" w:hAnsi="Calibri"/>
          <w:rtl w:val="0"/>
          <w:lang w:val="en-US"/>
        </w:rPr>
        <w:t>,</w:t>
      </w:r>
      <w:r>
        <w:rPr>
          <w:rtl w:val="0"/>
          <w:lang w:val="zh-TW" w:eastAsia="zh-TW"/>
        </w:rPr>
        <w:t>哈哈哈！</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Veyra: So naive! You and your whore mother </w:t>
      </w:r>
      <w:commentRangeStart w:id="45"/>
      <w:r>
        <w:rPr>
          <w:rFonts w:ascii="Times New Roman" w:hAnsi="Times New Roman"/>
          <w:outline w:val="0"/>
          <w:color w:val="ff0000"/>
          <w:u w:color="ff0000"/>
          <w:rtl w:val="0"/>
          <w:lang w:val="en-US"/>
          <w14:textFill>
            <w14:solidFill>
              <w14:srgbClr w14:val="FF0000"/>
            </w14:solidFill>
          </w14:textFill>
        </w:rPr>
        <w:t>were never worthy</w:t>
      </w:r>
      <w:commentRangeEnd w:id="45"/>
      <w:r>
        <w:commentReference w:id="45"/>
      </w:r>
      <w:r>
        <w:rPr>
          <w:rFonts w:ascii="Times New Roman" w:hAnsi="Times New Roman"/>
          <w:outline w:val="0"/>
          <w:color w:val="ff0000"/>
          <w:u w:color="ff0000"/>
          <w:rtl w:val="0"/>
          <w:lang w:val="en-US"/>
          <w14:textFill>
            <w14:solidFill>
              <w14:srgbClr w14:val="FF0000"/>
            </w14:solidFill>
          </w14:textFill>
        </w:rPr>
        <w:t xml:space="preserve"> </w:t>
      </w:r>
      <w:ins w:id="46" w:date="2026-06-18T03:16:24Z" w:author="吴晓羽">
        <w:r>
          <w:rPr>
            <w:rFonts w:ascii="Times New Roman" w:hAnsi="Times New Roman"/>
            <w:outline w:val="0"/>
            <w:color w:val="ff0000"/>
            <w:u w:color="ff0000"/>
            <w:rtl w:val="0"/>
            <w:lang w:val="en-US"/>
            <w14:textFill>
              <w14:solidFill>
                <w14:srgbClr w14:val="FF0000"/>
              </w14:solidFill>
            </w14:textFill>
          </w:rPr>
          <w:t xml:space="preserve">of </w:t>
        </w:r>
      </w:ins>
      <w:r>
        <w:rPr>
          <w:rFonts w:ascii="Times New Roman" w:hAnsi="Times New Roman"/>
          <w:outline w:val="0"/>
          <w:color w:val="ff0000"/>
          <w:u w:color="ff0000"/>
          <w:rtl w:val="0"/>
          <w:lang w:val="en-US"/>
          <w14:textFill>
            <w14:solidFill>
              <w14:srgbClr w14:val="FF0000"/>
            </w14:solidFill>
          </w14:textFill>
        </w:rPr>
        <w:t>a such delicate bracelet! From now on, it's mine. Hahaha!</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抚摸着母亲的照片</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（伤感）：母亲，七天后我们就会相见了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Mother, in seven days, we'll be together again.</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突然房门被推开</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笑</w:t>
      </w:r>
      <w:r>
        <w:rPr>
          <w:rFonts w:ascii="Calibri" w:hAnsi="Calibri"/>
          <w:rtl w:val="0"/>
          <w:lang w:val="en-US"/>
        </w:rPr>
        <w:t>)</w:t>
      </w:r>
      <w:r>
        <w:rPr>
          <w:rtl w:val="0"/>
          <w:lang w:val="zh-TW" w:eastAsia="zh-TW"/>
        </w:rPr>
        <w:t>：亲爱的，我回来了！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Darling, I'm back!</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被吓了一跳，母亲的照片不小心掉进了火中</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不要！</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No!</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情急之下，伸手到火里去拿出来，手被烫伤，惨叫一声</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（捂着手）：啊！</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Ah!</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笑容消失，赶紧来到</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的跟前</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（关心）：亲爱的，发生什么事了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Darling, what happened?</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（漠然）：没事</w:t>
      </w:r>
      <w:r>
        <w:rPr>
          <w:rFonts w:ascii="Calibri" w:hAnsi="Calibri"/>
          <w:rtl w:val="0"/>
          <w:lang w:val="en-US"/>
        </w:rPr>
        <w:t>...</w:t>
      </w:r>
      <w:r>
        <w:rPr>
          <w:rtl w:val="0"/>
          <w:lang w:val="zh-TW" w:eastAsia="zh-TW"/>
        </w:rPr>
        <w:t>（看着手里的照片被烧掉一般，人头被烧掉，手镯还显露着）</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Nothing...</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差点看到，</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闭上眼黯然神伤</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（抱着</w:t>
      </w:r>
      <w:r>
        <w:rPr>
          <w:rFonts w:ascii="Calibri" w:hAnsi="Calibri"/>
          <w:rtl w:val="0"/>
          <w:lang w:val="en-US"/>
        </w:rPr>
        <w:t>Luna</w:t>
      </w:r>
      <w:r>
        <w:rPr>
          <w:rtl w:val="0"/>
          <w:lang w:val="zh-TW" w:eastAsia="zh-TW"/>
        </w:rPr>
        <w:t>）：</w:t>
      </w:r>
      <w:r>
        <w:rPr>
          <w:rFonts w:ascii="Calibri" w:hAnsi="Calibri"/>
          <w:rtl w:val="0"/>
          <w:lang w:val="en-US"/>
        </w:rPr>
        <w:t>Luna</w:t>
      </w:r>
      <w:r>
        <w:rPr>
          <w:rtl w:val="0"/>
          <w:lang w:val="zh-TW" w:eastAsia="zh-TW"/>
        </w:rPr>
        <w:t>，出海这几天，我每天都在想你，夜夜难眠</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Drake: Luna, </w:t>
      </w:r>
      <w:commentRangeStart w:id="47"/>
      <w:del w:id="48" w:date="2026-06-18T03:16:32Z" w:author="吴晓羽">
        <w:r>
          <w:rPr>
            <w:rFonts w:ascii="Times New Roman" w:hAnsi="Times New Roman"/>
            <w:outline w:val="0"/>
            <w:color w:val="ff0000"/>
            <w:u w:color="ff0000"/>
            <w:rtl w:val="0"/>
            <w:lang w:val="en-US"/>
            <w14:textFill>
              <w14:solidFill>
                <w14:srgbClr w14:val="FF0000"/>
              </w14:solidFill>
            </w14:textFill>
          </w:rPr>
          <w:delText>every day at sea</w:delText>
        </w:r>
      </w:del>
      <w:commentRangeEnd w:id="47"/>
      <w:r>
        <w:commentReference w:id="47"/>
      </w:r>
      <w:del w:id="49" w:date="2026-06-18T03:16:32Z" w:author="吴晓羽">
        <w:r>
          <w:rPr>
            <w:rFonts w:ascii="Times New Roman" w:hAnsi="Times New Roman"/>
            <w:outline w:val="0"/>
            <w:color w:val="ff0000"/>
            <w:u w:color="ff0000"/>
            <w:rtl w:val="0"/>
            <w:lang w:val="en-US"/>
            <w14:textFill>
              <w14:solidFill>
                <w14:srgbClr w14:val="FF0000"/>
              </w14:solidFill>
            </w14:textFill>
          </w:rPr>
          <w:delText>,</w:delText>
        </w:r>
      </w:del>
      <w:ins w:id="50" w:date="2026-06-18T03:16:41Z" w:author="吴晓羽">
        <w:r>
          <w:rPr>
            <w:rFonts w:ascii="Times New Roman" w:hAnsi="Times New Roman"/>
            <w:outline w:val="0"/>
            <w:color w:val="ff0000"/>
            <w:u w:color="ff0000"/>
            <w:rtl w:val="0"/>
            <w:lang w:val="en-US"/>
            <w14:textFill>
              <w14:solidFill>
                <w14:srgbClr w14:val="FF0000"/>
              </w14:solidFill>
            </w14:textFill>
          </w:rPr>
          <w:t>these past few days at sea</w:t>
        </w:r>
      </w:ins>
      <w:ins w:id="51" w:date="2026-06-18T03:16:41Z" w:author="吴晓羽">
        <w:r>
          <w:rPr>
            <w:rFonts w:ascii="Times New Roman" w:hAnsi="Times New Roman"/>
            <w:outline w:val="0"/>
            <w:color w:val="ff0000"/>
            <w:u w:color="ff0000"/>
            <w:rtl w:val="0"/>
            <w:lang w:val="en-US"/>
            <w14:textFill>
              <w14:solidFill>
                <w14:srgbClr w14:val="FF0000"/>
              </w14:solidFill>
            </w14:textFill>
          </w:rPr>
          <w:t>,</w:t>
        </w:r>
      </w:ins>
      <w:r>
        <w:rPr>
          <w:rFonts w:ascii="Times New Roman" w:hAnsi="Times New Roman"/>
          <w:outline w:val="0"/>
          <w:color w:val="ff0000"/>
          <w:u w:color="ff0000"/>
          <w:rtl w:val="0"/>
          <w:lang w:val="en-US"/>
          <w14:textFill>
            <w14:solidFill>
              <w14:srgbClr w14:val="FF0000"/>
            </w14:solidFill>
          </w14:textFill>
        </w:rPr>
        <w:t xml:space="preserve"> </w:t>
      </w:r>
      <w:del w:id="52" w:date="2026-06-18T03:18:59Z" w:author="吴晓羽">
        <w:r>
          <w:rPr>
            <w:rFonts w:ascii="Times New Roman" w:hAnsi="Times New Roman"/>
            <w:outline w:val="0"/>
            <w:color w:val="ff0000"/>
            <w:u w:color="ff0000"/>
            <w:rtl w:val="0"/>
            <w:lang w:val="en-US"/>
            <w14:textFill>
              <w14:solidFill>
                <w14:srgbClr w14:val="FF0000"/>
              </w14:solidFill>
            </w14:textFill>
          </w:rPr>
          <w:delText>I thought of you. I couldn't sleep at night.</w:delText>
        </w:r>
      </w:del>
      <w:ins w:id="53" w:date="2026-06-18T03:19:10Z" w:author="吴晓羽">
        <w:r>
          <w:rPr>
            <w:rFonts w:ascii="Times New Roman" w:hAnsi="Times New Roman"/>
            <w:outline w:val="0"/>
            <w:color w:val="ff0000"/>
            <w:u w:color="ff0000"/>
            <w:rtl w:val="0"/>
            <w:lang w:val="en-US"/>
            <w14:textFill>
              <w14:solidFill>
                <w14:srgbClr w14:val="FF0000"/>
              </w14:solidFill>
            </w14:textFill>
          </w:rPr>
          <w:t xml:space="preserve">I </w:t>
        </w:r>
      </w:ins>
      <w:ins w:id="54" w:date="2026-06-18T03:19:10Z" w:author="吴晓羽">
        <w:r>
          <w:rPr>
            <w:rFonts w:ascii="Times New Roman" w:hAnsi="Times New Roman"/>
            <w:outline w:val="0"/>
            <w:color w:val="ff0000"/>
            <w:u w:color="ff0000"/>
            <w:rtl w:val="0"/>
            <w:lang w:val="en-US"/>
            <w14:textFill>
              <w14:solidFill>
                <w14:srgbClr w14:val="FF0000"/>
              </w14:solidFill>
            </w14:textFill>
          </w:rPr>
          <w:t>couldn</w:t>
        </w:r>
      </w:ins>
      <w:ins w:id="55" w:date="2026-06-18T03:19:10Z" w:author="吴晓羽">
        <w:r>
          <w:rPr>
            <w:rFonts w:ascii="Times New Roman" w:hAnsi="Times New Roman" w:hint="default"/>
            <w:outline w:val="0"/>
            <w:color w:val="ff0000"/>
            <w:u w:color="ff0000"/>
            <w:rtl w:val="0"/>
            <w:lang w:val="en-US"/>
            <w14:textFill>
              <w14:solidFill>
                <w14:srgbClr w14:val="FF0000"/>
              </w14:solidFill>
            </w14:textFill>
          </w:rPr>
          <w:t>’</w:t>
        </w:r>
      </w:ins>
      <w:ins w:id="56" w:date="2026-06-18T03:19:10Z" w:author="吴晓羽">
        <w:r>
          <w:rPr>
            <w:rFonts w:ascii="Times New Roman" w:hAnsi="Times New Roman"/>
            <w:outline w:val="0"/>
            <w:color w:val="ff0000"/>
            <w:u w:color="ff0000"/>
            <w:rtl w:val="0"/>
            <w:lang w:val="en-US"/>
            <w14:textFill>
              <w14:solidFill>
                <w14:srgbClr w14:val="FF0000"/>
              </w14:solidFill>
            </w14:textFill>
          </w:rPr>
          <w:t>t</w:t>
        </w:r>
      </w:ins>
      <w:ins w:id="57" w:date="2026-06-18T03:19:10Z" w:author="吴晓羽">
        <w:r>
          <w:rPr>
            <w:rFonts w:ascii="Times New Roman" w:hAnsi="Times New Roman"/>
            <w:outline w:val="0"/>
            <w:color w:val="ff0000"/>
            <w:u w:color="ff0000"/>
            <w:rtl w:val="0"/>
            <w:lang w:val="en-US"/>
            <w14:textFill>
              <w14:solidFill>
                <w14:srgbClr w14:val="FF0000"/>
              </w14:solidFill>
            </w14:textFill>
          </w:rPr>
          <w:t xml:space="preserve"> sleep at night because I ke</w:t>
        </w:r>
      </w:ins>
      <w:ins w:id="58" w:date="2026-06-18T03:19:10Z" w:author="吴晓羽">
        <w:r>
          <w:rPr>
            <w:rFonts w:ascii="Times New Roman" w:hAnsi="Times New Roman"/>
            <w:outline w:val="0"/>
            <w:color w:val="ff0000"/>
            <w:u w:color="ff0000"/>
            <w:rtl w:val="0"/>
            <w:lang w:val="en-US"/>
            <w14:textFill>
              <w14:solidFill>
                <w14:srgbClr w14:val="FF0000"/>
              </w14:solidFill>
            </w14:textFill>
          </w:rPr>
          <w:t>pt</w:t>
        </w:r>
      </w:ins>
      <w:ins w:id="59" w:date="2026-06-18T03:19:10Z" w:author="吴晓羽">
        <w:r>
          <w:rPr>
            <w:rFonts w:ascii="Times New Roman" w:hAnsi="Times New Roman"/>
            <w:outline w:val="0"/>
            <w:color w:val="ff0000"/>
            <w:u w:color="ff0000"/>
            <w:rtl w:val="0"/>
            <w:lang w:val="en-US"/>
            <w14:textFill>
              <w14:solidFill>
                <w14:srgbClr w14:val="FF0000"/>
              </w14:solidFill>
            </w14:textFill>
          </w:rPr>
          <w:t xml:space="preserve"> thinking of you.</w:t>
        </w:r>
      </w:ins>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（眼神冷漠）</w:t>
      </w:r>
      <w:r>
        <w:rPr>
          <w:rFonts w:ascii="Calibri" w:hAnsi="Calibri"/>
          <w:rtl w:val="0"/>
          <w:lang w:val="en-US"/>
        </w:rPr>
        <w:t>OS</w:t>
      </w:r>
      <w:r>
        <w:rPr>
          <w:rtl w:val="0"/>
          <w:lang w:val="zh-TW" w:eastAsia="zh-TW"/>
        </w:rPr>
        <w:t>：演技真是精彩啊，</w:t>
      </w:r>
      <w:r>
        <w:rPr>
          <w:rFonts w:ascii="Calibri" w:hAnsi="Calibri"/>
          <w:rtl w:val="0"/>
          <w:lang w:val="en-US"/>
        </w:rPr>
        <w:t>Drake</w:t>
      </w:r>
      <w:r>
        <w:rPr>
          <w:rtl w:val="0"/>
          <w:lang w:val="zh-TW" w:eastAsia="zh-TW"/>
        </w:rPr>
        <w:t>，既然如此，我就陪着你和</w:t>
      </w:r>
      <w:r>
        <w:rPr>
          <w:rFonts w:ascii="Calibri" w:hAnsi="Calibri"/>
          <w:rtl w:val="0"/>
          <w:lang w:val="en-US"/>
        </w:rPr>
        <w:t>Veyra</w:t>
      </w:r>
      <w:r>
        <w:rPr>
          <w:rtl w:val="0"/>
          <w:lang w:val="zh-TW" w:eastAsia="zh-TW"/>
        </w:rPr>
        <w:t>继续演下去好了</w:t>
      </w:r>
      <w:r>
        <w:rPr>
          <w:lang w:val="en-US"/>
        </w:rPr>
        <w:br w:type="textWrapping"/>
      </w: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 xml:space="preserve">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Great</w:t>
      </w:r>
      <w:r>
        <w:rPr>
          <w:rFonts w:ascii="Times New Roman" w:hAnsi="Times New Roman"/>
          <w:outline w:val="0"/>
          <w:color w:val="ff0000"/>
          <w:u w:color="ff0000"/>
          <w:rtl w:val="0"/>
          <w:lang w:val="en-US"/>
          <w14:textFill>
            <w14:solidFill>
              <w14:srgbClr w14:val="FF0000"/>
            </w14:solidFill>
          </w14:textFill>
        </w:rPr>
        <w:t xml:space="preserve"> acting, Drake. Fine. I'll keep playing along with you and Veyra.</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（抹掉眼角的泪水，挤出笑容，看着</w:t>
      </w:r>
      <w:r>
        <w:rPr>
          <w:rFonts w:ascii="Calibri" w:hAnsi="Calibri"/>
          <w:rtl w:val="0"/>
          <w:lang w:val="en-US"/>
        </w:rPr>
        <w:t>Drake</w:t>
      </w:r>
      <w:r>
        <w:rPr>
          <w:rtl w:val="0"/>
          <w:lang w:val="zh-TW" w:eastAsia="zh-TW"/>
        </w:rPr>
        <w:t>）：我也很想你</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 missed you too~</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：我从大洋彼岸为你找到几顶漂亮的王冠，明天我们去挑选一下</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 found some beautiful crowns for you across the ocean. We'll pick one tomorrow.</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LunaOS</w:t>
      </w:r>
      <w:r>
        <w:rPr>
          <w:rtl w:val="0"/>
          <w:lang w:val="zh-TW" w:eastAsia="zh-TW"/>
        </w:rPr>
        <w:t>：为我？满嘴谎言</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For me? </w:t>
      </w:r>
      <w:r>
        <w:rPr>
          <w:rFonts w:ascii="Times New Roman" w:hAnsi="Times New Roman"/>
          <w:outline w:val="0"/>
          <w:color w:val="ff0000"/>
          <w:u w:color="ff0000"/>
          <w:rtl w:val="0"/>
          <w:lang w:val="en-US"/>
          <w14:textFill>
            <w14:solidFill>
              <w14:srgbClr w14:val="FF0000"/>
            </w14:solidFill>
          </w14:textFill>
        </w:rPr>
        <w:t>Every word of you is a lie.</w:t>
      </w:r>
    </w:p>
    <w:p>
      <w:pPr>
        <w:pStyle w:val="Normal.0"/>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spacing w:line="288" w:lineRule="auto"/>
        <w:rPr>
          <w:rFonts w:ascii="微软雅黑" w:cs="微软雅黑" w:hAnsi="微软雅黑" w:eastAsia="微软雅黑"/>
          <w:b w:val="1"/>
          <w:bCs w:val="1"/>
          <w:kern w:val="0"/>
          <w:sz w:val="24"/>
          <w:szCs w:val="24"/>
          <w:lang w:val="zh-TW" w:eastAsia="zh-TW"/>
        </w:rPr>
      </w:pP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3-3 </w:t>
      </w:r>
      <w:r>
        <w:rPr>
          <w:rFonts w:ascii="微软雅黑" w:cs="微软雅黑" w:hAnsi="微软雅黑" w:eastAsia="微软雅黑"/>
          <w:b w:val="1"/>
          <w:bCs w:val="1"/>
          <w:kern w:val="0"/>
          <w:sz w:val="24"/>
          <w:szCs w:val="24"/>
          <w:rtl w:val="0"/>
          <w:lang w:val="zh-TW" w:eastAsia="zh-TW"/>
        </w:rPr>
        <w:t>城堡客厅 日 内</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w:t>
      </w:r>
      <w:r>
        <w:rPr>
          <w:rFonts w:ascii="微软雅黑" w:cs="微软雅黑" w:hAnsi="微软雅黑" w:eastAsia="微软雅黑"/>
          <w:b w:val="1"/>
          <w:bCs w:val="1"/>
          <w:kern w:val="0"/>
          <w:sz w:val="24"/>
          <w:szCs w:val="24"/>
          <w:rtl w:val="0"/>
          <w:lang w:val="zh-TW" w:eastAsia="zh-TW"/>
        </w:rPr>
        <w:t>大副</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（喝口酒）：</w:t>
      </w:r>
      <w:r>
        <w:rPr>
          <w:rFonts w:ascii="Calibri" w:hAnsi="Calibri"/>
          <w:rtl w:val="0"/>
          <w:lang w:val="en-US"/>
        </w:rPr>
        <w:t>John,</w:t>
      </w:r>
      <w:r>
        <w:rPr>
          <w:rtl w:val="0"/>
          <w:lang w:val="zh-TW" w:eastAsia="zh-TW"/>
        </w:rPr>
        <w:t>明天出海，我要为</w:t>
      </w:r>
      <w:r>
        <w:rPr>
          <w:rFonts w:ascii="Calibri" w:hAnsi="Calibri"/>
          <w:rtl w:val="0"/>
          <w:lang w:val="en-US"/>
        </w:rPr>
        <w:t>Veyra</w:t>
      </w:r>
      <w:r>
        <w:rPr>
          <w:rtl w:val="0"/>
          <w:lang w:val="zh-TW" w:eastAsia="zh-TW"/>
        </w:rPr>
        <w:t>寻找传说中的血珊瑚王冠</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John, we will sail tomorrow. I'm going to find Veyra the legendary blood-coral crown.</w:t>
      </w:r>
    </w:p>
    <w:p>
      <w:pPr>
        <w:pStyle w:val="Normal.0"/>
        <w:widowControl w:val="1"/>
        <w:spacing w:line="288" w:lineRule="auto"/>
        <w:jc w:val="left"/>
        <w:rPr>
          <w:rFonts w:ascii="微软雅黑" w:cs="微软雅黑" w:hAnsi="微软雅黑" w:eastAsia="微软雅黑"/>
          <w:kern w:val="0"/>
          <w:sz w:val="24"/>
          <w:szCs w:val="24"/>
        </w:rPr>
      </w:pPr>
      <w:r>
        <w:rPr>
          <w:rtl w:val="0"/>
          <w:lang w:val="zh-TW" w:eastAsia="zh-TW"/>
        </w:rPr>
        <w:t>大副：可</w:t>
      </w:r>
      <w:r>
        <w:rPr>
          <w:rFonts w:ascii="Calibri" w:hAnsi="Calibri"/>
          <w:rtl w:val="0"/>
          <w:lang w:val="en-US"/>
        </w:rPr>
        <w:t>Veyra</w:t>
      </w:r>
      <w:r>
        <w:rPr>
          <w:rtl w:val="0"/>
          <w:lang w:val="zh-TW" w:eastAsia="zh-TW"/>
        </w:rPr>
        <w:t>小姐被选中献祭给海神了，就在你跟</w:t>
      </w:r>
      <w:r>
        <w:rPr>
          <w:rFonts w:ascii="Calibri" w:hAnsi="Calibri"/>
          <w:rtl w:val="0"/>
          <w:lang w:val="en-US"/>
        </w:rPr>
        <w:t>Luna</w:t>
      </w:r>
      <w:r>
        <w:rPr>
          <w:rtl w:val="0"/>
          <w:lang w:val="zh-TW" w:eastAsia="zh-TW"/>
        </w:rPr>
        <w:t>小姐结婚的当天</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But Miss Veyra was chosen as an offering to the Sea God, on the very day you marry Miss Luna.</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Drak</w:t>
      </w:r>
      <w:r>
        <w:rPr>
          <w:rtl w:val="0"/>
          <w:lang w:val="zh-TW" w:eastAsia="zh-TW"/>
        </w:rPr>
        <w:t>：不必担心，献祭当天，我会瞒天过海，把</w:t>
      </w:r>
      <w:r>
        <w:rPr>
          <w:rFonts w:ascii="Calibri" w:hAnsi="Calibri"/>
          <w:rtl w:val="0"/>
          <w:lang w:val="en-US"/>
        </w:rPr>
        <w:t>Veyra</w:t>
      </w:r>
      <w:r>
        <w:rPr>
          <w:rtl w:val="0"/>
          <w:lang w:val="zh-TW" w:eastAsia="zh-TW"/>
        </w:rPr>
        <w:t>救走</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Don't worry. On that I'll fool them all and take Veyra away.</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站在门外听到，悔恨落泪</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 OS</w:t>
      </w:r>
      <w:r>
        <w:rPr>
          <w:rtl w:val="0"/>
          <w:lang w:val="zh-TW" w:eastAsia="zh-TW"/>
        </w:rPr>
        <w:t>：我真蠢，居然被你耍的团团转（无奈笑）</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 was</w:t>
      </w:r>
      <w:r>
        <w:rPr>
          <w:rFonts w:ascii="Times New Roman" w:hAnsi="Times New Roman"/>
          <w:outline w:val="0"/>
          <w:color w:val="ff0000"/>
          <w:u w:color="ff0000"/>
          <w:rtl w:val="0"/>
          <w:lang w:val="en-US"/>
          <w14:textFill>
            <w14:solidFill>
              <w14:srgbClr w14:val="FF0000"/>
            </w14:solidFill>
          </w14:textFill>
        </w:rPr>
        <w:t xml:space="preserve"> such a fool, letting you play me like that.</w:t>
      </w:r>
    </w:p>
    <w:p>
      <w:pPr>
        <w:pStyle w:val="Normal.0"/>
        <w:widowControl w:val="1"/>
        <w:spacing w:line="288" w:lineRule="auto"/>
        <w:jc w:val="left"/>
        <w:rPr>
          <w:rFonts w:ascii="微软雅黑" w:cs="微软雅黑" w:hAnsi="微软雅黑" w:eastAsia="微软雅黑"/>
          <w:kern w:val="0"/>
          <w:sz w:val="24"/>
          <w:szCs w:val="24"/>
          <w:lang w:val="zh-TW" w:eastAsia="zh-TW"/>
        </w:rPr>
      </w:pPr>
      <w:r>
        <w:rPr>
          <w:rFonts w:ascii="微软雅黑" w:cs="微软雅黑" w:hAnsi="微软雅黑" w:eastAsia="微软雅黑"/>
          <w:kern w:val="0"/>
          <w:sz w:val="24"/>
          <w:szCs w:val="24"/>
          <w:rtl w:val="0"/>
          <w:lang w:val="zh-TW" w:eastAsia="zh-TW"/>
        </w:rPr>
        <w:t>【闪出】</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Darke</w:t>
      </w:r>
      <w:r>
        <w:rPr>
          <w:rtl w:val="0"/>
          <w:lang w:val="zh-TW" w:eastAsia="zh-TW"/>
        </w:rPr>
        <w:t>：记得叫上你妹妹，她最喜欢看这些新奇的东西了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Remember to bring you</w:t>
      </w:r>
      <w:r>
        <w:rPr>
          <w:rFonts w:ascii="Times New Roman" w:hAnsi="Times New Roman"/>
          <w:outline w:val="0"/>
          <w:color w:val="ff0000"/>
          <w:u w:color="ff0000"/>
          <w:rtl w:val="0"/>
          <w:lang w:val="en-US"/>
          <w14:textFill>
            <w14:solidFill>
              <w14:srgbClr w14:val="FF0000"/>
            </w14:solidFill>
          </w14:textFill>
        </w:rPr>
        <w:t>r sister. She</w:t>
      </w:r>
      <w:r>
        <w:rPr>
          <w:rFonts w:ascii="Times New Roman" w:hAnsi="Times New Roman"/>
          <w:outline w:val="0"/>
          <w:color w:val="ff0000"/>
          <w:u w:color="ff0000"/>
          <w:rtl w:val="0"/>
          <w:lang w:val="en-US"/>
          <w14:textFill>
            <w14:solidFill>
              <w14:srgbClr w14:val="FF0000"/>
            </w14:solidFill>
          </w14:textFill>
        </w:rPr>
        <w:t xml:space="preserve"> loves rare things like this.</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LunaOS</w:t>
      </w:r>
      <w:r>
        <w:rPr>
          <w:rtl w:val="0"/>
          <w:lang w:val="zh-TW" w:eastAsia="zh-TW"/>
        </w:rPr>
        <w:t>：相爱三年，他比我还要了解我的继妹</w:t>
      </w:r>
      <w:r>
        <w:rPr>
          <w:lang w:val="en-US"/>
        </w:rPr>
        <w:br w:type="textWrapping"/>
      </w: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 xml:space="preserve">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After thr</w:t>
      </w:r>
      <w:r>
        <w:rPr>
          <w:rFonts w:ascii="Times New Roman" w:hAnsi="Times New Roman"/>
          <w:outline w:val="0"/>
          <w:color w:val="ff0000"/>
          <w:u w:color="ff0000"/>
          <w:rtl w:val="0"/>
          <w:lang w:val="en-US"/>
          <w14:textFill>
            <w14:solidFill>
              <w14:srgbClr w14:val="FF0000"/>
            </w14:solidFill>
          </w14:textFill>
        </w:rPr>
        <w:t xml:space="preserve">ee years together, he knows my stepsister better than </w:t>
      </w:r>
      <w:ins w:id="60" w:date="2026-06-18T03:19:52Z" w:author="吴晓羽">
        <w:r>
          <w:rPr>
            <w:rFonts w:ascii="Times New Roman" w:hAnsi="Times New Roman"/>
            <w:outline w:val="0"/>
            <w:color w:val="ff0000"/>
            <w:u w:color="ff0000"/>
            <w:rtl w:val="0"/>
            <w:lang w:val="en-US"/>
            <w14:textFill>
              <w14:solidFill>
                <w14:srgbClr w14:val="FF0000"/>
              </w14:solidFill>
            </w14:textFill>
          </w:rPr>
          <w:t>me</w:t>
        </w:r>
      </w:ins>
      <w:commentRangeStart w:id="61"/>
      <w:del w:id="62" w:date="2026-06-18T03:19:51Z" w:author="吴晓羽">
        <w:r>
          <w:rPr>
            <w:rFonts w:ascii="Times New Roman" w:hAnsi="Times New Roman"/>
            <w:outline w:val="0"/>
            <w:color w:val="ff0000"/>
            <w:u w:color="ff0000"/>
            <w:rtl w:val="0"/>
            <w:lang w:val="en-US"/>
            <w14:textFill>
              <w14:solidFill>
                <w14:srgbClr w14:val="FF0000"/>
              </w14:solidFill>
            </w14:textFill>
          </w:rPr>
          <w:delText>I do</w:delText>
        </w:r>
      </w:del>
      <w:commentRangeEnd w:id="61"/>
      <w:r>
        <w:commentReference w:id="61"/>
      </w:r>
      <w:r>
        <w:rPr>
          <w:rFonts w:ascii="Times New Roman" w:hAnsi="Times New Roman"/>
          <w:outline w:val="0"/>
          <w:color w:val="ff0000"/>
          <w:u w:color="ff0000"/>
          <w:rtl w:val="0"/>
          <w:lang w:val="en-US"/>
          <w14:textFill>
            <w14:solidFill>
              <w14:srgbClr w14:val="FF0000"/>
            </w14:solidFill>
          </w14:textFill>
        </w:rPr>
        <w:t>.</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（假笑）：好啊，带上她，毕竟是我最爱的家人</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 Sure. Bring her. She is my </w:t>
      </w:r>
      <w:commentRangeStart w:id="63"/>
      <w:del w:id="64" w:date="2026-06-18T03:20:05Z" w:author="吴晓羽">
        <w:r>
          <w:rPr>
            <w:rFonts w:ascii="Times New Roman" w:hAnsi="Times New Roman"/>
            <w:outline w:val="0"/>
            <w:color w:val="ff0000"/>
            <w:u w:color="ff0000"/>
            <w:rtl w:val="0"/>
            <w:lang w:val="en-US"/>
            <w14:textFill>
              <w14:solidFill>
                <w14:srgbClr w14:val="FF0000"/>
              </w14:solidFill>
            </w14:textFill>
          </w:rPr>
          <w:delText>dearest family</w:delText>
        </w:r>
      </w:del>
      <w:commentRangeEnd w:id="63"/>
      <w:r>
        <w:commentReference w:id="63"/>
      </w:r>
      <w:ins w:id="65" w:date="2026-06-18T03:20:08Z" w:author="吴晓羽">
        <w:r>
          <w:rPr>
            <w:rFonts w:ascii="Times New Roman" w:hAnsi="Times New Roman"/>
            <w:outline w:val="0"/>
            <w:color w:val="ff0000"/>
            <w:u w:color="ff0000"/>
            <w:rtl w:val="0"/>
            <w:lang w:val="en-US"/>
            <w14:textFill>
              <w14:solidFill>
                <w14:srgbClr w14:val="FF0000"/>
              </w14:solidFill>
            </w14:textFill>
          </w:rPr>
          <w:t>dear sister</w:t>
        </w:r>
      </w:ins>
      <w:r>
        <w:rPr>
          <w:rFonts w:ascii="Times New Roman" w:hAnsi="Times New Roman"/>
          <w:outline w:val="0"/>
          <w:color w:val="ff0000"/>
          <w:u w:color="ff0000"/>
          <w:rtl w:val="0"/>
          <w:lang w:val="en-US"/>
          <w14:textFill>
            <w14:solidFill>
              <w14:srgbClr w14:val="FF0000"/>
            </w14:solidFill>
          </w14:textFill>
        </w:rPr>
        <w:t>, after all.</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3-4 </w:t>
      </w:r>
      <w:r>
        <w:rPr>
          <w:rFonts w:ascii="微软雅黑" w:cs="微软雅黑" w:hAnsi="微软雅黑" w:eastAsia="微软雅黑"/>
          <w:b w:val="1"/>
          <w:bCs w:val="1"/>
          <w:kern w:val="0"/>
          <w:sz w:val="24"/>
          <w:szCs w:val="24"/>
          <w:rtl w:val="0"/>
          <w:lang w:val="zh-TW" w:eastAsia="zh-TW"/>
        </w:rPr>
        <w:t>海盗船</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甲板上 日 外</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Veyra  Drake </w:t>
      </w:r>
      <w:r>
        <w:rPr>
          <w:rFonts w:ascii="微软雅黑" w:cs="微软雅黑" w:hAnsi="微软雅黑" w:eastAsia="微软雅黑"/>
          <w:b w:val="1"/>
          <w:bCs w:val="1"/>
          <w:kern w:val="0"/>
          <w:sz w:val="24"/>
          <w:szCs w:val="24"/>
          <w:rtl w:val="0"/>
          <w:lang w:val="zh-TW" w:eastAsia="zh-TW"/>
        </w:rPr>
        <w:t>大副</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大副来到甲板外迎接</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注意到船下面的围网中有几条鲨鱼，跑到船边</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：哦，天啊，你们居然养了这么多鲨鱼</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Oh my God, you keep this many sharks?</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 xml:space="preserve">Drake: </w:t>
      </w:r>
      <w:r>
        <w:rPr>
          <w:rtl w:val="0"/>
          <w:lang w:val="zh-TW" w:eastAsia="zh-TW"/>
        </w:rPr>
        <w:t>这种鲨鱼十分凶猛，花了不少功夫才活捉</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Drake: These sharks are vicious. Took a lot to </w:t>
      </w:r>
      <w:commentRangeStart w:id="66"/>
      <w:del w:id="67" w:date="2026-06-18T03:20:12Z" w:author="吴晓羽">
        <w:r>
          <w:rPr>
            <w:rFonts w:ascii="Times New Roman" w:hAnsi="Times New Roman"/>
            <w:outline w:val="0"/>
            <w:color w:val="ff0000"/>
            <w:u w:color="ff0000"/>
            <w:rtl w:val="0"/>
            <w:lang w:val="en-US"/>
            <w14:textFill>
              <w14:solidFill>
                <w14:srgbClr w14:val="FF0000"/>
              </w14:solidFill>
            </w14:textFill>
          </w:rPr>
          <w:delText>capture</w:delText>
        </w:r>
      </w:del>
      <w:ins w:id="68" w:date="2026-06-18T03:20:12Z" w:author="吴晓羽">
        <w:r>
          <w:rPr>
            <w:rFonts w:ascii="Times New Roman" w:hAnsi="Times New Roman"/>
            <w:outline w:val="0"/>
            <w:color w:val="ff0000"/>
            <w:u w:color="ff0000"/>
            <w:rtl w:val="0"/>
            <w:lang w:val="en-US"/>
            <w14:textFill>
              <w14:solidFill>
                <w14:srgbClr w14:val="FF0000"/>
              </w14:solidFill>
            </w14:textFill>
          </w:rPr>
          <w:t>catch</w:t>
        </w:r>
      </w:ins>
      <w:r>
        <w:rPr>
          <w:rFonts w:ascii="Times New Roman" w:hAnsi="Times New Roman"/>
          <w:outline w:val="0"/>
          <w:color w:val="ff0000"/>
          <w:u w:color="ff0000"/>
          <w:rtl w:val="0"/>
          <w:lang w:val="en-US"/>
          <w14:textFill>
            <w14:solidFill>
              <w14:srgbClr w14:val="FF0000"/>
            </w14:solidFill>
          </w14:textFill>
        </w:rPr>
        <w:t xml:space="preserve"> </w:t>
      </w:r>
      <w:commentRangeEnd w:id="66"/>
      <w:r>
        <w:commentReference w:id="66"/>
      </w:r>
      <w:r>
        <w:rPr>
          <w:rFonts w:ascii="Times New Roman" w:hAnsi="Times New Roman"/>
          <w:outline w:val="0"/>
          <w:color w:val="ff0000"/>
          <w:u w:color="ff0000"/>
          <w:rtl w:val="0"/>
          <w:lang w:val="en-US"/>
          <w14:textFill>
            <w14:solidFill>
              <w14:srgbClr w14:val="FF0000"/>
            </w14:solidFill>
          </w14:textFill>
        </w:rPr>
        <w:t>them alive.</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走过去，脚下一滑，尖叫一声，朝鲨鱼池倒去</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（紧张）：</w:t>
      </w:r>
      <w:r>
        <w:rPr>
          <w:rFonts w:ascii="Calibri" w:hAnsi="Calibri"/>
          <w:rtl w:val="0"/>
          <w:lang w:val="en-US"/>
        </w:rPr>
        <w:t>Luna</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第四集</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4-1 </w:t>
      </w:r>
      <w:r>
        <w:rPr>
          <w:rFonts w:ascii="微软雅黑" w:cs="微软雅黑" w:hAnsi="微软雅黑" w:eastAsia="微软雅黑"/>
          <w:b w:val="1"/>
          <w:bCs w:val="1"/>
          <w:kern w:val="0"/>
          <w:sz w:val="24"/>
          <w:szCs w:val="24"/>
          <w:rtl w:val="0"/>
          <w:lang w:val="zh-TW" w:eastAsia="zh-TW"/>
        </w:rPr>
        <w:t>海盗船</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甲板上 日 外</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Veyra </w:t>
      </w:r>
      <w:r>
        <w:rPr>
          <w:rFonts w:ascii="微软雅黑" w:cs="微软雅黑" w:hAnsi="微软雅黑" w:eastAsia="微软雅黑"/>
          <w:b w:val="1"/>
          <w:bCs w:val="1"/>
          <w:kern w:val="0"/>
          <w:sz w:val="24"/>
          <w:szCs w:val="24"/>
          <w:rtl w:val="0"/>
          <w:lang w:val="zh-TW" w:eastAsia="zh-TW"/>
        </w:rPr>
        <w:t>大副</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鲨鱼抬头长着大嘴，</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大叫着即将掉进鲨鱼嘴里</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大惊失色，推开</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，猛地冲过去，</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诧异看着</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跳下去</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一只大手抓住</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的手腕，</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抬头，看到</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用力地拉着自己，另一只手把着甲板</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：抓住我！不要松手！！</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Grab my hand! Don't let go!!</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大副赶紧上前拉</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，二人上船</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坐在甲板上</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（抱住）：没事了，我在这呢！</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You're safe. I'm here!</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 OS</w:t>
      </w:r>
      <w:r>
        <w:rPr>
          <w:rtl w:val="0"/>
          <w:lang w:val="zh-TW" w:eastAsia="zh-TW"/>
        </w:rPr>
        <w:t>：</w:t>
      </w:r>
      <w:r>
        <w:rPr>
          <w:rFonts w:ascii="Calibri" w:hAnsi="Calibri"/>
          <w:rtl w:val="0"/>
          <w:lang w:val="en-US"/>
        </w:rPr>
        <w:t>Drake</w:t>
      </w:r>
      <w:r>
        <w:rPr>
          <w:rtl w:val="0"/>
          <w:lang w:val="zh-TW" w:eastAsia="zh-TW"/>
        </w:rPr>
        <w:t>，你明明不爱我，为什么会这么紧张？</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Dr</w:t>
      </w:r>
      <w:r>
        <w:rPr>
          <w:rFonts w:ascii="Times New Roman" w:hAnsi="Times New Roman"/>
          <w:outline w:val="0"/>
          <w:color w:val="ff0000"/>
          <w:u w:color="ff0000"/>
          <w:rtl w:val="0"/>
          <w:lang w:val="en-US"/>
          <w14:textFill>
            <w14:solidFill>
              <w14:srgbClr w14:val="FF0000"/>
            </w14:solidFill>
          </w14:textFill>
        </w:rPr>
        <w:t>ake, you don't love me. So why are you so scared?</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在一旁，面色难看，死死瞪着</w:t>
      </w:r>
      <w:r>
        <w:rPr>
          <w:rFonts w:ascii="微软雅黑" w:cs="微软雅黑" w:hAnsi="微软雅黑" w:eastAsia="微软雅黑"/>
          <w:kern w:val="0"/>
          <w:sz w:val="24"/>
          <w:szCs w:val="24"/>
          <w:rtl w:val="0"/>
          <w:lang w:val="en-US"/>
        </w:rPr>
        <w:t>Luna</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大副看着</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紧紧抱着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的样子，无奈叹气</w:t>
      </w:r>
    </w:p>
    <w:p>
      <w:pPr>
        <w:pStyle w:val="Normal.0"/>
        <w:spacing w:line="288" w:lineRule="auto"/>
        <w:jc w:val="left"/>
        <w:rPr>
          <w:rFonts w:ascii="微软雅黑" w:cs="微软雅黑" w:hAnsi="微软雅黑" w:eastAsia="微软雅黑"/>
          <w:kern w:val="0"/>
          <w:sz w:val="24"/>
          <w:szCs w:val="24"/>
        </w:rPr>
      </w:pPr>
      <w:r>
        <w:rPr>
          <w:rtl w:val="0"/>
          <w:lang w:val="zh-TW" w:eastAsia="zh-TW"/>
        </w:rPr>
        <w:t>大副</w:t>
      </w:r>
      <w:r>
        <w:rPr>
          <w:rFonts w:ascii="Calibri" w:hAnsi="Calibri"/>
          <w:rtl w:val="0"/>
          <w:lang w:val="en-US"/>
        </w:rPr>
        <w:t>OS</w:t>
      </w:r>
      <w:r>
        <w:rPr>
          <w:rtl w:val="0"/>
          <w:lang w:val="zh-TW" w:eastAsia="zh-TW"/>
        </w:rPr>
        <w:t>：船长，你每次都是嘴上说着不在乎，可</w:t>
      </w:r>
      <w:r>
        <w:rPr>
          <w:rFonts w:ascii="Calibri" w:hAnsi="Calibri"/>
          <w:rtl w:val="0"/>
          <w:lang w:val="en-US"/>
        </w:rPr>
        <w:t>Luna</w:t>
      </w:r>
      <w:r>
        <w:rPr>
          <w:rtl w:val="0"/>
          <w:lang w:val="zh-TW" w:eastAsia="zh-TW"/>
        </w:rPr>
        <w:t>小姐遇到危险，你总是第一个冲上去，本能是骗不了人的</w:t>
      </w:r>
      <w:r>
        <w:rPr>
          <w:lang w:val="en-US"/>
        </w:rPr>
        <w:br w:type="textWrapping"/>
      </w:r>
      <w:r>
        <w:rPr>
          <w:rFonts w:ascii="Times New Roman" w:hAnsi="Times New Roman"/>
          <w:outline w:val="0"/>
          <w:color w:val="ff0000"/>
          <w:u w:color="ff0000"/>
          <w:rtl w:val="0"/>
          <w:lang w:val="en-US"/>
          <w14:textFill>
            <w14:solidFill>
              <w14:srgbClr w14:val="FF0000"/>
            </w14:solidFill>
          </w14:textFill>
        </w:rPr>
        <w:t>Fi</w:t>
      </w:r>
      <w:r>
        <w:rPr>
          <w:rFonts w:ascii="Times New Roman" w:hAnsi="Times New Roman"/>
          <w:outline w:val="0"/>
          <w:color w:val="ff2600"/>
          <w:u w:color="ff0000"/>
          <w:rtl w:val="0"/>
          <w:lang w:val="en-US"/>
          <w14:textFill>
            <w14:solidFill>
              <w14:srgbClr w14:val="FF2600"/>
            </w14:solidFill>
          </w14:textFill>
        </w:rPr>
        <w:t xml:space="preserve">rst Mate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w:t>
      </w:r>
      <w:r>
        <w:rPr>
          <w:rFonts w:ascii="Times New Roman" w:hAnsi="Times New Roman"/>
          <w:outline w:val="0"/>
          <w:color w:val="ff0000"/>
          <w:u w:color="ff0000"/>
          <w:rtl w:val="0"/>
          <w:lang w:val="en-US"/>
          <w14:textFill>
            <w14:solidFill>
              <w14:srgbClr w14:val="FF0000"/>
            </w14:solidFill>
          </w14:textFill>
        </w:rPr>
        <w:t xml:space="preserve"> Captain, you always say you don't care her, but whenever Miss Luna is in danger, you're always the first one there. Instinct doesn't lie.</w:t>
      </w:r>
    </w:p>
    <w:p>
      <w:pPr>
        <w:pStyle w:val="Normal.0"/>
        <w:spacing w:line="288" w:lineRule="auto"/>
        <w:rPr>
          <w:rFonts w:ascii="微软雅黑" w:cs="微软雅黑" w:hAnsi="微软雅黑" w:eastAsia="微软雅黑"/>
          <w:b w:val="1"/>
          <w:bCs w:val="1"/>
          <w:kern w:val="0"/>
          <w:sz w:val="24"/>
          <w:szCs w:val="24"/>
          <w:lang w:val="zh-TW" w:eastAsia="zh-TW"/>
        </w:rPr>
      </w:pP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4-2 </w:t>
      </w:r>
      <w:r>
        <w:rPr>
          <w:rFonts w:ascii="微软雅黑" w:cs="微软雅黑" w:hAnsi="微软雅黑" w:eastAsia="微软雅黑"/>
          <w:b w:val="1"/>
          <w:bCs w:val="1"/>
          <w:kern w:val="0"/>
          <w:sz w:val="24"/>
          <w:szCs w:val="24"/>
          <w:rtl w:val="0"/>
          <w:lang w:val="zh-TW" w:eastAsia="zh-TW"/>
        </w:rPr>
        <w:t>船舱 日 内</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Veyra </w:t>
      </w:r>
      <w:r>
        <w:rPr>
          <w:rFonts w:ascii="微软雅黑" w:cs="微软雅黑" w:hAnsi="微软雅黑" w:eastAsia="微软雅黑"/>
          <w:b w:val="1"/>
          <w:bCs w:val="1"/>
          <w:kern w:val="0"/>
          <w:sz w:val="24"/>
          <w:szCs w:val="24"/>
          <w:rtl w:val="0"/>
          <w:lang w:val="zh-TW" w:eastAsia="zh-TW"/>
        </w:rPr>
        <w:t>大副</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大副打开大宝盒，放着两个王冠，一个是血珊瑚王冠，一个是紫水晶王冠</w:t>
      </w:r>
    </w:p>
    <w:p>
      <w:pPr>
        <w:pStyle w:val="Normal.0"/>
        <w:spacing w:line="288" w:lineRule="auto"/>
        <w:jc w:val="left"/>
        <w:rPr>
          <w:rFonts w:ascii="微软雅黑" w:cs="微软雅黑" w:hAnsi="微软雅黑" w:eastAsia="微软雅黑"/>
          <w:kern w:val="0"/>
          <w:sz w:val="24"/>
          <w:szCs w:val="24"/>
        </w:rPr>
      </w:pPr>
      <w:r>
        <w:rPr>
          <w:rtl w:val="0"/>
          <w:lang w:val="zh-TW" w:eastAsia="zh-TW"/>
        </w:rPr>
        <w:t>大副（指着）：这个是价值连城的紫水晶王冠，由大洋对岸的著名工匠打造，而这个是传说中的血珊瑚王冠，海上圣物，据说有神奇的魔力！</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This priceless amethyst crown was made by a master craftsman across the ocean. And this is the legendary blood-coral crown, a sacred relic of the sea. They say it holds magic!</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和</w:t>
      </w:r>
      <w:r>
        <w:rPr>
          <w:rFonts w:ascii="Calibri" w:hAnsi="Calibri"/>
          <w:rtl w:val="0"/>
          <w:lang w:val="en-US"/>
        </w:rPr>
        <w:t>Veyra</w:t>
      </w:r>
      <w:r>
        <w:rPr>
          <w:rtl w:val="0"/>
          <w:lang w:val="zh-TW" w:eastAsia="zh-TW"/>
        </w:rPr>
        <w:t>（异口同声）：我要这个王冠！！（同时拿住血珊瑚王冠）</w:t>
      </w:r>
      <w:r>
        <w:rPr>
          <w:lang w:val="en-US"/>
        </w:rPr>
        <w:br w:type="textWrapping"/>
      </w:r>
      <w:r>
        <w:rPr>
          <w:rFonts w:ascii="Times New Roman" w:hAnsi="Times New Roman"/>
          <w:outline w:val="0"/>
          <w:color w:val="ff0000"/>
          <w:u w:color="ff0000"/>
          <w:rtl w:val="0"/>
          <w:lang w:val="en-US"/>
          <w14:textFill>
            <w14:solidFill>
              <w14:srgbClr w14:val="FF0000"/>
            </w14:solidFill>
          </w14:textFill>
        </w:rPr>
        <w:t>Luna/Veyra: I want this crown!!</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：对不起姐姐，我不知道你也喜欢这个王冠</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I'm s</w:t>
      </w:r>
      <w:r>
        <w:rPr>
          <w:rFonts w:ascii="Times New Roman" w:hAnsi="Times New Roman"/>
          <w:outline w:val="0"/>
          <w:color w:val="ff0000"/>
          <w:u w:color="ff0000"/>
          <w:rtl w:val="0"/>
          <w:lang w:val="en-US"/>
          <w14:textFill>
            <w14:solidFill>
              <w14:srgbClr w14:val="FF0000"/>
            </w14:solidFill>
          </w14:textFill>
        </w:rPr>
        <w:t xml:space="preserve">orry, </w:t>
      </w:r>
      <w:del w:id="69" w:date="2026-06-18T03:20:21Z" w:author="吴晓羽">
        <w:r>
          <w:rPr>
            <w:rFonts w:ascii="Times New Roman" w:hAnsi="Times New Roman"/>
            <w:outline w:val="0"/>
            <w:color w:val="ff0000"/>
            <w:u w:color="ff0000"/>
            <w:rtl w:val="0"/>
            <w:lang w:val="en-US"/>
            <w14:textFill>
              <w14:solidFill>
                <w14:srgbClr w14:val="FF0000"/>
              </w14:solidFill>
            </w14:textFill>
          </w:rPr>
          <w:delText>sister</w:delText>
        </w:r>
      </w:del>
      <w:ins w:id="70" w:date="2026-06-18T03:20:24Z" w:author="吴晓羽">
        <w:r>
          <w:rPr>
            <w:rFonts w:ascii="Times New Roman" w:hAnsi="Times New Roman"/>
            <w:outline w:val="0"/>
            <w:color w:val="ff0000"/>
            <w:u w:color="ff0000"/>
            <w:rtl w:val="0"/>
            <w:lang w:val="en-US"/>
            <w14:textFill>
              <w14:solidFill>
                <w14:srgbClr w14:val="FF0000"/>
              </w14:solidFill>
            </w14:textFill>
          </w:rPr>
          <w:t>Luna</w:t>
        </w:r>
      </w:ins>
      <w:r>
        <w:rPr>
          <w:rFonts w:ascii="Times New Roman" w:hAnsi="Times New Roman"/>
          <w:outline w:val="0"/>
          <w:color w:val="ff0000"/>
          <w:u w:color="ff0000"/>
          <w:rtl w:val="0"/>
          <w:lang w:val="en-US"/>
          <w14:textFill>
            <w14:solidFill>
              <w14:srgbClr w14:val="FF0000"/>
            </w14:solidFill>
          </w14:textFill>
        </w:rPr>
        <w:t>.</w:t>
      </w:r>
      <w:commentRangeStart w:id="71"/>
      <w:r>
        <w:rPr>
          <w:rFonts w:ascii="Times New Roman" w:hAnsi="Times New Roman"/>
          <w:outline w:val="0"/>
          <w:color w:val="ff0000"/>
          <w:u w:color="ff0000"/>
          <w:rtl w:val="0"/>
          <w:lang w:val="en-US"/>
          <w14:textFill>
            <w14:solidFill>
              <w14:srgbClr w14:val="FF0000"/>
            </w14:solidFill>
          </w14:textFill>
        </w:rPr>
        <w:t xml:space="preserve"> </w:t>
      </w:r>
      <w:commentRangeEnd w:id="71"/>
      <w:r>
        <w:commentReference w:id="71"/>
      </w:r>
      <w:r>
        <w:rPr>
          <w:rFonts w:ascii="Times New Roman" w:hAnsi="Times New Roman"/>
          <w:outline w:val="0"/>
          <w:color w:val="ff0000"/>
          <w:u w:color="ff0000"/>
          <w:rtl w:val="0"/>
          <w:lang w:val="en-US"/>
          <w14:textFill>
            <w14:solidFill>
              <w14:srgbClr w14:val="FF0000"/>
            </w14:solidFill>
          </w14:textFill>
        </w:rPr>
        <w:t>I didn't kno</w:t>
      </w:r>
      <w:r>
        <w:rPr>
          <w:rFonts w:ascii="Times New Roman" w:hAnsi="Times New Roman"/>
          <w:outline w:val="0"/>
          <w:color w:val="ff0000"/>
          <w:u w:color="ff0000"/>
          <w:rtl w:val="0"/>
          <w:lang w:val="en-US"/>
          <w14:textFill>
            <w14:solidFill>
              <w14:srgbClr w14:val="FF0000"/>
            </w14:solidFill>
          </w14:textFill>
        </w:rPr>
        <w:t>w you liked it too.</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说完看向</w:t>
      </w:r>
      <w:r>
        <w:rPr>
          <w:rFonts w:ascii="微软雅黑" w:cs="微软雅黑" w:hAnsi="微软雅黑" w:eastAsia="微软雅黑"/>
          <w:kern w:val="0"/>
          <w:sz w:val="24"/>
          <w:szCs w:val="24"/>
          <w:shd w:val="clear" w:color="auto" w:fill="ffff00"/>
          <w:rtl w:val="0"/>
          <w:lang w:val="en-US"/>
        </w:rPr>
        <w:t>Drake</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上前，盯着</w:t>
      </w:r>
      <w:r>
        <w:rPr>
          <w:rFonts w:ascii="Calibri" w:hAnsi="Calibri"/>
          <w:rtl w:val="0"/>
          <w:lang w:val="en-US"/>
        </w:rPr>
        <w:t>Luna</w:t>
      </w:r>
      <w:r>
        <w:rPr>
          <w:rtl w:val="0"/>
          <w:lang w:val="zh-TW" w:eastAsia="zh-TW"/>
        </w:rPr>
        <w:t>，命令：给她！</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Give it to her!</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：如果我说不呢？</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And if I say no?</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一把抓住</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死死抓王冠的手腕，</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吃痛，手松开王冠</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 xml:space="preserve">Luna </w:t>
      </w:r>
      <w:r>
        <w:rPr>
          <w:rtl w:val="0"/>
          <w:lang w:val="zh-TW" w:eastAsia="zh-TW"/>
        </w:rPr>
        <w:t>失落盯着</w:t>
      </w:r>
      <w:r>
        <w:rPr>
          <w:rFonts w:ascii="Calibri" w:hAnsi="Calibri"/>
          <w:rtl w:val="0"/>
          <w:lang w:val="en-US"/>
        </w:rPr>
        <w:t>Drake</w:t>
      </w:r>
      <w:r>
        <w:rPr>
          <w:rtl w:val="0"/>
          <w:lang w:val="zh-TW" w:eastAsia="zh-TW"/>
        </w:rPr>
        <w:t>，冷笑：又是这样</w:t>
      </w:r>
      <w:r>
        <w:rPr>
          <w:rFonts w:ascii="Calibri" w:hAnsi="Calibri"/>
          <w:rtl w:val="0"/>
          <w:lang w:val="en-US"/>
        </w:rPr>
        <w:t>......Veyra</w:t>
      </w:r>
      <w:r>
        <w:rPr>
          <w:rtl w:val="0"/>
          <w:lang w:val="zh-TW" w:eastAsia="zh-TW"/>
        </w:rPr>
        <w:t>的需求永远排第一</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Again... Veyra</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need always comes first...</w:t>
      </w:r>
    </w:p>
    <w:p>
      <w:pPr>
        <w:pStyle w:val="Normal.0"/>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spacing w:line="288" w:lineRule="auto"/>
        <w:rPr>
          <w:rFonts w:ascii="微软雅黑" w:cs="微软雅黑" w:hAnsi="微软雅黑" w:eastAsia="微软雅黑"/>
          <w:b w:val="1"/>
          <w:bCs w:val="1"/>
          <w:kern w:val="0"/>
          <w:sz w:val="24"/>
          <w:szCs w:val="24"/>
          <w:lang w:val="zh-TW" w:eastAsia="zh-TW"/>
        </w:rPr>
      </w:pP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4-3 </w:t>
      </w:r>
      <w:r>
        <w:rPr>
          <w:rFonts w:ascii="微软雅黑" w:cs="微软雅黑" w:hAnsi="微软雅黑" w:eastAsia="微软雅黑"/>
          <w:b w:val="1"/>
          <w:bCs w:val="1"/>
          <w:kern w:val="0"/>
          <w:sz w:val="24"/>
          <w:szCs w:val="24"/>
          <w:rtl w:val="0"/>
          <w:lang w:val="zh-TW" w:eastAsia="zh-TW"/>
        </w:rPr>
        <w:t>城堡 日 内</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Veyra </w:t>
      </w:r>
      <w:r>
        <w:rPr>
          <w:rFonts w:ascii="微软雅黑" w:cs="微软雅黑" w:hAnsi="微软雅黑" w:eastAsia="微软雅黑"/>
          <w:b w:val="1"/>
          <w:bCs w:val="1"/>
          <w:kern w:val="0"/>
          <w:sz w:val="24"/>
          <w:szCs w:val="24"/>
          <w:rtl w:val="0"/>
          <w:lang w:val="zh-TW" w:eastAsia="zh-TW"/>
        </w:rPr>
        <w:t>大副</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w:t>
      </w:r>
      <w:r>
        <w:rPr>
          <w:rFonts w:ascii="Calibri" w:hAnsi="Calibri"/>
          <w:rtl w:val="0"/>
          <w:lang w:val="en-US"/>
        </w:rPr>
        <w:t>Veyra</w:t>
      </w:r>
      <w:r>
        <w:rPr>
          <w:rtl w:val="0"/>
          <w:lang w:val="zh-TW" w:eastAsia="zh-TW"/>
        </w:rPr>
        <w:t>，这枚黑珍珠，出自千年蚌珠，世间罕有，听说你一直想要，我穿越无数海峡才寻到</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Drake: Veyra, this black pearl came from a thousand-year clam. It's one of a kind. I heard </w:t>
      </w:r>
      <w:commentRangeStart w:id="72"/>
      <w:r>
        <w:rPr>
          <w:rFonts w:ascii="Times New Roman" w:hAnsi="Times New Roman"/>
          <w:outline w:val="0"/>
          <w:color w:val="ff0000"/>
          <w:u w:color="ff0000"/>
          <w:rtl w:val="0"/>
          <w:lang w:val="en-US"/>
          <w14:textFill>
            <w14:solidFill>
              <w14:srgbClr w14:val="FF0000"/>
            </w14:solidFill>
          </w14:textFill>
        </w:rPr>
        <w:t xml:space="preserve">you </w:t>
      </w:r>
      <w:ins w:id="73" w:date="2026-06-18T03:20:54Z" w:author="吴晓羽">
        <w:r>
          <w:rPr>
            <w:rFonts w:ascii="Times New Roman" w:hAnsi="Times New Roman" w:hint="default"/>
            <w:outline w:val="0"/>
            <w:color w:val="ff0000"/>
            <w:u w:color="ff0000"/>
            <w:rtl w:val="0"/>
            <w:lang w:val="zh-CN" w:eastAsia="zh-CN"/>
            <w14:textFill>
              <w14:solidFill>
                <w14:srgbClr w14:val="FF0000"/>
              </w14:solidFill>
            </w14:textFill>
          </w:rPr>
          <w:t>‘</w:t>
        </w:r>
      </w:ins>
      <w:ins w:id="74" w:date="2026-06-18T03:20:54Z" w:author="吴晓羽">
        <w:r>
          <w:rPr>
            <w:rFonts w:ascii="Times New Roman" w:hAnsi="Times New Roman"/>
            <w:outline w:val="0"/>
            <w:color w:val="ff0000"/>
            <w:u w:color="ff0000"/>
            <w:rtl w:val="0"/>
            <w:lang w:val="en-US"/>
            <w14:textFill>
              <w14:solidFill>
                <w14:srgbClr w14:val="FF0000"/>
              </w14:solidFill>
            </w14:textFill>
          </w:rPr>
          <w:t xml:space="preserve">ve always </w:t>
        </w:r>
      </w:ins>
      <w:r>
        <w:rPr>
          <w:rFonts w:ascii="Times New Roman" w:hAnsi="Times New Roman"/>
          <w:outline w:val="0"/>
          <w:color w:val="ff0000"/>
          <w:u w:color="ff0000"/>
          <w:rtl w:val="0"/>
          <w:lang w:val="en-US"/>
          <w14:textFill>
            <w14:solidFill>
              <w14:srgbClr w14:val="FF0000"/>
            </w14:solidFill>
          </w14:textFill>
        </w:rPr>
        <w:t>wanted one</w:t>
      </w:r>
      <w:commentRangeEnd w:id="72"/>
      <w:r>
        <w:commentReference w:id="72"/>
      </w:r>
      <w:r>
        <w:rPr>
          <w:rFonts w:ascii="Times New Roman" w:hAnsi="Times New Roman"/>
          <w:outline w:val="0"/>
          <w:color w:val="ff0000"/>
          <w:u w:color="ff0000"/>
          <w:rtl w:val="0"/>
          <w:lang w:val="en-US"/>
          <w14:textFill>
            <w14:solidFill>
              <w14:srgbClr w14:val="FF0000"/>
            </w14:solidFill>
          </w14:textFill>
        </w:rPr>
        <w:t>, so I crossed countless straits to get it.</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将黑珍珠送给</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面露喜悦</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看着手里的白珍珠笑容消失，看向礼品架上类似的几个木盒子</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 xml:space="preserve">Luna </w:t>
      </w:r>
      <w:r>
        <w:rPr>
          <w:rtl w:val="0"/>
          <w:lang w:val="zh-TW" w:eastAsia="zh-TW"/>
        </w:rPr>
        <w:t>哀伤</w:t>
      </w:r>
      <w:r>
        <w:rPr>
          <w:rFonts w:ascii="Calibri" w:hAnsi="Calibri"/>
          <w:rtl w:val="0"/>
          <w:lang w:val="en-US"/>
        </w:rPr>
        <w:t>OS</w:t>
      </w:r>
      <w:r>
        <w:rPr>
          <w:rtl w:val="0"/>
          <w:lang w:val="zh-TW" w:eastAsia="zh-TW"/>
        </w:rPr>
        <w:t>：一样的白珍珠，他已经送了十几盒</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w:t>
      </w:r>
      <w:r>
        <w:rPr>
          <w:rFonts w:ascii="Times New Roman" w:hAnsi="Times New Roman"/>
          <w:outline w:val="0"/>
          <w:color w:val="ff2600"/>
          <w:u w:color="ff0000"/>
          <w:rtl w:val="0"/>
          <w:lang w:val="en-US"/>
          <w14:textFill>
            <w14:solidFill>
              <w14:srgbClr w14:val="FF2600"/>
            </w14:solidFill>
          </w14:textFill>
        </w:rPr>
        <w:t xml:space="preserve">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 sam</w:t>
      </w:r>
      <w:r>
        <w:rPr>
          <w:rFonts w:ascii="Times New Roman" w:hAnsi="Times New Roman"/>
          <w:outline w:val="0"/>
          <w:color w:val="ff0000"/>
          <w:u w:color="ff0000"/>
          <w:rtl w:val="0"/>
          <w:lang w:val="en-US"/>
          <w14:textFill>
            <w14:solidFill>
              <w14:srgbClr w14:val="FF0000"/>
            </w14:solidFill>
          </w14:textFill>
        </w:rPr>
        <w:t>e white pearls... he's already given me over a dozen boxes...</w:t>
      </w:r>
    </w:p>
    <w:p>
      <w:pPr>
        <w:pStyle w:val="Normal.0"/>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jc w:val="left"/>
        <w:rPr>
          <w:rFonts w:ascii="微软雅黑" w:cs="微软雅黑" w:hAnsi="微软雅黑" w:eastAsia="微软雅黑"/>
          <w:kern w:val="0"/>
          <w:sz w:val="24"/>
          <w:szCs w:val="24"/>
          <w:shd w:val="nil" w:color="auto" w:fill="auto"/>
        </w:rPr>
      </w:pPr>
      <w:r>
        <w:rPr>
          <w:rtl w:val="0"/>
          <w:lang w:val="zh-TW" w:eastAsia="zh-TW"/>
        </w:rPr>
        <w:t>大副：传说血珊瑚王冠会挑选自己的主人，不合适的人戴上会遭到反噬</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Legend says the blood-coral crown chooses its own master. If the wrong person wears it, it</w:t>
      </w:r>
      <w:r>
        <w:rPr>
          <w:rFonts w:ascii="Times New Roman" w:hAnsi="Times New Roman"/>
          <w:outline w:val="0"/>
          <w:color w:val="ff0000"/>
          <w:u w:color="ff0000"/>
          <w:shd w:val="clear" w:color="auto" w:fill="ffff00"/>
          <w:rtl w:val="0"/>
          <w:lang w:val="en-US"/>
          <w14:textFill>
            <w14:solidFill>
              <w14:srgbClr w14:val="FF0000"/>
            </w14:solidFill>
          </w14:textFill>
        </w:rPr>
        <w:t xml:space="preserve"> strikes back.</w:t>
      </w:r>
    </w:p>
    <w:p>
      <w:pPr>
        <w:pStyle w:val="Normal.0"/>
        <w:spacing w:line="288" w:lineRule="auto"/>
        <w:jc w:val="left"/>
        <w:rPr>
          <w:rFonts w:ascii="微软雅黑" w:cs="微软雅黑" w:hAnsi="微软雅黑" w:eastAsia="微软雅黑"/>
          <w:kern w:val="0"/>
          <w:sz w:val="24"/>
          <w:szCs w:val="24"/>
          <w:shd w:val="nil" w:color="auto" w:fill="auto"/>
        </w:rPr>
      </w:pPr>
      <w:r>
        <w:rPr>
          <w:rFonts w:ascii="Calibri" w:hAnsi="Calibri"/>
          <w:rtl w:val="0"/>
          <w:lang w:val="en-US"/>
        </w:rPr>
        <w:t>Veyra</w:t>
      </w:r>
      <w:r>
        <w:rPr>
          <w:rtl w:val="0"/>
          <w:lang w:val="zh-TW" w:eastAsia="zh-TW"/>
        </w:rPr>
        <w:t>自信：那我一定是它的主人！</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Then I must be its master!</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把王冠戴在</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头上</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：你喜欢的任何东西，我都会找来送你！因为你值得！</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Anything you want, I'll find it and give it to you! Because you deserve it!</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：谢谢</w:t>
      </w:r>
      <w:r>
        <w:rPr>
          <w:rFonts w:ascii="Calibri" w:hAnsi="Calibri"/>
          <w:rtl w:val="0"/>
          <w:lang w:val="en-US"/>
        </w:rPr>
        <w:t>Drake</w:t>
      </w:r>
      <w:r>
        <w:rPr>
          <w:rtl w:val="0"/>
          <w:lang w:val="zh-TW" w:eastAsia="zh-TW"/>
        </w:rPr>
        <w:t>，你对我真是太好了。这个王冠真漂亮，如果能在婚礼上戴着它，我一定会是世界上最幸福的女人</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Thank you, Drake. You're so good to me. This crown is beautiful. If I could wear it at the wedding, I'd be the happiest woman in the world.</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 xml:space="preserve">Luna </w:t>
      </w:r>
      <w:r>
        <w:rPr>
          <w:rtl w:val="0"/>
          <w:lang w:val="zh-TW" w:eastAsia="zh-TW"/>
        </w:rPr>
        <w:t>冷眼看着二人</w:t>
      </w:r>
      <w:r>
        <w:rPr>
          <w:rFonts w:ascii="Calibri" w:hAnsi="Calibri"/>
          <w:rtl w:val="0"/>
          <w:lang w:val="en-US"/>
        </w:rPr>
        <w:t>OS</w:t>
      </w:r>
      <w:r>
        <w:rPr>
          <w:rtl w:val="0"/>
          <w:lang w:val="zh-TW" w:eastAsia="zh-TW"/>
        </w:rPr>
        <w:t>：不需要如果，五天后的婚礼上，你会如愿戴上这个王冠的</w:t>
      </w:r>
      <w:r>
        <w:rPr>
          <w:lang w:val="en-US"/>
        </w:rPr>
        <w:br w:type="textWrapping"/>
      </w:r>
      <w:r>
        <w:rPr>
          <w:rFonts w:ascii="Times New Roman" w:hAnsi="Times New Roman"/>
          <w:outline w:val="0"/>
          <w:color w:val="ff0000"/>
          <w:u w:color="ff0000"/>
          <w:rtl w:val="0"/>
          <w:lang w:val="en-US"/>
          <w14:textFill>
            <w14:solidFill>
              <w14:srgbClr w14:val="FF0000"/>
            </w14:solidFill>
          </w14:textFill>
        </w:rPr>
        <w:t>Lu</w:t>
      </w:r>
      <w:r>
        <w:rPr>
          <w:rFonts w:ascii="Times New Roman" w:hAnsi="Times New Roman"/>
          <w:outline w:val="0"/>
          <w:color w:val="ff2600"/>
          <w:u w:color="ff0000"/>
          <w:rtl w:val="0"/>
          <w:lang w:val="en-US"/>
          <w14:textFill>
            <w14:solidFill>
              <w14:srgbClr w14:val="FF2600"/>
            </w14:solidFill>
          </w14:textFill>
        </w:rPr>
        <w:t xml:space="preserve">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No if</w:t>
      </w:r>
      <w:r>
        <w:rPr>
          <w:rFonts w:ascii="Times New Roman" w:hAnsi="Times New Roman"/>
          <w:outline w:val="0"/>
          <w:color w:val="ff0000"/>
          <w:u w:color="ff0000"/>
          <w:rtl w:val="0"/>
          <w:lang w:val="en-US"/>
          <w14:textFill>
            <w14:solidFill>
              <w14:srgbClr w14:val="FF0000"/>
            </w14:solidFill>
          </w14:textFill>
        </w:rPr>
        <w:t>s. At the wedding in five days, you'll wear that crown, just like you wanted.</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突然</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表情开始痛苦，双手按着头，血珊瑚王冠疯狂生长包裹缠绕（特效）</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：这个王冠好像变紧了，</w:t>
      </w:r>
      <w:r>
        <w:rPr>
          <w:rFonts w:ascii="Calibri" w:hAnsi="Calibri"/>
          <w:rtl w:val="0"/>
          <w:lang w:val="en-US"/>
        </w:rPr>
        <w:t>Drake</w:t>
      </w:r>
      <w:r>
        <w:rPr>
          <w:rtl w:val="0"/>
          <w:lang w:val="zh-TW" w:eastAsia="zh-TW"/>
        </w:rPr>
        <w:t>，我摘不下来</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The crown feels tighter. Drake, I can't take it off.</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（焦急）：</w:t>
      </w:r>
      <w:r>
        <w:rPr>
          <w:rFonts w:ascii="Calibri" w:hAnsi="Calibri"/>
          <w:rtl w:val="0"/>
          <w:lang w:val="en-US"/>
        </w:rPr>
        <w:t>Veyra</w:t>
      </w:r>
      <w:r>
        <w:rPr>
          <w:rtl w:val="0"/>
          <w:lang w:val="zh-TW" w:eastAsia="zh-TW"/>
        </w:rPr>
        <w:t>，怎么回事？！</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Veyra, what's happening?!</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：它越来越紧了！我的头好痛！！</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It's getting tighter! My head hurts so much!!</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痛苦挣扎（珊瑚特效缠绕包裹）</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大副（慌忙解释）：我说了，它会选自己的主人！错戴的人想摘下来，必须用挚爱之人的鲜血！</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First Mate: I told you, it chooses its own master! If the wrong person wears it, only the blood of their true love can </w:t>
      </w:r>
      <w:commentRangeStart w:id="75"/>
      <w:del w:id="76" w:date="2026-06-18T03:21:10Z" w:author="吴晓羽">
        <w:r>
          <w:rPr>
            <w:rFonts w:ascii="Times New Roman" w:hAnsi="Times New Roman"/>
            <w:outline w:val="0"/>
            <w:color w:val="ff0000"/>
            <w:u w:color="ff0000"/>
            <w:rtl w:val="0"/>
            <w:lang w:val="en-US"/>
            <w14:textFill>
              <w14:solidFill>
                <w14:srgbClr w14:val="FF0000"/>
              </w14:solidFill>
            </w14:textFill>
          </w:rPr>
          <w:delText>remove it</w:delText>
        </w:r>
      </w:del>
      <w:commentRangeEnd w:id="75"/>
      <w:r>
        <w:commentReference w:id="75"/>
      </w:r>
      <w:del w:id="77" w:date="2026-06-18T03:21:10Z" w:author="吴晓羽">
        <w:r>
          <w:rPr>
            <w:rFonts w:ascii="Times New Roman" w:hAnsi="Times New Roman"/>
            <w:outline w:val="0"/>
            <w:color w:val="ff0000"/>
            <w:u w:color="ff0000"/>
            <w:rtl w:val="0"/>
            <w:lang w:val="en-US"/>
            <w14:textFill>
              <w14:solidFill>
                <w14:srgbClr w14:val="FF0000"/>
              </w14:solidFill>
            </w14:textFill>
          </w:rPr>
          <w:delText>!</w:delText>
        </w:r>
      </w:del>
      <w:ins w:id="78" w:date="2026-06-18T03:21:12Z" w:author="吴晓羽">
        <w:r>
          <w:rPr>
            <w:rFonts w:ascii="Times New Roman" w:hAnsi="Times New Roman"/>
            <w:outline w:val="0"/>
            <w:color w:val="ff0000"/>
            <w:u w:color="ff0000"/>
            <w:rtl w:val="0"/>
            <w:lang w:val="en-US"/>
            <w14:textFill>
              <w14:solidFill>
                <w14:srgbClr w14:val="FF0000"/>
              </w14:solidFill>
            </w14:textFill>
          </w:rPr>
          <w:t xml:space="preserve">get it off! </w:t>
        </w:r>
      </w:ins>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没有犹豫，拿出佩刀，在自己手上一划，用带着血的双手抓住王冠</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（绝望）</w:t>
      </w:r>
      <w:r>
        <w:rPr>
          <w:rFonts w:ascii="Calibri" w:hAnsi="Calibri"/>
          <w:rtl w:val="0"/>
          <w:lang w:val="en-US"/>
        </w:rPr>
        <w:t>OS</w:t>
      </w:r>
      <w:r>
        <w:rPr>
          <w:rtl w:val="0"/>
          <w:lang w:val="zh-TW" w:eastAsia="zh-TW"/>
        </w:rPr>
        <w:t>：果然，她才是你的挚爱，为了她，你心甘情愿献出自己的血</w:t>
      </w:r>
      <w:r>
        <w:rPr>
          <w:lang w:val="en-US"/>
        </w:rPr>
        <w:br w:type="textWrapping"/>
      </w: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 xml:space="preserve">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So it's true. She's the </w:t>
      </w:r>
      <w:r>
        <w:rPr>
          <w:rFonts w:ascii="Times New Roman" w:hAnsi="Times New Roman"/>
          <w:outline w:val="0"/>
          <w:color w:val="ff0000"/>
          <w:u w:color="ff0000"/>
          <w:rtl w:val="0"/>
          <w:lang w:val="en-US"/>
          <w14:textFill>
            <w14:solidFill>
              <w14:srgbClr w14:val="FF0000"/>
            </w14:solidFill>
          </w14:textFill>
        </w:rPr>
        <w:t xml:space="preserve">one you love. For her, you'd gladly </w:t>
      </w:r>
      <w:ins w:id="79" w:date="2026-06-18T03:21:25Z" w:author="吴晓羽">
        <w:r>
          <w:rPr>
            <w:rFonts w:ascii="Times New Roman" w:hAnsi="Times New Roman"/>
            <w:outline w:val="0"/>
            <w:color w:val="ff0000"/>
            <w:u w:color="ff0000"/>
            <w:rtl w:val="0"/>
            <w:lang w:val="en-US"/>
            <w14:textFill>
              <w14:solidFill>
                <w14:srgbClr w14:val="FF0000"/>
              </w14:solidFill>
            </w14:textFill>
          </w:rPr>
          <w:t xml:space="preserve">bleed for her. </w:t>
        </w:r>
      </w:ins>
      <w:commentRangeStart w:id="80"/>
      <w:del w:id="81" w:date="2026-06-18T03:21:22Z" w:author="吴晓羽">
        <w:r>
          <w:rPr>
            <w:rFonts w:ascii="Times New Roman" w:hAnsi="Times New Roman"/>
            <w:outline w:val="0"/>
            <w:color w:val="ff0000"/>
            <w:u w:color="ff0000"/>
            <w:rtl w:val="0"/>
            <w:lang w:val="en-US"/>
            <w14:textFill>
              <w14:solidFill>
                <w14:srgbClr w14:val="FF0000"/>
              </w14:solidFill>
            </w14:textFill>
          </w:rPr>
          <w:delText>give out your own blood.</w:delText>
        </w:r>
      </w:del>
      <w:commentRangeEnd w:id="80"/>
      <w:r>
        <w:commentReference w:id="80"/>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珊瑚逐渐收缩恢复原样</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大副：看来这个王冠并不想让</w:t>
      </w:r>
      <w:r>
        <w:rPr>
          <w:rFonts w:ascii="Calibri" w:hAnsi="Calibri"/>
          <w:rtl w:val="0"/>
          <w:lang w:val="en-US"/>
        </w:rPr>
        <w:t>Veyra</w:t>
      </w:r>
      <w:r>
        <w:rPr>
          <w:rtl w:val="0"/>
          <w:lang w:val="zh-TW" w:eastAsia="zh-TW"/>
        </w:rPr>
        <w:t>小姐当她的主人</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Looks like the crown doesn't want Miss Veyra as its master.</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气急败坏，将王冠摘下扔在地上</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：这个王冠就是诅咒！我不要了！！</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This crown is a curse! I don't want it anymore!!</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将王冠捡起，在所有人的注视下缓缓戴在头上，众人瞪大双眼</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第五集</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5-1 </w:t>
      </w:r>
      <w:r>
        <w:rPr>
          <w:rFonts w:ascii="微软雅黑" w:cs="微软雅黑" w:hAnsi="微软雅黑" w:eastAsia="微软雅黑"/>
          <w:b w:val="1"/>
          <w:bCs w:val="1"/>
          <w:kern w:val="0"/>
          <w:sz w:val="24"/>
          <w:szCs w:val="24"/>
          <w:rtl w:val="0"/>
          <w:lang w:val="zh-TW" w:eastAsia="zh-TW"/>
        </w:rPr>
        <w:t>船舱 日 内</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Veyra </w:t>
      </w:r>
      <w:r>
        <w:rPr>
          <w:rFonts w:ascii="微软雅黑" w:cs="微软雅黑" w:hAnsi="微软雅黑" w:eastAsia="微软雅黑"/>
          <w:b w:val="1"/>
          <w:bCs w:val="1"/>
          <w:kern w:val="0"/>
          <w:sz w:val="24"/>
          <w:szCs w:val="24"/>
          <w:rtl w:val="0"/>
          <w:lang w:val="zh-TW" w:eastAsia="zh-TW"/>
        </w:rPr>
        <w:t>大副</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将王冠戴在头上，瞬间红光游遍全身，血珊瑚开花生长（特效）</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海面卷起巨浪，船舱摇晃。</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身上的裙子变成成一套华丽精致的红色礼裙（特效）</w:t>
      </w:r>
    </w:p>
    <w:p>
      <w:pPr>
        <w:pStyle w:val="Normal.0"/>
        <w:spacing w:line="288" w:lineRule="auto"/>
        <w:jc w:val="left"/>
        <w:rPr>
          <w:rFonts w:ascii="微软雅黑" w:cs="微软雅黑" w:hAnsi="微软雅黑" w:eastAsia="微软雅黑"/>
          <w:kern w:val="0"/>
          <w:sz w:val="24"/>
          <w:szCs w:val="24"/>
        </w:rPr>
      </w:pPr>
      <w:r>
        <w:rPr>
          <w:rtl w:val="0"/>
          <w:lang w:val="zh-TW" w:eastAsia="zh-TW"/>
        </w:rPr>
        <w:t>大副（看呆）：血珊瑚王冠选择了它的主人</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The blood-coral crown has chosen its master.</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也看呆了，愣在原地</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（面色难看，嫉妒）</w:t>
      </w:r>
      <w:r>
        <w:rPr>
          <w:rFonts w:ascii="Calibri" w:hAnsi="Calibri"/>
          <w:rtl w:val="0"/>
          <w:lang w:val="en-US"/>
        </w:rPr>
        <w:t>OS</w:t>
      </w:r>
      <w:r>
        <w:rPr>
          <w:rtl w:val="0"/>
          <w:lang w:val="zh-TW" w:eastAsia="zh-TW"/>
        </w:rPr>
        <w:t>：我戴不了的王冠，你也休想戴</w:t>
      </w:r>
      <w:r>
        <w:rPr>
          <w:lang w:val="en-US"/>
        </w:rPr>
        <w:br w:type="textWrapping"/>
      </w:r>
      <w:r>
        <w:rPr>
          <w:rFonts w:ascii="Times New Roman" w:hAnsi="Times New Roman"/>
          <w:outline w:val="0"/>
          <w:color w:val="ff0000"/>
          <w:u w:color="ff0000"/>
          <w:rtl w:val="0"/>
          <w:lang w:val="en-US"/>
          <w14:textFill>
            <w14:solidFill>
              <w14:srgbClr w14:val="FF0000"/>
            </w14:solidFill>
          </w14:textFill>
        </w:rPr>
        <w:t>Ve</w:t>
      </w:r>
      <w:r>
        <w:rPr>
          <w:rFonts w:ascii="Times New Roman" w:hAnsi="Times New Roman"/>
          <w:outline w:val="0"/>
          <w:color w:val="ff2600"/>
          <w:u w:color="ff0000"/>
          <w:rtl w:val="0"/>
          <w:lang w:val="en-US"/>
          <w14:textFill>
            <w14:solidFill>
              <w14:srgbClr w14:val="FF2600"/>
            </w14:solidFill>
          </w14:textFill>
        </w:rPr>
        <w:t xml:space="preserve">yra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If </w:t>
      </w:r>
      <w:r>
        <w:rPr>
          <w:rFonts w:ascii="Times New Roman" w:hAnsi="Times New Roman"/>
          <w:outline w:val="0"/>
          <w:color w:val="ff0000"/>
          <w:u w:color="ff0000"/>
          <w:rtl w:val="0"/>
          <w:lang w:val="en-US"/>
          <w14:textFill>
            <w14:solidFill>
              <w14:srgbClr w14:val="FF0000"/>
            </w14:solidFill>
          </w14:textFill>
        </w:rPr>
        <w:t xml:space="preserve">I can't wear </w:t>
      </w:r>
      <w:commentRangeStart w:id="82"/>
      <w:del w:id="83" w:date="2026-06-18T03:21:30Z" w:author="吴晓羽">
        <w:r>
          <w:rPr>
            <w:rFonts w:ascii="Times New Roman" w:hAnsi="Times New Roman"/>
            <w:outline w:val="0"/>
            <w:color w:val="ff0000"/>
            <w:u w:color="ff0000"/>
            <w:rtl w:val="0"/>
            <w:lang w:val="en-US"/>
            <w14:textFill>
              <w14:solidFill>
                <w14:srgbClr w14:val="FF0000"/>
              </w14:solidFill>
            </w14:textFill>
          </w:rPr>
          <w:delText>that crown</w:delText>
        </w:r>
      </w:del>
      <w:commentRangeEnd w:id="82"/>
      <w:r>
        <w:commentReference w:id="82"/>
      </w:r>
      <w:ins w:id="84" w:date="2026-06-18T03:21:30Z" w:author="吴晓羽">
        <w:r>
          <w:rPr>
            <w:rFonts w:ascii="Times New Roman" w:hAnsi="Times New Roman"/>
            <w:outline w:val="0"/>
            <w:color w:val="ff0000"/>
            <w:u w:color="ff0000"/>
            <w:rtl w:val="0"/>
            <w:lang w:val="en-US"/>
            <w14:textFill>
              <w14:solidFill>
                <w14:srgbClr w14:val="FF0000"/>
              </w14:solidFill>
            </w14:textFill>
          </w:rPr>
          <w:t>it</w:t>
        </w:r>
      </w:ins>
      <w:r>
        <w:rPr>
          <w:rFonts w:ascii="Times New Roman" w:hAnsi="Times New Roman"/>
          <w:outline w:val="0"/>
          <w:color w:val="ff0000"/>
          <w:u w:color="ff0000"/>
          <w:rtl w:val="0"/>
          <w:lang w:val="en-US"/>
          <w14:textFill>
            <w14:solidFill>
              <w14:srgbClr w14:val="FF0000"/>
            </w14:solidFill>
          </w14:textFill>
        </w:rPr>
        <w:t>, neither can you!</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（装可怜）：真羡慕姐姐什么都有，不像我，死之前也是一无所有</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Veyra: It must be so nice to have everything. </w:t>
      </w:r>
      <w:commentRangeStart w:id="85"/>
      <w:r>
        <w:rPr>
          <w:rFonts w:ascii="Times New Roman" w:hAnsi="Times New Roman"/>
          <w:outline w:val="0"/>
          <w:color w:val="ff0000"/>
          <w:u w:color="ff0000"/>
          <w:rtl w:val="0"/>
          <w:lang w:val="en-US"/>
          <w14:textFill>
            <w14:solidFill>
              <w14:srgbClr w14:val="FF0000"/>
            </w14:solidFill>
          </w14:textFill>
        </w:rPr>
        <w:t>No</w:t>
      </w:r>
      <w:ins w:id="86" w:date="2026-06-18T03:21:36Z" w:author="吴晓羽">
        <w:r>
          <w:rPr>
            <w:rFonts w:ascii="Times New Roman" w:hAnsi="Times New Roman"/>
            <w:outline w:val="0"/>
            <w:color w:val="ff0000"/>
            <w:u w:color="ff0000"/>
            <w:rtl w:val="0"/>
            <w:lang w:val="en-US"/>
            <w14:textFill>
              <w14:solidFill>
                <w14:srgbClr w14:val="FF0000"/>
              </w14:solidFill>
            </w14:textFill>
          </w:rPr>
          <w:t>t</w:t>
        </w:r>
      </w:ins>
      <w:r>
        <w:rPr>
          <w:rFonts w:ascii="Times New Roman" w:hAnsi="Times New Roman"/>
          <w:outline w:val="0"/>
          <w:color w:val="ff0000"/>
          <w:u w:color="ff0000"/>
          <w:rtl w:val="0"/>
          <w:lang w:val="en-US"/>
          <w14:textFill>
            <w14:solidFill>
              <w14:srgbClr w14:val="FF0000"/>
            </w14:solidFill>
          </w14:textFill>
        </w:rPr>
        <w:t xml:space="preserve"> like</w:t>
      </w:r>
      <w:commentRangeEnd w:id="85"/>
      <w:r>
        <w:commentReference w:id="85"/>
      </w:r>
      <w:r>
        <w:rPr>
          <w:rFonts w:ascii="Times New Roman" w:hAnsi="Times New Roman"/>
          <w:outline w:val="0"/>
          <w:color w:val="ff0000"/>
          <w:u w:color="ff0000"/>
          <w:rtl w:val="0"/>
          <w:lang w:val="en-US"/>
          <w14:textFill>
            <w14:solidFill>
              <w14:srgbClr w14:val="FF0000"/>
            </w14:solidFill>
          </w14:textFill>
        </w:rPr>
        <w:t xml:space="preserve"> me, have nothing, even before I die.</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w:t>
      </w:r>
      <w:r>
        <w:rPr>
          <w:rFonts w:ascii="Calibri" w:hAnsi="Calibri"/>
          <w:rtl w:val="0"/>
          <w:lang w:val="en-US"/>
        </w:rPr>
        <w:t>Luna</w:t>
      </w:r>
      <w:r>
        <w:rPr>
          <w:rtl w:val="0"/>
          <w:lang w:val="zh-TW" w:eastAsia="zh-TW"/>
        </w:rPr>
        <w:t>，</w:t>
      </w:r>
      <w:r>
        <w:rPr>
          <w:rFonts w:ascii="Calibri" w:hAnsi="Calibri"/>
          <w:rtl w:val="0"/>
          <w:lang w:val="en-US"/>
        </w:rPr>
        <w:t>Veyra</w:t>
      </w:r>
      <w:r>
        <w:rPr>
          <w:rtl w:val="0"/>
          <w:lang w:val="zh-TW" w:eastAsia="zh-TW"/>
        </w:rPr>
        <w:t>即将献祭给海神，你不要跟她抢！等我们结婚以后你要什么我再给你找</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Drake: Luna, Veyra is about to be </w:t>
      </w:r>
      <w:r>
        <w:rPr>
          <w:rFonts w:ascii="Times New Roman" w:hAnsi="Times New Roman"/>
          <w:outline w:val="0"/>
          <w:color w:val="ff0000"/>
          <w:u w:color="ff0000"/>
          <w:rtl w:val="0"/>
          <w:lang w:val="zh-TW" w:eastAsia="zh-TW"/>
          <w14:textFill>
            <w14:solidFill>
              <w14:srgbClr w14:val="FF0000"/>
            </w14:solidFill>
          </w14:textFill>
        </w:rPr>
        <w:t>offered</w:t>
      </w:r>
      <w:r>
        <w:rPr>
          <w:rFonts w:ascii="Times New Roman" w:hAnsi="Times New Roman"/>
          <w:outline w:val="0"/>
          <w:color w:val="ff0000"/>
          <w:u w:color="ff0000"/>
          <w:rtl w:val="0"/>
          <w:lang w:val="en-US"/>
          <w14:textFill>
            <w14:solidFill>
              <w14:srgbClr w14:val="FF0000"/>
            </w14:solidFill>
          </w14:textFill>
        </w:rPr>
        <w:t xml:space="preserve"> to the Sea God. Don't fight her for it! After we're married, I'll </w:t>
      </w:r>
      <w:commentRangeStart w:id="87"/>
      <w:del w:id="88" w:date="2026-06-18T03:21:42Z" w:author="吴晓羽">
        <w:r>
          <w:rPr>
            <w:rFonts w:ascii="Times New Roman" w:hAnsi="Times New Roman"/>
            <w:outline w:val="0"/>
            <w:color w:val="ff0000"/>
            <w:u w:color="ff0000"/>
            <w:rtl w:val="0"/>
            <w:lang w:val="en-US"/>
            <w14:textFill>
              <w14:solidFill>
                <w14:srgbClr w14:val="FF0000"/>
              </w14:solidFill>
            </w14:textFill>
          </w:rPr>
          <w:delText>find</w:delText>
        </w:r>
      </w:del>
      <w:commentRangeEnd w:id="87"/>
      <w:r>
        <w:commentReference w:id="87"/>
      </w:r>
      <w:ins w:id="89" w:date="2026-06-18T03:21:42Z" w:author="吴晓羽">
        <w:r>
          <w:rPr>
            <w:rFonts w:ascii="Times New Roman" w:hAnsi="Times New Roman"/>
            <w:outline w:val="0"/>
            <w:color w:val="ff0000"/>
            <w:u w:color="ff0000"/>
            <w:rtl w:val="0"/>
            <w:lang w:val="en-US"/>
            <w14:textFill>
              <w14:solidFill>
                <w14:srgbClr w14:val="FF0000"/>
              </w14:solidFill>
            </w14:textFill>
          </w:rPr>
          <w:t>get</w:t>
        </w:r>
      </w:ins>
      <w:r>
        <w:rPr>
          <w:rFonts w:ascii="Times New Roman" w:hAnsi="Times New Roman"/>
          <w:outline w:val="0"/>
          <w:color w:val="ff0000"/>
          <w:u w:color="ff0000"/>
          <w:rtl w:val="0"/>
          <w:lang w:val="en-US"/>
          <w14:textFill>
            <w14:solidFill>
              <w14:srgbClr w14:val="FF0000"/>
            </w14:solidFill>
          </w14:textFill>
        </w:rPr>
        <w:t xml:space="preserve"> you anything you want.</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（淡然）</w:t>
      </w:r>
      <w:r>
        <w:rPr>
          <w:rFonts w:ascii="Calibri" w:hAnsi="Calibri"/>
          <w:rtl w:val="0"/>
          <w:lang w:val="en-US"/>
        </w:rPr>
        <w:t>OS</w:t>
      </w:r>
      <w:r>
        <w:rPr>
          <w:rtl w:val="0"/>
          <w:lang w:val="zh-TW" w:eastAsia="zh-TW"/>
        </w:rPr>
        <w:t>：对于一个即将被献祭的人来说，我才不在乎什么王冠，更不在乎什么婚礼</w:t>
      </w:r>
      <w:r>
        <w:rPr>
          <w:lang w:val="en-US"/>
        </w:rPr>
        <w:br w:type="textWrapping"/>
      </w:r>
      <w:r>
        <w:rPr>
          <w:rFonts w:ascii="Times New Roman" w:hAnsi="Times New Roman"/>
          <w:outline w:val="0"/>
          <w:color w:val="ff0000"/>
          <w:u w:color="ff0000"/>
          <w:rtl w:val="0"/>
          <w:lang w:val="en-US"/>
          <w14:textFill>
            <w14:solidFill>
              <w14:srgbClr w14:val="FF0000"/>
            </w14:solidFill>
          </w14:textFill>
        </w:rPr>
        <w:t>Luna</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Fo</w:t>
      </w:r>
      <w:r>
        <w:rPr>
          <w:rFonts w:ascii="Times New Roman" w:hAnsi="Times New Roman"/>
          <w:outline w:val="0"/>
          <w:color w:val="ff0000"/>
          <w:u w:color="ff0000"/>
          <w:rtl w:val="0"/>
          <w:lang w:val="en-US"/>
          <w14:textFill>
            <w14:solidFill>
              <w14:srgbClr w14:val="FF0000"/>
            </w14:solidFill>
          </w14:textFill>
        </w:rPr>
        <w:t xml:space="preserve">r someone about to be sacrificed, I don't care about any crown, </w:t>
      </w:r>
      <w:commentRangeStart w:id="90"/>
      <w:del w:id="91" w:date="2026-06-18T03:21:48Z" w:author="吴晓羽">
        <w:r>
          <w:rPr>
            <w:rFonts w:ascii="Times New Roman" w:hAnsi="Times New Roman"/>
            <w:outline w:val="0"/>
            <w:color w:val="ff0000"/>
            <w:u w:color="ff0000"/>
            <w:rtl w:val="0"/>
            <w:lang w:val="en-US"/>
            <w14:textFill>
              <w14:solidFill>
                <w14:srgbClr w14:val="FF0000"/>
              </w14:solidFill>
            </w14:textFill>
          </w:rPr>
          <w:delText>much less</w:delText>
        </w:r>
      </w:del>
      <w:commentRangeEnd w:id="90"/>
      <w:r>
        <w:commentReference w:id="90"/>
      </w:r>
      <w:del w:id="92" w:date="2026-06-18T03:21:48Z" w:author="吴晓羽">
        <w:r>
          <w:rPr>
            <w:rFonts w:ascii="Times New Roman" w:hAnsi="Times New Roman"/>
            <w:outline w:val="0"/>
            <w:color w:val="ff0000"/>
            <w:u w:color="ff0000"/>
            <w:rtl w:val="0"/>
            <w:lang w:val="en-US"/>
            <w14:textFill>
              <w14:solidFill>
                <w14:srgbClr w14:val="FF0000"/>
              </w14:solidFill>
            </w14:textFill>
          </w:rPr>
          <w:delText xml:space="preserve"> </w:delText>
        </w:r>
      </w:del>
      <w:ins w:id="93" w:date="2026-06-18T03:21:50Z" w:author="吴晓羽">
        <w:r>
          <w:rPr>
            <w:rFonts w:ascii="Times New Roman" w:hAnsi="Times New Roman"/>
            <w:outline w:val="0"/>
            <w:color w:val="ff0000"/>
            <w:u w:color="ff0000"/>
            <w:rtl w:val="0"/>
            <w:lang w:val="en-US"/>
            <w14:textFill>
              <w14:solidFill>
                <w14:srgbClr w14:val="FF0000"/>
              </w14:solidFill>
            </w14:textFill>
          </w:rPr>
          <w:t xml:space="preserve">let alone </w:t>
        </w:r>
      </w:ins>
      <w:r>
        <w:rPr>
          <w:rFonts w:ascii="Times New Roman" w:hAnsi="Times New Roman"/>
          <w:outline w:val="0"/>
          <w:color w:val="ff0000"/>
          <w:u w:color="ff0000"/>
          <w:rtl w:val="0"/>
          <w:lang w:val="en-US"/>
          <w14:textFill>
            <w14:solidFill>
              <w14:srgbClr w14:val="FF0000"/>
            </w14:solidFill>
          </w14:textFill>
        </w:rPr>
        <w:t>a wedding.</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摘下王冠，礼裙随即消失</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：我从不抢别人的东西！（看一眼</w:t>
      </w:r>
      <w:r>
        <w:rPr>
          <w:rFonts w:ascii="Calibri" w:hAnsi="Calibri"/>
          <w:rtl w:val="0"/>
          <w:lang w:val="en-US"/>
        </w:rPr>
        <w:t>Veyra</w:t>
      </w:r>
      <w:r>
        <w:rPr>
          <w:rtl w:val="0"/>
          <w:lang w:val="zh-TW" w:eastAsia="zh-TW"/>
        </w:rPr>
        <w:t>转身离去）</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 I never take </w:t>
      </w:r>
      <w:commentRangeStart w:id="94"/>
      <w:del w:id="95" w:date="2026-06-18T03:22:00Z" w:author="吴晓羽">
        <w:r>
          <w:rPr>
            <w:rFonts w:ascii="Times New Roman" w:hAnsi="Times New Roman"/>
            <w:outline w:val="0"/>
            <w:color w:val="ff0000"/>
            <w:u w:color="ff0000"/>
            <w:rtl w:val="0"/>
            <w:lang w:val="en-US"/>
            <w14:textFill>
              <w14:solidFill>
                <w14:srgbClr w14:val="FF0000"/>
              </w14:solidFill>
            </w14:textFill>
          </w:rPr>
          <w:delText>what belongs to others!</w:delText>
        </w:r>
      </w:del>
      <w:commentRangeEnd w:id="94"/>
      <w:r>
        <w:commentReference w:id="94"/>
      </w:r>
      <w:ins w:id="96" w:date="2026-06-18T03:22:04Z" w:author="吴晓羽">
        <w:r>
          <w:rPr>
            <w:rFonts w:ascii="Times New Roman" w:hAnsi="Times New Roman"/>
            <w:outline w:val="0"/>
            <w:color w:val="ff0000"/>
            <w:u w:color="ff0000"/>
            <w:rtl w:val="0"/>
            <w:lang w:val="en-US"/>
            <w14:textFill>
              <w14:solidFill>
                <w14:srgbClr w14:val="FF0000"/>
              </w14:solidFill>
            </w14:textFill>
          </w:rPr>
          <w:t>what</w:t>
        </w:r>
      </w:ins>
      <w:ins w:id="97" w:date="2026-06-18T03:22:04Z" w:author="吴晓羽">
        <w:r>
          <w:rPr>
            <w:rFonts w:ascii="Times New Roman" w:hAnsi="Times New Roman" w:hint="default"/>
            <w:outline w:val="0"/>
            <w:color w:val="ff0000"/>
            <w:u w:color="ff0000"/>
            <w:rtl w:val="0"/>
            <w:lang w:val="en-US"/>
            <w14:textFill>
              <w14:solidFill>
                <w14:srgbClr w14:val="FF0000"/>
              </w14:solidFill>
            </w14:textFill>
          </w:rPr>
          <w:t>’</w:t>
        </w:r>
      </w:ins>
      <w:ins w:id="98" w:date="2026-06-18T03:22:04Z" w:author="吴晓羽">
        <w:r>
          <w:rPr>
            <w:rFonts w:ascii="Times New Roman" w:hAnsi="Times New Roman"/>
            <w:outline w:val="0"/>
            <w:color w:val="ff0000"/>
            <w:u w:color="ff0000"/>
            <w:rtl w:val="0"/>
            <w:lang w:val="en-US"/>
            <w14:textFill>
              <w14:solidFill>
                <w14:srgbClr w14:val="FF0000"/>
              </w14:solidFill>
            </w14:textFill>
          </w:rPr>
          <w:t>s not mine!</w:t>
        </w:r>
      </w:ins>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：姐姐你什么意思，别走！（追出去）</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Veyra: </w:t>
      </w:r>
      <w:commentRangeStart w:id="99"/>
      <w:del w:id="100" w:date="2026-06-18T03:22:14Z" w:author="吴晓羽">
        <w:r>
          <w:rPr>
            <w:rFonts w:ascii="Times New Roman" w:hAnsi="Times New Roman"/>
            <w:outline w:val="0"/>
            <w:color w:val="ff0000"/>
            <w:u w:color="ff0000"/>
            <w:rtl w:val="0"/>
            <w:lang w:val="en-US"/>
            <w14:textFill>
              <w14:solidFill>
                <w14:srgbClr w14:val="FF0000"/>
              </w14:solidFill>
            </w14:textFill>
          </w:rPr>
          <w:delText>Sister</w:delText>
        </w:r>
      </w:del>
      <w:commentRangeEnd w:id="99"/>
      <w:r>
        <w:commentReference w:id="99"/>
      </w:r>
      <w:ins w:id="101" w:date="2026-06-18T03:22:14Z" w:author="吴晓羽">
        <w:r>
          <w:rPr>
            <w:rFonts w:ascii="Times New Roman" w:hAnsi="Times New Roman"/>
            <w:outline w:val="0"/>
            <w:color w:val="ff0000"/>
            <w:u w:color="ff0000"/>
            <w:rtl w:val="0"/>
            <w:lang w:val="en-US"/>
            <w14:textFill>
              <w14:solidFill>
                <w14:srgbClr w14:val="FF0000"/>
              </w14:solidFill>
            </w14:textFill>
          </w:rPr>
          <w:t>Luna</w:t>
        </w:r>
      </w:ins>
      <w:r>
        <w:rPr>
          <w:rFonts w:ascii="Times New Roman" w:hAnsi="Times New Roman"/>
          <w:outline w:val="0"/>
          <w:color w:val="ff0000"/>
          <w:u w:color="ff0000"/>
          <w:rtl w:val="0"/>
          <w:lang w:val="en-US"/>
          <w14:textFill>
            <w14:solidFill>
              <w14:srgbClr w14:val="FF0000"/>
            </w14:solidFill>
          </w14:textFill>
        </w:rPr>
        <w:t>, what do you mean? Don't go!</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二人离开船舱</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（疑惑）</w:t>
      </w:r>
      <w:r>
        <w:rPr>
          <w:rFonts w:ascii="Calibri" w:hAnsi="Calibri"/>
          <w:rtl w:val="0"/>
          <w:lang w:val="en-US"/>
        </w:rPr>
        <w:t>OS</w:t>
      </w:r>
      <w:r>
        <w:rPr>
          <w:rtl w:val="0"/>
          <w:lang w:val="zh-TW" w:eastAsia="zh-TW"/>
        </w:rPr>
        <w:t>：她何时变得这么冷漠？</w:t>
      </w:r>
      <w:r>
        <w:rPr>
          <w:lang w:val="en-US"/>
        </w:rPr>
        <w:br w:type="textWrapping"/>
      </w:r>
      <w:r>
        <w:rPr>
          <w:rFonts w:ascii="Times New Roman" w:hAnsi="Times New Roman"/>
          <w:outline w:val="0"/>
          <w:color w:val="ff0000"/>
          <w:u w:color="ff0000"/>
          <w:rtl w:val="0"/>
          <w:lang w:val="en-US"/>
          <w14:textFill>
            <w14:solidFill>
              <w14:srgbClr w14:val="FF0000"/>
            </w14:solidFill>
          </w14:textFill>
        </w:rPr>
        <w:t>D</w:t>
      </w:r>
      <w:r>
        <w:rPr>
          <w:rFonts w:ascii="Times New Roman" w:hAnsi="Times New Roman"/>
          <w:outline w:val="0"/>
          <w:color w:val="ff2600"/>
          <w:u w:color="ff0000"/>
          <w:rtl w:val="0"/>
          <w:lang w:val="en-US"/>
          <w14:textFill>
            <w14:solidFill>
              <w14:srgbClr w14:val="FF2600"/>
            </w14:solidFill>
          </w14:textFill>
        </w:rPr>
        <w:t xml:space="preserve">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When did she b</w:t>
      </w:r>
      <w:r>
        <w:rPr>
          <w:rFonts w:ascii="Times New Roman" w:hAnsi="Times New Roman"/>
          <w:outline w:val="0"/>
          <w:color w:val="ff0000"/>
          <w:u w:color="ff0000"/>
          <w:rtl w:val="0"/>
          <w:lang w:val="en-US"/>
          <w14:textFill>
            <w14:solidFill>
              <w14:srgbClr w14:val="FF0000"/>
            </w14:solidFill>
          </w14:textFill>
        </w:rPr>
        <w:t>ecome so cold?</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舱外传来二人的尖叫声</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惊慌冲出去</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5-2 </w:t>
      </w:r>
      <w:r>
        <w:rPr>
          <w:rFonts w:ascii="微软雅黑" w:cs="微软雅黑" w:hAnsi="微软雅黑" w:eastAsia="微软雅黑"/>
          <w:b w:val="1"/>
          <w:bCs w:val="1"/>
          <w:kern w:val="0"/>
          <w:sz w:val="24"/>
          <w:szCs w:val="24"/>
          <w:rtl w:val="0"/>
          <w:lang w:val="zh-TW" w:eastAsia="zh-TW"/>
        </w:rPr>
        <w:t>海盗船</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甲板 日 外</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Veyra </w:t>
      </w:r>
      <w:r>
        <w:rPr>
          <w:rFonts w:ascii="微软雅黑" w:cs="微软雅黑" w:hAnsi="微软雅黑" w:eastAsia="微软雅黑"/>
          <w:b w:val="1"/>
          <w:bCs w:val="1"/>
          <w:kern w:val="0"/>
          <w:sz w:val="24"/>
          <w:szCs w:val="24"/>
          <w:rtl w:val="0"/>
          <w:lang w:val="zh-TW" w:eastAsia="zh-TW"/>
        </w:rPr>
        <w:t>大副 海盗（敌人）</w:t>
      </w:r>
      <w:r>
        <w:rPr>
          <w:rFonts w:ascii="微软雅黑" w:cs="微软雅黑" w:hAnsi="微软雅黑" w:eastAsia="微软雅黑"/>
          <w:b w:val="1"/>
          <w:bCs w:val="1"/>
          <w:kern w:val="0"/>
          <w:sz w:val="24"/>
          <w:szCs w:val="24"/>
          <w:rtl w:val="0"/>
          <w:lang w:val="en-US"/>
        </w:rPr>
        <w:t>4</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和</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刚出来就分别被地上的渔网罩住瞬间吊起来，</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来到舱外甲板看到</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和</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被渔网兜住吊在桅杆上，下面是鲨鱼池</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海盗：</w:t>
      </w:r>
      <w:r>
        <w:rPr>
          <w:rFonts w:ascii="Calibri" w:hAnsi="Calibri"/>
          <w:rtl w:val="0"/>
          <w:lang w:val="en-US"/>
        </w:rPr>
        <w:t>Drake</w:t>
      </w:r>
      <w:r>
        <w:rPr>
          <w:rtl w:val="0"/>
          <w:lang w:val="zh-TW" w:eastAsia="zh-TW"/>
        </w:rPr>
        <w:t>，真是可惜啊，抓到的不是你！</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Pirate: Drake, what a shame. We caught </w:t>
      </w:r>
      <w:ins w:id="102" w:date="2026-06-18T03:22:23Z" w:author="吴晓羽">
        <w:r>
          <w:rPr>
            <w:rFonts w:ascii="Times New Roman" w:hAnsi="Times New Roman"/>
            <w:outline w:val="0"/>
            <w:color w:val="ff0000"/>
            <w:u w:color="ff0000"/>
            <w:rtl w:val="0"/>
            <w:lang w:val="en-US"/>
            <w14:textFill>
              <w14:solidFill>
                <w14:srgbClr w14:val="FF0000"/>
              </w14:solidFill>
            </w14:textFill>
          </w:rPr>
          <w:t>them</w:t>
        </w:r>
      </w:ins>
      <w:commentRangeStart w:id="103"/>
      <w:del w:id="104" w:date="2026-06-18T03:22:22Z" w:author="吴晓羽">
        <w:r>
          <w:rPr>
            <w:rFonts w:ascii="Times New Roman" w:hAnsi="Times New Roman"/>
            <w:outline w:val="0"/>
            <w:color w:val="ff0000"/>
            <w:u w:color="ff0000"/>
            <w:rtl w:val="0"/>
            <w:lang w:val="en-US"/>
            <w14:textFill>
              <w14:solidFill>
                <w14:srgbClr w14:val="FF0000"/>
              </w14:solidFill>
            </w14:textFill>
          </w:rPr>
          <w:delText>her</w:delText>
        </w:r>
      </w:del>
      <w:commentRangeEnd w:id="103"/>
      <w:r>
        <w:commentReference w:id="103"/>
      </w:r>
      <w:r>
        <w:rPr>
          <w:rFonts w:ascii="Times New Roman" w:hAnsi="Times New Roman"/>
          <w:outline w:val="0"/>
          <w:color w:val="ff0000"/>
          <w:u w:color="ff0000"/>
          <w:rtl w:val="0"/>
          <w:lang w:val="en-US"/>
          <w14:textFill>
            <w14:solidFill>
              <w14:srgbClr w14:val="FF0000"/>
            </w14:solidFill>
          </w14:textFill>
        </w:rPr>
        <w:t xml:space="preserve"> instead of you!</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w:t>
      </w:r>
      <w:r>
        <w:rPr>
          <w:rFonts w:ascii="Calibri" w:hAnsi="Calibri"/>
          <w:rtl w:val="0"/>
          <w:lang w:val="en-US"/>
        </w:rPr>
        <w:t>Drake</w:t>
      </w:r>
      <w:r>
        <w:rPr>
          <w:rtl w:val="0"/>
          <w:lang w:val="zh-TW" w:eastAsia="zh-TW"/>
        </w:rPr>
        <w:t>，救我！！</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Drake, save me!!</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Veyera</w:t>
      </w:r>
      <w:r>
        <w:rPr>
          <w:rtl w:val="0"/>
          <w:lang w:val="zh-TW" w:eastAsia="zh-TW"/>
        </w:rPr>
        <w:t>：救命！！</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Help!!</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（震惊）：混账！放开她们！！</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Bastards! Let them go!!</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海盗：你摧毁了我们的海盗团，杀了我们的船长，今天我就要血债血偿，让你尝尝失去挚爱的滋味！</w:t>
      </w:r>
      <w:r>
        <w:rPr>
          <w:lang w:val="en-US"/>
        </w:rPr>
        <w:br w:type="textWrapping"/>
      </w:r>
      <w:r>
        <w:rPr>
          <w:rFonts w:ascii="Times New Roman" w:hAnsi="Times New Roman"/>
          <w:outline w:val="0"/>
          <w:color w:val="ff0000"/>
          <w:u w:color="ff0000"/>
          <w:rtl w:val="0"/>
          <w:lang w:val="en-US"/>
          <w14:textFill>
            <w14:solidFill>
              <w14:srgbClr w14:val="FF0000"/>
            </w14:solidFill>
          </w14:textFill>
        </w:rPr>
        <w:t>Pirate: You destroyed our pirate crew</w:t>
      </w:r>
      <w:ins w:id="105" w:date="2026-06-18T14:27:11Z" w:author="王琚">
        <w:r>
          <w:rPr>
            <w:rFonts w:ascii="Times New Roman" w:hAnsi="Times New Roman"/>
            <w:outline w:val="0"/>
            <w:color w:val="ff0000"/>
            <w:u w:color="ff0000"/>
            <w:rtl w:val="0"/>
            <w:lang w:val="en-US"/>
            <w14:textFill>
              <w14:solidFill>
                <w14:srgbClr w14:val="FF0000"/>
              </w14:solidFill>
            </w14:textFill>
          </w:rPr>
          <w:t xml:space="preserve"> </w:t>
        </w:r>
      </w:ins>
      <w:r>
        <w:rPr>
          <w:rFonts w:ascii="Times New Roman" w:hAnsi="Times New Roman"/>
          <w:outline w:val="0"/>
          <w:color w:val="ff0000"/>
          <w:u w:color="ff0000"/>
          <w:rtl w:val="0"/>
          <w:lang w:val="en-US"/>
          <w14:textFill>
            <w14:solidFill>
              <w14:srgbClr w14:val="FF0000"/>
            </w14:solidFill>
          </w14:textFill>
        </w:rPr>
        <w:t xml:space="preserve">and killed our captain. Today, </w:t>
      </w:r>
      <w:commentRangeStart w:id="106"/>
      <w:del w:id="107" w:date="2026-06-18T03:22:31Z" w:author="吴晓羽">
        <w:r>
          <w:rPr>
            <w:rFonts w:ascii="Times New Roman" w:hAnsi="Times New Roman"/>
            <w:outline w:val="0"/>
            <w:color w:val="ff0000"/>
            <w:u w:color="ff0000"/>
            <w:rtl w:val="0"/>
            <w:lang w:val="en-US"/>
            <w14:textFill>
              <w14:solidFill>
                <w14:srgbClr w14:val="FF0000"/>
              </w14:solidFill>
            </w14:textFill>
          </w:rPr>
          <w:delText>you pay in blood</w:delText>
        </w:r>
      </w:del>
      <w:commentRangeEnd w:id="106"/>
      <w:r>
        <w:commentReference w:id="106"/>
      </w:r>
      <w:ins w:id="108" w:date="2026-06-18T03:22:39Z" w:author="吴晓羽">
        <w:r>
          <w:rPr>
            <w:rFonts w:ascii="Times New Roman" w:hAnsi="Times New Roman"/>
            <w:outline w:val="0"/>
            <w:color w:val="ff0000"/>
            <w:u w:color="ff0000"/>
            <w:rtl w:val="0"/>
            <w:lang w:val="en-US"/>
            <w14:textFill>
              <w14:solidFill>
                <w14:srgbClr w14:val="FF0000"/>
              </w14:solidFill>
            </w14:textFill>
          </w:rPr>
          <w:t>I</w:t>
        </w:r>
      </w:ins>
      <w:ins w:id="109" w:date="2026-06-18T03:22:39Z" w:author="吴晓羽">
        <w:r>
          <w:rPr>
            <w:rFonts w:ascii="Times New Roman" w:hAnsi="Times New Roman" w:hint="default"/>
            <w:outline w:val="0"/>
            <w:color w:val="ff0000"/>
            <w:u w:color="ff0000"/>
            <w:rtl w:val="0"/>
            <w:lang w:val="en-US"/>
            <w14:textFill>
              <w14:solidFill>
                <w14:srgbClr w14:val="FF0000"/>
              </w14:solidFill>
            </w14:textFill>
          </w:rPr>
          <w:t>’</w:t>
        </w:r>
      </w:ins>
      <w:ins w:id="110" w:date="2026-06-18T03:22:39Z" w:author="吴晓羽">
        <w:r>
          <w:rPr>
            <w:rFonts w:ascii="Times New Roman" w:hAnsi="Times New Roman"/>
            <w:outline w:val="0"/>
            <w:color w:val="ff0000"/>
            <w:u w:color="ff0000"/>
            <w:rtl w:val="0"/>
            <w:lang w:val="en-US"/>
            <w14:textFill>
              <w14:solidFill>
                <w14:srgbClr w14:val="FF0000"/>
              </w14:solidFill>
            </w14:textFill>
          </w:rPr>
          <w:t>ll make you pay</w:t>
        </w:r>
      </w:ins>
      <w:r>
        <w:rPr>
          <w:rFonts w:ascii="Times New Roman" w:hAnsi="Times New Roman"/>
          <w:outline w:val="0"/>
          <w:color w:val="ff0000"/>
          <w:u w:color="ff0000"/>
          <w:rtl w:val="0"/>
          <w:lang w:val="en-US"/>
          <w14:textFill>
            <w14:solidFill>
              <w14:srgbClr w14:val="FF0000"/>
            </w14:solidFill>
          </w14:textFill>
        </w:rPr>
        <w:t>. Now you'll know what it feels like to lose the one you love!</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：住手，放开她，不然我要你们死无全尸！</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Stop. Let her go, or I'll tear you apart!</w:t>
      </w:r>
    </w:p>
    <w:p>
      <w:pPr>
        <w:pStyle w:val="Normal.0"/>
        <w:spacing w:line="288" w:lineRule="auto"/>
        <w:jc w:val="left"/>
        <w:rPr>
          <w:rFonts w:ascii="微软雅黑" w:cs="微软雅黑" w:hAnsi="微软雅黑" w:eastAsia="微软雅黑"/>
          <w:kern w:val="0"/>
          <w:sz w:val="24"/>
          <w:szCs w:val="24"/>
        </w:rPr>
      </w:pPr>
      <w:r>
        <w:rPr>
          <w:rtl w:val="0"/>
          <w:lang w:val="zh-TW" w:eastAsia="zh-TW"/>
        </w:rPr>
        <w:t>海盗（大笑）：哈哈哈！是你的刀快，还是我的枪快，海盗王大人，你可以试试！</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Pirate: Hahaha! Which is faster, your blade or my gun?  Try me, Pirate King! </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：你们到底想怎么样？！</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What the hell do you want?!</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海里的鲨鱼来来回回，露出尖牙，海盗一枪打破</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的腿，</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痛叫一声，血滴到海里，鲨鱼开始翻腾起来，场面可怕至极</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焦急万分</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海盗（嚣张）：世界第一的海盗王，我们今天就要让你亲眼看着你的挚爱被鲨鱼撕碎却无能为力的样子！！哈哈哈！！</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Pirate: </w:t>
      </w:r>
      <w:r>
        <w:rPr>
          <w:rFonts w:ascii="Times New Roman" w:hAnsi="Times New Roman"/>
          <w:outline w:val="0"/>
          <w:color w:val="ff0000"/>
          <w:u w:color="ff0000"/>
          <w:shd w:val="clear" w:color="auto" w:fill="ffff00"/>
          <w:rtl w:val="0"/>
          <w:lang w:val="en-US"/>
          <w14:textFill>
            <w14:solidFill>
              <w14:srgbClr w14:val="FF0000"/>
            </w14:solidFill>
          </w14:textFill>
        </w:rPr>
        <w:t>The world's greatest Pirate King is about to watch the woman he loves get ripped apart by sharks, and there's nothing he can do!! Hahaha!!</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慌张，呼救</w:t>
      </w:r>
      <w:r>
        <w:rPr>
          <w:rFonts w:ascii="Calibri" w:hAnsi="Calibri"/>
          <w:rtl w:val="0"/>
          <w:lang w:val="en-US"/>
        </w:rPr>
        <w:t>)</w:t>
      </w:r>
      <w:r>
        <w:rPr>
          <w:rtl w:val="0"/>
          <w:lang w:val="zh-TW" w:eastAsia="zh-TW"/>
        </w:rPr>
        <w:t>：</w:t>
      </w:r>
      <w:r>
        <w:rPr>
          <w:rFonts w:ascii="Calibri" w:hAnsi="Calibri"/>
          <w:rtl w:val="0"/>
          <w:lang w:val="en-US"/>
        </w:rPr>
        <w:t>Drake</w:t>
      </w:r>
      <w:r>
        <w:rPr>
          <w:rtl w:val="0"/>
          <w:lang w:val="zh-TW" w:eastAsia="zh-TW"/>
        </w:rPr>
        <w:t>！救我！！求你！！</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Drake! Save me!! Please!!</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（急哭，大叫）：哦，天呐！</w:t>
      </w:r>
      <w:r>
        <w:rPr>
          <w:rFonts w:ascii="Calibri" w:hAnsi="Calibri"/>
          <w:rtl w:val="0"/>
          <w:lang w:val="en-US"/>
        </w:rPr>
        <w:t>Drake</w:t>
      </w:r>
      <w:r>
        <w:rPr>
          <w:rtl w:val="0"/>
          <w:lang w:val="zh-TW" w:eastAsia="zh-TW"/>
        </w:rPr>
        <w:t>，快救我！！</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Oh my God! Drake, save me!!</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焦急地看着她们，不知所措，攥着刀柄的手一用力，开始发抖</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海盗：永别了！夫人们！！</w:t>
      </w:r>
      <w:r>
        <w:rPr>
          <w:lang w:val="en-US"/>
        </w:rPr>
        <w:br w:type="textWrapping"/>
      </w:r>
      <w:r>
        <w:rPr>
          <w:rFonts w:ascii="Times New Roman" w:hAnsi="Times New Roman"/>
          <w:outline w:val="0"/>
          <w:color w:val="ff0000"/>
          <w:u w:color="ff0000"/>
          <w:rtl w:val="0"/>
          <w:lang w:val="en-US"/>
          <w14:textFill>
            <w14:solidFill>
              <w14:srgbClr w14:val="FF0000"/>
            </w14:solidFill>
          </w14:textFill>
        </w:rPr>
        <w:t>Pirate: Goodbye, ladies!!</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海盗们松手一推，将二人从船上推了下去，</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和</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表情惊恐无助，随着尖叫声，二人坠入大海</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鲨鱼纷纷张开血盆大口</w:t>
      </w:r>
      <w:r>
        <w:rPr>
          <w:rFonts w:ascii="微软雅黑" w:cs="微软雅黑" w:hAnsi="微软雅黑" w:eastAsia="微软雅黑"/>
          <w:kern w:val="0"/>
          <w:sz w:val="24"/>
          <w:szCs w:val="24"/>
          <w:shd w:val="clear" w:color="auto" w:fill="ffff00"/>
          <w:rtl w:val="0"/>
          <w:lang w:val="en-US"/>
        </w:rPr>
        <w:t>/</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（大喊）：不！！</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No!!</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冲上去救人</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outlineLvl w:val="0"/>
        <w:rPr>
          <w:rFonts w:ascii="微软雅黑" w:cs="微软雅黑" w:hAnsi="微软雅黑" w:eastAsia="微软雅黑"/>
          <w:b w:val="1"/>
          <w:bCs w:val="1"/>
          <w:outline w:val="0"/>
          <w:color w:val="ff0000"/>
          <w:kern w:val="0"/>
          <w:sz w:val="24"/>
          <w:szCs w:val="24"/>
          <w:u w:color="ff0000"/>
          <w:lang w:val="zh-TW" w:eastAsia="zh-TW"/>
          <w14:textFill>
            <w14:solidFill>
              <w14:srgbClr w14:val="FF0000"/>
            </w14:solidFill>
          </w14:textFill>
        </w:rPr>
      </w:pPr>
      <w:r>
        <w:rPr>
          <w:rFonts w:ascii="微软雅黑" w:cs="微软雅黑" w:hAnsi="微软雅黑" w:eastAsia="微软雅黑"/>
          <w:b w:val="1"/>
          <w:bCs w:val="1"/>
          <w:outline w:val="0"/>
          <w:color w:val="ff0000"/>
          <w:kern w:val="0"/>
          <w:sz w:val="24"/>
          <w:szCs w:val="24"/>
          <w:u w:color="ff0000"/>
          <w:rtl w:val="0"/>
          <w:lang w:val="zh-TW" w:eastAsia="zh-TW"/>
          <w14:textFill>
            <w14:solidFill>
              <w14:srgbClr w14:val="FF0000"/>
            </w14:solidFill>
          </w14:textFill>
        </w:rPr>
        <w:t>【一卡卡点】</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第六集</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6-1 </w:t>
      </w:r>
      <w:r>
        <w:rPr>
          <w:rFonts w:ascii="微软雅黑" w:cs="微软雅黑" w:hAnsi="微软雅黑" w:eastAsia="微软雅黑"/>
          <w:b w:val="1"/>
          <w:bCs w:val="1"/>
          <w:kern w:val="0"/>
          <w:sz w:val="24"/>
          <w:szCs w:val="24"/>
          <w:rtl w:val="0"/>
          <w:lang w:val="zh-TW" w:eastAsia="zh-TW"/>
        </w:rPr>
        <w:t>海盗船</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甲板 日 外</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Veyra </w:t>
      </w:r>
      <w:r>
        <w:rPr>
          <w:rFonts w:ascii="微软雅黑" w:cs="微软雅黑" w:hAnsi="微软雅黑" w:eastAsia="微软雅黑"/>
          <w:b w:val="1"/>
          <w:bCs w:val="1"/>
          <w:kern w:val="0"/>
          <w:sz w:val="24"/>
          <w:szCs w:val="24"/>
          <w:rtl w:val="0"/>
          <w:lang w:val="zh-TW" w:eastAsia="zh-TW"/>
        </w:rPr>
        <w:t>大副 海盗</w:t>
      </w:r>
      <w:r>
        <w:rPr>
          <w:rFonts w:ascii="微软雅黑" w:cs="微软雅黑" w:hAnsi="微软雅黑" w:eastAsia="微软雅黑"/>
          <w:b w:val="1"/>
          <w:bCs w:val="1"/>
          <w:kern w:val="0"/>
          <w:sz w:val="24"/>
          <w:szCs w:val="24"/>
          <w:rtl w:val="0"/>
          <w:lang w:val="en-US"/>
        </w:rPr>
        <w:t>4</w:t>
      </w:r>
    </w:p>
    <w:p>
      <w:pPr>
        <w:pStyle w:val="Normal.0"/>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【慢镜头】</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转头看向</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，眼神充满痛苦和纠结</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（歉意）：对不起</w:t>
      </w:r>
      <w:r>
        <w:rPr>
          <w:rFonts w:ascii="Calibri" w:hAnsi="Calibri"/>
          <w:rtl w:val="0"/>
          <w:lang w:val="en-US"/>
        </w:rPr>
        <w:t>~Luna</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I'm sorry, Luna.</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朝着</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方向跑去，纵身一跃，抱住</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，随后用弯刀狠狠插船身，</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闭上眼尖叫一声</w:t>
      </w: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紧紧抱着</w:t>
      </w:r>
      <w:r>
        <w:rPr>
          <w:rFonts w:ascii="微软雅黑" w:cs="微软雅黑" w:hAnsi="微软雅黑" w:eastAsia="微软雅黑"/>
          <w:kern w:val="0"/>
          <w:sz w:val="24"/>
          <w:szCs w:val="24"/>
          <w:shd w:val="clear" w:color="auto" w:fill="ffff00"/>
          <w:rtl w:val="0"/>
          <w:lang w:val="en-US"/>
        </w:rPr>
        <w:t>Drake</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（抱住</w:t>
      </w:r>
      <w:r>
        <w:rPr>
          <w:rFonts w:ascii="Calibri" w:hAnsi="Calibri"/>
          <w:rtl w:val="0"/>
          <w:lang w:val="en-US"/>
        </w:rPr>
        <w:t>Drake</w:t>
      </w:r>
      <w:r>
        <w:rPr>
          <w:rtl w:val="0"/>
          <w:lang w:val="zh-TW" w:eastAsia="zh-TW"/>
        </w:rPr>
        <w:t>，得意看向</w:t>
      </w:r>
      <w:r>
        <w:rPr>
          <w:rFonts w:ascii="Calibri" w:hAnsi="Calibri"/>
          <w:rtl w:val="0"/>
          <w:lang w:val="en-US"/>
        </w:rPr>
        <w:t>Luna</w:t>
      </w:r>
      <w:r>
        <w:rPr>
          <w:rtl w:val="0"/>
          <w:lang w:val="zh-TW" w:eastAsia="zh-TW"/>
        </w:rPr>
        <w:t>）：哦，我的天，</w:t>
      </w:r>
      <w:r>
        <w:rPr>
          <w:rFonts w:ascii="Calibri" w:hAnsi="Calibri"/>
          <w:rtl w:val="0"/>
          <w:lang w:val="en-US"/>
        </w:rPr>
        <w:t>Drake</w:t>
      </w:r>
      <w:r>
        <w:rPr>
          <w:rtl w:val="0"/>
          <w:lang w:val="zh-TW" w:eastAsia="zh-TW"/>
        </w:rPr>
        <w:t>，幸好有你！</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Oh my God, Drake. Thank God you came!</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【慢镜头】</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直直向着翻滚的鲨鱼群坠落。在半空中，风声呼啸。</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眼角的泪水被风吹散，她看着船舷上紧紧抱着</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的</w:t>
      </w:r>
      <w:r>
        <w:rPr>
          <w:rFonts w:ascii="微软雅黑" w:cs="微软雅黑" w:hAnsi="微软雅黑" w:eastAsia="微软雅黑"/>
          <w:kern w:val="0"/>
          <w:sz w:val="24"/>
          <w:szCs w:val="24"/>
          <w:shd w:val="clear" w:color="auto" w:fill="ffff00"/>
          <w:rtl w:val="0"/>
          <w:lang w:val="en-US"/>
        </w:rPr>
        <w:t>Drake</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 O.S</w:t>
      </w:r>
      <w:r>
        <w:rPr>
          <w:rtl w:val="0"/>
          <w:lang w:val="zh-TW" w:eastAsia="zh-TW"/>
        </w:rPr>
        <w:t>：骗子。这就是你说的，爱我胜过世间万物</w:t>
      </w:r>
      <w:r>
        <w:rPr>
          <w:rFonts w:ascii="Calibri" w:hAnsi="Calibri" w:hint="default"/>
          <w:rtl w:val="0"/>
          <w:lang w:val="en-US"/>
        </w:rPr>
        <w:t>……</w:t>
      </w:r>
      <w:r>
        <w:rPr>
          <w:rtl w:val="0"/>
          <w:lang w:val="zh-TW" w:eastAsia="zh-TW"/>
        </w:rPr>
        <w:t>（闭眼，流泪）海神大人，如果你真的存在，我愿把我的一切献祭给你，只要能让我复仇！！</w:t>
      </w:r>
      <w:r>
        <w:rPr>
          <w:lang w:val="en-US"/>
        </w:rPr>
        <w:br w:type="textWrapping"/>
      </w:r>
      <w:r>
        <w:rPr>
          <w:rFonts w:ascii="Times New Roman" w:hAnsi="Times New Roman"/>
          <w:outline w:val="0"/>
          <w:color w:val="ff0000"/>
          <w:u w:color="ff0000"/>
          <w:rtl w:val="0"/>
          <w:lang w:val="en-US"/>
          <w14:textFill>
            <w14:solidFill>
              <w14:srgbClr w14:val="FF0000"/>
            </w14:solidFill>
          </w14:textFill>
        </w:rPr>
        <w:t>Luna</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Liar. </w:t>
      </w:r>
      <w:commentRangeStart w:id="111"/>
      <w:del w:id="112" w:date="2026-06-18T03:22:49Z" w:author="吴晓羽">
        <w:r>
          <w:rPr>
            <w:rFonts w:ascii="Times New Roman" w:hAnsi="Times New Roman"/>
            <w:outline w:val="0"/>
            <w:color w:val="ff0000"/>
            <w:u w:color="ff0000"/>
            <w:rtl w:val="0"/>
            <w:lang w:val="en-US"/>
            <w14:textFill>
              <w14:solidFill>
                <w14:srgbClr w14:val="FF0000"/>
              </w14:solidFill>
            </w14:textFill>
          </w:rPr>
          <w:delText xml:space="preserve">So this is </w:delText>
        </w:r>
      </w:del>
      <w:del w:id="113" w:date="2026-06-18T03:22:49Z" w:author="吴晓羽">
        <w:r>
          <w:rPr>
            <w:rFonts w:ascii="Times New Roman" w:hAnsi="Times New Roman"/>
            <w:outline w:val="0"/>
            <w:color w:val="ff0000"/>
            <w:u w:color="ff0000"/>
            <w:rtl w:val="0"/>
            <w:lang w:val="zh-TW" w:eastAsia="zh-TW"/>
            <w14:textFill>
              <w14:solidFill>
                <w14:srgbClr w14:val="FF0000"/>
              </w14:solidFill>
            </w14:textFill>
          </w:rPr>
          <w:delText xml:space="preserve">how </w:delText>
        </w:r>
      </w:del>
      <w:del w:id="114" w:date="2026-06-18T03:22:49Z" w:author="吴晓羽">
        <w:r>
          <w:rPr>
            <w:rFonts w:ascii="Times New Roman" w:hAnsi="Times New Roman"/>
            <w:outline w:val="0"/>
            <w:color w:val="ff0000"/>
            <w:u w:color="ff0000"/>
            <w:rtl w:val="0"/>
            <w:lang w:val="en-US"/>
            <w14:textFill>
              <w14:solidFill>
                <w14:srgbClr w14:val="FF0000"/>
              </w14:solidFill>
            </w14:textFill>
          </w:rPr>
          <w:delText xml:space="preserve">you </w:delText>
        </w:r>
      </w:del>
      <w:del w:id="115" w:date="2026-06-18T03:22:49Z" w:author="吴晓羽">
        <w:r>
          <w:rPr>
            <w:rFonts w:ascii="Times New Roman" w:hAnsi="Times New Roman"/>
            <w:outline w:val="0"/>
            <w:color w:val="ff0000"/>
            <w:u w:color="ff0000"/>
            <w:rtl w:val="0"/>
            <w:lang w:val="zh-TW" w:eastAsia="zh-TW"/>
            <w14:textFill>
              <w14:solidFill>
                <w14:srgbClr w14:val="FF0000"/>
              </w14:solidFill>
            </w14:textFill>
          </w:rPr>
          <w:delText>love</w:delText>
        </w:r>
      </w:del>
      <w:del w:id="116" w:date="2026-06-18T03:22:49Z" w:author="吴晓羽">
        <w:r>
          <w:rPr>
            <w:rFonts w:ascii="Times New Roman" w:hAnsi="Times New Roman"/>
            <w:outline w:val="0"/>
            <w:color w:val="ff0000"/>
            <w:u w:color="ff0000"/>
            <w:rtl w:val="0"/>
            <w:lang w:val="en-US"/>
            <w14:textFill>
              <w14:solidFill>
                <w14:srgbClr w14:val="FF0000"/>
              </w14:solidFill>
            </w14:textFill>
          </w:rPr>
          <w:delText xml:space="preserve"> me more than anything</w:delText>
        </w:r>
      </w:del>
      <w:commentRangeEnd w:id="111"/>
      <w:r>
        <w:commentReference w:id="111"/>
      </w:r>
      <w:del w:id="117" w:date="2026-06-18T03:22:49Z" w:author="吴晓羽">
        <w:r>
          <w:rPr>
            <w:rFonts w:ascii="Times New Roman" w:hAnsi="Times New Roman"/>
            <w:outline w:val="0"/>
            <w:color w:val="ff0000"/>
            <w:u w:color="ff0000"/>
            <w:rtl w:val="0"/>
            <w:lang w:val="en-US"/>
            <w14:textFill>
              <w14:solidFill>
                <w14:srgbClr w14:val="FF0000"/>
              </w14:solidFill>
            </w14:textFill>
          </w:rPr>
          <w:delText>.</w:delText>
        </w:r>
      </w:del>
      <w:ins w:id="118" w:date="2026-06-18T03:22:49Z" w:author="吴晓羽">
        <w:r>
          <w:rPr>
            <w:rFonts w:ascii="Times New Roman" w:hAnsi="Times New Roman"/>
            <w:outline w:val="0"/>
            <w:color w:val="ff0000"/>
            <w:u w:color="ff0000"/>
            <w:rtl w:val="0"/>
            <w:lang w:val="en-US"/>
            <w14:textFill>
              <w14:solidFill>
                <w14:srgbClr w14:val="FF0000"/>
              </w14:solidFill>
            </w14:textFill>
          </w:rPr>
          <w:t>So this is the love you said was above all</w:t>
        </w:r>
      </w:ins>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zh-TW" w:eastAsia="zh-TW"/>
          <w14:textFill>
            <w14:solidFill>
              <w14:srgbClr w14:val="FF0000"/>
            </w14:solidFill>
          </w14:textFill>
        </w:rPr>
        <w:t>Sea God</w:t>
      </w:r>
      <w:r>
        <w:rPr>
          <w:rFonts w:ascii="Times New Roman" w:hAnsi="Times New Roman"/>
          <w:outline w:val="0"/>
          <w:color w:val="ff0000"/>
          <w:u w:color="ff0000"/>
          <w:rtl w:val="0"/>
          <w:lang w:val="en-US"/>
          <w14:textFill>
            <w14:solidFill>
              <w14:srgbClr w14:val="FF0000"/>
            </w14:solidFill>
          </w14:textFill>
        </w:rPr>
        <w:t>, if you're real, I'll sacrifice everything to you. Just let me have my revenge!!</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（朝着</w:t>
      </w:r>
      <w:r>
        <w:rPr>
          <w:rFonts w:ascii="Calibri" w:hAnsi="Calibri"/>
          <w:rtl w:val="0"/>
          <w:lang w:val="en-US"/>
        </w:rPr>
        <w:t>Luna</w:t>
      </w:r>
      <w:r>
        <w:rPr>
          <w:rtl w:val="0"/>
          <w:lang w:val="zh-TW" w:eastAsia="zh-TW"/>
        </w:rPr>
        <w:t>下坠的方向绝望怒喊）：</w:t>
      </w:r>
      <w:r>
        <w:rPr>
          <w:rFonts w:ascii="Calibri" w:hAnsi="Calibri"/>
          <w:rtl w:val="0"/>
          <w:lang w:val="en-US"/>
        </w:rPr>
        <w:t>Luna</w:t>
      </w:r>
      <w:r>
        <w:rPr>
          <w:rtl w:val="0"/>
          <w:lang w:val="zh-TW" w:eastAsia="zh-TW"/>
        </w:rPr>
        <w:t>！！不！！</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No!!</w:t>
      </w:r>
    </w:p>
    <w:p>
      <w:pPr>
        <w:pStyle w:val="Normal.0"/>
        <w:spacing w:line="288" w:lineRule="auto"/>
        <w:rPr>
          <w:rFonts w:ascii="微软雅黑" w:cs="微软雅黑" w:hAnsi="微软雅黑" w:eastAsia="微软雅黑"/>
          <w:kern w:val="0"/>
          <w:sz w:val="24"/>
          <w:szCs w:val="24"/>
          <w:lang w:val="zh-TW" w:eastAsia="zh-TW"/>
        </w:rPr>
      </w:pP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6-2 </w:t>
      </w:r>
      <w:r>
        <w:rPr>
          <w:rFonts w:ascii="微软雅黑" w:cs="微软雅黑" w:hAnsi="微软雅黑" w:eastAsia="微软雅黑"/>
          <w:b w:val="1"/>
          <w:bCs w:val="1"/>
          <w:kern w:val="0"/>
          <w:sz w:val="24"/>
          <w:szCs w:val="24"/>
          <w:rtl w:val="0"/>
          <w:lang w:val="zh-TW" w:eastAsia="zh-TW"/>
        </w:rPr>
        <w:t>海里 日 外</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扑通一声坠入海里，在水下激起水泡，随后看着水面上泛起的阳光，腿上的血迹化作丝丝红线，慢慢沉没，周围的鲨鱼朝着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游过去，</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面无表情</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1-6 Drake</w:t>
      </w:r>
      <w:r>
        <w:rPr>
          <w:rFonts w:ascii="微软雅黑" w:cs="微软雅黑" w:hAnsi="微软雅黑" w:eastAsia="微软雅黑"/>
          <w:b w:val="1"/>
          <w:bCs w:val="1"/>
          <w:kern w:val="0"/>
          <w:sz w:val="24"/>
          <w:szCs w:val="24"/>
          <w:rtl w:val="0"/>
          <w:lang w:val="zh-TW" w:eastAsia="zh-TW"/>
        </w:rPr>
        <w:t>替</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挡枪后说：因为我爱你胜过世间万物】</w:t>
      </w:r>
    </w:p>
    <w:p>
      <w:pPr>
        <w:pStyle w:val="Normal.0"/>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 OS</w:t>
      </w:r>
      <w:r>
        <w:rPr>
          <w:rtl w:val="0"/>
          <w:lang w:val="zh-TW" w:eastAsia="zh-TW"/>
        </w:rPr>
        <w:t>：</w:t>
      </w:r>
      <w:r>
        <w:rPr>
          <w:rFonts w:ascii="Calibri" w:hAnsi="Calibri"/>
          <w:rtl w:val="0"/>
          <w:lang w:val="en-US"/>
        </w:rPr>
        <w:t>Drake</w:t>
      </w:r>
      <w:r>
        <w:rPr>
          <w:rtl w:val="0"/>
          <w:lang w:val="zh-TW" w:eastAsia="zh-TW"/>
        </w:rPr>
        <w:t>，这就是你说的，爱我胜过世间万物</w:t>
      </w:r>
      <w:r>
        <w:rPr>
          <w:rFonts w:ascii="Calibri" w:hAnsi="Calibri"/>
          <w:rtl w:val="0"/>
          <w:lang w:val="en-US"/>
        </w:rPr>
        <w:t>...</w:t>
      </w:r>
      <w:r>
        <w:rPr>
          <w:rtl w:val="0"/>
          <w:lang w:val="zh-TW" w:eastAsia="zh-TW"/>
        </w:rPr>
        <w:t>你刚才的奋不顾身戳破了你的谎言，无所谓，一切都结束了</w:t>
      </w:r>
      <w:r>
        <w:rPr>
          <w:rFonts w:ascii="Calibri" w:hAnsi="Calibri"/>
          <w:rtl w:val="0"/>
          <w:lang w:val="en-US"/>
        </w:rPr>
        <w:t>....(</w:t>
      </w:r>
      <w:r>
        <w:rPr>
          <w:rtl w:val="0"/>
          <w:lang w:val="zh-TW" w:eastAsia="zh-TW"/>
        </w:rPr>
        <w:t>缓缓闭上眼</w:t>
      </w:r>
      <w:r>
        <w:rPr>
          <w:rFonts w:ascii="Calibri" w:hAnsi="Calibri"/>
          <w:rtl w:val="0"/>
          <w:lang w:val="en-US"/>
        </w:rPr>
        <w:t>)</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Drake, </w:t>
      </w:r>
      <w:commentRangeStart w:id="119"/>
      <w:del w:id="120" w:date="2026-06-18T03:23:26Z" w:author="吴晓羽">
        <w:r>
          <w:rPr>
            <w:rFonts w:ascii="Times New Roman" w:hAnsi="Times New Roman"/>
            <w:outline w:val="0"/>
            <w:color w:val="ff2600"/>
            <w:u w:color="ff0000"/>
            <w:rtl w:val="0"/>
            <w:lang w:val="en-US"/>
            <w14:textFill>
              <w14:solidFill>
                <w14:srgbClr w14:val="FF2600"/>
              </w14:solidFill>
            </w14:textFill>
          </w:rPr>
          <w:delText>so thi</w:delText>
        </w:r>
      </w:del>
      <w:del w:id="121" w:date="2026-06-18T03:23:26Z" w:author="吴晓羽">
        <w:r>
          <w:rPr>
            <w:rFonts w:ascii="Times New Roman" w:hAnsi="Times New Roman"/>
            <w:outline w:val="0"/>
            <w:color w:val="ff0000"/>
            <w:u w:color="ff0000"/>
            <w:rtl w:val="0"/>
            <w:lang w:val="en-US"/>
            <w14:textFill>
              <w14:solidFill>
                <w14:srgbClr w14:val="FF0000"/>
              </w14:solidFill>
            </w14:textFill>
          </w:rPr>
          <w:delText xml:space="preserve">s is </w:delText>
        </w:r>
      </w:del>
      <w:del w:id="122" w:date="2026-06-18T03:23:26Z" w:author="吴晓羽">
        <w:r>
          <w:rPr>
            <w:rFonts w:ascii="Times New Roman" w:hAnsi="Times New Roman"/>
            <w:outline w:val="0"/>
            <w:color w:val="ff0000"/>
            <w:u w:color="ff0000"/>
            <w:rtl w:val="0"/>
            <w:lang w:val="zh-TW" w:eastAsia="zh-TW"/>
            <w14:textFill>
              <w14:solidFill>
                <w14:srgbClr w14:val="FF0000"/>
              </w14:solidFill>
            </w14:textFill>
          </w:rPr>
          <w:delText xml:space="preserve">how </w:delText>
        </w:r>
      </w:del>
      <w:del w:id="123" w:date="2026-06-18T03:23:26Z" w:author="吴晓羽">
        <w:r>
          <w:rPr>
            <w:rFonts w:ascii="Times New Roman" w:hAnsi="Times New Roman"/>
            <w:outline w:val="0"/>
            <w:color w:val="ff0000"/>
            <w:u w:color="ff0000"/>
            <w:rtl w:val="0"/>
            <w:lang w:val="en-US"/>
            <w14:textFill>
              <w14:solidFill>
                <w14:srgbClr w14:val="FF0000"/>
              </w14:solidFill>
            </w14:textFill>
          </w:rPr>
          <w:delText xml:space="preserve">you </w:delText>
        </w:r>
      </w:del>
      <w:del w:id="124" w:date="2026-06-18T03:23:26Z" w:author="吴晓羽">
        <w:r>
          <w:rPr>
            <w:rFonts w:ascii="Times New Roman" w:hAnsi="Times New Roman"/>
            <w:outline w:val="0"/>
            <w:color w:val="ff0000"/>
            <w:u w:color="ff0000"/>
            <w:rtl w:val="0"/>
            <w:lang w:val="zh-TW" w:eastAsia="zh-TW"/>
            <w14:textFill>
              <w14:solidFill>
                <w14:srgbClr w14:val="FF0000"/>
              </w14:solidFill>
            </w14:textFill>
          </w:rPr>
          <w:delText>love</w:delText>
        </w:r>
      </w:del>
      <w:del w:id="125" w:date="2026-06-18T03:23:26Z" w:author="吴晓羽">
        <w:r>
          <w:rPr>
            <w:rFonts w:ascii="Times New Roman" w:hAnsi="Times New Roman"/>
            <w:outline w:val="0"/>
            <w:color w:val="ff0000"/>
            <w:u w:color="ff0000"/>
            <w:rtl w:val="0"/>
            <w:lang w:val="en-US"/>
            <w14:textFill>
              <w14:solidFill>
                <w14:srgbClr w14:val="FF0000"/>
              </w14:solidFill>
            </w14:textFill>
          </w:rPr>
          <w:delText xml:space="preserve"> me more than anything</w:delText>
        </w:r>
      </w:del>
      <w:commentRangeEnd w:id="119"/>
      <w:r>
        <w:commentReference w:id="119"/>
      </w:r>
      <w:ins w:id="126" w:date="2026-06-18T03:23:26Z" w:author="吴晓羽">
        <w:r>
          <w:rPr>
            <w:rFonts w:ascii="Times New Roman" w:hAnsi="Times New Roman"/>
            <w:outline w:val="0"/>
            <w:color w:val="ff0000"/>
            <w:u w:color="ff0000"/>
            <w:rtl w:val="0"/>
            <w:lang w:val="en-US"/>
            <w14:textFill>
              <w14:solidFill>
                <w14:srgbClr w14:val="FF0000"/>
              </w14:solidFill>
            </w14:textFill>
          </w:rPr>
          <w:t>So this is the love you said was above all</w:t>
        </w:r>
      </w:ins>
      <w:r>
        <w:rPr>
          <w:rFonts w:ascii="Times New Roman" w:hAnsi="Times New Roman"/>
          <w:outline w:val="0"/>
          <w:color w:val="ff0000"/>
          <w:u w:color="ff0000"/>
          <w:rtl w:val="0"/>
          <w:lang w:val="en-US"/>
          <w14:textFill>
            <w14:solidFill>
              <w14:srgbClr w14:val="FF0000"/>
            </w14:solidFill>
          </w14:textFill>
        </w:rPr>
        <w:t xml:space="preserve">.... </w:t>
      </w:r>
      <w:commentRangeStart w:id="127"/>
      <w:del w:id="128" w:date="2026-06-18T03:23:44Z" w:author="吴晓羽">
        <w:r>
          <w:rPr>
            <w:rFonts w:ascii="Times New Roman" w:hAnsi="Times New Roman"/>
            <w:outline w:val="0"/>
            <w:color w:val="ff0000"/>
            <w:u w:color="ff0000"/>
            <w:rtl w:val="0"/>
            <w:lang w:val="en-US"/>
            <w14:textFill>
              <w14:solidFill>
                <w14:srgbClr w14:val="FF0000"/>
              </w14:solidFill>
            </w14:textFill>
          </w:rPr>
          <w:delText>The way you threw yourself at her just proved your lie</w:delText>
        </w:r>
      </w:del>
      <w:commentRangeEnd w:id="127"/>
      <w:r>
        <w:commentReference w:id="127"/>
      </w:r>
      <w:ins w:id="129" w:date="2026-06-18T03:23:44Z" w:author="吴晓羽">
        <w:r>
          <w:rPr>
            <w:rFonts w:ascii="Times New Roman" w:hAnsi="Times New Roman"/>
            <w:outline w:val="0"/>
            <w:color w:val="ff0000"/>
            <w:u w:color="ff0000"/>
            <w:rtl w:val="0"/>
            <w:lang w:val="en-US"/>
            <w14:textFill>
              <w14:solidFill>
                <w14:srgbClr w14:val="FF0000"/>
              </w14:solidFill>
            </w14:textFill>
          </w:rPr>
          <w:t>What you just did proved it was all a lie</w:t>
        </w:r>
      </w:ins>
      <w:r>
        <w:rPr>
          <w:rFonts w:ascii="Times New Roman" w:hAnsi="Times New Roman"/>
          <w:outline w:val="0"/>
          <w:color w:val="ff0000"/>
          <w:u w:color="ff0000"/>
          <w:rtl w:val="0"/>
          <w:lang w:val="en-US"/>
          <w14:textFill>
            <w14:solidFill>
              <w14:srgbClr w14:val="FF0000"/>
            </w14:solidFill>
          </w14:textFill>
        </w:rPr>
        <w:t>. Does</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matter. It's all over now...</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鲨鱼张开巨口扑向她。</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千钧一发之际，海底深处突然卷起一道庞大的幽蓝色暗流（海神力量的具象化），瞬间将所有鲨鱼震开，温柔地包裹住了</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下沉的身体。（画面效果要唯美）</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w:t>
      </w:r>
      <w:r>
        <w:rPr>
          <w:rFonts w:ascii="Calibri" w:hAnsi="Calibri"/>
          <w:rtl w:val="0"/>
          <w:lang w:val="en-US"/>
        </w:rPr>
        <w:t>OV</w:t>
      </w:r>
      <w:r>
        <w:rPr>
          <w:rtl w:val="0"/>
          <w:lang w:val="zh-TW" w:eastAsia="zh-TW"/>
        </w:rPr>
        <w:t>：</w:t>
      </w:r>
      <w:r>
        <w:rPr>
          <w:rFonts w:ascii="Calibri" w:hAnsi="Calibri"/>
          <w:rtl w:val="0"/>
          <w:lang w:val="en-US"/>
        </w:rPr>
        <w:t>I get you</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w:t>
      </w:r>
      <w:r>
        <w:rPr>
          <w:rFonts w:ascii="Times New Roman" w:hAnsi="Times New Roman"/>
          <w:outline w:val="0"/>
          <w:color w:val="ff2600"/>
          <w:u w:color="ff0000"/>
          <w:rtl w:val="0"/>
          <w:lang w:val="en-US"/>
          <w14:textFill>
            <w14:solidFill>
              <w14:srgbClr w14:val="FF2600"/>
            </w14:solidFill>
          </w14:textFill>
        </w:rPr>
        <w:t xml:space="preserve">ones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I get y</w:t>
      </w:r>
      <w:r>
        <w:rPr>
          <w:rFonts w:ascii="Times New Roman" w:hAnsi="Times New Roman"/>
          <w:outline w:val="0"/>
          <w:color w:val="ff0000"/>
          <w:u w:color="ff0000"/>
          <w:rtl w:val="0"/>
          <w:lang w:val="en-US"/>
          <w14:textFill>
            <w14:solidFill>
              <w14:srgbClr w14:val="FF0000"/>
            </w14:solidFill>
          </w14:textFill>
        </w:rPr>
        <w:t>ou.</w:t>
      </w:r>
    </w:p>
    <w:p>
      <w:pPr>
        <w:pStyle w:val="Normal.0"/>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6-3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卧室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女佣人</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猛地惊醒，坐起，吓了女佣人一跳</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女佣人（捂着胸口）：哦，天啊，小姐，你没事真是太好了</w:t>
      </w:r>
      <w:r>
        <w:rPr>
          <w:lang w:val="en-US"/>
        </w:rPr>
        <w:br w:type="textWrapping"/>
      </w:r>
      <w:r>
        <w:rPr>
          <w:rFonts w:ascii="Times New Roman" w:hAnsi="Times New Roman"/>
          <w:outline w:val="0"/>
          <w:color w:val="ff0000"/>
          <w:u w:color="ff0000"/>
          <w:rtl w:val="0"/>
          <w:lang w:val="en-US"/>
          <w14:textFill>
            <w14:solidFill>
              <w14:srgbClr w14:val="FF0000"/>
            </w14:solidFill>
          </w14:textFill>
        </w:rPr>
        <w:t>Maid: Oh my God, miss. I'm so glad you're all right.</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（看着双手不敢置信）：我居然还活着</w:t>
      </w:r>
      <w:r>
        <w:rPr>
          <w:rFonts w:ascii="Calibri" w:hAnsi="Calibri"/>
          <w:rtl w:val="0"/>
          <w:lang w:val="en-US"/>
        </w:rPr>
        <w:t>...</w:t>
      </w:r>
      <w:r>
        <w:rPr>
          <w:rtl w:val="0"/>
          <w:lang w:val="zh-TW" w:eastAsia="zh-TW"/>
        </w:rPr>
        <w:t>刚才是梦吗？</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I'm still alive... Was that a dream?</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看向自己被枪击的腿，用手抚摸，若有所思</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5-2</w:t>
      </w:r>
      <w:r>
        <w:rPr>
          <w:rFonts w:ascii="微软雅黑" w:cs="微软雅黑" w:hAnsi="微软雅黑" w:eastAsia="微软雅黑"/>
          <w:b w:val="1"/>
          <w:bCs w:val="1"/>
          <w:kern w:val="0"/>
          <w:sz w:val="24"/>
          <w:szCs w:val="24"/>
          <w:rtl w:val="0"/>
          <w:lang w:val="zh-TW" w:eastAsia="zh-TW"/>
        </w:rPr>
        <w: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海盗一枪打伤</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的腿，</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痛叫一声，血滴到海里，鲨鱼开始翻腾起来</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原来的枪伤口已愈合，没有一点受伤痕迹。</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女佣人：</w:t>
      </w:r>
      <w:r>
        <w:rPr>
          <w:rFonts w:ascii="Calibri" w:hAnsi="Calibri"/>
          <w:rtl w:val="0"/>
          <w:lang w:val="en-US"/>
        </w:rPr>
        <w:t>Drake</w:t>
      </w:r>
      <w:r>
        <w:rPr>
          <w:rtl w:val="0"/>
          <w:lang w:val="zh-TW" w:eastAsia="zh-TW"/>
        </w:rPr>
        <w:t>先生把您抱回来的时候都快吓死了！天知道他有多怕三天之后不能娶到你！</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Maid: Mr. Drake was terrified when he carried you back! </w:t>
      </w:r>
      <w:r>
        <w:rPr>
          <w:rFonts w:ascii="Times New Roman" w:hAnsi="Times New Roman"/>
          <w:outline w:val="0"/>
          <w:color w:val="ff0000"/>
          <w:u w:color="ff0000"/>
          <w:shd w:val="clear" w:color="auto" w:fill="ffff00"/>
          <w:rtl w:val="0"/>
          <w:lang w:val="en-US"/>
          <w14:textFill>
            <w14:solidFill>
              <w14:srgbClr w14:val="FF0000"/>
            </w14:solidFill>
          </w14:textFill>
        </w:rPr>
        <w:t>God knows how scared of not marrying you in three days!</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闻言轻笑</w:t>
      </w:r>
      <w:r>
        <w:rPr>
          <w:rFonts w:ascii="Calibri" w:hAnsi="Calibri"/>
          <w:rtl w:val="0"/>
          <w:lang w:val="zh-TW" w:eastAsia="zh-TW"/>
        </w:rPr>
        <w:t xml:space="preserve"> </w:t>
      </w:r>
      <w:r>
        <w:rPr>
          <w:rtl w:val="0"/>
          <w:lang w:val="zh-TW" w:eastAsia="zh-TW"/>
        </w:rPr>
        <w:t>：他连我的生死都不在意，又怎么会在意会不会娶到我呢？</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He doesn't even care</w:t>
      </w:r>
      <w:ins w:id="130" w:date="2026-06-18T03:23:50Z" w:author="吴晓羽">
        <w:r>
          <w:rPr>
            <w:rFonts w:ascii="Times New Roman" w:hAnsi="Times New Roman"/>
            <w:outline w:val="0"/>
            <w:color w:val="ff0000"/>
            <w:u w:color="ff0000"/>
            <w:rtl w:val="0"/>
            <w:lang w:val="en-US"/>
            <w14:textFill>
              <w14:solidFill>
                <w14:srgbClr w14:val="FF0000"/>
              </w14:solidFill>
            </w14:textFill>
          </w:rPr>
          <w:t xml:space="preserve"> about</w:t>
        </w:r>
      </w:ins>
      <w:commentRangeStart w:id="131"/>
      <w:r>
        <w:rPr>
          <w:rFonts w:ascii="Times New Roman" w:hAnsi="Times New Roman"/>
          <w:outline w:val="0"/>
          <w:color w:val="ff0000"/>
          <w:u w:color="ff0000"/>
          <w:rtl w:val="0"/>
          <w:lang w:val="zh-TW" w:eastAsia="zh-TW"/>
          <w14:textFill>
            <w14:solidFill>
              <w14:srgbClr w14:val="FF0000"/>
            </w14:solidFill>
          </w14:textFill>
        </w:rPr>
        <w:t xml:space="preserve"> </w:t>
      </w:r>
      <w:commentRangeEnd w:id="131"/>
      <w:r>
        <w:commentReference w:id="131"/>
      </w:r>
      <w:r>
        <w:rPr>
          <w:rFonts w:ascii="Times New Roman" w:hAnsi="Times New Roman"/>
          <w:outline w:val="0"/>
          <w:color w:val="ff0000"/>
          <w:u w:color="ff0000"/>
          <w:rtl w:val="0"/>
          <w:lang w:val="en-US"/>
          <w14:textFill>
            <w14:solidFill>
              <w14:srgbClr w14:val="FF0000"/>
            </w14:solidFill>
          </w14:textFill>
        </w:rPr>
        <w:t>my life. Why would he care about marrying me?</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女佣人（摇头）：不，小姐，</w:t>
      </w:r>
      <w:r>
        <w:rPr>
          <w:rFonts w:ascii="Calibri" w:hAnsi="Calibri"/>
          <w:rtl w:val="0"/>
          <w:lang w:val="en-US"/>
        </w:rPr>
        <w:t>Drake</w:t>
      </w:r>
      <w:r>
        <w:rPr>
          <w:rtl w:val="0"/>
          <w:lang w:val="zh-TW" w:eastAsia="zh-TW"/>
        </w:rPr>
        <w:t>先生知道您怀孕以后一定会更爱你的！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Maid: No, miss. Once Mr. Drake knows you're pregnant, he'll love you even more!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（震惊）：什么？！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What?!</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第七集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7-1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卧室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 xml:space="preserve">女佣人  </w:t>
      </w:r>
      <w:r>
        <w:rPr>
          <w:rFonts w:ascii="微软雅黑" w:cs="微软雅黑" w:hAnsi="微软雅黑" w:eastAsia="微软雅黑"/>
          <w:b w:val="1"/>
          <w:bCs w:val="1"/>
          <w:kern w:val="0"/>
          <w:sz w:val="24"/>
          <w:szCs w:val="24"/>
          <w:rtl w:val="0"/>
          <w:lang w:val="en-US"/>
        </w:rPr>
        <w:t>Drake  Veyra</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佣人拿出医生的手稿递给</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打开看</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（捂着肚子）：我居然怀孕了</w:t>
      </w:r>
      <w:r>
        <w:rPr>
          <w:rFonts w:ascii="Calibri" w:hAnsi="Calibri"/>
          <w:rtl w:val="0"/>
          <w:lang w:val="en-US"/>
        </w:rPr>
        <w:t>...</w:t>
      </w:r>
      <w:r>
        <w:rPr>
          <w:rtl w:val="0"/>
          <w:lang w:val="zh-TW" w:eastAsia="zh-TW"/>
        </w:rPr>
        <w:t>（抓住女佣人的胳膊）这件事千万不要让任何人知道，记住了吗？</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I'm pregnant... No one can know about this. Do you understand?</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女佣人惊讶，随后点点头</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门打开，</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和</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走进房间，</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本能将手稿塞到枕头下面</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（来到床前）：亲爱的，你醒了真的太好了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Darling, thank God you're awake.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（装可怜）：姐姐，要不是因为我跟你抢王冠，你也不会中坏人的陷阱，都是我的错（抹眼泪）</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Veyra: </w:t>
      </w:r>
      <w:del w:id="132" w:date="2026-06-18T03:23:57Z" w:author="吴晓羽">
        <w:r>
          <w:rPr>
            <w:rFonts w:ascii="Times New Roman" w:hAnsi="Times New Roman"/>
            <w:outline w:val="0"/>
            <w:color w:val="ff0000"/>
            <w:u w:color="ff0000"/>
            <w:shd w:val="clear" w:color="auto" w:fill="ffff00"/>
            <w:rtl w:val="0"/>
            <w:lang w:val="en-US"/>
            <w14:textFill>
              <w14:solidFill>
                <w14:srgbClr w14:val="FF0000"/>
              </w14:solidFill>
            </w14:textFill>
          </w:rPr>
          <w:delText>Sister</w:delText>
        </w:r>
      </w:del>
      <w:ins w:id="133" w:date="2026-06-18T03:23:58Z" w:author="吴晓羽">
        <w:r>
          <w:rPr>
            <w:rFonts w:ascii="Times New Roman" w:hAnsi="Times New Roman"/>
            <w:outline w:val="0"/>
            <w:color w:val="ff0000"/>
            <w:u w:color="ff0000"/>
            <w:shd w:val="clear" w:color="auto" w:fill="ffff00"/>
            <w:rtl w:val="0"/>
            <w:lang w:val="en-US"/>
            <w14:textFill>
              <w14:solidFill>
                <w14:srgbClr w14:val="FF0000"/>
              </w14:solidFill>
            </w14:textFill>
          </w:rPr>
          <w:t>Luna</w:t>
        </w:r>
      </w:ins>
      <w:r>
        <w:rPr>
          <w:rFonts w:ascii="Times New Roman" w:hAnsi="Times New Roman"/>
          <w:outline w:val="0"/>
          <w:color w:val="ff0000"/>
          <w:u w:color="ff0000"/>
          <w:rtl w:val="0"/>
          <w:lang w:val="en-US"/>
          <w14:textFill>
            <w14:solidFill>
              <w14:srgbClr w14:val="FF0000"/>
            </w14:solidFill>
          </w14:textFill>
        </w:rPr>
        <w:t>, if I hadn't fought you for the crown, you never would've fallen into that trap. This is all my fault.</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（怒瞪）：够了！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Enough!</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（关心）：</w:t>
      </w:r>
      <w:r>
        <w:rPr>
          <w:rFonts w:ascii="Calibri" w:hAnsi="Calibri"/>
          <w:rtl w:val="0"/>
          <w:lang w:val="en-US"/>
        </w:rPr>
        <w:t>Luna</w:t>
      </w:r>
      <w:r>
        <w:rPr>
          <w:rtl w:val="0"/>
          <w:lang w:val="zh-TW" w:eastAsia="zh-TW"/>
        </w:rPr>
        <w:t>，我多希望是我替你挨那一枪，当你掉进海里的时候，我害怕极了</w:t>
      </w:r>
      <w:r>
        <w:rPr>
          <w:rFonts w:ascii="Calibri" w:hAnsi="Calibri"/>
          <w:rtl w:val="0"/>
          <w:lang w:val="en-US"/>
        </w:rPr>
        <w:t>OS</w:t>
      </w:r>
      <w:r>
        <w:rPr>
          <w:rtl w:val="0"/>
          <w:lang w:val="zh-TW" w:eastAsia="zh-TW"/>
        </w:rPr>
        <w:t>：我甚至没有意识到，你对我竟然如此重要</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Drake: Luna, I wish I had taken that bullet for you. When you fell into the sea, I was terrified.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 did</w:t>
      </w:r>
      <w:r>
        <w:rPr>
          <w:rFonts w:ascii="Times New Roman" w:hAnsi="Times New Roman"/>
          <w:outline w:val="0"/>
          <w:color w:val="ff0000"/>
          <w:u w:color="ff0000"/>
          <w:rtl w:val="0"/>
          <w:lang w:val="en-US"/>
          <w14:textFill>
            <w14:solidFill>
              <w14:srgbClr w14:val="FF0000"/>
            </w14:solidFill>
          </w14:textFill>
        </w:rPr>
        <w:t>n't even realize you mattered this much to me.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掀开被子看</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的腿</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（震惊）：</w:t>
      </w:r>
      <w:r>
        <w:rPr>
          <w:rFonts w:ascii="Calibri" w:hAnsi="Calibri"/>
          <w:rtl w:val="0"/>
          <w:lang w:val="en-US"/>
        </w:rPr>
        <w:t>Luna</w:t>
      </w:r>
      <w:r>
        <w:rPr>
          <w:rtl w:val="0"/>
          <w:lang w:val="zh-TW" w:eastAsia="zh-TW"/>
        </w:rPr>
        <w:t>，你腿上的枪伤怎么消失了？！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how did the gunshot wound on your leg disappear?!</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快速把腿盖住，一把将</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推到一边</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（怒）：</w:t>
      </w:r>
      <w:r>
        <w:rPr>
          <w:rFonts w:ascii="Calibri" w:hAnsi="Calibri"/>
          <w:rtl w:val="0"/>
          <w:lang w:val="en-US"/>
        </w:rPr>
        <w:t>Drake,</w:t>
      </w:r>
      <w:r>
        <w:rPr>
          <w:rtl w:val="0"/>
          <w:lang w:val="zh-TW" w:eastAsia="zh-TW"/>
        </w:rPr>
        <w:t>你让我恶心！（拿起床头旁的花瓶）滚出去！（朝</w:t>
      </w:r>
      <w:r>
        <w:rPr>
          <w:rFonts w:ascii="Calibri" w:hAnsi="Calibri"/>
          <w:rtl w:val="0"/>
          <w:lang w:val="en-US"/>
        </w:rPr>
        <w:t>Drake</w:t>
      </w:r>
      <w:r>
        <w:rPr>
          <w:rtl w:val="0"/>
          <w:lang w:val="zh-TW" w:eastAsia="zh-TW"/>
        </w:rPr>
        <w:t>扔过去）你们都给我滚！</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Drake, you make me sick! Get out! All of you, get out!</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VeyraO.V</w:t>
      </w:r>
      <w:r>
        <w:rPr>
          <w:rtl w:val="0"/>
          <w:lang w:val="zh-TW" w:eastAsia="zh-TW"/>
        </w:rPr>
        <w:t>：小心！</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Veyra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Watch out!</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挡在</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的面前，花瓶狠狠砸在</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后脑，瓶子粉碎，</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大惊失色</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（看着</w:t>
      </w:r>
      <w:r>
        <w:rPr>
          <w:rFonts w:ascii="Calibri" w:hAnsi="Calibri"/>
          <w:rtl w:val="0"/>
          <w:lang w:val="en-US"/>
        </w:rPr>
        <w:t>Drake</w:t>
      </w:r>
      <w:r>
        <w:rPr>
          <w:rtl w:val="0"/>
          <w:lang w:val="zh-TW" w:eastAsia="zh-TW"/>
        </w:rPr>
        <w:t>）：上帝保佑，你没事太好了（闭上眼靠在</w:t>
      </w:r>
      <w:r>
        <w:rPr>
          <w:rFonts w:ascii="Calibri" w:hAnsi="Calibri"/>
          <w:rtl w:val="0"/>
          <w:lang w:val="en-US"/>
        </w:rPr>
        <w:t>Drake</w:t>
      </w:r>
      <w:r>
        <w:rPr>
          <w:rtl w:val="0"/>
          <w:lang w:val="zh-TW" w:eastAsia="zh-TW"/>
        </w:rPr>
        <w:t>怀里）</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Thank God. I'm so glad you're okay.</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（抱着怀里的</w:t>
      </w:r>
      <w:r>
        <w:rPr>
          <w:rFonts w:ascii="Calibri" w:hAnsi="Calibri"/>
          <w:rtl w:val="0"/>
          <w:lang w:val="en-US"/>
        </w:rPr>
        <w:t>Veyra</w:t>
      </w:r>
      <w:r>
        <w:rPr>
          <w:rtl w:val="0"/>
          <w:lang w:val="zh-TW" w:eastAsia="zh-TW"/>
        </w:rPr>
        <w:t>，看到她头部流血，大声）：</w:t>
      </w:r>
      <w:r>
        <w:rPr>
          <w:rFonts w:ascii="Calibri" w:hAnsi="Calibri"/>
          <w:rtl w:val="0"/>
          <w:lang w:val="en-US"/>
        </w:rPr>
        <w:t>Veyra,Veyra!!(</w:t>
      </w:r>
      <w:r>
        <w:rPr>
          <w:rtl w:val="0"/>
          <w:lang w:val="zh-TW" w:eastAsia="zh-TW"/>
        </w:rPr>
        <w:t>抱起昏迷的</w:t>
      </w:r>
      <w:r>
        <w:rPr>
          <w:rFonts w:ascii="Calibri" w:hAnsi="Calibri"/>
          <w:rtl w:val="0"/>
          <w:lang w:val="en-US"/>
        </w:rPr>
        <w:t>Veyra</w:t>
      </w:r>
      <w:r>
        <w:rPr>
          <w:rtl w:val="0"/>
          <w:lang w:val="zh-TW" w:eastAsia="zh-TW"/>
        </w:rPr>
        <w:t>，怒视</w:t>
      </w:r>
      <w:r>
        <w:rPr>
          <w:rFonts w:ascii="Calibri" w:hAnsi="Calibri"/>
          <w:rtl w:val="0"/>
          <w:lang w:val="en-US"/>
        </w:rPr>
        <w:t>Luna)</w:t>
      </w:r>
      <w:r>
        <w:rPr>
          <w:rtl w:val="0"/>
          <w:lang w:val="zh-TW" w:eastAsia="zh-TW"/>
        </w:rPr>
        <w:t>你为什么要伤害</w:t>
      </w:r>
      <w:r>
        <w:rPr>
          <w:rFonts w:ascii="Calibri" w:hAnsi="Calibri"/>
          <w:rtl w:val="0"/>
          <w:lang w:val="en-US"/>
        </w:rPr>
        <w:t>Veyra</w:t>
      </w:r>
      <w:r>
        <w:rPr>
          <w:rtl w:val="0"/>
          <w:lang w:val="zh-TW" w:eastAsia="zh-TW"/>
        </w:rPr>
        <w:t>！</w:t>
      </w:r>
      <w:r>
        <w:rPr>
          <w:rFonts w:ascii="Calibri" w:hAnsi="Calibri"/>
          <w:rtl w:val="0"/>
          <w:lang w:val="en-US"/>
        </w:rPr>
        <w:t>Luna</w:t>
      </w:r>
      <w:r>
        <w:rPr>
          <w:rtl w:val="0"/>
          <w:lang w:val="zh-TW" w:eastAsia="zh-TW"/>
        </w:rPr>
        <w:t>！你太过分了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Veyra! Veyra!! Why would you hurt Veyra?! Luna, you've gone too far!</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睁开眼偷瞄</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并坏笑</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抱着</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离开</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：医生！！医生！！</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Doctor!! Doctor!!</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看着离去背影</w:t>
      </w:r>
      <w:r>
        <w:rPr>
          <w:rFonts w:ascii="Calibri" w:hAnsi="Calibri"/>
          <w:rtl w:val="0"/>
          <w:lang w:val="en-US"/>
        </w:rPr>
        <w:t>)OS:Drake</w:t>
      </w:r>
      <w:r>
        <w:rPr>
          <w:rtl w:val="0"/>
          <w:lang w:val="zh-TW" w:eastAsia="zh-TW"/>
        </w:rPr>
        <w:t>，你这辈子都不会知道你我之间有过一个孩子，而且我们会永远消失在你的世界里！</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Dr</w:t>
      </w:r>
      <w:r>
        <w:rPr>
          <w:rFonts w:ascii="Times New Roman" w:hAnsi="Times New Roman"/>
          <w:outline w:val="0"/>
          <w:color w:val="ff0000"/>
          <w:u w:color="ff0000"/>
          <w:rtl w:val="0"/>
          <w:lang w:val="en-US"/>
          <w14:textFill>
            <w14:solidFill>
              <w14:srgbClr w14:val="FF0000"/>
            </w14:solidFill>
          </w14:textFill>
        </w:rPr>
        <w:t>ake, you'll never know we had a child. And we will disappear from your life forever!</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第八集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8-1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房间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Veyra  </w:t>
      </w:r>
      <w:r>
        <w:rPr>
          <w:rFonts w:ascii="微软雅黑" w:cs="微软雅黑" w:hAnsi="微软雅黑" w:eastAsia="微软雅黑"/>
          <w:b w:val="1"/>
          <w:bCs w:val="1"/>
          <w:kern w:val="0"/>
          <w:sz w:val="24"/>
          <w:szCs w:val="24"/>
          <w:rtl w:val="0"/>
          <w:lang w:val="zh-TW" w:eastAsia="zh-TW"/>
        </w:rPr>
        <w:t>诺顿  继母  海盗及宾客若干</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头上缠着绷带，</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坐在一旁用汤匙喂</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喝药</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（装可怜）：</w:t>
      </w:r>
      <w:r>
        <w:rPr>
          <w:rFonts w:ascii="Calibri" w:hAnsi="Calibri"/>
          <w:rtl w:val="0"/>
          <w:lang w:val="en-US"/>
        </w:rPr>
        <w:t>Drake</w:t>
      </w:r>
      <w:r>
        <w:rPr>
          <w:rtl w:val="0"/>
          <w:lang w:val="zh-TW" w:eastAsia="zh-TW"/>
        </w:rPr>
        <w:t>，我早晚也是个死人，你应该去救姐姐的</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Drake, I'm dying anyway. You should've saved my sister.</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：我当然要救你了，当初我在战斗中中枪，危在旦夕，是你为了我从女巫那里换来狼神之心，救了我一命，害得你养了很久的伤，我欠你一条命</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Of course I had to save you.  When I was shot in battle and dying, you traded with a witch for the Wolf God</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Heart to save my life. You were injured for so long because of me. I owe you my life.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（闪躲）：我为你付出什么都心甘情愿</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I'd give anything for you.</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笑着摸了下</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的脸颊</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看一眼窗外，透过窗户是</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的房间，若有所思，</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跟着看过去，能看到远处房间里的</w:t>
      </w:r>
      <w:r>
        <w:rPr>
          <w:rFonts w:ascii="微软雅黑" w:cs="微软雅黑" w:hAnsi="微软雅黑" w:eastAsia="微软雅黑"/>
          <w:kern w:val="0"/>
          <w:sz w:val="24"/>
          <w:szCs w:val="24"/>
          <w:rtl w:val="0"/>
          <w:lang w:val="en-US"/>
        </w:rPr>
        <w:t>Luna</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（脸色难看）</w:t>
      </w:r>
      <w:r>
        <w:rPr>
          <w:rFonts w:ascii="Calibri" w:hAnsi="Calibri"/>
          <w:rtl w:val="0"/>
          <w:lang w:val="en-US"/>
        </w:rPr>
        <w:t>OS</w:t>
      </w:r>
      <w:r>
        <w:rPr>
          <w:rtl w:val="0"/>
          <w:lang w:val="zh-TW" w:eastAsia="zh-TW"/>
        </w:rPr>
        <w:t>：为什么跟我在一起的时候还想着那个贱人！</w:t>
      </w:r>
      <w:r>
        <w:rPr>
          <w:lang w:val="en-US"/>
        </w:rPr>
        <w:br w:type="textWrapping"/>
      </w:r>
      <w:r>
        <w:rPr>
          <w:rFonts w:ascii="Times New Roman" w:hAnsi="Times New Roman"/>
          <w:outline w:val="0"/>
          <w:color w:val="ff0000"/>
          <w:u w:color="ff0000"/>
          <w:rtl w:val="0"/>
          <w:lang w:val="en-US"/>
          <w14:textFill>
            <w14:solidFill>
              <w14:srgbClr w14:val="FF0000"/>
            </w14:solidFill>
          </w14:textFill>
        </w:rPr>
        <w:t>V</w:t>
      </w:r>
      <w:r>
        <w:rPr>
          <w:rFonts w:ascii="Times New Roman" w:hAnsi="Times New Roman"/>
          <w:outline w:val="0"/>
          <w:color w:val="ff2600"/>
          <w:u w:color="ff0000"/>
          <w:rtl w:val="0"/>
          <w:lang w:val="en-US"/>
          <w14:textFill>
            <w14:solidFill>
              <w14:srgbClr w14:val="FF2600"/>
            </w14:solidFill>
          </w14:textFill>
        </w:rPr>
        <w:t xml:space="preserve">eyra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Why a</w:t>
      </w:r>
      <w:r>
        <w:rPr>
          <w:rFonts w:ascii="Times New Roman" w:hAnsi="Times New Roman"/>
          <w:outline w:val="0"/>
          <w:color w:val="ff0000"/>
          <w:u w:color="ff0000"/>
          <w:rtl w:val="0"/>
          <w:lang w:val="en-US"/>
          <w14:textFill>
            <w14:solidFill>
              <w14:srgbClr w14:val="FF0000"/>
            </w14:solidFill>
          </w14:textFill>
        </w:rPr>
        <w:t>re you still thinking about that bitch when you're with me!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：啊，头好疼啊，我是不是要死了</w:t>
      </w:r>
      <w:r>
        <w:rPr>
          <w:rFonts w:ascii="Calibri" w:hAnsi="Calibri"/>
          <w:rtl w:val="0"/>
          <w:lang w:val="en-US"/>
        </w:rPr>
        <w:t>...Drake</w:t>
      </w:r>
      <w:r>
        <w:rPr>
          <w:rtl w:val="0"/>
          <w:lang w:val="zh-TW" w:eastAsia="zh-TW"/>
        </w:rPr>
        <w:t>，对不起，我不该离你太近惹姐姐嫉妒！</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Ah, my head hurts so much. Am I dying... Drake, I'm sorry. I shouldn't have gotten so close to you and made my sister jealous!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表情愤怒</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 OS</w:t>
      </w:r>
      <w:r>
        <w:rPr>
          <w:rtl w:val="0"/>
          <w:lang w:val="zh-TW" w:eastAsia="zh-TW"/>
        </w:rPr>
        <w:t>：</w:t>
      </w:r>
      <w:r>
        <w:rPr>
          <w:rFonts w:ascii="Calibri" w:hAnsi="Calibri"/>
          <w:rtl w:val="0"/>
          <w:lang w:val="en-US"/>
        </w:rPr>
        <w:t>Luna</w:t>
      </w:r>
      <w:r>
        <w:rPr>
          <w:rtl w:val="0"/>
          <w:lang w:val="zh-TW" w:eastAsia="zh-TW"/>
        </w:rPr>
        <w:t>，都怪你，是该给你点教训尝尝了</w:t>
      </w:r>
      <w:r>
        <w:rPr>
          <w:lang w:val="en-US"/>
        </w:rPr>
        <w:br w:type="textWrapping"/>
      </w:r>
      <w:r>
        <w:rPr>
          <w:rFonts w:ascii="Times New Roman" w:hAnsi="Times New Roman"/>
          <w:outline w:val="0"/>
          <w:color w:val="ff0000"/>
          <w:u w:color="ff0000"/>
          <w:rtl w:val="0"/>
          <w:lang w:val="en-US"/>
          <w14:textFill>
            <w14:solidFill>
              <w14:srgbClr w14:val="FF0000"/>
            </w14:solidFill>
          </w14:textFill>
        </w:rPr>
        <w:t>D</w:t>
      </w:r>
      <w:r>
        <w:rPr>
          <w:rFonts w:ascii="Times New Roman" w:hAnsi="Times New Roman"/>
          <w:outline w:val="0"/>
          <w:color w:val="ff2600"/>
          <w:u w:color="ff0000"/>
          <w:rtl w:val="0"/>
          <w:lang w:val="en-US"/>
          <w14:textFill>
            <w14:solidFill>
              <w14:srgbClr w14:val="FF2600"/>
            </w14:solidFill>
          </w14:textFill>
        </w:rPr>
        <w:t xml:space="preserve">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Luna, thi</w:t>
      </w:r>
      <w:r>
        <w:rPr>
          <w:rFonts w:ascii="Times New Roman" w:hAnsi="Times New Roman"/>
          <w:outline w:val="0"/>
          <w:color w:val="ff0000"/>
          <w:u w:color="ff0000"/>
          <w:rtl w:val="0"/>
          <w:lang w:val="en-US"/>
          <w14:textFill>
            <w14:solidFill>
              <w14:srgbClr w14:val="FF0000"/>
            </w14:solidFill>
          </w14:textFill>
        </w:rPr>
        <w:t>s is your fault. It's time you learned a lesson.</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8-2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卧室 夜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躺在床上熟睡，烛光突然熄灭，一个黑影闪过，用手帕捂住</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的嘴</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惊醒，嘴里发出呜呜的求救声</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8-3 </w:t>
      </w:r>
      <w:r>
        <w:rPr>
          <w:rFonts w:ascii="微软雅黑" w:cs="微软雅黑" w:hAnsi="微软雅黑" w:eastAsia="微软雅黑"/>
          <w:b w:val="1"/>
          <w:bCs w:val="1"/>
          <w:kern w:val="0"/>
          <w:sz w:val="24"/>
          <w:szCs w:val="24"/>
          <w:rtl w:val="0"/>
          <w:lang w:val="zh-TW" w:eastAsia="zh-TW"/>
        </w:rPr>
        <w:t>仓库 夜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w:t>
      </w:r>
      <w:r>
        <w:rPr>
          <w:rFonts w:ascii="微软雅黑" w:cs="微软雅黑" w:hAnsi="微软雅黑" w:eastAsia="微软雅黑"/>
          <w:b w:val="1"/>
          <w:bCs w:val="1"/>
          <w:kern w:val="0"/>
          <w:sz w:val="24"/>
          <w:szCs w:val="24"/>
          <w:rtl w:val="0"/>
          <w:lang w:val="zh-TW" w:eastAsia="zh-TW"/>
        </w:rPr>
        <w:t>手下</w:t>
      </w:r>
      <w:r>
        <w:rPr>
          <w:rFonts w:ascii="微软雅黑" w:cs="微软雅黑" w:hAnsi="微软雅黑" w:eastAsia="微软雅黑"/>
          <w:b w:val="1"/>
          <w:bCs w:val="1"/>
          <w:kern w:val="0"/>
          <w:sz w:val="24"/>
          <w:szCs w:val="24"/>
          <w:rtl w:val="0"/>
          <w:lang w:val="en-US"/>
        </w:rPr>
        <w:t>*2</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睁眼发现自己被绳子捆住吊起，嘴被堵住，挣扎无果</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LunaOS</w:t>
      </w:r>
      <w:r>
        <w:rPr>
          <w:rtl w:val="0"/>
          <w:lang w:val="zh-TW" w:eastAsia="zh-TW"/>
        </w:rPr>
        <w:t>：这是哪？！难道我被绑架了？！</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Where am I?! </w:t>
      </w:r>
      <w:r>
        <w:rPr>
          <w:rFonts w:ascii="Times New Roman" w:hAnsi="Times New Roman"/>
          <w:outline w:val="0"/>
          <w:color w:val="ff0000"/>
          <w:u w:color="ff0000"/>
          <w:rtl w:val="0"/>
          <w:lang w:val="en-US"/>
          <w14:textFill>
            <w14:solidFill>
              <w14:srgbClr w14:val="FF0000"/>
            </w14:solidFill>
          </w14:textFill>
        </w:rPr>
        <w:t>Was I kidnapped?!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DrakeO.V</w:t>
      </w:r>
      <w:r>
        <w:rPr>
          <w:rtl w:val="0"/>
          <w:lang w:val="zh-TW" w:eastAsia="zh-TW"/>
        </w:rPr>
        <w:t>：</w:t>
      </w:r>
      <w:r>
        <w:rPr>
          <w:rFonts w:ascii="Calibri" w:hAnsi="Calibri"/>
          <w:rtl w:val="0"/>
          <w:lang w:val="en-US"/>
        </w:rPr>
        <w:t>Luna Norton</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Drake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xml:space="preserve">: Luna </w:t>
      </w:r>
      <w:r>
        <w:rPr>
          <w:rFonts w:ascii="Times New Roman" w:hAnsi="Times New Roman"/>
          <w:outline w:val="0"/>
          <w:color w:val="ff0000"/>
          <w:u w:color="ff0000"/>
          <w:rtl w:val="0"/>
          <w:lang w:val="en-US"/>
          <w14:textFill>
            <w14:solidFill>
              <w14:srgbClr w14:val="FF0000"/>
            </w14:solidFill>
          </w14:textFill>
        </w:rPr>
        <w:t>Norton.</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一个穿着斗篷带着面具的神秘男人出现，身后跟着同样披着斗篷的手下</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：你让你的妹妹身处昏迷之中却毫无悔意，我今天就要为了她对你施以惩罚！</w:t>
      </w:r>
      <w:r>
        <w:rPr>
          <w:rFonts w:ascii="Calibri" w:hAnsi="Calibri"/>
          <w:rtl w:val="0"/>
          <w:lang w:val="zh-TW" w:eastAsia="zh-TW"/>
        </w:rPr>
        <w:t xml:space="preserve"> </w:t>
      </w:r>
      <w:r>
        <w:rPr>
          <w:rtl w:val="0"/>
          <w:lang w:val="zh-TW" w:eastAsia="zh-TW"/>
        </w:rPr>
        <w:t>（弯下腰低头看着</w:t>
      </w:r>
      <w:r>
        <w:rPr>
          <w:rFonts w:ascii="Calibri" w:hAnsi="Calibri"/>
          <w:rtl w:val="0"/>
          <w:lang w:val="en-US"/>
        </w:rPr>
        <w:t>Luna</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You left your sister unconscious and feel no remorse. Today, I'll punish you for her!</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惊恐与不安，突然</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注意到男人的胸口有一个枪伤疤痕（特写）</w:t>
      </w:r>
    </w:p>
    <w:p>
      <w:pPr>
        <w:pStyle w:val="Normal.0"/>
        <w:tabs>
          <w:tab w:val="left" w:pos="583"/>
        </w:tabs>
        <w:spacing w:line="288" w:lineRule="auto"/>
        <w:jc w:val="left"/>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Luna</w:t>
      </w:r>
      <w:r>
        <w:rPr>
          <w:rtl w:val="0"/>
          <w:lang w:val="zh-TW" w:eastAsia="zh-TW"/>
        </w:rPr>
        <w:t>（大惊）</w:t>
      </w:r>
      <w:r>
        <w:rPr>
          <w:rFonts w:ascii="Calibri" w:hAnsi="Calibri"/>
          <w:rtl w:val="0"/>
          <w:lang w:val="en-US"/>
        </w:rPr>
        <w:t>OS</w:t>
      </w:r>
      <w:r>
        <w:rPr>
          <w:rtl w:val="0"/>
          <w:lang w:val="zh-TW" w:eastAsia="zh-TW"/>
        </w:rPr>
        <w:t>：这是？！</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Thi</w:t>
      </w:r>
      <w:r>
        <w:rPr>
          <w:rFonts w:ascii="Times New Roman" w:hAnsi="Times New Roman"/>
          <w:outline w:val="0"/>
          <w:color w:val="ff0000"/>
          <w:u w:color="ff0000"/>
          <w:rtl w:val="0"/>
          <w:lang w:val="en-US"/>
          <w14:textFill>
            <w14:solidFill>
              <w14:srgbClr w14:val="FF0000"/>
            </w14:solidFill>
          </w14:textFill>
        </w:rPr>
        <w:t>s is?!</w:t>
      </w:r>
    </w:p>
    <w:p>
      <w:pPr>
        <w:pStyle w:val="Normal.0"/>
        <w:tabs>
          <w:tab w:val="left" w:pos="583"/>
        </w:tabs>
        <w:spacing w:line="288" w:lineRule="auto"/>
        <w:jc w:val="left"/>
        <w:rPr>
          <w:rFonts w:ascii="微软雅黑" w:cs="微软雅黑" w:hAnsi="微软雅黑" w:eastAsia="微软雅黑"/>
          <w:kern w:val="0"/>
          <w:sz w:val="24"/>
          <w:szCs w:val="24"/>
        </w:rPr>
      </w:pP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en-US"/>
        </w:rPr>
        <w:t xml:space="preserve">8-6 </w:t>
      </w:r>
      <w:r>
        <w:rPr>
          <w:rFonts w:ascii="微软雅黑" w:cs="微软雅黑" w:hAnsi="微软雅黑" w:eastAsia="微软雅黑"/>
          <w:b w:val="1"/>
          <w:bCs w:val="1"/>
          <w:kern w:val="0"/>
          <w:sz w:val="24"/>
          <w:szCs w:val="24"/>
          <w:shd w:val="clear" w:color="auto" w:fill="ffff00"/>
          <w:rtl w:val="0"/>
          <w:lang w:val="zh-TW" w:eastAsia="zh-TW"/>
        </w:rPr>
        <w:t>海盗船</w:t>
      </w:r>
      <w:r>
        <w:rPr>
          <w:rFonts w:ascii="微软雅黑" w:cs="微软雅黑" w:hAnsi="微软雅黑" w:eastAsia="微软雅黑"/>
          <w:b w:val="1"/>
          <w:bCs w:val="1"/>
          <w:kern w:val="0"/>
          <w:sz w:val="24"/>
          <w:szCs w:val="24"/>
          <w:shd w:val="clear" w:color="auto" w:fill="ffff00"/>
          <w:rtl w:val="0"/>
          <w:lang w:val="en-US"/>
        </w:rPr>
        <w:t>-</w:t>
      </w:r>
      <w:r>
        <w:rPr>
          <w:rFonts w:ascii="微软雅黑" w:cs="微软雅黑" w:hAnsi="微软雅黑" w:eastAsia="微软雅黑"/>
          <w:b w:val="1"/>
          <w:bCs w:val="1"/>
          <w:kern w:val="0"/>
          <w:sz w:val="24"/>
          <w:szCs w:val="24"/>
          <w:shd w:val="clear" w:color="auto" w:fill="ffff00"/>
          <w:rtl w:val="0"/>
          <w:lang w:val="zh-TW" w:eastAsia="zh-TW"/>
        </w:rPr>
        <w:t>船舱 日 内</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zh-TW" w:eastAsia="zh-TW"/>
        </w:rPr>
        <w:t>人物：</w:t>
      </w:r>
      <w:r>
        <w:rPr>
          <w:rFonts w:ascii="微软雅黑" w:cs="微软雅黑" w:hAnsi="微软雅黑" w:eastAsia="微软雅黑"/>
          <w:b w:val="1"/>
          <w:bCs w:val="1"/>
          <w:kern w:val="0"/>
          <w:sz w:val="24"/>
          <w:szCs w:val="24"/>
          <w:shd w:val="clear" w:color="auto" w:fill="ffff00"/>
          <w:rtl w:val="0"/>
          <w:lang w:val="en-US"/>
        </w:rPr>
        <w:t xml:space="preserve">Luna Drake </w:t>
      </w:r>
      <w:r>
        <w:rPr>
          <w:rFonts w:ascii="微软雅黑" w:cs="微软雅黑" w:hAnsi="微软雅黑" w:eastAsia="微软雅黑"/>
          <w:b w:val="1"/>
          <w:bCs w:val="1"/>
          <w:kern w:val="0"/>
          <w:sz w:val="24"/>
          <w:szCs w:val="24"/>
          <w:shd w:val="clear" w:color="auto" w:fill="ffff00"/>
          <w:rtl w:val="0"/>
          <w:lang w:val="zh-TW" w:eastAsia="zh-TW"/>
        </w:rPr>
        <w:t>大副</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推开门，憔悴虚弱地走进去，脚下是血脚印，手里拿着狼神之心</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：救</w:t>
      </w:r>
      <w:r>
        <w:rPr>
          <w:rFonts w:ascii="Calibri" w:hAnsi="Calibri"/>
          <w:rtl w:val="0"/>
          <w:lang w:val="en-US"/>
        </w:rPr>
        <w:t>Drake</w:t>
      </w:r>
      <w:r>
        <w:rPr>
          <w:rtl w:val="0"/>
          <w:lang w:val="zh-TW" w:eastAsia="zh-TW"/>
        </w:rPr>
        <w:t>（昏倒）</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Save Drake.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大副赶紧扶住，</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昏迷，看向床上昏迷的</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（赤裸上身，胸前有中弹的血迹）</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（落泪）：</w:t>
      </w:r>
      <w:r>
        <w:rPr>
          <w:rFonts w:ascii="Calibri" w:hAnsi="Calibri"/>
          <w:rtl w:val="0"/>
          <w:lang w:val="en-US"/>
        </w:rPr>
        <w:t>...Drake</w:t>
      </w:r>
      <w:r>
        <w:rPr>
          <w:rtl w:val="0"/>
          <w:lang w:val="zh-TW" w:eastAsia="zh-TW"/>
        </w:rPr>
        <w:t>，你竟然为了</w:t>
      </w:r>
      <w:r>
        <w:rPr>
          <w:rFonts w:ascii="Calibri" w:hAnsi="Calibri"/>
          <w:rtl w:val="0"/>
          <w:lang w:val="en-US"/>
        </w:rPr>
        <w:t>Veyra</w:t>
      </w:r>
      <w:r>
        <w:rPr>
          <w:rtl w:val="0"/>
          <w:lang w:val="zh-TW" w:eastAsia="zh-TW"/>
        </w:rPr>
        <w:t>绑架我？！</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...Drake, you kidnapped me for Veyra?!</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拎起</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丢进装满水的大木桶里</w:t>
      </w:r>
    </w:p>
    <w:p>
      <w:pPr>
        <w:pStyle w:val="Normal.0"/>
        <w:tabs>
          <w:tab w:val="left" w:pos="583"/>
        </w:tabs>
        <w:spacing w:line="288" w:lineRule="auto"/>
        <w:jc w:val="left"/>
        <w:rPr>
          <w:rFonts w:ascii="微软雅黑" w:cs="微软雅黑" w:hAnsi="微软雅黑" w:eastAsia="微软雅黑"/>
          <w:b w:val="1"/>
          <w:bCs w:val="1"/>
          <w:kern w:val="0"/>
          <w:sz w:val="24"/>
          <w:szCs w:val="24"/>
        </w:rPr>
      </w:pPr>
      <w:r>
        <w:rPr>
          <w:rFonts w:ascii="Calibri" w:hAnsi="Calibri"/>
          <w:rtl w:val="0"/>
          <w:lang w:val="en-US"/>
        </w:rPr>
        <w:t>Drake</w:t>
      </w:r>
      <w:r>
        <w:rPr>
          <w:rtl w:val="0"/>
          <w:lang w:val="zh-TW" w:eastAsia="zh-TW"/>
        </w:rPr>
        <w:t>：这就是伤害</w:t>
      </w:r>
      <w:r>
        <w:rPr>
          <w:rFonts w:ascii="Calibri" w:hAnsi="Calibri"/>
          <w:rtl w:val="0"/>
          <w:lang w:val="en-US"/>
        </w:rPr>
        <w:t>Veyra</w:t>
      </w:r>
      <w:r>
        <w:rPr>
          <w:rtl w:val="0"/>
          <w:lang w:val="zh-TW" w:eastAsia="zh-TW"/>
        </w:rPr>
        <w:t>的代价！你必须要记住！（看手下）动手！</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This is the price for hurting Veyra! Remember it! Do it!</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【慢镜头】手下抓着</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的头发，狠狠将头按在水里，</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在水里狠狠挣扎，片刻后，</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被拽出来，头发和上身湿透，</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喘了几下，又被按进水里，重复一次又一次</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lang w:val="zh-TW" w:eastAsia="zh-TW"/>
        </w:rPr>
      </w:pPr>
      <w:r>
        <w:rPr>
          <w:rFonts w:ascii="微软雅黑" w:cs="微软雅黑" w:hAnsi="微软雅黑" w:eastAsia="微软雅黑"/>
          <w:b w:val="1"/>
          <w:bCs w:val="1"/>
          <w:kern w:val="0"/>
          <w:sz w:val="24"/>
          <w:szCs w:val="24"/>
          <w:shd w:val="clear" w:color="auto" w:fill="ffff00"/>
          <w:rtl w:val="0"/>
          <w:lang w:val="zh-TW" w:eastAsia="zh-TW"/>
        </w:rPr>
        <w:t>【对比蒙太奇剪辑下面闪回】</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8-5 </w:t>
      </w:r>
      <w:r>
        <w:rPr>
          <w:rFonts w:ascii="微软雅黑" w:cs="微软雅黑" w:hAnsi="微软雅黑" w:eastAsia="微软雅黑"/>
          <w:b w:val="1"/>
          <w:bCs w:val="1"/>
          <w:kern w:val="0"/>
          <w:sz w:val="24"/>
          <w:szCs w:val="24"/>
          <w:rtl w:val="0"/>
          <w:lang w:val="zh-TW" w:eastAsia="zh-TW"/>
        </w:rPr>
        <w:t>女巫岩洞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女巫</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shd w:val="nil" w:color="auto" w:fill="auto"/>
          <w:rtl w:val="0"/>
          <w:lang w:val="en-US"/>
        </w:rPr>
        <w:t>△</w:t>
      </w:r>
      <w:r>
        <w:rPr>
          <w:rFonts w:ascii="微软雅黑" w:cs="微软雅黑" w:hAnsi="微软雅黑" w:eastAsia="微软雅黑"/>
          <w:kern w:val="0"/>
          <w:sz w:val="24"/>
          <w:szCs w:val="24"/>
          <w:rtl w:val="0"/>
          <w:lang w:val="zh-TW" w:eastAsia="zh-TW"/>
        </w:rPr>
        <w:t>老女巫身披灰破巫袍，枯槁的手拄着鱼骨法杖</w:t>
      </w:r>
      <w:r>
        <w:rPr>
          <w:rFonts w:ascii="微软雅黑" w:cs="微软雅黑" w:hAnsi="微软雅黑" w:eastAsia="微软雅黑"/>
          <w:kern w:val="0"/>
          <w:sz w:val="24"/>
          <w:szCs w:val="24"/>
          <w:shd w:val="clear" w:color="auto" w:fill="ffff00"/>
          <w:rtl w:val="0"/>
          <w:lang w:val="zh-TW" w:eastAsia="zh-TW"/>
        </w:rPr>
        <w:t>在</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耳旁私语，露出邪恶的笑容</w:t>
      </w:r>
    </w:p>
    <w:p>
      <w:pPr>
        <w:pStyle w:val="Normal.0"/>
        <w:tabs>
          <w:tab w:val="left" w:pos="583"/>
        </w:tabs>
        <w:spacing w:line="288" w:lineRule="auto"/>
        <w:jc w:val="left"/>
        <w:rPr>
          <w:rFonts w:ascii="微软雅黑" w:cs="微软雅黑" w:hAnsi="微软雅黑" w:eastAsia="微软雅黑"/>
          <w:b w:val="1"/>
          <w:bCs w:val="1"/>
          <w:kern w:val="0"/>
          <w:sz w:val="24"/>
          <w:szCs w:val="24"/>
        </w:rPr>
      </w:pPr>
      <w:r>
        <w:rPr>
          <w:rtl w:val="0"/>
          <w:lang w:val="zh-TW" w:eastAsia="zh-TW"/>
        </w:rPr>
        <w:t>女巫</w:t>
      </w:r>
      <w:r>
        <w:rPr>
          <w:rFonts w:ascii="Calibri" w:hAnsi="Calibri"/>
          <w:rtl w:val="0"/>
          <w:lang w:val="en-US"/>
        </w:rPr>
        <w:t>O.V</w:t>
      </w:r>
      <w:r>
        <w:rPr>
          <w:rtl w:val="0"/>
          <w:lang w:val="zh-TW" w:eastAsia="zh-TW"/>
        </w:rPr>
        <w:t>：能救活你爱人的狼神之心就在那，代价就是你要赤脚从熔岩之路走过去拿</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Witch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The Heart</w:t>
      </w:r>
      <w:r>
        <w:rPr>
          <w:rFonts w:ascii="Times New Roman" w:hAnsi="Times New Roman"/>
          <w:outline w:val="0"/>
          <w:color w:val="ff0000"/>
          <w:u w:color="ff0000"/>
          <w:rtl w:val="0"/>
          <w:lang w:val="en-US"/>
          <w14:textFill>
            <w14:solidFill>
              <w14:srgbClr w14:val="FF0000"/>
            </w14:solidFill>
          </w14:textFill>
        </w:rPr>
        <w:t xml:space="preserve"> of the Wolf God that can save you beloved is right there. The price is crossing the lava path barefoot to take it.</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面前一条满是岩浆和尖利碎石的路，尽头是一个狼神造型的容器上漂浮着一颗跳动的心脏，发出鬼魅般的红光</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眼神坚定，迈出赤脚，踩在熔岩之路上，表情痛苦，忍着惨叫，脚下冒着烟，艰难地走过去</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女巫</w:t>
      </w:r>
      <w:r>
        <w:rPr>
          <w:rFonts w:ascii="Calibri" w:hAnsi="Calibri"/>
          <w:rtl w:val="0"/>
          <w:lang w:val="en-US"/>
        </w:rPr>
        <w:t>O.V</w:t>
      </w:r>
      <w:r>
        <w:rPr>
          <w:rtl w:val="0"/>
          <w:lang w:val="zh-TW" w:eastAsia="zh-TW"/>
        </w:rPr>
        <w:t>：蠢材，男人才不值得你这么做</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Witch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xml:space="preserve">: Idiot . No </w:t>
      </w:r>
      <w:r>
        <w:rPr>
          <w:rFonts w:ascii="Times New Roman" w:hAnsi="Times New Roman"/>
          <w:outline w:val="0"/>
          <w:color w:val="ff0000"/>
          <w:u w:color="ff0000"/>
          <w:rtl w:val="0"/>
          <w:lang w:val="en-US"/>
          <w14:textFill>
            <w14:solidFill>
              <w14:srgbClr w14:val="FF0000"/>
            </w14:solidFill>
          </w14:textFill>
        </w:rPr>
        <w:t>man is worth this.</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（咬紧牙关）：值得，因为我爱他</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He is. Because I love him.</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jc w:val="left"/>
        <w:rPr>
          <w:rFonts w:ascii="微软雅黑" w:cs="微软雅黑" w:hAnsi="微软雅黑" w:eastAsia="微软雅黑"/>
          <w:b w:val="1"/>
          <w:bCs w:val="1"/>
          <w:kern w:val="0"/>
          <w:sz w:val="24"/>
          <w:szCs w:val="24"/>
        </w:rPr>
      </w:pPr>
      <w:r>
        <w:rPr>
          <w:rFonts w:ascii="Calibri" w:hAnsi="Calibri"/>
          <w:rtl w:val="0"/>
          <w:lang w:val="en-US"/>
        </w:rPr>
        <w:t>LunaOS</w:t>
      </w:r>
      <w:r>
        <w:rPr>
          <w:rtl w:val="0"/>
          <w:lang w:val="zh-TW" w:eastAsia="zh-TW"/>
        </w:rPr>
        <w:t>：女巫说的对，</w:t>
      </w:r>
      <w:r>
        <w:rPr>
          <w:rFonts w:ascii="Calibri" w:hAnsi="Calibri"/>
          <w:rtl w:val="0"/>
          <w:lang w:val="en-US"/>
        </w:rPr>
        <w:t>Drake</w:t>
      </w:r>
      <w:r>
        <w:rPr>
          <w:rtl w:val="0"/>
          <w:lang w:val="zh-TW" w:eastAsia="zh-TW"/>
        </w:rPr>
        <w:t>，你不值得！</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 witc</w:t>
      </w:r>
      <w:r>
        <w:rPr>
          <w:rFonts w:ascii="Times New Roman" w:hAnsi="Times New Roman"/>
          <w:outline w:val="0"/>
          <w:color w:val="ff0000"/>
          <w:u w:color="ff0000"/>
          <w:rtl w:val="0"/>
          <w:lang w:val="en-US"/>
          <w14:textFill>
            <w14:solidFill>
              <w14:srgbClr w14:val="FF0000"/>
            </w14:solidFill>
          </w14:textFill>
        </w:rPr>
        <w:t>h was right. Drake, you're not worth it!</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（面露不忍，侧过头）</w:t>
      </w:r>
      <w:r>
        <w:rPr>
          <w:rFonts w:ascii="Calibri" w:hAnsi="Calibri"/>
          <w:rtl w:val="0"/>
          <w:lang w:val="en-US"/>
        </w:rPr>
        <w:t>OS</w:t>
      </w:r>
      <w:r>
        <w:rPr>
          <w:rtl w:val="0"/>
          <w:lang w:val="zh-TW" w:eastAsia="zh-TW"/>
        </w:rPr>
        <w:t>：是她先伤害了</w:t>
      </w:r>
      <w:r>
        <w:rPr>
          <w:rFonts w:ascii="Calibri" w:hAnsi="Calibri"/>
          <w:rtl w:val="0"/>
          <w:lang w:val="en-US"/>
        </w:rPr>
        <w:t>Veyra</w:t>
      </w:r>
      <w:r>
        <w:rPr>
          <w:rtl w:val="0"/>
          <w:lang w:val="zh-TW" w:eastAsia="zh-TW"/>
        </w:rPr>
        <w:t>，我不能</w:t>
      </w:r>
      <w:r>
        <w:rPr>
          <w:rFonts w:ascii="Calibri" w:hAnsi="Calibri"/>
          <w:rtl w:val="0"/>
          <w:lang w:val="en-US"/>
        </w:rPr>
        <w:t>...</w:t>
      </w:r>
      <w:r>
        <w:rPr>
          <w:rtl w:val="0"/>
          <w:lang w:val="zh-TW" w:eastAsia="zh-TW"/>
        </w:rPr>
        <w:t>不能对她心慈手软！（深吸一口气）还不够，继续！！</w:t>
      </w:r>
      <w:r>
        <w:rPr>
          <w:lang w:val="en-US"/>
        </w:rPr>
        <w:br w:type="textWrapping"/>
      </w:r>
      <w:r>
        <w:rPr>
          <w:rFonts w:ascii="Times New Roman" w:hAnsi="Times New Roman"/>
          <w:outline w:val="0"/>
          <w:color w:val="ff0000"/>
          <w:u w:color="ff0000"/>
          <w:rtl w:val="0"/>
          <w:lang w:val="en-US"/>
          <w14:textFill>
            <w14:solidFill>
              <w14:srgbClr w14:val="FF0000"/>
            </w14:solidFill>
          </w14:textFill>
        </w:rPr>
        <w:t>D</w:t>
      </w:r>
      <w:r>
        <w:rPr>
          <w:rFonts w:ascii="Times New Roman" w:hAnsi="Times New Roman"/>
          <w:outline w:val="0"/>
          <w:color w:val="ff2600"/>
          <w:u w:color="ff0000"/>
          <w:rtl w:val="0"/>
          <w:lang w:val="en-US"/>
          <w14:textFill>
            <w14:solidFill>
              <w14:srgbClr w14:val="FF2600"/>
            </w14:solidFill>
          </w14:textFill>
        </w:rPr>
        <w:t xml:space="preserve">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She hu</w:t>
      </w:r>
      <w:r>
        <w:rPr>
          <w:rFonts w:ascii="Times New Roman" w:hAnsi="Times New Roman"/>
          <w:outline w:val="0"/>
          <w:color w:val="ff0000"/>
          <w:u w:color="ff0000"/>
          <w:rtl w:val="0"/>
          <w:lang w:val="en-US"/>
          <w14:textFill>
            <w14:solidFill>
              <w14:srgbClr w14:val="FF0000"/>
            </w14:solidFill>
          </w14:textFill>
        </w:rPr>
        <w:t>rt Veyra first. I can't... I can't go soft on her! Not enough. Keep going!!</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手下又将</w:t>
      </w:r>
      <w:r>
        <w:rPr>
          <w:rFonts w:ascii="微软雅黑" w:cs="微软雅黑" w:hAnsi="微软雅黑" w:eastAsia="微软雅黑"/>
          <w:kern w:val="0"/>
          <w:sz w:val="24"/>
          <w:szCs w:val="24"/>
          <w:shd w:val="clear" w:color="auto" w:fill="ffff00"/>
          <w:rtl w:val="0"/>
          <w:lang w:val="en-US"/>
        </w:rPr>
        <w:t xml:space="preserve">Luna </w:t>
      </w:r>
      <w:r>
        <w:rPr>
          <w:rFonts w:ascii="微软雅黑" w:cs="微软雅黑" w:hAnsi="微软雅黑" w:eastAsia="微软雅黑"/>
          <w:kern w:val="0"/>
          <w:sz w:val="24"/>
          <w:szCs w:val="24"/>
          <w:shd w:val="clear" w:color="auto" w:fill="ffff00"/>
          <w:rtl w:val="0"/>
          <w:lang w:val="zh-TW" w:eastAsia="zh-TW"/>
        </w:rPr>
        <w:t>的头按进水里，随后拎起，</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喘着粗气</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：这次长记性了吗？！下不为例！</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Learned your lesson this time?! Don't do it again!</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恶狠狠瞪着</w:t>
      </w:r>
      <w:r>
        <w:rPr>
          <w:rFonts w:ascii="微软雅黑" w:cs="微软雅黑" w:hAnsi="微软雅黑" w:eastAsia="微软雅黑"/>
          <w:kern w:val="0"/>
          <w:sz w:val="24"/>
          <w:szCs w:val="24"/>
          <w:shd w:val="clear" w:color="auto" w:fill="ffff00"/>
          <w:rtl w:val="0"/>
          <w:lang w:val="en-US"/>
        </w:rPr>
        <w:t>Drake</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DrakeOS</w:t>
      </w:r>
      <w:r>
        <w:rPr>
          <w:rtl w:val="0"/>
          <w:lang w:val="zh-TW" w:eastAsia="zh-TW"/>
        </w:rPr>
        <w:t>：她居然用这个眼神看着我？！</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Drake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H</w:t>
      </w:r>
      <w:r>
        <w:rPr>
          <w:rFonts w:ascii="Times New Roman" w:hAnsi="Times New Roman"/>
          <w:outline w:val="0"/>
          <w:color w:val="ff0000"/>
          <w:u w:color="ff0000"/>
          <w:rtl w:val="0"/>
          <w:lang w:val="en-US"/>
          <w14:textFill>
            <w14:solidFill>
              <w14:srgbClr w14:val="FF0000"/>
            </w14:solidFill>
          </w14:textFill>
        </w:rPr>
        <w:t>ow dare she look at me like that?!</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随手抄起一根棍子朝着</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的肚子猛地一击</w:t>
      </w:r>
    </w:p>
    <w:p>
      <w:pPr>
        <w:pStyle w:val="Normal.0"/>
        <w:tabs>
          <w:tab w:val="left" w:pos="583"/>
        </w:tabs>
        <w:spacing w:line="288" w:lineRule="auto"/>
        <w:rPr>
          <w:rFonts w:ascii="微软雅黑" w:cs="微软雅黑" w:hAnsi="微软雅黑" w:eastAsia="微软雅黑"/>
          <w:kern w:val="0"/>
          <w:sz w:val="24"/>
          <w:szCs w:val="24"/>
          <w:shd w:val="clear" w:color="auto" w:fill="ffff00"/>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第九集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9-1 </w:t>
      </w:r>
      <w:r>
        <w:rPr>
          <w:rFonts w:ascii="微软雅黑" w:cs="微软雅黑" w:hAnsi="微软雅黑" w:eastAsia="微软雅黑"/>
          <w:b w:val="1"/>
          <w:bCs w:val="1"/>
          <w:kern w:val="0"/>
          <w:sz w:val="24"/>
          <w:szCs w:val="24"/>
          <w:rtl w:val="0"/>
          <w:lang w:val="zh-TW" w:eastAsia="zh-TW"/>
        </w:rPr>
        <w:t>仓库 日 内</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w:t>
      </w:r>
      <w:r>
        <w:rPr>
          <w:rFonts w:ascii="微软雅黑" w:cs="微软雅黑" w:hAnsi="微软雅黑" w:eastAsia="微软雅黑"/>
          <w:b w:val="1"/>
          <w:bCs w:val="1"/>
          <w:kern w:val="0"/>
          <w:sz w:val="24"/>
          <w:szCs w:val="24"/>
          <w:rtl w:val="0"/>
          <w:lang w:val="zh-TW" w:eastAsia="zh-TW"/>
        </w:rPr>
        <w:t>手下</w:t>
      </w:r>
      <w:r>
        <w:rPr>
          <w:rFonts w:ascii="微软雅黑" w:cs="微软雅黑" w:hAnsi="微软雅黑" w:eastAsia="微软雅黑"/>
          <w:b w:val="1"/>
          <w:bCs w:val="1"/>
          <w:kern w:val="0"/>
          <w:sz w:val="24"/>
          <w:szCs w:val="24"/>
          <w:rtl w:val="0"/>
          <w:lang w:val="en-US"/>
        </w:rPr>
        <w:t>2</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（一声痛叫）</w:t>
      </w:r>
      <w:r>
        <w:rPr>
          <w:rFonts w:ascii="Calibri" w:hAnsi="Calibri"/>
          <w:rtl w:val="0"/>
          <w:lang w:val="en-US"/>
        </w:rPr>
        <w:t>OS</w:t>
      </w:r>
      <w:r>
        <w:rPr>
          <w:rtl w:val="0"/>
          <w:lang w:val="zh-TW" w:eastAsia="zh-TW"/>
        </w:rPr>
        <w:t>：啊！！！（闷声）</w:t>
      </w:r>
      <w:r>
        <w:rPr>
          <w:rFonts w:ascii="Calibri" w:hAnsi="Calibri"/>
          <w:rtl w:val="0"/>
          <w:lang w:val="en-US"/>
        </w:rPr>
        <w:t>Drake</w:t>
      </w:r>
      <w:r>
        <w:rPr>
          <w:rtl w:val="0"/>
          <w:lang w:val="zh-TW" w:eastAsia="zh-TW"/>
        </w:rPr>
        <w:t>，我肚子里是你的孩子！！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Lu</w:t>
      </w:r>
      <w:r>
        <w:rPr>
          <w:rFonts w:ascii="Times New Roman" w:hAnsi="Times New Roman"/>
          <w:outline w:val="0"/>
          <w:color w:val="ff2600"/>
          <w:u w:color="ff0000"/>
          <w:rtl w:val="0"/>
          <w:lang w:val="en-US"/>
          <w14:textFill>
            <w14:solidFill>
              <w14:srgbClr w14:val="FF2600"/>
            </w14:solidFill>
          </w14:textFill>
        </w:rPr>
        <w:t xml:space="preserve">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Ah!!</w:t>
      </w:r>
      <w:r>
        <w:rPr>
          <w:rFonts w:ascii="Times New Roman" w:hAnsi="Times New Roman"/>
          <w:outline w:val="0"/>
          <w:color w:val="ff0000"/>
          <w:u w:color="ff0000"/>
          <w:rtl w:val="0"/>
          <w:lang w:val="en-US"/>
          <w14:textFill>
            <w14:solidFill>
              <w14:srgbClr w14:val="FF0000"/>
            </w14:solidFill>
          </w14:textFill>
        </w:rPr>
        <w:t>! Drake, I'm carrying your child!!</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痛苦不堪，挣扎后裙底留下一缕血迹</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没有听到，打完后丢掉棍子，最后看了眼</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转身离开</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（虚弱倒下）</w:t>
      </w:r>
      <w:r>
        <w:rPr>
          <w:rFonts w:ascii="Calibri" w:hAnsi="Calibri"/>
          <w:rtl w:val="0"/>
          <w:lang w:val="en-US"/>
        </w:rPr>
        <w:t>OS</w:t>
      </w:r>
      <w:r>
        <w:rPr>
          <w:rtl w:val="0"/>
          <w:lang w:val="zh-TW" w:eastAsia="zh-TW"/>
        </w:rPr>
        <w:t>：</w:t>
      </w:r>
      <w:r>
        <w:rPr>
          <w:rFonts w:ascii="Calibri" w:hAnsi="Calibri"/>
          <w:rtl w:val="0"/>
          <w:lang w:val="en-US"/>
        </w:rPr>
        <w:t>Drake</w:t>
      </w:r>
      <w:r>
        <w:rPr>
          <w:rtl w:val="0"/>
          <w:lang w:val="zh-TW" w:eastAsia="zh-TW"/>
        </w:rPr>
        <w:t>，我永远不会原谅你</w:t>
      </w:r>
      <w:r>
        <w:rPr>
          <w:rFonts w:ascii="Calibri" w:hAnsi="Calibri"/>
          <w:rtl w:val="0"/>
          <w:lang w:val="en-US"/>
        </w:rPr>
        <w:t>....</w:t>
      </w:r>
      <w:r>
        <w:rPr>
          <w:rtl w:val="0"/>
          <w:lang w:val="zh-TW" w:eastAsia="zh-TW"/>
        </w:rPr>
        <w:t>永远！！（逐渐失去意识，闭上眼）</w:t>
      </w:r>
      <w:r>
        <w:rPr>
          <w:lang w:val="en-US"/>
        </w:rPr>
        <w:br w:type="textWrapping"/>
      </w: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 xml:space="preserve">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Drake, </w:t>
      </w:r>
      <w:r>
        <w:rPr>
          <w:rFonts w:ascii="Times New Roman" w:hAnsi="Times New Roman"/>
          <w:outline w:val="0"/>
          <w:color w:val="ff0000"/>
          <w:u w:color="ff0000"/>
          <w:rtl w:val="0"/>
          <w:lang w:val="en-US"/>
          <w14:textFill>
            <w14:solidFill>
              <w14:srgbClr w14:val="FF0000"/>
            </w14:solidFill>
          </w14:textFill>
        </w:rPr>
        <w:t>I'll never forgive you... Never!!</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9-2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卧室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  Drake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从昏睡中醒来，</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坐在床边握着</w:t>
      </w:r>
      <w:r>
        <w:rPr>
          <w:rFonts w:ascii="微软雅黑" w:cs="微软雅黑" w:hAnsi="微软雅黑" w:eastAsia="微软雅黑"/>
          <w:kern w:val="0"/>
          <w:sz w:val="24"/>
          <w:szCs w:val="24"/>
          <w:rtl w:val="0"/>
          <w:lang w:val="en-US"/>
        </w:rPr>
        <w:t xml:space="preserve">Luna </w:t>
      </w:r>
      <w:r>
        <w:rPr>
          <w:rFonts w:ascii="微软雅黑" w:cs="微软雅黑" w:hAnsi="微软雅黑" w:eastAsia="微软雅黑"/>
          <w:kern w:val="0"/>
          <w:sz w:val="24"/>
          <w:szCs w:val="24"/>
          <w:rtl w:val="0"/>
          <w:lang w:val="zh-TW" w:eastAsia="zh-TW"/>
        </w:rPr>
        <w:t>的手，深情看着她</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w:t>
      </w:r>
      <w:r>
        <w:rPr>
          <w:rFonts w:ascii="Calibri" w:hAnsi="Calibri"/>
          <w:rtl w:val="0"/>
          <w:lang w:val="en-US"/>
        </w:rPr>
        <w:t>Luna</w:t>
      </w:r>
      <w:r>
        <w:rPr>
          <w:rtl w:val="0"/>
          <w:lang w:val="zh-TW" w:eastAsia="zh-TW"/>
        </w:rPr>
        <w:t>，对不起，都是我的错，招来那些可恶的海盗伤害你</w:t>
      </w:r>
      <w:r>
        <w:rPr>
          <w:rFonts w:ascii="Calibri" w:hAnsi="Calibri"/>
          <w:rtl w:val="0"/>
          <w:lang w:val="en-US"/>
        </w:rPr>
        <w:t>,</w:t>
      </w:r>
      <w:r>
        <w:rPr>
          <w:rtl w:val="0"/>
          <w:lang w:val="zh-TW" w:eastAsia="zh-TW"/>
        </w:rPr>
        <w:t>我发誓，只要抓到他们，我一定会杀了他们还有他们的孩子！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I'm sorry. This is all my fault. I brought those filthy pirates down on you. I swear, when I catch them, I'll kill them and their children!</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（眼神一冷，抽手）：你已经做到了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You already did.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LunaOS</w:t>
      </w:r>
      <w:r>
        <w:rPr>
          <w:rtl w:val="0"/>
          <w:lang w:val="zh-TW" w:eastAsia="zh-TW"/>
        </w:rPr>
        <w:t>：你亲手杀了我们的孩子</w:t>
      </w:r>
      <w:r>
        <w:rPr>
          <w:rFonts w:ascii="Calibri" w:hAnsi="Calibri"/>
          <w:rtl w:val="0"/>
          <w:lang w:val="en-US"/>
        </w:rPr>
        <w:t>...Drake</w:t>
      </w:r>
      <w:r>
        <w:rPr>
          <w:rtl w:val="0"/>
          <w:lang w:val="zh-TW" w:eastAsia="zh-TW"/>
        </w:rPr>
        <w:t>，我确信，我已经彻底不爱你了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w:t>
      </w:r>
      <w:r>
        <w:rPr>
          <w:rFonts w:ascii="Times New Roman" w:hAnsi="Times New Roman"/>
          <w:outline w:val="0"/>
          <w:color w:val="ff2600"/>
          <w:u w:color="ff0000"/>
          <w:rtl w:val="0"/>
          <w:lang w:val="en-US"/>
          <w14:textFill>
            <w14:solidFill>
              <w14:srgbClr w14:val="FF2600"/>
            </w14:solidFill>
          </w14:textFill>
        </w:rPr>
        <w:t xml:space="preserve">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You kil</w:t>
      </w:r>
      <w:r>
        <w:rPr>
          <w:rFonts w:ascii="Times New Roman" w:hAnsi="Times New Roman"/>
          <w:outline w:val="0"/>
          <w:color w:val="ff0000"/>
          <w:u w:color="ff0000"/>
          <w:rtl w:val="0"/>
          <w:lang w:val="en-US"/>
          <w14:textFill>
            <w14:solidFill>
              <w14:srgbClr w14:val="FF0000"/>
            </w14:solidFill>
          </w14:textFill>
        </w:rPr>
        <w:t>led our child with your own hands... Drake, now I know. I don't love you anymore. Not at all.</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（一怔，随后露出笑容）：无论怎么样，是你伤害</w:t>
      </w:r>
      <w:r>
        <w:rPr>
          <w:rFonts w:ascii="Calibri" w:hAnsi="Calibri"/>
          <w:rtl w:val="0"/>
          <w:lang w:val="en-US"/>
        </w:rPr>
        <w:t>Veyra</w:t>
      </w:r>
      <w:r>
        <w:rPr>
          <w:rtl w:val="0"/>
          <w:lang w:val="zh-TW" w:eastAsia="zh-TW"/>
        </w:rPr>
        <w:t>在前，所以你现在吸取教训了，对吗？</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Either way, you hurt Veyra first. So you've learned your lesson now, right?</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（绝望）：是的，以后这种事不会再发生了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Yes. It won't happen again.</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：亲爱的，不必难过，明天我们就结婚了，我给你准备了惊喜</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Darling, don't be sad. We're getting married tomorrow. I prepared a surprise for you.</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大副走进，示意手下把宝箱都放在地上，打开都是琳琅满目的金银财宝</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：喜欢吗？</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Do you like it?</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（假笑）：谢谢，亲爱的，我也同样为你准备了惊喜</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Thank you, darling. I prepared a surprise for you too.</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：是什么？好期待啊</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What is it? I can't wait.</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：是你梦寐以求的东西，明天，你就知道了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Something you've always wanted. Tomorrow, you'll know.</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亲了一口</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的额头</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：谢谢，这个惊喜一定让我终身难忘</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Thank you. I'm sure this surprise will stay with me for the rest of my life.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：没错，我保证</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That's right. I promise.</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kern w:val="0"/>
          <w:sz w:val="24"/>
          <w:szCs w:val="24"/>
          <w:lang w:val="zh-TW" w:eastAsia="zh-TW"/>
        </w:rPr>
      </w:pPr>
      <w:r>
        <w:rPr>
          <w:rFonts w:ascii="微软雅黑" w:cs="微软雅黑" w:hAnsi="微软雅黑" w:eastAsia="微软雅黑"/>
          <w:b w:val="1"/>
          <w:bCs w:val="1"/>
          <w:kern w:val="0"/>
          <w:sz w:val="24"/>
          <w:szCs w:val="24"/>
          <w:rtl w:val="0"/>
          <w:lang w:val="zh-TW" w:eastAsia="zh-TW"/>
        </w:rPr>
        <w:t>第十集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10-1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房间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Veyera  Drake </w:t>
      </w:r>
      <w:r>
        <w:rPr>
          <w:rFonts w:ascii="微软雅黑" w:cs="微软雅黑" w:hAnsi="微软雅黑" w:eastAsia="微软雅黑"/>
          <w:b w:val="1"/>
          <w:bCs w:val="1"/>
          <w:kern w:val="0"/>
          <w:sz w:val="24"/>
          <w:szCs w:val="24"/>
          <w:rtl w:val="0"/>
          <w:lang w:val="zh-TW" w:eastAsia="zh-TW"/>
        </w:rPr>
        <w:t>诺顿 继母 佣人</w:t>
      </w:r>
      <w:r>
        <w:rPr>
          <w:rFonts w:ascii="微软雅黑" w:cs="微软雅黑" w:hAnsi="微软雅黑" w:eastAsia="微软雅黑"/>
          <w:b w:val="1"/>
          <w:bCs w:val="1"/>
          <w:kern w:val="0"/>
          <w:sz w:val="24"/>
          <w:szCs w:val="24"/>
          <w:rtl w:val="0"/>
          <w:lang w:val="en-US"/>
        </w:rPr>
        <w:t>2</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 xml:space="preserve">【字幕：献祭当日 </w:t>
      </w:r>
      <w:r>
        <w:rPr>
          <w:rFonts w:ascii="微软雅黑" w:cs="微软雅黑" w:hAnsi="微软雅黑" w:eastAsia="微软雅黑"/>
          <w:b w:val="1"/>
          <w:bCs w:val="1"/>
          <w:outline w:val="0"/>
          <w:color w:val="ff2600"/>
          <w:kern w:val="0"/>
          <w:sz w:val="24"/>
          <w:szCs w:val="24"/>
          <w:u w:color="ff2600"/>
          <w:rtl w:val="0"/>
          <w:lang w:val="en-US"/>
          <w14:textFill>
            <w14:solidFill>
              <w14:srgbClr w14:val="FF2600"/>
            </w14:solidFill>
          </w14:textFill>
        </w:rPr>
        <w:t>On the Sacrifice Day</w:t>
      </w:r>
      <w:r>
        <w:rPr>
          <w:rFonts w:ascii="微软雅黑" w:cs="微软雅黑" w:hAnsi="微软雅黑" w:eastAsia="微软雅黑"/>
          <w:b w:val="1"/>
          <w:bCs w:val="1"/>
          <w:kern w:val="0"/>
          <w:sz w:val="24"/>
          <w:szCs w:val="24"/>
          <w:rtl w:val="0"/>
          <w:lang w:val="zh-TW" w:eastAsia="zh-TW"/>
        </w:rPr>
        <w: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穿着黑纱裙，把日记本放在梳妆台上自己的照片后面</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LunaOS</w:t>
      </w:r>
      <w:r>
        <w:rPr>
          <w:rtl w:val="0"/>
          <w:lang w:val="zh-TW" w:eastAsia="zh-TW"/>
        </w:rPr>
        <w:t>：最后一页的日记写完，</w:t>
      </w:r>
      <w:r>
        <w:rPr>
          <w:rFonts w:ascii="Calibri" w:hAnsi="Calibri"/>
          <w:rtl w:val="0"/>
          <w:lang w:val="en-US"/>
        </w:rPr>
        <w:t>Drake</w:t>
      </w:r>
      <w:r>
        <w:rPr>
          <w:rtl w:val="0"/>
          <w:lang w:val="zh-TW" w:eastAsia="zh-TW"/>
        </w:rPr>
        <w:t>，我们的故事到此结束</w:t>
      </w:r>
      <w:r>
        <w:rPr>
          <w:lang w:val="en-US"/>
        </w:rPr>
        <w:br w:type="textWrapping"/>
      </w:r>
      <w:r>
        <w:rPr>
          <w:rFonts w:ascii="Times New Roman" w:hAnsi="Times New Roman"/>
          <w:outline w:val="0"/>
          <w:color w:val="ff0000"/>
          <w:u w:color="ff0000"/>
          <w:rtl w:val="0"/>
          <w:lang w:val="en-US"/>
          <w14:textFill>
            <w14:solidFill>
              <w14:srgbClr w14:val="FF0000"/>
            </w14:solidFill>
          </w14:textFill>
        </w:rPr>
        <w:t>Lu</w:t>
      </w:r>
      <w:r>
        <w:rPr>
          <w:rFonts w:ascii="Times New Roman" w:hAnsi="Times New Roman"/>
          <w:outline w:val="0"/>
          <w:color w:val="ff2600"/>
          <w:u w:color="ff0000"/>
          <w:rtl w:val="0"/>
          <w:lang w:val="en-US"/>
          <w14:textFill>
            <w14:solidFill>
              <w14:srgbClr w14:val="FF2600"/>
            </w14:solidFill>
          </w14:textFill>
        </w:rPr>
        <w:t xml:space="preserve">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 la</w:t>
      </w:r>
      <w:r>
        <w:rPr>
          <w:rFonts w:ascii="Times New Roman" w:hAnsi="Times New Roman"/>
          <w:outline w:val="0"/>
          <w:color w:val="ff0000"/>
          <w:u w:color="ff0000"/>
          <w:rtl w:val="0"/>
          <w:lang w:val="en-US"/>
          <w14:textFill>
            <w14:solidFill>
              <w14:srgbClr w14:val="FF0000"/>
            </w14:solidFill>
          </w14:textFill>
        </w:rPr>
        <w:t>st page of my diary is done. Drake, our story ends here.</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继母：献祭仪式都准备好了，奉劝你不要反悔！</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The sacrifice is ready. Don't even think about backing out!</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en-US"/>
        </w:rPr>
        <w:t>△</w:t>
      </w:r>
      <w:r>
        <w:rPr>
          <w:rtl w:val="0"/>
          <w:lang w:val="zh-TW" w:eastAsia="zh-TW"/>
        </w:rPr>
        <w:t>继母一家人出现，</w:t>
      </w:r>
      <w:r>
        <w:rPr>
          <w:rFonts w:ascii="Calibri" w:hAnsi="Calibri"/>
          <w:rtl w:val="0"/>
          <w:lang w:val="en-US"/>
        </w:rPr>
        <w:t>Luna</w:t>
      </w:r>
      <w:r>
        <w:rPr>
          <w:rtl w:val="0"/>
          <w:lang w:val="zh-TW" w:eastAsia="zh-TW"/>
        </w:rPr>
        <w:t>（起身）：我母亲的遗产呢？</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Where is my mother's inheritance?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诺顿拍手，几个宝箱堆在地上</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诺顿：都在这！</w:t>
      </w:r>
      <w:r>
        <w:rPr>
          <w:lang w:val="en-US"/>
        </w:rPr>
        <w:br w:type="textWrapping"/>
      </w:r>
      <w:r>
        <w:rPr>
          <w:rFonts w:ascii="Times New Roman" w:hAnsi="Times New Roman"/>
          <w:outline w:val="0"/>
          <w:color w:val="ff0000"/>
          <w:u w:color="ff0000"/>
          <w:rtl w:val="0"/>
          <w:lang w:val="en-US"/>
          <w14:textFill>
            <w14:solidFill>
              <w14:srgbClr w14:val="FF0000"/>
            </w14:solidFill>
          </w14:textFill>
        </w:rPr>
        <w:t>Austin: It's all here!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穿着白色婚纱过来</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：姐姐，我马上就要嫁给</w:t>
      </w:r>
      <w:r>
        <w:rPr>
          <w:rFonts w:ascii="Calibri" w:hAnsi="Calibri"/>
          <w:rtl w:val="0"/>
          <w:lang w:val="en-US"/>
        </w:rPr>
        <w:t>Drake</w:t>
      </w:r>
      <w:r>
        <w:rPr>
          <w:rtl w:val="0"/>
          <w:lang w:val="zh-TW" w:eastAsia="zh-TW"/>
        </w:rPr>
        <w:t>了，而你要沉入无尽的深海，听说海神十分残暴，享受过祭品后都会把她撕成碎片！姐姐，你，怕不怕？（指着</w:t>
      </w:r>
      <w:r>
        <w:rPr>
          <w:rFonts w:ascii="Calibri" w:hAnsi="Calibri"/>
          <w:rtl w:val="0"/>
          <w:lang w:val="en-US"/>
        </w:rPr>
        <w:t>Luna</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Veyra: </w:t>
      </w:r>
      <w:del w:id="134" w:date="2026-06-18T03:24:18Z" w:author="吴晓羽">
        <w:r>
          <w:rPr>
            <w:rFonts w:ascii="Times New Roman" w:hAnsi="Times New Roman"/>
            <w:outline w:val="0"/>
            <w:color w:val="ff0000"/>
            <w:u w:color="ff0000"/>
            <w:rtl w:val="0"/>
            <w:lang w:val="en-US"/>
            <w14:textFill>
              <w14:solidFill>
                <w14:srgbClr w14:val="FF0000"/>
              </w14:solidFill>
            </w14:textFill>
          </w:rPr>
          <w:delText>Sister</w:delText>
        </w:r>
      </w:del>
      <w:ins w:id="135" w:date="2026-06-18T03:24:19Z" w:author="吴晓羽">
        <w:r>
          <w:rPr>
            <w:rFonts w:ascii="Times New Roman" w:hAnsi="Times New Roman"/>
            <w:outline w:val="0"/>
            <w:color w:val="ff0000"/>
            <w:u w:color="ff0000"/>
            <w:rtl w:val="0"/>
            <w:lang w:val="en-US"/>
            <w14:textFill>
              <w14:solidFill>
                <w14:srgbClr w14:val="FF0000"/>
              </w14:solidFill>
            </w14:textFill>
          </w:rPr>
          <w:t>Luna</w:t>
        </w:r>
      </w:ins>
      <w:r>
        <w:rPr>
          <w:rFonts w:ascii="Times New Roman" w:hAnsi="Times New Roman"/>
          <w:outline w:val="0"/>
          <w:color w:val="ff0000"/>
          <w:u w:color="ff0000"/>
          <w:rtl w:val="0"/>
          <w:lang w:val="en-US"/>
          <w14:textFill>
            <w14:solidFill>
              <w14:srgbClr w14:val="FF0000"/>
            </w14:solidFill>
          </w14:textFill>
        </w:rPr>
        <w:t xml:space="preserve">, I'm about to marry Drake, while you sink into the endless deep. They say the Sea God is brutal. After enjoying his offerings, he tears them apart! </w:t>
      </w:r>
      <w:del w:id="136" w:date="2026-06-18T03:24:32Z" w:author="吴晓羽">
        <w:r>
          <w:rPr>
            <w:rFonts w:ascii="Times New Roman" w:hAnsi="Times New Roman"/>
            <w:outline w:val="0"/>
            <w:color w:val="ff0000"/>
            <w:u w:color="ff0000"/>
            <w:rtl w:val="0"/>
            <w:lang w:val="en-US"/>
            <w14:textFill>
              <w14:solidFill>
                <w14:srgbClr w14:val="FF0000"/>
              </w14:solidFill>
            </w14:textFill>
          </w:rPr>
          <w:delText>Sister... are</w:delText>
        </w:r>
      </w:del>
      <w:ins w:id="137" w:date="2026-06-18T03:24:36Z" w:author="吴晓羽">
        <w:r>
          <w:rPr>
            <w:rFonts w:ascii="Times New Roman" w:hAnsi="Times New Roman"/>
            <w:outline w:val="0"/>
            <w:color w:val="ff0000"/>
            <w:u w:color="ff0000"/>
            <w:rtl w:val="0"/>
            <w:lang w:val="en-US"/>
            <w14:textFill>
              <w14:solidFill>
                <w14:srgbClr w14:val="FF0000"/>
              </w14:solidFill>
            </w14:textFill>
          </w:rPr>
          <w:t>Are.. are</w:t>
        </w:r>
      </w:ins>
      <w:r>
        <w:rPr>
          <w:rFonts w:ascii="Times New Roman" w:hAnsi="Times New Roman"/>
          <w:outline w:val="0"/>
          <w:color w:val="ff0000"/>
          <w:u w:color="ff0000"/>
          <w:rtl w:val="0"/>
          <w:lang w:val="en-US"/>
          <w14:textFill>
            <w14:solidFill>
              <w14:srgbClr w14:val="FF0000"/>
            </w14:solidFill>
          </w14:textFill>
        </w:rPr>
        <w:t xml:space="preserve"> you scared?</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一把抓住</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的手腕，盯着属于自己母亲的手镯</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：这个也是妈妈留给我的！</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This was my mother's too!</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气恼归还</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我才不稀罕！</w:t>
      </w:r>
      <w:r>
        <w:rPr>
          <w:rFonts w:ascii="Calibri" w:hAnsi="Calibri"/>
          <w:rtl w:val="0"/>
          <w:lang w:val="en-US"/>
        </w:rPr>
        <w:t>Drake</w:t>
      </w:r>
      <w:r>
        <w:rPr>
          <w:rtl w:val="0"/>
          <w:lang w:val="zh-TW" w:eastAsia="zh-TW"/>
        </w:rPr>
        <w:t>对我如此痴迷，等他掀开头纱看到是我，一定会开心到疯狂，送我更好的镯子</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I don't care! Drake is obsessed with me. Once he lifts the veil and sees it's me, he'll go mad with joy and give me an even better bracelet.</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和</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分别戴上黑头纱和白头纱</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10-2 </w:t>
      </w:r>
      <w:r>
        <w:rPr>
          <w:rFonts w:ascii="微软雅黑" w:cs="微软雅黑" w:hAnsi="微软雅黑" w:eastAsia="微软雅黑"/>
          <w:b w:val="1"/>
          <w:bCs w:val="1"/>
          <w:kern w:val="0"/>
          <w:sz w:val="24"/>
          <w:szCs w:val="24"/>
          <w:rtl w:val="0"/>
          <w:lang w:val="zh-TW" w:eastAsia="zh-TW"/>
        </w:rPr>
        <w:t>码头 日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Veyra  Drake  </w:t>
      </w:r>
      <w:r>
        <w:rPr>
          <w:rFonts w:ascii="微软雅黑" w:cs="微软雅黑" w:hAnsi="微软雅黑" w:eastAsia="微软雅黑"/>
          <w:b w:val="1"/>
          <w:bCs w:val="1"/>
          <w:kern w:val="0"/>
          <w:sz w:val="24"/>
          <w:szCs w:val="24"/>
          <w:rtl w:val="0"/>
          <w:lang w:val="zh-TW" w:eastAsia="zh-TW"/>
        </w:rPr>
        <w:t>诺顿  继母 手下</w:t>
      </w:r>
      <w:r>
        <w:rPr>
          <w:rFonts w:ascii="微软雅黑" w:cs="微软雅黑" w:hAnsi="微软雅黑" w:eastAsia="微软雅黑"/>
          <w:b w:val="1"/>
          <w:bCs w:val="1"/>
          <w:kern w:val="0"/>
          <w:sz w:val="24"/>
          <w:szCs w:val="24"/>
          <w:rtl w:val="0"/>
          <w:lang w:val="en-US"/>
        </w:rPr>
        <w:t xml:space="preserve">4  </w:t>
      </w:r>
      <w:r>
        <w:rPr>
          <w:rFonts w:ascii="微软雅黑" w:cs="微软雅黑" w:hAnsi="微软雅黑" w:eastAsia="微软雅黑"/>
          <w:b w:val="1"/>
          <w:bCs w:val="1"/>
          <w:kern w:val="0"/>
          <w:sz w:val="24"/>
          <w:szCs w:val="24"/>
          <w:rtl w:val="0"/>
          <w:lang w:val="zh-TW" w:eastAsia="zh-TW"/>
        </w:rPr>
        <w:t>佣人</w:t>
      </w:r>
      <w:r>
        <w:rPr>
          <w:rFonts w:ascii="微软雅黑" w:cs="微软雅黑" w:hAnsi="微软雅黑" w:eastAsia="微软雅黑"/>
          <w:b w:val="1"/>
          <w:bCs w:val="1"/>
          <w:kern w:val="0"/>
          <w:sz w:val="24"/>
          <w:szCs w:val="24"/>
          <w:rtl w:val="0"/>
          <w:lang w:val="en-US"/>
        </w:rPr>
        <w:t>2</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礼炮声响起，一脸兴奋的</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下船，大副跟在身后</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大副（调侃语气）：你今天很兴奋啊，船长</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You're in a good mood today, Captain.</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（严肃）：不要乱讲，你知道我娶</w:t>
      </w:r>
      <w:r>
        <w:rPr>
          <w:rFonts w:ascii="Calibri" w:hAnsi="Calibri"/>
          <w:rtl w:val="0"/>
          <w:lang w:val="en-US"/>
        </w:rPr>
        <w:t>Luna</w:t>
      </w:r>
      <w:r>
        <w:rPr>
          <w:rtl w:val="0"/>
          <w:lang w:val="zh-TW" w:eastAsia="zh-TW"/>
        </w:rPr>
        <w:t>是为了保护</w:t>
      </w:r>
      <w:r>
        <w:rPr>
          <w:rFonts w:ascii="Calibri" w:hAnsi="Calibri"/>
          <w:rtl w:val="0"/>
          <w:lang w:val="en-US"/>
        </w:rPr>
        <w:t>Veyra</w:t>
      </w:r>
      <w:r>
        <w:rPr>
          <w:rtl w:val="0"/>
          <w:lang w:val="zh-TW" w:eastAsia="zh-TW"/>
        </w:rPr>
        <w:t>，我只是比较期待</w:t>
      </w:r>
      <w:r>
        <w:rPr>
          <w:rFonts w:ascii="Calibri" w:hAnsi="Calibri"/>
          <w:rtl w:val="0"/>
          <w:lang w:val="en-US"/>
        </w:rPr>
        <w:t>Luna</w:t>
      </w:r>
      <w:r>
        <w:rPr>
          <w:rtl w:val="0"/>
          <w:lang w:val="zh-TW" w:eastAsia="zh-TW"/>
        </w:rPr>
        <w:t>给我准备的礼物</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Watch it. You know I'm marrying Luna to protect Veyra. I'm just curious about the gift Luna prepared for me.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来到大家面前</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：诺顿大人，这些财宝归你们了，谢谢你们给了我这么漂亮的新娘</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Lord Austin, these treasures are yours. Thank you for giving me such a beautiful bride.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诺顿与继母相视一笑</w:t>
      </w:r>
    </w:p>
    <w:p>
      <w:pPr>
        <w:pStyle w:val="Normal.0"/>
        <w:tabs>
          <w:tab w:val="left" w:pos="583"/>
        </w:tabs>
        <w:spacing w:line="288" w:lineRule="auto"/>
        <w:jc w:val="left"/>
        <w:rPr>
          <w:rFonts w:ascii="Times New Roman" w:cs="Times New Roman" w:hAnsi="Times New Roman" w:eastAsia="Times New Roman"/>
          <w:outline w:val="0"/>
          <w:color w:val="ff2600"/>
          <w:u w:color="ff0000"/>
          <w14:textFill>
            <w14:solidFill>
              <w14:srgbClr w14:val="FF2600"/>
            </w14:solidFill>
          </w14:textFill>
        </w:rPr>
      </w:pPr>
      <w:r>
        <w:rPr>
          <w:rtl w:val="0"/>
          <w:lang w:val="zh-TW" w:eastAsia="zh-TW"/>
        </w:rPr>
        <w:t>诺顿（行礼）：我倍感荣幸（窃喜）</w:t>
      </w:r>
      <w:r>
        <w:rPr>
          <w:rFonts w:ascii="Calibri" w:hAnsi="Calibri"/>
          <w:rtl w:val="0"/>
          <w:lang w:val="zh-TW" w:eastAsia="zh-TW"/>
        </w:rPr>
        <w:t xml:space="preserve"> </w:t>
      </w:r>
      <w:r>
        <w:rPr>
          <w:rFonts w:ascii="Calibri" w:hAnsi="Calibri"/>
          <w:rtl w:val="0"/>
          <w:lang w:val="en-US"/>
        </w:rPr>
        <w:t>OS</w:t>
      </w:r>
      <w:r>
        <w:rPr>
          <w:rtl w:val="0"/>
          <w:lang w:val="zh-TW" w:eastAsia="zh-TW"/>
        </w:rPr>
        <w:t>：果然交换是对的，</w:t>
      </w:r>
      <w:r>
        <w:rPr>
          <w:rFonts w:ascii="Calibri" w:hAnsi="Calibri"/>
          <w:rtl w:val="0"/>
          <w:lang w:val="en-US"/>
        </w:rPr>
        <w:t>Luna</w:t>
      </w:r>
      <w:r>
        <w:rPr>
          <w:rtl w:val="0"/>
          <w:lang w:val="zh-TW" w:eastAsia="zh-TW"/>
        </w:rPr>
        <w:t>的死无足轻重，</w:t>
      </w:r>
      <w:r>
        <w:rPr>
          <w:rFonts w:ascii="Calibri" w:hAnsi="Calibri"/>
          <w:rtl w:val="0"/>
          <w:lang w:val="en-US"/>
        </w:rPr>
        <w:t>Drake</w:t>
      </w:r>
      <w:r>
        <w:rPr>
          <w:rtl w:val="0"/>
          <w:lang w:val="zh-TW" w:eastAsia="zh-TW"/>
        </w:rPr>
        <w:t>如果得知面纱后面是</w:t>
      </w:r>
      <w:r>
        <w:rPr>
          <w:rFonts w:ascii="Calibri" w:hAnsi="Calibri"/>
          <w:rtl w:val="0"/>
          <w:lang w:val="en-US"/>
        </w:rPr>
        <w:t>Veyra</w:t>
      </w:r>
      <w:r>
        <w:rPr>
          <w:rtl w:val="0"/>
          <w:lang w:val="zh-TW" w:eastAsia="zh-TW"/>
        </w:rPr>
        <w:t>，他会更开心的</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Austin: I'm honored. </w:t>
      </w:r>
    </w:p>
    <w:p>
      <w:pPr>
        <w:pStyle w:val="Normal.0"/>
        <w:tabs>
          <w:tab w:val="left" w:pos="583"/>
        </w:tabs>
        <w:spacing w:line="288" w:lineRule="auto"/>
        <w:jc w:val="left"/>
        <w:rPr>
          <w:rFonts w:ascii="微软雅黑" w:cs="微软雅黑" w:hAnsi="微软雅黑" w:eastAsia="微软雅黑"/>
          <w:kern w:val="0"/>
          <w:sz w:val="24"/>
          <w:szCs w:val="24"/>
        </w:rPr>
      </w:pPr>
      <w:r>
        <w:rPr>
          <w:rFonts w:ascii="Times New Roman" w:hAnsi="Times New Roman"/>
          <w:outline w:val="0"/>
          <w:color w:val="ff2600"/>
          <w:u w:color="ff0000"/>
          <w:rtl w:val="0"/>
          <w:lang w:val="en-US"/>
          <w14:textFill>
            <w14:solidFill>
              <w14:srgbClr w14:val="FF2600"/>
            </w14:solidFill>
          </w14:textFill>
        </w:rPr>
        <w:t>Austin</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The swap was the right call. Luna's death means nothing. Once Drake sees Veyra under the veil, he'll be even happier.</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诺顿（正式宣布）：请带走您的新娘吧</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Austin: Please take your bride.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两名佣人扶着带着黑白头纱的姐妹二人来到船前，</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心花怒放</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大副（低声）</w:t>
      </w:r>
      <w:r>
        <w:rPr>
          <w:rFonts w:ascii="Calibri" w:hAnsi="Calibri"/>
          <w:rtl w:val="0"/>
          <w:lang w:val="en-US"/>
        </w:rPr>
        <w:t>:</w:t>
      </w:r>
      <w:r>
        <w:rPr>
          <w:rtl w:val="0"/>
          <w:lang w:val="zh-TW" w:eastAsia="zh-TW"/>
        </w:rPr>
        <w:t>船长，你能认得哪个是</w:t>
      </w:r>
      <w:r>
        <w:rPr>
          <w:rFonts w:ascii="Calibri" w:hAnsi="Calibri"/>
          <w:rtl w:val="0"/>
          <w:lang w:val="en-US"/>
        </w:rPr>
        <w:t>Luna</w:t>
      </w:r>
      <w:r>
        <w:rPr>
          <w:rtl w:val="0"/>
          <w:lang w:val="zh-TW" w:eastAsia="zh-TW"/>
        </w:rPr>
        <w:t>小姐，哪个是</w:t>
      </w:r>
      <w:r>
        <w:rPr>
          <w:rFonts w:ascii="Calibri" w:hAnsi="Calibri"/>
          <w:rtl w:val="0"/>
          <w:lang w:val="en-US"/>
        </w:rPr>
        <w:t>Veyra</w:t>
      </w:r>
      <w:r>
        <w:rPr>
          <w:rtl w:val="0"/>
          <w:lang w:val="zh-TW" w:eastAsia="zh-TW"/>
        </w:rPr>
        <w:t>小姐吗？</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Captain, can you tell which one is Miss Luna and which one is Miss Veyra?</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DrakeOS</w:t>
      </w:r>
      <w:r>
        <w:rPr>
          <w:rtl w:val="0"/>
          <w:lang w:val="zh-TW" w:eastAsia="zh-TW"/>
        </w:rPr>
        <w:t>：就算世界毁灭，我也会认得她，那个赐我新生的女人</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Drake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Ev</w:t>
      </w:r>
      <w:r>
        <w:rPr>
          <w:rFonts w:ascii="Times New Roman" w:hAnsi="Times New Roman"/>
          <w:outline w:val="0"/>
          <w:color w:val="ff0000"/>
          <w:u w:color="ff0000"/>
          <w:rtl w:val="0"/>
          <w:lang w:val="en-US"/>
          <w14:textFill>
            <w14:solidFill>
              <w14:srgbClr w14:val="FF0000"/>
            </w14:solidFill>
          </w14:textFill>
        </w:rPr>
        <w:t>en if the world ends, I'll know her. The woman who gave me a new life.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整理下衣襟，自信满满来到两个新娘跟前，注意到黑色头纱新娘手腕上的手镯（特写）</w:t>
      </w:r>
    </w:p>
    <w:p>
      <w:pPr>
        <w:pStyle w:val="Normal.0"/>
        <w:tabs>
          <w:tab w:val="left" w:pos="583"/>
        </w:tabs>
        <w:spacing w:line="288" w:lineRule="auto"/>
        <w:rPr>
          <w:rFonts w:ascii="微软雅黑" w:cs="微软雅黑" w:hAnsi="微软雅黑" w:eastAsia="微软雅黑"/>
          <w:kern w:val="0"/>
          <w:sz w:val="24"/>
          <w:szCs w:val="24"/>
          <w:shd w:val="clear" w:color="auto" w:fill="ffff00"/>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shd w:val="nil" w:color="auto" w:fill="auto"/>
          <w:lang w:val="zh-TW" w:eastAsia="zh-TW"/>
        </w:rPr>
      </w:pPr>
      <w:r>
        <w:rPr>
          <w:rFonts w:ascii="微软雅黑" w:cs="微软雅黑" w:hAnsi="微软雅黑" w:eastAsia="微软雅黑"/>
          <w:b w:val="1"/>
          <w:bCs w:val="1"/>
          <w:kern w:val="0"/>
          <w:sz w:val="24"/>
          <w:szCs w:val="24"/>
          <w:shd w:val="nil" w:color="auto" w:fill="auto"/>
          <w:rtl w:val="0"/>
          <w:lang w:val="zh-TW" w:eastAsia="zh-TW"/>
        </w:rPr>
        <w:t>第十一集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11-1</w:t>
      </w:r>
      <w:r>
        <w:rPr>
          <w:rFonts w:ascii="微软雅黑" w:cs="微软雅黑" w:hAnsi="微软雅黑" w:eastAsia="微软雅黑"/>
          <w:b w:val="1"/>
          <w:bCs w:val="1"/>
          <w:kern w:val="0"/>
          <w:sz w:val="24"/>
          <w:szCs w:val="24"/>
          <w:rtl w:val="0"/>
          <w:lang w:val="zh-TW" w:eastAsia="zh-TW"/>
        </w:rPr>
        <w:t>码头 日 外</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Veyra  Drake  </w:t>
      </w:r>
      <w:r>
        <w:rPr>
          <w:rFonts w:ascii="微软雅黑" w:cs="微软雅黑" w:hAnsi="微软雅黑" w:eastAsia="微软雅黑"/>
          <w:b w:val="1"/>
          <w:bCs w:val="1"/>
          <w:kern w:val="0"/>
          <w:sz w:val="24"/>
          <w:szCs w:val="24"/>
          <w:rtl w:val="0"/>
          <w:lang w:val="zh-TW" w:eastAsia="zh-TW"/>
        </w:rPr>
        <w:t>诺顿  继母 手下</w:t>
      </w:r>
      <w:r>
        <w:rPr>
          <w:rFonts w:ascii="微软雅黑" w:cs="微软雅黑" w:hAnsi="微软雅黑" w:eastAsia="微软雅黑"/>
          <w:b w:val="1"/>
          <w:bCs w:val="1"/>
          <w:kern w:val="0"/>
          <w:sz w:val="24"/>
          <w:szCs w:val="24"/>
          <w:rtl w:val="0"/>
          <w:lang w:val="en-US"/>
        </w:rPr>
        <w:t xml:space="preserve">4  </w:t>
      </w:r>
      <w:r>
        <w:rPr>
          <w:rFonts w:ascii="微软雅黑" w:cs="微软雅黑" w:hAnsi="微软雅黑" w:eastAsia="微软雅黑"/>
          <w:b w:val="1"/>
          <w:bCs w:val="1"/>
          <w:kern w:val="0"/>
          <w:sz w:val="24"/>
          <w:szCs w:val="24"/>
          <w:rtl w:val="0"/>
          <w:lang w:val="zh-TW" w:eastAsia="zh-TW"/>
        </w:rPr>
        <w:t>佣人</w:t>
      </w:r>
      <w:r>
        <w:rPr>
          <w:rFonts w:ascii="微软雅黑" w:cs="微软雅黑" w:hAnsi="微软雅黑" w:eastAsia="微软雅黑"/>
          <w:b w:val="1"/>
          <w:bCs w:val="1"/>
          <w:kern w:val="0"/>
          <w:sz w:val="24"/>
          <w:szCs w:val="24"/>
          <w:rtl w:val="0"/>
          <w:lang w:val="en-US"/>
        </w:rPr>
        <w:t>2</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转到白色头纱新娘面前，将新娘抱起，错过黑纱和手镯【慢镜头，特写】）</w:t>
      </w:r>
    </w:p>
    <w:p>
      <w:pPr>
        <w:pStyle w:val="Normal.0"/>
        <w:tabs>
          <w:tab w:val="left" w:pos="583"/>
        </w:tabs>
        <w:spacing w:line="288" w:lineRule="auto"/>
        <w:jc w:val="left"/>
        <w:rPr>
          <w:rFonts w:ascii="微软雅黑" w:cs="微软雅黑" w:hAnsi="微软雅黑" w:eastAsia="微软雅黑"/>
          <w:b w:val="1"/>
          <w:bCs w:val="1"/>
          <w:kern w:val="0"/>
          <w:sz w:val="24"/>
          <w:szCs w:val="24"/>
          <w:shd w:val="clear" w:color="auto" w:fill="ffff00"/>
        </w:rPr>
      </w:pPr>
      <w:r>
        <w:rPr>
          <w:rFonts w:ascii="Calibri" w:hAnsi="Calibri"/>
          <w:rtl w:val="0"/>
          <w:lang w:val="en-US"/>
        </w:rPr>
        <w:t>Drake</w:t>
      </w:r>
      <w:r>
        <w:rPr>
          <w:rtl w:val="0"/>
          <w:lang w:val="zh-TW" w:eastAsia="zh-TW"/>
        </w:rPr>
        <w:t>：</w:t>
      </w:r>
      <w:r>
        <w:rPr>
          <w:rFonts w:ascii="Calibri" w:hAnsi="Calibri"/>
          <w:rtl w:val="0"/>
          <w:lang w:val="en-US"/>
        </w:rPr>
        <w:t>Luna</w:t>
      </w:r>
      <w:r>
        <w:rPr>
          <w:rtl w:val="0"/>
          <w:lang w:val="zh-TW" w:eastAsia="zh-TW"/>
        </w:rPr>
        <w:t>，从今天开始你就是大海的女主人了！！我会用一生守护你！</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from today on, you are the lady of the sea!! I will protect you for the rest of my life!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海盗们欢呼雀跃，鸣枪庆祝，</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抱着新娘上了船</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黑纱盖头下</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表情平静如水，朝着献祭悬崖的方向走去，回头看了一眼</w:t>
      </w:r>
      <w:r>
        <w:rPr>
          <w:rFonts w:ascii="微软雅黑" w:cs="微软雅黑" w:hAnsi="微软雅黑" w:eastAsia="微软雅黑"/>
          <w:kern w:val="0"/>
          <w:sz w:val="24"/>
          <w:szCs w:val="24"/>
          <w:shd w:val="clear" w:color="auto" w:fill="ffff00"/>
          <w:rtl w:val="0"/>
          <w:lang w:val="en-US"/>
        </w:rPr>
        <w:t>Drake</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LunaOS</w:t>
      </w:r>
      <w:r>
        <w:rPr>
          <w:rtl w:val="0"/>
          <w:lang w:val="zh-TW" w:eastAsia="zh-TW"/>
        </w:rPr>
        <w:t>：</w:t>
      </w:r>
      <w:r>
        <w:rPr>
          <w:rFonts w:ascii="Calibri" w:hAnsi="Calibri"/>
          <w:rtl w:val="0"/>
          <w:lang w:val="en-US"/>
        </w:rPr>
        <w:t>Drake</w:t>
      </w:r>
      <w:r>
        <w:rPr>
          <w:rtl w:val="0"/>
          <w:lang w:val="zh-TW" w:eastAsia="zh-TW"/>
        </w:rPr>
        <w:t>，祝你新婚快乐！</w:t>
      </w:r>
      <w:r>
        <w:rPr>
          <w:lang w:val="en-US"/>
        </w:rPr>
        <w:br w:type="textWrapping"/>
      </w: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2600"/>
          <w:u w:color="ff0000"/>
          <w:rtl w:val="0"/>
          <w:lang w:val="en-US"/>
          <w14:textFill>
            <w14:solidFill>
              <w14:srgbClr w14:val="FF2600"/>
            </w14:solidFill>
          </w14:textFill>
        </w:rPr>
        <w:t xml:space="preserve">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Dr</w:t>
      </w:r>
      <w:r>
        <w:rPr>
          <w:rFonts w:ascii="Times New Roman" w:hAnsi="Times New Roman"/>
          <w:outline w:val="0"/>
          <w:color w:val="ff0000"/>
          <w:u w:color="ff0000"/>
          <w:rtl w:val="0"/>
          <w:lang w:val="en-US"/>
          <w14:textFill>
            <w14:solidFill>
              <w14:srgbClr w14:val="FF0000"/>
            </w14:solidFill>
          </w14:textFill>
        </w:rPr>
        <w:t>ake, happy wedding day!</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11-3 </w:t>
      </w:r>
      <w:r>
        <w:rPr>
          <w:rFonts w:ascii="微软雅黑" w:cs="微软雅黑" w:hAnsi="微软雅黑" w:eastAsia="微软雅黑"/>
          <w:b w:val="1"/>
          <w:bCs w:val="1"/>
          <w:kern w:val="0"/>
          <w:sz w:val="24"/>
          <w:szCs w:val="24"/>
          <w:rtl w:val="0"/>
          <w:lang w:val="zh-TW" w:eastAsia="zh-TW"/>
        </w:rPr>
        <w:t>海盗船</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甲板 日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Drake  Veyra</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和</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抬头看到悬崖上的</w:t>
      </w:r>
      <w:r>
        <w:rPr>
          <w:rFonts w:ascii="微软雅黑" w:cs="微软雅黑" w:hAnsi="微软雅黑" w:eastAsia="微软雅黑"/>
          <w:kern w:val="0"/>
          <w:sz w:val="24"/>
          <w:szCs w:val="24"/>
          <w:rtl w:val="0"/>
          <w:lang w:val="en-US"/>
        </w:rPr>
        <w:t>Luna</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w:t>
      </w:r>
      <w:r>
        <w:rPr>
          <w:rFonts w:ascii="Calibri" w:hAnsi="Calibri"/>
          <w:rtl w:val="0"/>
          <w:lang w:val="en-US"/>
        </w:rPr>
        <w:t>Veyra</w:t>
      </w:r>
      <w:r>
        <w:rPr>
          <w:rtl w:val="0"/>
          <w:lang w:val="zh-TW" w:eastAsia="zh-TW"/>
        </w:rPr>
        <w:t>，放心，你不会有事的，我一会儿就派人救你</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Veyra, relax. You'll be fine. I'll send men to save you soon.</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笑容突然消失，感觉心里绞痛了一下，手捂着胸口</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 OS</w:t>
      </w:r>
      <w:r>
        <w:rPr>
          <w:rtl w:val="0"/>
          <w:lang w:val="zh-TW" w:eastAsia="zh-TW"/>
        </w:rPr>
        <w:t>：为什么我会不安，感觉心里好像失去了什么一样</w:t>
      </w:r>
      <w:r>
        <w:rPr>
          <w:rFonts w:ascii="Calibri" w:hAnsi="Calibri"/>
          <w:rtl w:val="0"/>
          <w:lang w:val="en-US"/>
        </w:rPr>
        <w:t>(</w:t>
      </w:r>
      <w:r>
        <w:rPr>
          <w:rtl w:val="0"/>
          <w:lang w:val="zh-TW" w:eastAsia="zh-TW"/>
        </w:rPr>
        <w:t>看向一旁的</w:t>
      </w:r>
      <w:r>
        <w:rPr>
          <w:rFonts w:ascii="Calibri" w:hAnsi="Calibri"/>
          <w:rtl w:val="0"/>
          <w:lang w:val="en-US"/>
        </w:rPr>
        <w:t>Veyra)</w:t>
      </w:r>
      <w:r>
        <w:rPr>
          <w:lang w:val="en-US"/>
        </w:rPr>
        <w:br w:type="textWrapping"/>
      </w:r>
      <w:r>
        <w:rPr>
          <w:rFonts w:ascii="Times New Roman" w:hAnsi="Times New Roman"/>
          <w:outline w:val="0"/>
          <w:color w:val="ff0000"/>
          <w:u w:color="ff0000"/>
          <w:rtl w:val="0"/>
          <w:lang w:val="en-US"/>
          <w14:textFill>
            <w14:solidFill>
              <w14:srgbClr w14:val="FF0000"/>
            </w14:solidFill>
          </w14:textFill>
        </w:rPr>
        <w:t>Dra</w:t>
      </w:r>
      <w:r>
        <w:rPr>
          <w:rFonts w:ascii="Times New Roman" w:hAnsi="Times New Roman"/>
          <w:outline w:val="0"/>
          <w:color w:val="ff2600"/>
          <w:u w:color="ff0000"/>
          <w:rtl w:val="0"/>
          <w:lang w:val="en-US"/>
          <w14:textFill>
            <w14:solidFill>
              <w14:srgbClr w14:val="FF2600"/>
            </w14:solidFill>
          </w14:textFill>
        </w:rPr>
        <w:t xml:space="preserve">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Why d</w:t>
      </w:r>
      <w:r>
        <w:rPr>
          <w:rFonts w:ascii="Times New Roman" w:hAnsi="Times New Roman"/>
          <w:outline w:val="0"/>
          <w:color w:val="ff0000"/>
          <w:u w:color="ff0000"/>
          <w:rtl w:val="0"/>
          <w:lang w:val="en-US"/>
          <w14:textFill>
            <w14:solidFill>
              <w14:srgbClr w14:val="FF0000"/>
            </w14:solidFill>
          </w14:textFill>
        </w:rPr>
        <w:t>o I feel so panic? Like I've just lost something.</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远处突然阴云密布，狂风大作</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11-4 </w:t>
      </w:r>
      <w:r>
        <w:rPr>
          <w:rFonts w:ascii="微软雅黑" w:cs="微软雅黑" w:hAnsi="微软雅黑" w:eastAsia="微软雅黑"/>
          <w:b w:val="1"/>
          <w:bCs w:val="1"/>
          <w:kern w:val="0"/>
          <w:sz w:val="24"/>
          <w:szCs w:val="24"/>
          <w:rtl w:val="0"/>
          <w:lang w:val="zh-TW" w:eastAsia="zh-TW"/>
        </w:rPr>
        <w:t>悬崖边 日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 xml:space="preserve">Luna </w:t>
      </w:r>
      <w:r>
        <w:rPr>
          <w:rFonts w:ascii="微软雅黑" w:cs="微软雅黑" w:hAnsi="微软雅黑" w:eastAsia="微软雅黑"/>
          <w:kern w:val="0"/>
          <w:sz w:val="24"/>
          <w:szCs w:val="24"/>
          <w:shd w:val="clear" w:color="auto" w:fill="ffff00"/>
          <w:rtl w:val="0"/>
          <w:lang w:val="zh-TW" w:eastAsia="zh-TW"/>
        </w:rPr>
        <w:t>的黑色面纱被大风吹掉，露出真容</w:t>
      </w:r>
    </w:p>
    <w:p>
      <w:pPr>
        <w:pStyle w:val="Normal.0"/>
        <w:tabs>
          <w:tab w:val="left" w:pos="583"/>
        </w:tabs>
        <w:spacing w:line="288" w:lineRule="auto"/>
        <w:rPr>
          <w:rFonts w:ascii="微软雅黑" w:cs="微软雅黑" w:hAnsi="微软雅黑" w:eastAsia="微软雅黑"/>
          <w:kern w:val="0"/>
          <w:sz w:val="24"/>
          <w:szCs w:val="24"/>
          <w:shd w:val="clear" w:color="auto" w:fill="ffff00"/>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en-US"/>
        </w:rPr>
        <w:t xml:space="preserve">11-5 </w:t>
      </w:r>
      <w:r>
        <w:rPr>
          <w:rFonts w:ascii="微软雅黑" w:cs="微软雅黑" w:hAnsi="微软雅黑" w:eastAsia="微软雅黑"/>
          <w:b w:val="1"/>
          <w:bCs w:val="1"/>
          <w:kern w:val="0"/>
          <w:sz w:val="24"/>
          <w:szCs w:val="24"/>
          <w:shd w:val="clear" w:color="auto" w:fill="ffff00"/>
          <w:rtl w:val="0"/>
          <w:lang w:val="zh-TW" w:eastAsia="zh-TW"/>
        </w:rPr>
        <w:t>海盗船</w:t>
      </w:r>
      <w:r>
        <w:rPr>
          <w:rFonts w:ascii="微软雅黑" w:cs="微软雅黑" w:hAnsi="微软雅黑" w:eastAsia="微软雅黑"/>
          <w:b w:val="1"/>
          <w:bCs w:val="1"/>
          <w:kern w:val="0"/>
          <w:sz w:val="24"/>
          <w:szCs w:val="24"/>
          <w:shd w:val="clear" w:color="auto" w:fill="ffff00"/>
          <w:rtl w:val="0"/>
          <w:lang w:val="en-US"/>
        </w:rPr>
        <w:t>-</w:t>
      </w:r>
      <w:r>
        <w:rPr>
          <w:rFonts w:ascii="微软雅黑" w:cs="微软雅黑" w:hAnsi="微软雅黑" w:eastAsia="微软雅黑"/>
          <w:b w:val="1"/>
          <w:bCs w:val="1"/>
          <w:kern w:val="0"/>
          <w:sz w:val="24"/>
          <w:szCs w:val="24"/>
          <w:shd w:val="clear" w:color="auto" w:fill="ffff00"/>
          <w:rtl w:val="0"/>
          <w:lang w:val="zh-TW" w:eastAsia="zh-TW"/>
        </w:rPr>
        <w:t>甲板 日 外</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zh-TW" w:eastAsia="zh-TW"/>
        </w:rPr>
        <w:t>人物：</w:t>
      </w:r>
      <w:r>
        <w:rPr>
          <w:rFonts w:ascii="微软雅黑" w:cs="微软雅黑" w:hAnsi="微软雅黑" w:eastAsia="微软雅黑"/>
          <w:b w:val="1"/>
          <w:bCs w:val="1"/>
          <w:kern w:val="0"/>
          <w:sz w:val="24"/>
          <w:szCs w:val="24"/>
          <w:shd w:val="clear" w:color="auto" w:fill="ffff00"/>
          <w:rtl w:val="0"/>
          <w:lang w:val="en-US"/>
        </w:rPr>
        <w:t>Drake  Veyra</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（看到远处</w:t>
      </w:r>
      <w:r>
        <w:rPr>
          <w:rFonts w:ascii="Calibri" w:hAnsi="Calibri"/>
          <w:rtl w:val="0"/>
          <w:lang w:val="en-US"/>
        </w:rPr>
        <w:t>Luna</w:t>
      </w:r>
      <w:r>
        <w:rPr>
          <w:rtl w:val="0"/>
          <w:lang w:val="zh-TW" w:eastAsia="zh-TW"/>
        </w:rPr>
        <w:t>的脸，大惊）</w:t>
      </w:r>
      <w:r>
        <w:rPr>
          <w:rFonts w:ascii="Calibri" w:hAnsi="Calibri"/>
          <w:rtl w:val="0"/>
          <w:lang w:val="en-US"/>
        </w:rPr>
        <w:t>:Luna</w:t>
      </w:r>
      <w:r>
        <w:rPr>
          <w:rtl w:val="0"/>
          <w:lang w:val="zh-TW" w:eastAsia="zh-TW"/>
        </w:rPr>
        <w:t>？！这不可能，她不是在我身边吗？！（看向一旁的</w:t>
      </w:r>
      <w:r>
        <w:rPr>
          <w:rFonts w:ascii="Calibri" w:hAnsi="Calibri"/>
          <w:rtl w:val="0"/>
          <w:lang w:val="en-US"/>
        </w:rPr>
        <w:t>Vyera</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That's impossible. Isn't she right beside me?!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表情凝固，猛地扯开</w:t>
      </w:r>
      <w:r>
        <w:rPr>
          <w:rFonts w:ascii="微软雅黑" w:cs="微软雅黑" w:hAnsi="微软雅黑" w:eastAsia="微软雅黑"/>
          <w:kern w:val="0"/>
          <w:sz w:val="24"/>
          <w:szCs w:val="24"/>
          <w:shd w:val="clear" w:color="auto" w:fill="ffff00"/>
          <w:rtl w:val="0"/>
          <w:lang w:val="en-US"/>
        </w:rPr>
        <w:t>Veyra</w:t>
      </w:r>
      <w:r>
        <w:rPr>
          <w:rFonts w:ascii="微软雅黑" w:cs="微软雅黑" w:hAnsi="微软雅黑" w:eastAsia="微软雅黑"/>
          <w:kern w:val="0"/>
          <w:sz w:val="24"/>
          <w:szCs w:val="24"/>
          <w:shd w:val="clear" w:color="auto" w:fill="ffff00"/>
          <w:rtl w:val="0"/>
          <w:lang w:val="zh-TW" w:eastAsia="zh-TW"/>
        </w:rPr>
        <w:t>的头纱</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：惊喜吧！</w:t>
      </w:r>
      <w:r>
        <w:rPr>
          <w:rFonts w:ascii="Calibri" w:hAnsi="Calibri"/>
          <w:rtl w:val="0"/>
          <w:lang w:val="en-US"/>
        </w:rPr>
        <w:t>Drake</w:t>
      </w:r>
      <w:r>
        <w:rPr>
          <w:rtl w:val="0"/>
          <w:lang w:val="zh-TW" w:eastAsia="zh-TW"/>
        </w:rPr>
        <w:t>，是我！</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Surprise! Drake, it's me!</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（不敢置信）：</w:t>
      </w:r>
      <w:r>
        <w:rPr>
          <w:rFonts w:ascii="Calibri" w:hAnsi="Calibri"/>
          <w:rtl w:val="0"/>
          <w:lang w:val="en-US"/>
        </w:rPr>
        <w:t>Veyra</w:t>
      </w:r>
      <w:r>
        <w:rPr>
          <w:rtl w:val="0"/>
          <w:lang w:val="zh-TW" w:eastAsia="zh-TW"/>
        </w:rPr>
        <w:t>？！怎么是你？！</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Veyra?! Why is it you?!</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对啊，难道看到我你不高兴吗？</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Yes. Aren't you happy to see me?</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（摇头，惊慌）：不！全弄错了！！错了！！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No! This is all wrong!! Wrong!!</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11-6 </w:t>
      </w:r>
      <w:r>
        <w:rPr>
          <w:rFonts w:ascii="微软雅黑" w:cs="微软雅黑" w:hAnsi="微软雅黑" w:eastAsia="微软雅黑"/>
          <w:b w:val="1"/>
          <w:bCs w:val="1"/>
          <w:kern w:val="0"/>
          <w:sz w:val="24"/>
          <w:szCs w:val="24"/>
          <w:rtl w:val="0"/>
          <w:lang w:val="zh-TW" w:eastAsia="zh-TW"/>
        </w:rPr>
        <w:t>悬崖 日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岛民若干</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乌云密布，电闪雷鸣，海面上出现巨大的漩涡，一只巨大的影随着雷电若隐若现，漩涡深处似乎有双深邃的眼睛注视着悬崖边上的</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（一身黑纱裙）身后数名岛民跪拜着</w:t>
      </w:r>
    </w:p>
    <w:p>
      <w:pPr>
        <w:pStyle w:val="Normal.0"/>
        <w:spacing w:line="288" w:lineRule="auto"/>
        <w:jc w:val="left"/>
        <w:rPr>
          <w:rFonts w:ascii="微软雅黑" w:cs="微软雅黑" w:hAnsi="微软雅黑" w:eastAsia="微软雅黑"/>
          <w:kern w:val="0"/>
          <w:sz w:val="24"/>
          <w:szCs w:val="24"/>
          <w:shd w:val="clear" w:color="auto" w:fill="ffff00"/>
        </w:rPr>
      </w:pPr>
      <w:r>
        <w:rPr>
          <w:rtl w:val="0"/>
          <w:lang w:val="zh-TW" w:eastAsia="zh-TW"/>
        </w:rPr>
        <w:t>岛民（齐声）</w:t>
      </w:r>
      <w:r>
        <w:rPr>
          <w:rFonts w:ascii="Calibri" w:hAnsi="Calibri"/>
          <w:rtl w:val="0"/>
          <w:lang w:val="en-US"/>
        </w:rPr>
        <w:t>O.V</w:t>
      </w:r>
      <w:r>
        <w:rPr>
          <w:rtl w:val="0"/>
          <w:lang w:val="zh-TW" w:eastAsia="zh-TW"/>
        </w:rPr>
        <w:t>：海神大人，接受我们的献祭吧！</w:t>
      </w:r>
      <w:r>
        <w:rPr>
          <w:lang w:val="en-US"/>
        </w:rPr>
        <w:br w:type="textWrapping"/>
      </w:r>
      <w:r>
        <w:rPr>
          <w:rFonts w:ascii="Times New Roman" w:hAnsi="Times New Roman"/>
          <w:outline w:val="0"/>
          <w:color w:val="ff0000"/>
          <w:u w:color="ff0000"/>
          <w:rtl w:val="0"/>
          <w:lang w:val="en-US"/>
          <w14:textFill>
            <w14:solidFill>
              <w14:srgbClr w14:val="FF0000"/>
            </w14:solidFill>
          </w14:textFill>
        </w:rPr>
        <w:t>Islan</w:t>
      </w:r>
      <w:r>
        <w:rPr>
          <w:rFonts w:ascii="Times New Roman" w:hAnsi="Times New Roman"/>
          <w:outline w:val="0"/>
          <w:color w:val="ff2600"/>
          <w:u w:color="ff0000"/>
          <w:rtl w:val="0"/>
          <w:lang w:val="en-US"/>
          <w14:textFill>
            <w14:solidFill>
              <w14:srgbClr w14:val="FF2600"/>
            </w14:solidFill>
          </w14:textFill>
        </w:rPr>
        <w:t xml:space="preserve">ders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Sea God</w:t>
      </w:r>
      <w:r>
        <w:rPr>
          <w:rFonts w:ascii="Times New Roman" w:hAnsi="Times New Roman"/>
          <w:outline w:val="0"/>
          <w:color w:val="ff0000"/>
          <w:u w:color="ff0000"/>
          <w:rtl w:val="0"/>
          <w:lang w:val="en-US"/>
          <w14:textFill>
            <w14:solidFill>
              <w14:srgbClr w14:val="FF0000"/>
            </w14:solidFill>
          </w14:textFill>
        </w:rPr>
        <w:t>, accept our offering!</w:t>
      </w:r>
    </w:p>
    <w:p>
      <w:pPr>
        <w:pStyle w:val="Normal.0"/>
        <w:spacing w:line="288" w:lineRule="auto"/>
        <w:jc w:val="left"/>
        <w:rPr>
          <w:rFonts w:ascii="微软雅黑" w:cs="微软雅黑" w:hAnsi="微软雅黑" w:eastAsia="微软雅黑"/>
          <w:sz w:val="24"/>
          <w:szCs w:val="24"/>
          <w:shd w:val="clear" w:color="auto" w:fill="ffff00"/>
        </w:rPr>
      </w:pPr>
      <w:r>
        <w:rPr>
          <w:rFonts w:ascii="Calibri" w:hAnsi="Calibri"/>
          <w:rtl w:val="0"/>
          <w:lang w:val="en-US"/>
        </w:rPr>
        <w:t>Luna</w:t>
      </w:r>
      <w:r>
        <w:rPr>
          <w:rtl w:val="0"/>
          <w:lang w:val="zh-TW" w:eastAsia="zh-TW"/>
        </w:rPr>
        <w:t>（走到悬崖边，面如死灰）：</w:t>
      </w:r>
      <w:r>
        <w:rPr>
          <w:rFonts w:ascii="Calibri" w:hAnsi="Calibri"/>
          <w:rtl w:val="0"/>
          <w:lang w:val="en-US"/>
        </w:rPr>
        <w:t>Drake</w:t>
      </w:r>
      <w:r>
        <w:rPr>
          <w:rtl w:val="0"/>
          <w:lang w:val="zh-TW" w:eastAsia="zh-TW"/>
        </w:rPr>
        <w:t>，我们不会再见了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Drake, we'll never meet again.</w:t>
      </w:r>
    </w:p>
    <w:p>
      <w:pPr>
        <w:pStyle w:val="Normal.0"/>
        <w:spacing w:line="288" w:lineRule="auto"/>
        <w:rPr>
          <w:rFonts w:ascii="微软雅黑" w:cs="微软雅黑" w:hAnsi="微软雅黑" w:eastAsia="微软雅黑"/>
          <w:sz w:val="24"/>
          <w:szCs w:val="24"/>
          <w:shd w:val="clear" w:color="auto" w:fill="ffff00"/>
        </w:rPr>
      </w:pPr>
      <w:r>
        <w:rPr>
          <w:rFonts w:ascii="微软雅黑" w:cs="微软雅黑" w:hAnsi="微软雅黑" w:eastAsia="微软雅黑"/>
          <w:sz w:val="24"/>
          <w:szCs w:val="24"/>
          <w:shd w:val="clear" w:color="auto" w:fill="ffff00"/>
          <w:rtl w:val="0"/>
          <w:lang w:val="en-US"/>
        </w:rPr>
        <w:t>△</w:t>
      </w:r>
      <w:r>
        <w:rPr>
          <w:rFonts w:ascii="微软雅黑" w:cs="微软雅黑" w:hAnsi="微软雅黑" w:eastAsia="微软雅黑"/>
          <w:sz w:val="24"/>
          <w:szCs w:val="24"/>
          <w:shd w:val="clear" w:color="auto" w:fill="ffff00"/>
          <w:rtl w:val="0"/>
          <w:lang w:val="zh-TW" w:eastAsia="zh-TW"/>
        </w:rPr>
        <w:t>海浪腾起，旋涡包裹住</w:t>
      </w:r>
      <w:r>
        <w:rPr>
          <w:rFonts w:ascii="微软雅黑" w:cs="微软雅黑" w:hAnsi="微软雅黑" w:eastAsia="微软雅黑"/>
          <w:sz w:val="24"/>
          <w:szCs w:val="24"/>
          <w:shd w:val="clear" w:color="auto" w:fill="ffff00"/>
          <w:rtl w:val="0"/>
          <w:lang w:val="en-US"/>
        </w:rPr>
        <w:t>Luna</w:t>
      </w:r>
      <w:r>
        <w:rPr>
          <w:rFonts w:ascii="微软雅黑" w:cs="微软雅黑" w:hAnsi="微软雅黑" w:eastAsia="微软雅黑"/>
          <w:sz w:val="24"/>
          <w:szCs w:val="24"/>
          <w:shd w:val="clear" w:color="auto" w:fill="ffff00"/>
          <w:rtl w:val="0"/>
          <w:lang w:val="zh-TW" w:eastAsia="zh-TW"/>
        </w:rPr>
        <w:t>带入海里【特效】，深海处一双漂亮的蓝色眼睛睁开</w:t>
      </w:r>
    </w:p>
    <w:p>
      <w:pPr>
        <w:pStyle w:val="Normal.0"/>
        <w:spacing w:line="288" w:lineRule="auto"/>
        <w:jc w:val="left"/>
        <w:rPr>
          <w:rFonts w:ascii="微软雅黑" w:cs="微软雅黑" w:hAnsi="微软雅黑" w:eastAsia="微软雅黑"/>
          <w:sz w:val="24"/>
          <w:szCs w:val="24"/>
          <w:shd w:val="clear" w:color="auto" w:fill="ffff00"/>
        </w:rPr>
      </w:pPr>
      <w:r>
        <w:rPr>
          <w:rtl w:val="0"/>
          <w:lang w:val="zh-TW" w:eastAsia="zh-TW"/>
        </w:rPr>
        <w:t>海神（低沉）</w:t>
      </w:r>
      <w:r>
        <w:rPr>
          <w:rFonts w:ascii="Calibri" w:hAnsi="Calibri"/>
          <w:rtl w:val="0"/>
          <w:lang w:val="en-US"/>
        </w:rPr>
        <w:t>O.V</w:t>
      </w:r>
      <w:r>
        <w:rPr>
          <w:rtl w:val="0"/>
          <w:lang w:val="zh-TW" w:eastAsia="zh-TW"/>
        </w:rPr>
        <w:t>：终于找到你了，我的新娘！</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w:t>
      </w:r>
      <w:r>
        <w:rPr>
          <w:rFonts w:ascii="Times New Roman" w:hAnsi="Times New Roman"/>
          <w:outline w:val="0"/>
          <w:color w:val="ff2600"/>
          <w:u w:color="ff0000"/>
          <w:rtl w:val="0"/>
          <w:lang w:val="en-US"/>
          <w14:textFill>
            <w14:solidFill>
              <w14:srgbClr w14:val="FF2600"/>
            </w14:solidFill>
          </w14:textFill>
        </w:rPr>
        <w:t xml:space="preserve">ones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I finall</w:t>
      </w:r>
      <w:r>
        <w:rPr>
          <w:rFonts w:ascii="Times New Roman" w:hAnsi="Times New Roman"/>
          <w:outline w:val="0"/>
          <w:color w:val="ff0000"/>
          <w:u w:color="ff0000"/>
          <w:rtl w:val="0"/>
          <w:lang w:val="en-US"/>
          <w14:textFill>
            <w14:solidFill>
              <w14:srgbClr w14:val="FF0000"/>
            </w14:solidFill>
          </w14:textFill>
        </w:rPr>
        <w:t>y found you, my bride!</w:t>
      </w:r>
    </w:p>
    <w:p>
      <w:pPr>
        <w:pStyle w:val="Normal.0"/>
        <w:spacing w:line="288" w:lineRule="auto"/>
        <w:rPr>
          <w:rFonts w:ascii="微软雅黑" w:cs="微软雅黑" w:hAnsi="微软雅黑" w:eastAsia="微软雅黑"/>
          <w:sz w:val="24"/>
          <w:szCs w:val="24"/>
          <w:shd w:val="clear" w:color="auto" w:fill="ffff00"/>
          <w:lang w:val="zh-TW" w:eastAsia="zh-TW"/>
        </w:rPr>
      </w:pPr>
    </w:p>
    <w:p>
      <w:pPr>
        <w:pStyle w:val="Normal.0"/>
        <w:spacing w:line="288" w:lineRule="auto"/>
        <w:rPr>
          <w:rFonts w:ascii="微软雅黑" w:cs="微软雅黑" w:hAnsi="微软雅黑" w:eastAsia="微软雅黑"/>
          <w:b w:val="1"/>
          <w:bCs w:val="1"/>
          <w:sz w:val="24"/>
          <w:szCs w:val="24"/>
          <w:shd w:val="clear" w:color="auto" w:fill="ffff00"/>
        </w:rPr>
      </w:pPr>
      <w:r>
        <w:rPr>
          <w:rFonts w:ascii="微软雅黑" w:cs="微软雅黑" w:hAnsi="微软雅黑" w:eastAsia="微软雅黑"/>
          <w:b w:val="1"/>
          <w:bCs w:val="1"/>
          <w:sz w:val="24"/>
          <w:szCs w:val="24"/>
          <w:shd w:val="clear" w:color="auto" w:fill="ffff00"/>
          <w:rtl w:val="0"/>
          <w:lang w:val="en-US"/>
        </w:rPr>
        <w:t xml:space="preserve">11-7 </w:t>
      </w:r>
      <w:r>
        <w:rPr>
          <w:rFonts w:ascii="微软雅黑" w:cs="微软雅黑" w:hAnsi="微软雅黑" w:eastAsia="微软雅黑"/>
          <w:b w:val="1"/>
          <w:bCs w:val="1"/>
          <w:sz w:val="24"/>
          <w:szCs w:val="24"/>
          <w:shd w:val="clear" w:color="auto" w:fill="ffff00"/>
          <w:rtl w:val="0"/>
          <w:lang w:val="zh-TW" w:eastAsia="zh-TW"/>
        </w:rPr>
        <w:t>海盗船</w:t>
      </w:r>
      <w:r>
        <w:rPr>
          <w:rFonts w:ascii="微软雅黑" w:cs="微软雅黑" w:hAnsi="微软雅黑" w:eastAsia="微软雅黑"/>
          <w:b w:val="1"/>
          <w:bCs w:val="1"/>
          <w:sz w:val="24"/>
          <w:szCs w:val="24"/>
          <w:shd w:val="clear" w:color="auto" w:fill="ffff00"/>
          <w:rtl w:val="0"/>
          <w:lang w:val="en-US"/>
        </w:rPr>
        <w:t>-</w:t>
      </w:r>
      <w:r>
        <w:rPr>
          <w:rFonts w:ascii="微软雅黑" w:cs="微软雅黑" w:hAnsi="微软雅黑" w:eastAsia="微软雅黑"/>
          <w:b w:val="1"/>
          <w:bCs w:val="1"/>
          <w:sz w:val="24"/>
          <w:szCs w:val="24"/>
          <w:shd w:val="clear" w:color="auto" w:fill="ffff00"/>
          <w:rtl w:val="0"/>
          <w:lang w:val="zh-TW" w:eastAsia="zh-TW"/>
        </w:rPr>
        <w:t>甲板 日 外</w:t>
      </w:r>
    </w:p>
    <w:p>
      <w:pPr>
        <w:pStyle w:val="Normal.0"/>
        <w:spacing w:line="288" w:lineRule="auto"/>
        <w:rPr>
          <w:rFonts w:ascii="微软雅黑" w:cs="微软雅黑" w:hAnsi="微软雅黑" w:eastAsia="微软雅黑"/>
          <w:b w:val="1"/>
          <w:bCs w:val="1"/>
          <w:sz w:val="24"/>
          <w:szCs w:val="24"/>
          <w:shd w:val="clear" w:color="auto" w:fill="ffff00"/>
        </w:rPr>
      </w:pPr>
      <w:r>
        <w:rPr>
          <w:rFonts w:ascii="微软雅黑" w:cs="微软雅黑" w:hAnsi="微软雅黑" w:eastAsia="微软雅黑"/>
          <w:b w:val="1"/>
          <w:bCs w:val="1"/>
          <w:sz w:val="24"/>
          <w:szCs w:val="24"/>
          <w:shd w:val="clear" w:color="auto" w:fill="ffff00"/>
          <w:rtl w:val="0"/>
          <w:lang w:val="zh-TW" w:eastAsia="zh-TW"/>
        </w:rPr>
        <w:t>人物：</w:t>
      </w:r>
      <w:r>
        <w:rPr>
          <w:rFonts w:ascii="微软雅黑" w:cs="微软雅黑" w:hAnsi="微软雅黑" w:eastAsia="微软雅黑"/>
          <w:b w:val="1"/>
          <w:bCs w:val="1"/>
          <w:sz w:val="24"/>
          <w:szCs w:val="24"/>
          <w:shd w:val="clear" w:color="auto" w:fill="ffff00"/>
          <w:rtl w:val="0"/>
          <w:lang w:val="en-US"/>
        </w:rPr>
        <w:t>Drake</w:t>
      </w:r>
    </w:p>
    <w:p>
      <w:pPr>
        <w:pStyle w:val="Normal.0"/>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发疯一般冲到船头，看着被海浪卷进海里的</w:t>
      </w:r>
      <w:r>
        <w:rPr>
          <w:rFonts w:ascii="微软雅黑" w:cs="微软雅黑" w:hAnsi="微软雅黑" w:eastAsia="微软雅黑"/>
          <w:kern w:val="0"/>
          <w:sz w:val="24"/>
          <w:szCs w:val="24"/>
          <w:shd w:val="clear" w:color="auto" w:fill="ffff00"/>
          <w:rtl w:val="0"/>
          <w:lang w:val="en-US"/>
        </w:rPr>
        <w:t>Luna</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（瞪大双眼，伸手嘶吼）：</w:t>
      </w:r>
      <w:r>
        <w:rPr>
          <w:rFonts w:ascii="Calibri" w:hAnsi="Calibri"/>
          <w:rtl w:val="0"/>
          <w:lang w:val="en-US"/>
        </w:rPr>
        <w:t>Luna</w:t>
      </w:r>
      <w:r>
        <w:rPr>
          <w:rtl w:val="0"/>
          <w:lang w:val="zh-TW" w:eastAsia="zh-TW"/>
        </w:rPr>
        <w:t>！不！！！</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No!!!</w:t>
      </w:r>
    </w:p>
    <w:p>
      <w:pPr>
        <w:pStyle w:val="Normal.0"/>
        <w:tabs>
          <w:tab w:val="left" w:pos="583"/>
        </w:tabs>
        <w:spacing w:line="288" w:lineRule="auto"/>
        <w:rPr>
          <w:rFonts w:ascii="微软雅黑" w:cs="微软雅黑" w:hAnsi="微软雅黑" w:eastAsia="微软雅黑"/>
          <w:kern w:val="0"/>
          <w:sz w:val="24"/>
          <w:szCs w:val="24"/>
          <w:shd w:val="clear" w:color="auto" w:fill="ffff00"/>
          <w:lang w:val="zh-TW" w:eastAsia="zh-TW"/>
        </w:rPr>
      </w:pPr>
    </w:p>
    <w:p>
      <w:pPr>
        <w:pStyle w:val="Normal.0"/>
        <w:tabs>
          <w:tab w:val="left" w:pos="583"/>
        </w:tabs>
        <w:spacing w:line="288" w:lineRule="auto"/>
        <w:outlineLvl w:val="0"/>
        <w:rPr>
          <w:rFonts w:ascii="微软雅黑" w:cs="微软雅黑" w:hAnsi="微软雅黑" w:eastAsia="微软雅黑"/>
          <w:b w:val="1"/>
          <w:bCs w:val="1"/>
          <w:outline w:val="0"/>
          <w:color w:val="ff0000"/>
          <w:kern w:val="0"/>
          <w:sz w:val="24"/>
          <w:szCs w:val="24"/>
          <w:u w:color="ff0000"/>
          <w:lang w:val="zh-TW" w:eastAsia="zh-TW"/>
          <w14:textFill>
            <w14:solidFill>
              <w14:srgbClr w14:val="FF0000"/>
            </w14:solidFill>
          </w14:textFill>
        </w:rPr>
      </w:pPr>
      <w:r>
        <w:rPr>
          <w:rFonts w:ascii="微软雅黑" w:cs="微软雅黑" w:hAnsi="微软雅黑" w:eastAsia="微软雅黑"/>
          <w:b w:val="1"/>
          <w:bCs w:val="1"/>
          <w:outline w:val="0"/>
          <w:color w:val="ff0000"/>
          <w:kern w:val="0"/>
          <w:sz w:val="24"/>
          <w:szCs w:val="24"/>
          <w:u w:color="ff0000"/>
          <w:rtl w:val="0"/>
          <w:lang w:val="zh-TW" w:eastAsia="zh-TW"/>
          <w14:textFill>
            <w14:solidFill>
              <w14:srgbClr w14:val="FF0000"/>
            </w14:solidFill>
          </w14:textFill>
        </w:rPr>
        <w:t>【二次付费卡点】</w:t>
      </w:r>
    </w:p>
    <w:p>
      <w:pPr>
        <w:pStyle w:val="Normal.0"/>
        <w:tabs>
          <w:tab w:val="left" w:pos="583"/>
        </w:tabs>
        <w:spacing w:line="288" w:lineRule="auto"/>
        <w:rPr>
          <w:rFonts w:ascii="微软雅黑" w:cs="微软雅黑" w:hAnsi="微软雅黑" w:eastAsia="微软雅黑"/>
          <w:b w:val="1"/>
          <w:bCs w:val="1"/>
          <w:outline w:val="0"/>
          <w:color w:val="ff0000"/>
          <w:kern w:val="0"/>
          <w:sz w:val="24"/>
          <w:szCs w:val="24"/>
          <w:u w:color="ff0000"/>
          <w:lang w:val="zh-TW" w:eastAsia="zh-TW"/>
          <w14:textFill>
            <w14:solidFill>
              <w14:srgbClr w14:val="FF0000"/>
            </w14:solidFill>
          </w14:textFill>
        </w:rPr>
      </w:pPr>
    </w:p>
    <w:p>
      <w:pPr>
        <w:pStyle w:val="Normal.0"/>
        <w:tabs>
          <w:tab w:val="left" w:pos="583"/>
        </w:tabs>
        <w:spacing w:line="288" w:lineRule="auto"/>
        <w:outlineLvl w:val="0"/>
        <w:rPr>
          <w:rFonts w:ascii="微软雅黑" w:cs="微软雅黑" w:hAnsi="微软雅黑" w:eastAsia="微软雅黑"/>
          <w:b w:val="1"/>
          <w:bCs w:val="1"/>
          <w:outline w:val="0"/>
          <w:color w:val="ff0000"/>
          <w:kern w:val="0"/>
          <w:sz w:val="24"/>
          <w:szCs w:val="24"/>
          <w:u w:color="ff0000"/>
          <w:lang w:val="zh-TW" w:eastAsia="zh-TW"/>
          <w14:textFill>
            <w14:solidFill>
              <w14:srgbClr w14:val="FF0000"/>
            </w14:solidFill>
          </w14:textFill>
        </w:rPr>
      </w:pPr>
      <w:r>
        <w:rPr>
          <w:rFonts w:ascii="微软雅黑" w:cs="微软雅黑" w:hAnsi="微软雅黑" w:eastAsia="微软雅黑"/>
          <w:b w:val="1"/>
          <w:bCs w:val="1"/>
          <w:outline w:val="0"/>
          <w:color w:val="ff0000"/>
          <w:kern w:val="0"/>
          <w:sz w:val="24"/>
          <w:szCs w:val="24"/>
          <w:u w:color="ff0000"/>
          <w:rtl w:val="0"/>
          <w:lang w:val="zh-TW" w:eastAsia="zh-TW"/>
          <w14:textFill>
            <w14:solidFill>
              <w14:srgbClr w14:val="FF0000"/>
            </w14:solidFill>
          </w14:textFill>
        </w:rPr>
        <w:t>第十二集</w:t>
      </w:r>
    </w:p>
    <w:p>
      <w:pPr>
        <w:pStyle w:val="Normal.0"/>
        <w:tabs>
          <w:tab w:val="left" w:pos="583"/>
        </w:tabs>
        <w:spacing w:line="288" w:lineRule="auto"/>
        <w:rPr>
          <w:rFonts w:ascii="微软雅黑" w:cs="微软雅黑" w:hAnsi="微软雅黑" w:eastAsia="微软雅黑"/>
          <w:b w:val="1"/>
          <w:bCs w:val="1"/>
          <w:outline w:val="0"/>
          <w:color w:val="ff0000"/>
          <w:kern w:val="0"/>
          <w:sz w:val="24"/>
          <w:szCs w:val="24"/>
          <w:u w:color="ff0000"/>
          <w14:textFill>
            <w14:solidFill>
              <w14:srgbClr w14:val="FF0000"/>
            </w14:solidFill>
          </w14:textFill>
        </w:rPr>
      </w:pPr>
      <w:r>
        <w:rPr>
          <w:rFonts w:ascii="微软雅黑" w:cs="微软雅黑" w:hAnsi="微软雅黑" w:eastAsia="微软雅黑"/>
          <w:b w:val="1"/>
          <w:bCs w:val="1"/>
          <w:outline w:val="0"/>
          <w:color w:val="ff0000"/>
          <w:kern w:val="0"/>
          <w:sz w:val="24"/>
          <w:szCs w:val="24"/>
          <w:u w:color="ff0000"/>
          <w:rtl w:val="0"/>
          <w:lang w:val="en-US"/>
          <w14:textFill>
            <w14:solidFill>
              <w14:srgbClr w14:val="FF0000"/>
            </w14:solidFill>
          </w14:textFill>
        </w:rPr>
        <w:t xml:space="preserve">12-1 </w:t>
      </w:r>
      <w:r>
        <w:rPr>
          <w:rFonts w:ascii="微软雅黑" w:cs="微软雅黑" w:hAnsi="微软雅黑" w:eastAsia="微软雅黑"/>
          <w:b w:val="1"/>
          <w:bCs w:val="1"/>
          <w:outline w:val="0"/>
          <w:color w:val="ff0000"/>
          <w:kern w:val="0"/>
          <w:sz w:val="24"/>
          <w:szCs w:val="24"/>
          <w:u w:color="ff0000"/>
          <w:rtl w:val="0"/>
          <w:lang w:val="zh-TW" w:eastAsia="zh-TW"/>
          <w14:textFill>
            <w14:solidFill>
              <w14:srgbClr w14:val="FF0000"/>
            </w14:solidFill>
          </w14:textFill>
        </w:rPr>
        <w:t>海盗船 日  外</w:t>
      </w:r>
    </w:p>
    <w:p>
      <w:pPr>
        <w:pStyle w:val="Normal.0"/>
        <w:tabs>
          <w:tab w:val="left" w:pos="583"/>
        </w:tabs>
        <w:spacing w:line="288" w:lineRule="auto"/>
        <w:rPr>
          <w:rFonts w:ascii="微软雅黑" w:cs="微软雅黑" w:hAnsi="微软雅黑" w:eastAsia="微软雅黑"/>
          <w:b w:val="1"/>
          <w:bCs w:val="1"/>
          <w:outline w:val="0"/>
          <w:color w:val="ff0000"/>
          <w:kern w:val="0"/>
          <w:sz w:val="24"/>
          <w:szCs w:val="24"/>
          <w:u w:color="ff0000"/>
          <w14:textFill>
            <w14:solidFill>
              <w14:srgbClr w14:val="FF0000"/>
            </w14:solidFill>
          </w14:textFill>
        </w:rPr>
      </w:pPr>
      <w:r>
        <w:rPr>
          <w:rFonts w:ascii="微软雅黑" w:cs="微软雅黑" w:hAnsi="微软雅黑" w:eastAsia="微软雅黑"/>
          <w:b w:val="1"/>
          <w:bCs w:val="1"/>
          <w:outline w:val="0"/>
          <w:color w:val="ff0000"/>
          <w:kern w:val="0"/>
          <w:sz w:val="24"/>
          <w:szCs w:val="24"/>
          <w:u w:color="ff0000"/>
          <w:rtl w:val="0"/>
          <w:lang w:val="zh-TW" w:eastAsia="zh-TW"/>
          <w14:textFill>
            <w14:solidFill>
              <w14:srgbClr w14:val="FF0000"/>
            </w14:solidFill>
          </w14:textFill>
        </w:rPr>
        <w:t>人物：</w:t>
      </w:r>
      <w:r>
        <w:rPr>
          <w:rFonts w:ascii="微软雅黑" w:cs="微软雅黑" w:hAnsi="微软雅黑" w:eastAsia="微软雅黑"/>
          <w:b w:val="1"/>
          <w:bCs w:val="1"/>
          <w:outline w:val="0"/>
          <w:color w:val="ff0000"/>
          <w:kern w:val="0"/>
          <w:sz w:val="24"/>
          <w:szCs w:val="24"/>
          <w:u w:color="ff0000"/>
          <w:rtl w:val="0"/>
          <w:lang w:val="en-US"/>
          <w14:textFill>
            <w14:solidFill>
              <w14:srgbClr w14:val="FF0000"/>
            </w14:solidFill>
          </w14:textFill>
        </w:rPr>
        <w:t>Drake  Veyra</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（嘶吼）：</w:t>
      </w:r>
      <w:r>
        <w:rPr>
          <w:rFonts w:ascii="Calibri" w:hAnsi="Calibri"/>
          <w:rtl w:val="0"/>
          <w:lang w:val="en-US"/>
        </w:rPr>
        <w:t>Luna</w:t>
      </w:r>
      <w:r>
        <w:rPr>
          <w:rtl w:val="0"/>
          <w:lang w:val="zh-TW" w:eastAsia="zh-TW"/>
        </w:rPr>
        <w:t>！不！</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No!</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猛地转头，死死盯住</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，一步步逼近</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（冰冷）：为什么？！被献祭的本该是你！为什么是</w:t>
      </w:r>
      <w:r>
        <w:rPr>
          <w:rFonts w:ascii="Calibri" w:hAnsi="Calibri"/>
          <w:rtl w:val="0"/>
          <w:lang w:val="en-US"/>
        </w:rPr>
        <w:t>Luna</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Why?! You were supposed to be the offering! Why is it Luna now?!</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（上前靠近装可怜）：难道跟我结婚你不高兴吗？你心里爱的从来不是她，不是吗？</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Aren't you happy to marry me? You never loved her anyway, did you?</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（推开）：你根本不懂！</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You don't understand a thing!</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被推倒</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 xml:space="preserve">转身，一把扯掉身上的皮夹克，来到船头，纵身跃入波涛汹涌的大海 </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DrakeOS</w:t>
      </w:r>
      <w:r>
        <w:rPr>
          <w:rtl w:val="0"/>
          <w:lang w:val="zh-TW" w:eastAsia="zh-TW"/>
        </w:rPr>
        <w:t>：</w:t>
      </w:r>
      <w:r>
        <w:rPr>
          <w:rFonts w:ascii="Calibri" w:hAnsi="Calibri"/>
          <w:rtl w:val="0"/>
          <w:lang w:val="en-US"/>
        </w:rPr>
        <w:t>Luna</w:t>
      </w:r>
      <w:r>
        <w:rPr>
          <w:rtl w:val="0"/>
          <w:lang w:val="zh-TW" w:eastAsia="zh-TW"/>
        </w:rPr>
        <w:t>！等着我！我现在就去救你！</w:t>
      </w:r>
      <w:r>
        <w:rPr>
          <w:rFonts w:ascii="Calibri" w:hAnsi="Calibri"/>
          <w:rtl w:val="0"/>
          <w:lang w:val="zh-TW" w:eastAsia="zh-TW"/>
        </w:rPr>
        <w:t xml:space="preserve"> </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Drake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Luna! Wai</w:t>
      </w:r>
      <w:r>
        <w:rPr>
          <w:rFonts w:ascii="Times New Roman" w:hAnsi="Times New Roman"/>
          <w:outline w:val="0"/>
          <w:color w:val="ff0000"/>
          <w:u w:color="ff0000"/>
          <w:rtl w:val="0"/>
          <w:lang w:val="en-US"/>
          <w14:textFill>
            <w14:solidFill>
              <w14:srgbClr w14:val="FF0000"/>
            </w14:solidFill>
          </w14:textFill>
        </w:rPr>
        <w:t>t for me! I'm coming to save you now!</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（大喊）：</w:t>
      </w:r>
      <w:r>
        <w:rPr>
          <w:rFonts w:ascii="Calibri" w:hAnsi="Calibri"/>
          <w:rtl w:val="0"/>
          <w:lang w:val="en-US"/>
        </w:rPr>
        <w:t>Drake</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Drake!!</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12-2 </w:t>
      </w:r>
      <w:r>
        <w:rPr>
          <w:rFonts w:ascii="微软雅黑" w:cs="微软雅黑" w:hAnsi="微软雅黑" w:eastAsia="微软雅黑"/>
          <w:b w:val="1"/>
          <w:bCs w:val="1"/>
          <w:kern w:val="0"/>
          <w:sz w:val="24"/>
          <w:szCs w:val="24"/>
          <w:rtl w:val="0"/>
          <w:lang w:val="zh-TW" w:eastAsia="zh-TW"/>
        </w:rPr>
        <w:t>海里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  Drake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向下潜泳，看到下方不远处的</w:t>
      </w:r>
      <w:r>
        <w:rPr>
          <w:rFonts w:ascii="微软雅黑" w:cs="微软雅黑" w:hAnsi="微软雅黑" w:eastAsia="微软雅黑"/>
          <w:kern w:val="0"/>
          <w:sz w:val="24"/>
          <w:szCs w:val="24"/>
          <w:rtl w:val="0"/>
          <w:lang w:val="en-US"/>
        </w:rPr>
        <w:t>Luna</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（瞪大眼睛，加快游速）</w:t>
      </w:r>
      <w:r>
        <w:rPr>
          <w:rFonts w:ascii="Calibri" w:hAnsi="Calibri"/>
          <w:rtl w:val="0"/>
          <w:lang w:val="en-US"/>
        </w:rPr>
        <w:t>OS</w:t>
      </w:r>
      <w:r>
        <w:rPr>
          <w:rtl w:val="0"/>
          <w:lang w:val="zh-TW" w:eastAsia="zh-TW"/>
        </w:rPr>
        <w:t>：</w:t>
      </w:r>
      <w:r>
        <w:rPr>
          <w:rFonts w:ascii="Calibri" w:hAnsi="Calibri"/>
          <w:rtl w:val="0"/>
          <w:lang w:val="en-US"/>
        </w:rPr>
        <w:t>Luna</w:t>
      </w:r>
      <w:r>
        <w:rPr>
          <w:rtl w:val="0"/>
          <w:lang w:val="zh-TW" w:eastAsia="zh-TW"/>
        </w:rPr>
        <w:t>！我来了！</w:t>
      </w:r>
      <w:r>
        <w:rPr>
          <w:rFonts w:ascii="Calibri" w:hAnsi="Calibri"/>
          <w:rtl w:val="0"/>
          <w:lang w:val="zh-TW" w:eastAsia="zh-TW"/>
        </w:rPr>
        <w:t xml:space="preserve"> </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Drake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Luna! I</w:t>
      </w:r>
      <w:r>
        <w:rPr>
          <w:rFonts w:ascii="Times New Roman" w:hAnsi="Times New Roman"/>
          <w:outline w:val="0"/>
          <w:color w:val="ff0000"/>
          <w:u w:color="ff0000"/>
          <w:rtl w:val="0"/>
          <w:lang w:val="en-US"/>
          <w14:textFill>
            <w14:solidFill>
              <w14:srgbClr w14:val="FF0000"/>
            </w14:solidFill>
          </w14:textFill>
        </w:rPr>
        <w:t>'m coming!</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伸出手，距离</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越来越近，只差几厘米就能抓住她的手腕，就在此时，一只巨大宝蓝色透明灵体突然从黑暗中伸出包裹住</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，往下一拉快速下沉</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张嘴</w:t>
      </w:r>
      <w:r>
        <w:rPr>
          <w:rFonts w:ascii="Calibri" w:hAnsi="Calibri"/>
          <w:rtl w:val="0"/>
          <w:lang w:val="en-US"/>
        </w:rPr>
        <w:t>)</w:t>
      </w:r>
      <w:r>
        <w:rPr>
          <w:rtl w:val="0"/>
          <w:lang w:val="zh-TW" w:eastAsia="zh-TW"/>
        </w:rPr>
        <w:t>：不！</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No!</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呛水，呼出大量气泡，意识开始模糊，慢慢上浮</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大副出现将</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拽起离开</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12-3 </w:t>
      </w:r>
      <w:r>
        <w:rPr>
          <w:rFonts w:ascii="微软雅黑" w:cs="微软雅黑" w:hAnsi="微软雅黑" w:eastAsia="微软雅黑"/>
          <w:b w:val="1"/>
          <w:bCs w:val="1"/>
          <w:kern w:val="0"/>
          <w:sz w:val="24"/>
          <w:szCs w:val="24"/>
          <w:rtl w:val="0"/>
          <w:lang w:val="zh-TW" w:eastAsia="zh-TW"/>
        </w:rPr>
        <w:t xml:space="preserve">海神宫殿 日内 </w:t>
      </w:r>
    </w:p>
    <w:p>
      <w:pPr>
        <w:pStyle w:val="Normal.0"/>
        <w:tabs>
          <w:tab w:val="left" w:pos="583"/>
          <w:tab w:val="left" w:pos="1651"/>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w:t>
        <w:tab/>
        <w:t xml:space="preserve"> </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【深海之下，一片奇幻景象，巨大的发光珊瑚丛如水晶般闪耀，各色发光鱼群穿梭其中，形成流动的光带，中央是一座由千年珊瑚搭建的宫殿，宫殿中央摆放着一张巨大的水晶床，床身散发着柔和的蓝色光芒】</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躺在水晶床上，她缓缓睁开眼，视线模糊，看到缠绕在床边的灵体</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（声音微弱，绝望）：你就是传说中吃掉几百个献祭少女的海神？</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So you're the Sea God who devoured hundreds of sacrificed girls?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透明灵体伸手向</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的脸摸去，</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赴死般闭上眼</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：吃了我吧！</w:t>
      </w:r>
      <w:r>
        <w:rPr>
          <w:rFonts w:ascii="Calibri" w:hAnsi="Calibri" w:hint="default"/>
          <w:rtl w:val="0"/>
          <w:lang w:val="en-US"/>
        </w:rPr>
        <w:t>……</w:t>
      </w:r>
      <w:r>
        <w:rPr>
          <w:rtl w:val="0"/>
          <w:lang w:val="zh-TW" w:eastAsia="zh-TW"/>
        </w:rPr>
        <w:t>我没有什么可留恋的了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Eat me! ...I have nothing left to live for.</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海神手</w:t>
      </w:r>
      <w:r>
        <w:rPr>
          <w:rFonts w:ascii="微软雅黑" w:cs="微软雅黑" w:hAnsi="微软雅黑" w:eastAsia="微软雅黑"/>
          <w:kern w:val="0"/>
          <w:sz w:val="24"/>
          <w:szCs w:val="24"/>
          <w:shd w:val="clear" w:color="auto" w:fill="ffff00"/>
          <w:rtl w:val="0"/>
          <w:lang w:val="zh-TW" w:eastAsia="zh-TW"/>
        </w:rPr>
        <w:t>停下，在耀眼的宝蓝色光芒中，开始变化，化为无数蓝色的光粒子，随后在空中凝聚，逐渐形成一只修长、白皙的人类手掌，轻轻戳一下</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的脸颊（特效反应）</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海神：睁开眼睛</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Open your eyes.</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猛地睁开眼，看到一个帅哥侧躺在自己跟前，一只手撑着头。宽肩窄腰，八块腹肌裸露，银白色长发如月光倾泻，垂至腰际，发梢泛着淡淡蓝光；眼眸深邃如海，湛蓝的瞳孔镶嵌着水纹印记</w:t>
      </w:r>
    </w:p>
    <w:p>
      <w:pPr>
        <w:pStyle w:val="Normal.0"/>
        <w:tabs>
          <w:tab w:val="left" w:pos="583"/>
        </w:tabs>
        <w:spacing w:line="288" w:lineRule="auto"/>
        <w:jc w:val="left"/>
        <w:rPr>
          <w:rFonts w:ascii="微软雅黑" w:cs="微软雅黑" w:hAnsi="微软雅黑" w:eastAsia="微软雅黑"/>
          <w:b w:val="1"/>
          <w:bCs w:val="1"/>
          <w:kern w:val="0"/>
          <w:sz w:val="24"/>
          <w:szCs w:val="24"/>
          <w:shd w:val="clear" w:color="auto" w:fill="ffff00"/>
        </w:rPr>
      </w:pPr>
      <w:r>
        <w:rPr>
          <w:rFonts w:ascii="Calibri" w:hAnsi="Calibri"/>
          <w:rtl w:val="0"/>
          <w:lang w:val="en-US"/>
        </w:rPr>
        <w:t xml:space="preserve">Luna </w:t>
      </w:r>
      <w:r>
        <w:rPr>
          <w:rtl w:val="0"/>
          <w:lang w:val="zh-TW" w:eastAsia="zh-TW"/>
        </w:rPr>
        <w:t>呼吸急促</w:t>
      </w:r>
      <w:r>
        <w:rPr>
          <w:rFonts w:ascii="Calibri" w:hAnsi="Calibri"/>
          <w:rtl w:val="0"/>
          <w:lang w:val="en-US"/>
        </w:rPr>
        <w:t>OS</w:t>
      </w:r>
      <w:r>
        <w:rPr>
          <w:rtl w:val="0"/>
          <w:lang w:val="zh-TW" w:eastAsia="zh-TW"/>
        </w:rPr>
        <w:t>：从来没人说过，海神长得这么帅</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No one ever sa</w:t>
      </w:r>
      <w:r>
        <w:rPr>
          <w:rFonts w:ascii="Times New Roman" w:hAnsi="Times New Roman"/>
          <w:outline w:val="0"/>
          <w:color w:val="ff0000"/>
          <w:u w:color="ff0000"/>
          <w:rtl w:val="0"/>
          <w:lang w:val="en-US"/>
          <w14:textFill>
            <w14:solidFill>
              <w14:srgbClr w14:val="FF0000"/>
            </w14:solidFill>
          </w14:textFill>
        </w:rPr>
        <w:t>id Sea God was this handsome.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 xml:space="preserve">Luna </w:t>
      </w:r>
      <w:r>
        <w:rPr>
          <w:rtl w:val="0"/>
          <w:lang w:val="zh-TW" w:eastAsia="zh-TW"/>
        </w:rPr>
        <w:t>流泪</w:t>
      </w:r>
      <w:r>
        <w:rPr>
          <w:rFonts w:ascii="Calibri" w:hAnsi="Calibri"/>
          <w:rtl w:val="0"/>
          <w:lang w:val="en-US"/>
        </w:rPr>
        <w:t>OS</w:t>
      </w:r>
      <w:r>
        <w:rPr>
          <w:rtl w:val="0"/>
          <w:lang w:val="zh-TW" w:eastAsia="zh-TW"/>
        </w:rPr>
        <w:t>：求你一口吃掉我，这样没那么痛苦</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Lun</w:t>
      </w:r>
      <w:r>
        <w:rPr>
          <w:rFonts w:ascii="Times New Roman" w:hAnsi="Times New Roman"/>
          <w:outline w:val="0"/>
          <w:color w:val="ff2600"/>
          <w:u w:color="ff0000"/>
          <w:rtl w:val="0"/>
          <w:lang w:val="en-US"/>
          <w14:textFill>
            <w14:solidFill>
              <w14:srgbClr w14:val="FF2600"/>
            </w14:solidFill>
          </w14:textFill>
        </w:rPr>
        <w:t xml:space="preserve">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Please eat me once. That way it won't hurt as much...</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海神看到</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的眼泪，诧异，指尖触摸眼泪，含进嘴里品尝</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海神：恐惧</w:t>
      </w:r>
      <w:r>
        <w:rPr>
          <w:rFonts w:ascii="Calibri" w:cs="Calibri" w:hAnsi="Calibri" w:eastAsia="Calibri"/>
          <w:rtl w:val="0"/>
          <w:lang w:val="en-US"/>
        </w:rPr>
        <w:tab/>
        <w:t>...</w:t>
      </w:r>
      <w:r>
        <w:rPr>
          <w:rtl w:val="0"/>
          <w:lang w:val="zh-TW" w:eastAsia="zh-TW"/>
        </w:rPr>
        <w:t>绝望</w:t>
      </w:r>
      <w:r>
        <w:rPr>
          <w:rFonts w:ascii="Calibri" w:hAnsi="Calibri"/>
          <w:rtl w:val="0"/>
          <w:lang w:val="en-US"/>
        </w:rPr>
        <w:t>...</w:t>
      </w:r>
      <w:r>
        <w:rPr>
          <w:rtl w:val="0"/>
          <w:lang w:val="zh-TW" w:eastAsia="zh-TW"/>
        </w:rPr>
        <w:t>你想死？</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Fear... despair... You want to die?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惶恐的看着海神逼近，摇头</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海神翻身压在</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身上，手指抚摸上</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的嘴唇，又划过</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的锁骨，头靠近</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突然看向海神的下体，隆起</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：哦不！</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Oh no!</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海神的嘴慢慢靠近</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的耳朵，轻轻呼气</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海神：小甜心，五百年了，你是第一个让我起反应的人</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Sweetheart, in five hundred years, you're the first woman to get me hard.</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海神双臂瞬间长满蓝色鳞片（特效）</w:t>
      </w:r>
    </w:p>
    <w:p>
      <w:pPr>
        <w:pStyle w:val="Normal.0"/>
        <w:tabs>
          <w:tab w:val="left" w:pos="583"/>
        </w:tabs>
        <w:spacing w:line="288" w:lineRule="auto"/>
        <w:rPr>
          <w:rFonts w:ascii="微软雅黑" w:cs="微软雅黑" w:hAnsi="微软雅黑" w:eastAsia="微软雅黑"/>
          <w:kern w:val="0"/>
          <w:sz w:val="24"/>
          <w:szCs w:val="24"/>
          <w:shd w:val="clear" w:color="auto" w:fill="ffff00"/>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shd w:val="nil" w:color="auto" w:fill="auto"/>
          <w:lang w:val="zh-TW" w:eastAsia="zh-TW"/>
        </w:rPr>
      </w:pPr>
      <w:r>
        <w:rPr>
          <w:rFonts w:ascii="微软雅黑" w:cs="微软雅黑" w:hAnsi="微软雅黑" w:eastAsia="微软雅黑"/>
          <w:b w:val="1"/>
          <w:bCs w:val="1"/>
          <w:kern w:val="0"/>
          <w:sz w:val="24"/>
          <w:szCs w:val="24"/>
          <w:shd w:val="nil" w:color="auto" w:fill="auto"/>
          <w:rtl w:val="0"/>
          <w:lang w:val="zh-TW" w:eastAsia="zh-TW"/>
        </w:rPr>
        <w:t>【二卡备用卡点一】</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第十三集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13-1 </w:t>
      </w:r>
      <w:r>
        <w:rPr>
          <w:rFonts w:ascii="微软雅黑" w:cs="微软雅黑" w:hAnsi="微软雅黑" w:eastAsia="微软雅黑"/>
          <w:b w:val="1"/>
          <w:bCs w:val="1"/>
          <w:kern w:val="0"/>
          <w:sz w:val="24"/>
          <w:szCs w:val="24"/>
          <w:rtl w:val="0"/>
          <w:lang w:val="zh-TW" w:eastAsia="zh-TW"/>
        </w:rPr>
        <w:t>海神宫殿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海神（</w:t>
      </w:r>
      <w:r>
        <w:rPr>
          <w:rFonts w:ascii="微软雅黑" w:cs="微软雅黑" w:hAnsi="微软雅黑" w:eastAsia="微软雅黑"/>
          <w:b w:val="1"/>
          <w:bCs w:val="1"/>
          <w:kern w:val="0"/>
          <w:sz w:val="24"/>
          <w:szCs w:val="24"/>
          <w:rtl w:val="0"/>
          <w:lang w:val="en-US"/>
        </w:rPr>
        <w:t>Davy Jones</w:t>
      </w:r>
      <w:r>
        <w:rPr>
          <w:rFonts w:ascii="微软雅黑" w:cs="微软雅黑" w:hAnsi="微软雅黑" w:eastAsia="微软雅黑"/>
          <w:b w:val="1"/>
          <w:bCs w:val="1"/>
          <w:kern w:val="0"/>
          <w:sz w:val="24"/>
          <w:szCs w:val="24"/>
          <w:rtl w:val="0"/>
          <w:lang w:val="zh-TW" w:eastAsia="zh-TW"/>
        </w:rPr>
        <w: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海神捏住</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的下巴转向自己</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海神：看着我！我叫</w:t>
      </w:r>
      <w:r>
        <w:rPr>
          <w:rFonts w:ascii="Calibri" w:hAnsi="Calibri"/>
          <w:rtl w:val="0"/>
          <w:lang w:val="en-US"/>
        </w:rPr>
        <w:t>Davy Jones</w:t>
      </w:r>
      <w:r>
        <w:rPr>
          <w:rtl w:val="0"/>
          <w:lang w:val="zh-TW" w:eastAsia="zh-TW"/>
        </w:rPr>
        <w:t>，</w:t>
      </w:r>
      <w:r>
        <w:rPr>
          <w:rFonts w:ascii="Calibri" w:hAnsi="Calibri"/>
          <w:rtl w:val="0"/>
          <w:lang w:val="zh-TW" w:eastAsia="zh-TW"/>
        </w:rPr>
        <w:t xml:space="preserve"> </w:t>
      </w:r>
      <w:r>
        <w:rPr>
          <w:rtl w:val="0"/>
          <w:lang w:val="zh-TW" w:eastAsia="zh-TW"/>
        </w:rPr>
        <w:t>是这片大海的主宰</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Look at me! I am Davy Jones, lord of these seas.</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 OS</w:t>
      </w:r>
      <w:r>
        <w:rPr>
          <w:rtl w:val="0"/>
          <w:lang w:val="zh-TW" w:eastAsia="zh-TW"/>
        </w:rPr>
        <w:t>：他真的是海神！他到底要对我做什么？！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Lun</w:t>
      </w:r>
      <w:r>
        <w:rPr>
          <w:rFonts w:ascii="Times New Roman" w:hAnsi="Times New Roman"/>
          <w:outline w:val="0"/>
          <w:color w:val="ff2600"/>
          <w:u w:color="ff0000"/>
          <w:rtl w:val="0"/>
          <w:lang w:val="en-US"/>
          <w14:textFill>
            <w14:solidFill>
              <w14:srgbClr w14:val="FF2600"/>
            </w14:solidFill>
          </w14:textFill>
        </w:rPr>
        <w:t xml:space="preserve">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He rea</w:t>
      </w:r>
      <w:r>
        <w:rPr>
          <w:rFonts w:ascii="Times New Roman" w:hAnsi="Times New Roman"/>
          <w:outline w:val="0"/>
          <w:color w:val="ff0000"/>
          <w:u w:color="ff0000"/>
          <w:rtl w:val="0"/>
          <w:lang w:val="en-US"/>
          <w14:textFill>
            <w14:solidFill>
              <w14:srgbClr w14:val="FF0000"/>
            </w14:solidFill>
          </w14:textFill>
        </w:rPr>
        <w:t>lly is the Sea God! What is he going to do to me?!</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w:t>
      </w:r>
      <w:r>
        <w:rPr>
          <w:rFonts w:ascii="Calibri" w:hAnsi="Calibri"/>
          <w:rtl w:val="0"/>
          <w:lang w:val="en-US"/>
        </w:rPr>
        <w:t>OS</w:t>
      </w:r>
      <w:r>
        <w:rPr>
          <w:rtl w:val="0"/>
          <w:lang w:val="zh-TW" w:eastAsia="zh-TW"/>
        </w:rPr>
        <w:t>：我一直没有继承人，这个女人，是我最后的希望</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Davy</w:t>
      </w:r>
      <w:r>
        <w:rPr>
          <w:rFonts w:ascii="Times New Roman" w:hAnsi="Times New Roman"/>
          <w:outline w:val="0"/>
          <w:color w:val="ff2600"/>
          <w:u w:color="ff0000"/>
          <w:rtl w:val="0"/>
          <w:lang w:val="en-US"/>
          <w14:textFill>
            <w14:solidFill>
              <w14:srgbClr w14:val="FF2600"/>
            </w14:solidFill>
          </w14:textFill>
        </w:rPr>
        <w:t xml:space="preserve"> Jones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I have </w:t>
      </w:r>
      <w:r>
        <w:rPr>
          <w:rFonts w:ascii="Times New Roman" w:hAnsi="Times New Roman"/>
          <w:outline w:val="0"/>
          <w:color w:val="ff0000"/>
          <w:u w:color="ff0000"/>
          <w:rtl w:val="0"/>
          <w:lang w:val="en-US"/>
          <w14:textFill>
            <w14:solidFill>
              <w14:srgbClr w14:val="FF0000"/>
            </w14:solidFill>
          </w14:textFill>
        </w:rPr>
        <w:t>never had an heir. This woman is my last hope...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海神抱着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瞬移到窗边，</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坐在窗台上，背对着窗外，窗外是海底深渊</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往后看，吓一跳，本能抱住海神，海神勾唇一笑</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海神：你其实，并不想死，不是吗？</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Deep down, you don't want to die, do you?</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海神身体靠近，</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紧张</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：是的，我想活着！</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Yes, I want to live!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海神笑，搂着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腰的手收紧，二人贴近。海神张开另一只手，手里凭空出现一只蓝色的透明晶体小球，慢慢靠近</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的大腿根部之间</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 OS</w:t>
      </w:r>
      <w:r>
        <w:rPr>
          <w:rtl w:val="0"/>
          <w:lang w:val="zh-TW" w:eastAsia="zh-TW"/>
        </w:rPr>
        <w:t>：他要做什么？</w:t>
      </w:r>
      <w:r>
        <w:rPr>
          <w:rFonts w:ascii="Calibri" w:hAnsi="Calibri"/>
          <w:rtl w:val="0"/>
          <w:lang w:val="en-US"/>
        </w:rPr>
        <w:t>SM</w:t>
      </w:r>
      <w:r>
        <w:rPr>
          <w:rtl w:val="0"/>
          <w:lang w:val="zh-TW" w:eastAsia="zh-TW"/>
        </w:rPr>
        <w:t>吗？天哪！他到底要怎么折磨我？</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What is</w:t>
      </w:r>
      <w:r>
        <w:rPr>
          <w:rFonts w:ascii="Times New Roman" w:hAnsi="Times New Roman"/>
          <w:outline w:val="0"/>
          <w:color w:val="ff0000"/>
          <w:u w:color="ff0000"/>
          <w:rtl w:val="0"/>
          <w:lang w:val="en-US"/>
          <w14:textFill>
            <w14:solidFill>
              <w14:srgbClr w14:val="FF0000"/>
            </w14:solidFill>
          </w14:textFill>
        </w:rPr>
        <w:t xml:space="preserve"> he doing? BDSM? God! How is he going to torture me?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海神的手靠近</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肚子，</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腰间的腰带自动解开，衣服自动脱落，修长的双腿露出来，细腰露出来。</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身体紧张痉挛，海神低头轻轻亲吻她的小腹</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海神：放松！</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Relax!</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松口气，海神的手触碰</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的小腹，蓝色透明晶体小球进入</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体内。</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看到后惶恐：不要！</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No!</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海神：一个月后生下我的继承人，你就不用死了！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Give birth to my heir in a month, and you live!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（震惊）：什么？（本能向后闪躲）</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What?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海神上前压上，</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后躺在空中</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海神（眼睛发出湛蓝色的光芒）：怎么，不愿意给我生孩子？（说着手上瞬间长出发黑的鳞片和尖锐的指甲）</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What, you don't want to bear my child?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 OS</w:t>
      </w:r>
      <w:r>
        <w:rPr>
          <w:rtl w:val="0"/>
          <w:lang w:val="zh-TW" w:eastAsia="zh-TW"/>
        </w:rPr>
        <w:t>：这个魔鬼，一个月后肯定不会让我活下去的</w:t>
      </w:r>
      <w:r>
        <w:rPr>
          <w:rFonts w:ascii="Calibri" w:hAnsi="Calibri"/>
          <w:rtl w:val="0"/>
          <w:lang w:val="en-US"/>
        </w:rPr>
        <w:t>...</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Luna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This dev</w:t>
      </w:r>
      <w:r>
        <w:rPr>
          <w:rFonts w:ascii="Times New Roman" w:hAnsi="Times New Roman"/>
          <w:outline w:val="0"/>
          <w:color w:val="ff0000"/>
          <w:u w:color="ff0000"/>
          <w:rtl w:val="0"/>
          <w:lang w:val="en-US"/>
          <w14:textFill>
            <w14:solidFill>
              <w14:srgbClr w14:val="FF0000"/>
            </w14:solidFill>
          </w14:textFill>
        </w:rPr>
        <w:t>il... he won't let me live after one month.</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海神用力压下去，与</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一起坠入海底深渊，快速下坠</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海神：还在犹豫？</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Still hesitating?</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：海神大人，我怕我配不上您</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Sea God I'm afraid I'm not worthy of you.</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海神勾唇一笑，把头埋进</w:t>
      </w:r>
      <w:r>
        <w:rPr>
          <w:rFonts w:ascii="微软雅黑" w:cs="微软雅黑" w:hAnsi="微软雅黑" w:eastAsia="微软雅黑"/>
          <w:kern w:val="0"/>
          <w:sz w:val="24"/>
          <w:szCs w:val="24"/>
          <w:rtl w:val="0"/>
          <w:lang w:val="en-US"/>
        </w:rPr>
        <w:t xml:space="preserve">Luna </w:t>
      </w:r>
      <w:r>
        <w:rPr>
          <w:rFonts w:ascii="微软雅黑" w:cs="微软雅黑" w:hAnsi="微软雅黑" w:eastAsia="微软雅黑"/>
          <w:kern w:val="0"/>
          <w:sz w:val="24"/>
          <w:szCs w:val="24"/>
          <w:rtl w:val="0"/>
          <w:lang w:val="zh-TW" w:eastAsia="zh-TW"/>
        </w:rPr>
        <w:t>的脖子，咬一口，深渊变得明亮起来，二人周围一群各种鱼类环绕（唯美）</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海神（声音低沉有磁性）：小甜心，把你彻底交给我吧</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Sweetheart, give yourself to me completely.</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lang w:val="zh-TW" w:eastAsia="zh-TW"/>
        </w:rPr>
      </w:pPr>
      <w:r>
        <w:rPr>
          <w:rFonts w:ascii="微软雅黑" w:cs="微软雅黑" w:hAnsi="微软雅黑" w:eastAsia="微软雅黑"/>
          <w:b w:val="1"/>
          <w:bCs w:val="1"/>
          <w:kern w:val="0"/>
          <w:sz w:val="24"/>
          <w:szCs w:val="24"/>
          <w:shd w:val="clear" w:color="auto" w:fill="ffff00"/>
          <w:rtl w:val="0"/>
          <w:lang w:val="zh-TW" w:eastAsia="zh-TW"/>
        </w:rPr>
        <w:t>【备用卡点二】</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第十四集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14-1 </w:t>
      </w:r>
      <w:r>
        <w:rPr>
          <w:rFonts w:ascii="微软雅黑" w:cs="微软雅黑" w:hAnsi="微软雅黑" w:eastAsia="微软雅黑"/>
          <w:b w:val="1"/>
          <w:bCs w:val="1"/>
          <w:kern w:val="0"/>
          <w:sz w:val="24"/>
          <w:szCs w:val="24"/>
          <w:rtl w:val="0"/>
          <w:lang w:val="zh-TW" w:eastAsia="zh-TW"/>
        </w:rPr>
        <w:t>海神宫殿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海神（</w:t>
      </w:r>
      <w:r>
        <w:rPr>
          <w:rFonts w:ascii="微软雅黑" w:cs="微软雅黑" w:hAnsi="微软雅黑" w:eastAsia="微软雅黑"/>
          <w:b w:val="1"/>
          <w:bCs w:val="1"/>
          <w:kern w:val="0"/>
          <w:sz w:val="24"/>
          <w:szCs w:val="24"/>
          <w:rtl w:val="0"/>
          <w:lang w:val="en-US"/>
        </w:rPr>
        <w:t>Davy Jones</w:t>
      </w:r>
      <w:r>
        <w:rPr>
          <w:rFonts w:ascii="微软雅黑" w:cs="微软雅黑" w:hAnsi="微软雅黑" w:eastAsia="微软雅黑"/>
          <w:b w:val="1"/>
          <w:bCs w:val="1"/>
          <w:kern w:val="0"/>
          <w:sz w:val="24"/>
          <w:szCs w:val="24"/>
          <w:rtl w:val="0"/>
          <w:lang w:val="zh-TW" w:eastAsia="zh-TW"/>
        </w:rPr>
        <w: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海神握住</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的脚丫，一怔，看到上面密密麻麻的烫伤疤痕</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海神（皱眉）：你的脚怎么了？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What happened to your feet?</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8-5 </w:t>
      </w:r>
      <w:r>
        <w:rPr>
          <w:rFonts w:ascii="微软雅黑" w:cs="微软雅黑" w:hAnsi="微软雅黑" w:eastAsia="微软雅黑"/>
          <w:b w:val="1"/>
          <w:bCs w:val="1"/>
          <w:kern w:val="0"/>
          <w:sz w:val="24"/>
          <w:szCs w:val="24"/>
          <w:rtl w:val="0"/>
          <w:lang w:val="zh-TW" w:eastAsia="zh-TW"/>
        </w:rPr>
        <w:t>女巫岩洞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女巫</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shd w:val="nil" w:color="auto" w:fill="auto"/>
          <w:rtl w:val="0"/>
          <w:lang w:val="en-US"/>
        </w:rPr>
        <w:t>△</w:t>
      </w:r>
      <w:r>
        <w:rPr>
          <w:rFonts w:ascii="微软雅黑" w:cs="微软雅黑" w:hAnsi="微软雅黑" w:eastAsia="微软雅黑"/>
          <w:kern w:val="0"/>
          <w:sz w:val="24"/>
          <w:szCs w:val="24"/>
          <w:rtl w:val="0"/>
          <w:lang w:val="zh-TW" w:eastAsia="zh-TW"/>
        </w:rPr>
        <w:t>老女巫身披灰破巫袍，枯槁的手拄着鱼骨法杖</w:t>
      </w:r>
      <w:r>
        <w:rPr>
          <w:rFonts w:ascii="微软雅黑" w:cs="微软雅黑" w:hAnsi="微软雅黑" w:eastAsia="微软雅黑"/>
          <w:kern w:val="0"/>
          <w:sz w:val="24"/>
          <w:szCs w:val="24"/>
          <w:shd w:val="clear" w:color="auto" w:fill="ffff00"/>
          <w:rtl w:val="0"/>
          <w:lang w:val="zh-TW" w:eastAsia="zh-TW"/>
        </w:rPr>
        <w:t>在</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耳旁私语，露出邪恶的笑容</w:t>
      </w:r>
    </w:p>
    <w:p>
      <w:pPr>
        <w:pStyle w:val="Normal.0"/>
        <w:tabs>
          <w:tab w:val="left" w:pos="583"/>
        </w:tabs>
        <w:spacing w:line="288" w:lineRule="auto"/>
        <w:jc w:val="left"/>
        <w:rPr>
          <w:rFonts w:ascii="微软雅黑" w:cs="微软雅黑" w:hAnsi="微软雅黑" w:eastAsia="微软雅黑"/>
          <w:b w:val="1"/>
          <w:bCs w:val="1"/>
          <w:kern w:val="0"/>
          <w:sz w:val="24"/>
          <w:szCs w:val="24"/>
        </w:rPr>
      </w:pPr>
      <w:r>
        <w:rPr>
          <w:rtl w:val="0"/>
          <w:lang w:val="zh-TW" w:eastAsia="zh-TW"/>
        </w:rPr>
        <w:t>女巫</w:t>
      </w:r>
      <w:r>
        <w:rPr>
          <w:rFonts w:ascii="Calibri" w:hAnsi="Calibri"/>
          <w:rtl w:val="0"/>
          <w:lang w:val="en-US"/>
        </w:rPr>
        <w:t>O.V</w:t>
      </w:r>
      <w:r>
        <w:rPr>
          <w:rtl w:val="0"/>
          <w:lang w:val="zh-TW" w:eastAsia="zh-TW"/>
        </w:rPr>
        <w:t>：能救活你爱人的狼神之心就在那，代价就是你要赤脚从熔岩之路走过去拿</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Witch </w:t>
      </w:r>
      <w:r>
        <w:rPr>
          <w:rFonts w:ascii="Times New Roman" w:hAnsi="Times New Roman"/>
          <w:rtl w:val="0"/>
          <w:lang w:val="en-US"/>
        </w:rPr>
        <w:t>V.O.</w:t>
      </w:r>
      <w:r>
        <w:rPr>
          <w:rFonts w:ascii="Times New Roman" w:hAnsi="Times New Roman"/>
          <w:outline w:val="0"/>
          <w:color w:val="ff0000"/>
          <w:u w:color="ff0000"/>
          <w:rtl w:val="0"/>
          <w:lang w:val="en-US"/>
          <w14:textFill>
            <w14:solidFill>
              <w14:srgbClr w14:val="FF0000"/>
            </w14:solidFill>
          </w14:textFill>
        </w:rPr>
        <w:t>: The Wolf God's Heart that can save your lover is there. The price is crossing the lava path barefoot to take it.</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面前一条满是岩浆和尖利碎石的路，尽头是一个狼神造型的容器上漂浮着一颗跳动的心脏，发出鬼魅般的红光</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眼神坚定，迈出赤脚，踩在熔岩之路上，表情痛苦，忍着惨叫，脚下冒着烟，艰难地走过去</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女巫</w:t>
      </w:r>
      <w:r>
        <w:rPr>
          <w:rFonts w:ascii="Calibri" w:hAnsi="Calibri"/>
          <w:rtl w:val="0"/>
          <w:lang w:val="en-US"/>
        </w:rPr>
        <w:t>O.V</w:t>
      </w:r>
      <w:r>
        <w:rPr>
          <w:rtl w:val="0"/>
          <w:lang w:val="zh-TW" w:eastAsia="zh-TW"/>
        </w:rPr>
        <w:t>：蠢材，男人才不值得你这么做</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Witch </w:t>
      </w:r>
      <w:r>
        <w:rPr>
          <w:rFonts w:ascii="Times New Roman" w:hAnsi="Times New Roman"/>
          <w:rtl w:val="0"/>
          <w:lang w:val="en-US"/>
        </w:rPr>
        <w:t>V.O.</w:t>
      </w:r>
      <w:r>
        <w:rPr>
          <w:rFonts w:ascii="Times New Roman" w:hAnsi="Times New Roman"/>
          <w:outline w:val="0"/>
          <w:color w:val="ff0000"/>
          <w:u w:color="ff0000"/>
          <w:rtl w:val="0"/>
          <w:lang w:val="en-US"/>
          <w14:textFill>
            <w14:solidFill>
              <w14:srgbClr w14:val="FF0000"/>
            </w14:solidFill>
          </w14:textFill>
        </w:rPr>
        <w:t>: Idiot. No man is worth that.</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（咬紧牙关）：值得，因为我爱他</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He is. Because I love him.</w:t>
      </w:r>
    </w:p>
    <w:p>
      <w:pPr>
        <w:pStyle w:val="Normal.0"/>
        <w:tabs>
          <w:tab w:val="left" w:pos="583"/>
        </w:tabs>
        <w:spacing w:line="288" w:lineRule="auto"/>
        <w:rPr>
          <w:rFonts w:ascii="微软雅黑" w:cs="微软雅黑" w:hAnsi="微软雅黑" w:eastAsia="微软雅黑"/>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（收脚）：没什么，只是为了一个不值得的男人</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Nothing. Just for a man who wasn't worth it.</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海神（眼神一沉）：他知道吗？</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Does he know?</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摇摇头</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海神：这种伤害自己的事永远不要再做</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Never hurt yourself like that again.</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海神抓住</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双脚，眼睛发出湛蓝色的光芒，随后双手萦绕出神奇水流，包裹住着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的双脚，片刻后水流退却，</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的双脚完好白皙有光泽</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海神（满意）：我喜欢它</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I like it.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海神抬起</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的脚丫，轻轻亲吻，</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脸红一颤</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海神：我治好了你的脚，所以</w:t>
      </w:r>
      <w:r>
        <w:rPr>
          <w:rFonts w:ascii="Calibri" w:hAnsi="Calibri"/>
          <w:rtl w:val="0"/>
          <w:lang w:val="en-US"/>
        </w:rPr>
        <w:t>...</w:t>
      </w:r>
      <w:r>
        <w:rPr>
          <w:rtl w:val="0"/>
          <w:lang w:val="zh-TW" w:eastAsia="zh-TW"/>
        </w:rPr>
        <w:t>你要怎么报答我？</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I healed your feet. So... how will you repay me?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海神把</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的脚放在自己的胸前，侧头亲吻脚背，慢慢向上，直到大腿深处</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呻吟，水晶床的蓝光变得更加暧昧，发光鱼群围拢过来，形成一圈圈粉色的光晕，遮掩着两人缠绵的身影，海水轻轻荡漾</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海神（眼神深情）：以后没有人可以再让你受到伤害，因为你是我的</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No one will ever hurt you again. Because you're mine.</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14-2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-Veyra</w:t>
      </w:r>
      <w:r>
        <w:rPr>
          <w:rFonts w:ascii="微软雅黑" w:cs="微软雅黑" w:hAnsi="微软雅黑" w:eastAsia="微软雅黑"/>
          <w:b w:val="1"/>
          <w:bCs w:val="1"/>
          <w:kern w:val="0"/>
          <w:sz w:val="24"/>
          <w:szCs w:val="24"/>
          <w:rtl w:val="0"/>
          <w:lang w:val="zh-TW" w:eastAsia="zh-TW"/>
        </w:rPr>
        <w:t>卧室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Veyra  </w:t>
      </w:r>
      <w:r>
        <w:rPr>
          <w:rFonts w:ascii="微软雅黑" w:cs="微软雅黑" w:hAnsi="微软雅黑" w:eastAsia="微软雅黑"/>
          <w:b w:val="1"/>
          <w:bCs w:val="1"/>
          <w:kern w:val="0"/>
          <w:sz w:val="24"/>
          <w:szCs w:val="24"/>
          <w:rtl w:val="0"/>
          <w:lang w:val="zh-TW" w:eastAsia="zh-TW"/>
        </w:rPr>
        <w:t>大副</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躺在床上，猛地起身苏醒，双眼圆睁，瞳孔中布满恐惧与愤怒</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（喊）：</w:t>
      </w:r>
      <w:r>
        <w:rPr>
          <w:rFonts w:ascii="Calibri" w:hAnsi="Calibri"/>
          <w:rtl w:val="0"/>
          <w:lang w:val="en-US"/>
        </w:rPr>
        <w:t>Luna</w:t>
      </w:r>
      <w:r>
        <w:rPr>
          <w:rtl w:val="0"/>
          <w:lang w:val="zh-TW" w:eastAsia="zh-TW"/>
        </w:rPr>
        <w:t>！！</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第十五集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15-1</w:t>
      </w:r>
      <w:r>
        <w:rPr>
          <w:rFonts w:ascii="微软雅黑" w:cs="微软雅黑" w:hAnsi="微软雅黑" w:eastAsia="微软雅黑"/>
          <w:b w:val="1"/>
          <w:bCs w:val="1"/>
          <w:kern w:val="0"/>
          <w:sz w:val="24"/>
          <w:szCs w:val="24"/>
          <w:rtl w:val="0"/>
          <w:lang w:val="zh-TW" w:eastAsia="zh-TW"/>
        </w:rPr>
        <w:t xml:space="preserve"> 城堡</w:t>
      </w:r>
      <w:r>
        <w:rPr>
          <w:rFonts w:ascii="微软雅黑" w:cs="微软雅黑" w:hAnsi="微软雅黑" w:eastAsia="微软雅黑"/>
          <w:b w:val="1"/>
          <w:bCs w:val="1"/>
          <w:kern w:val="0"/>
          <w:sz w:val="24"/>
          <w:szCs w:val="24"/>
          <w:rtl w:val="0"/>
          <w:lang w:val="en-US"/>
        </w:rPr>
        <w:t>-Veyra</w:t>
      </w:r>
      <w:r>
        <w:rPr>
          <w:rFonts w:ascii="微软雅黑" w:cs="微软雅黑" w:hAnsi="微软雅黑" w:eastAsia="微软雅黑"/>
          <w:b w:val="1"/>
          <w:bCs w:val="1"/>
          <w:kern w:val="0"/>
          <w:sz w:val="24"/>
          <w:szCs w:val="24"/>
          <w:rtl w:val="0"/>
          <w:lang w:val="zh-TW" w:eastAsia="zh-TW"/>
        </w:rPr>
        <w:t>卧室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Veyra  </w:t>
      </w:r>
      <w:r>
        <w:rPr>
          <w:rFonts w:ascii="微软雅黑" w:cs="微软雅黑" w:hAnsi="微软雅黑" w:eastAsia="微软雅黑"/>
          <w:b w:val="1"/>
          <w:bCs w:val="1"/>
          <w:kern w:val="0"/>
          <w:sz w:val="24"/>
          <w:szCs w:val="24"/>
          <w:rtl w:val="0"/>
          <w:lang w:val="zh-TW" w:eastAsia="zh-TW"/>
        </w:rPr>
        <w:t>大副</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坐在床上，大口喘着粗气，胸膛剧烈起伏，额头上布满冷汗，他愣了几秒，看了看周围</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：原来是做梦</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It was just a dream.</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w:t>
      </w:r>
      <w:r>
        <w:rPr>
          <w:rFonts w:ascii="Calibri" w:hAnsi="Calibri"/>
          <w:rtl w:val="0"/>
          <w:lang w:val="en-US"/>
        </w:rPr>
        <w:t>Drake</w:t>
      </w:r>
      <w:r>
        <w:rPr>
          <w:rtl w:val="0"/>
          <w:lang w:val="zh-TW" w:eastAsia="zh-TW"/>
        </w:rPr>
        <w:t>，梦到姐姐了吗？从古至今献祭的女孩没有一个是活着回来的，她已经死了，你不要再想她了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Veyra: Drake, were you dreaming about </w:t>
      </w:r>
      <w:del w:id="138" w:date="2026-06-18T03:24:45Z" w:author="吴晓羽">
        <w:r>
          <w:rPr>
            <w:rFonts w:ascii="Times New Roman" w:hAnsi="Times New Roman"/>
            <w:outline w:val="0"/>
            <w:color w:val="ff0000"/>
            <w:u w:color="ff0000"/>
            <w:shd w:val="clear" w:color="auto" w:fill="ffff00"/>
            <w:rtl w:val="0"/>
            <w:lang w:val="en-US"/>
            <w14:textFill>
              <w14:solidFill>
                <w14:srgbClr w14:val="FF0000"/>
              </w14:solidFill>
            </w14:textFill>
          </w:rPr>
          <w:delText>my sister</w:delText>
        </w:r>
      </w:del>
      <w:ins w:id="139" w:date="2026-06-18T03:24:45Z" w:author="吴晓羽">
        <w:r>
          <w:rPr>
            <w:rFonts w:ascii="Times New Roman" w:hAnsi="Times New Roman"/>
            <w:outline w:val="0"/>
            <w:color w:val="ff0000"/>
            <w:u w:color="ff0000"/>
            <w:shd w:val="clear" w:color="auto" w:fill="ffff00"/>
            <w:rtl w:val="0"/>
            <w:lang w:val="en-US"/>
            <w14:textFill>
              <w14:solidFill>
                <w14:srgbClr w14:val="FF0000"/>
              </w14:solidFill>
            </w14:textFill>
          </w:rPr>
          <w:t>Luna</w:t>
        </w:r>
      </w:ins>
      <w:r>
        <w:rPr>
          <w:rFonts w:ascii="Times New Roman" w:hAnsi="Times New Roman"/>
          <w:outline w:val="0"/>
          <w:color w:val="ff0000"/>
          <w:u w:color="ff0000"/>
          <w:rtl w:val="0"/>
          <w:lang w:val="en-US"/>
          <w14:textFill>
            <w14:solidFill>
              <w14:srgbClr w14:val="FF0000"/>
            </w14:solidFill>
          </w14:textFill>
        </w:rPr>
        <w:t>? No girl ever sacrificed to the Sea God has come back alive. She's dead. Stop thinking about her.</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 OS</w:t>
      </w:r>
      <w:r>
        <w:rPr>
          <w:rtl w:val="0"/>
          <w:lang w:val="zh-TW" w:eastAsia="zh-TW"/>
        </w:rPr>
        <w:t>：</w:t>
      </w:r>
      <w:r>
        <w:rPr>
          <w:rFonts w:ascii="Calibri" w:hAnsi="Calibri"/>
          <w:rtl w:val="0"/>
          <w:lang w:val="en-US"/>
        </w:rPr>
        <w:t>Luna</w:t>
      </w:r>
      <w:r>
        <w:rPr>
          <w:rtl w:val="0"/>
          <w:lang w:val="zh-TW" w:eastAsia="zh-TW"/>
        </w:rPr>
        <w:t>，你真的死了吗？（心痛捂住）啊，为什么她的死让我这么心痛？明明</w:t>
      </w:r>
      <w:r>
        <w:rPr>
          <w:rFonts w:ascii="Calibri" w:hAnsi="Calibri"/>
          <w:rtl w:val="0"/>
          <w:lang w:val="en-US"/>
        </w:rPr>
        <w:t>Veyra</w:t>
      </w:r>
      <w:r>
        <w:rPr>
          <w:rtl w:val="0"/>
          <w:lang w:val="zh-TW" w:eastAsia="zh-TW"/>
        </w:rPr>
        <w:t>才是我的真爱！</w:t>
      </w:r>
      <w:r>
        <w:rPr>
          <w:lang w:val="en-US"/>
        </w:rPr>
        <w:br w:type="textWrapping"/>
      </w:r>
      <w:r>
        <w:rPr>
          <w:rFonts w:ascii="Times New Roman" w:hAnsi="Times New Roman"/>
          <w:outline w:val="0"/>
          <w:color w:val="ff0000"/>
          <w:u w:color="ff0000"/>
          <w:rtl w:val="0"/>
          <w:lang w:val="en-US"/>
          <w14:textFill>
            <w14:solidFill>
              <w14:srgbClr w14:val="FF0000"/>
            </w14:solidFill>
          </w14:textFill>
        </w:rPr>
        <w:t>Dra</w:t>
      </w:r>
      <w:r>
        <w:rPr>
          <w:rFonts w:ascii="Times New Roman" w:hAnsi="Times New Roman"/>
          <w:outline w:val="0"/>
          <w:color w:val="ff2600"/>
          <w:u w:color="ff0000"/>
          <w:rtl w:val="0"/>
          <w:lang w:val="en-US"/>
          <w14:textFill>
            <w14:solidFill>
              <w14:srgbClr w14:val="FF2600"/>
            </w14:solidFill>
          </w14:textFill>
        </w:rPr>
        <w:t xml:space="preserve">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Luna</w:t>
      </w:r>
      <w:r>
        <w:rPr>
          <w:rFonts w:ascii="Times New Roman" w:hAnsi="Times New Roman"/>
          <w:outline w:val="0"/>
          <w:color w:val="ff0000"/>
          <w:u w:color="ff0000"/>
          <w:rtl w:val="0"/>
          <w:lang w:val="en-US"/>
          <w14:textFill>
            <w14:solidFill>
              <w14:srgbClr w14:val="FF0000"/>
            </w14:solidFill>
          </w14:textFill>
        </w:rPr>
        <w:t>, are you really dead? Why does losing her hurt me so much? Veyra is supposed to be my true love!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：忘了她吧，你爱的是我</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Forget her. You love me.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（看着</w:t>
      </w:r>
      <w:r>
        <w:rPr>
          <w:rFonts w:ascii="Calibri" w:hAnsi="Calibri"/>
          <w:rtl w:val="0"/>
          <w:lang w:val="en-US"/>
        </w:rPr>
        <w:t>Veyra</w:t>
      </w:r>
      <w:r>
        <w:rPr>
          <w:rtl w:val="0"/>
          <w:lang w:val="zh-TW" w:eastAsia="zh-TW"/>
        </w:rPr>
        <w:t>的双眼）：确实，我爱的是</w:t>
      </w:r>
      <w:r>
        <w:rPr>
          <w:rFonts w:ascii="Calibri" w:hAnsi="Calibri"/>
          <w:rtl w:val="0"/>
          <w:lang w:val="en-US"/>
        </w:rPr>
        <w:t>...</w:t>
      </w:r>
      <w:r>
        <w:rPr>
          <w:rtl w:val="0"/>
          <w:lang w:val="zh-TW" w:eastAsia="zh-TW"/>
        </w:rPr>
        <w:t>（戛然而止）</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Right. I love...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（不解）</w:t>
      </w:r>
      <w:r>
        <w:rPr>
          <w:rFonts w:ascii="Calibri" w:hAnsi="Calibri"/>
          <w:rtl w:val="0"/>
          <w:lang w:val="en-US"/>
        </w:rPr>
        <w:t>OS</w:t>
      </w:r>
      <w:r>
        <w:rPr>
          <w:rtl w:val="0"/>
          <w:lang w:val="zh-TW" w:eastAsia="zh-TW"/>
        </w:rPr>
        <w:t>：真的是</w:t>
      </w:r>
      <w:r>
        <w:rPr>
          <w:rFonts w:ascii="Calibri" w:hAnsi="Calibri"/>
          <w:rtl w:val="0"/>
          <w:lang w:val="en-US"/>
        </w:rPr>
        <w:t>Veyra</w:t>
      </w:r>
      <w:r>
        <w:rPr>
          <w:rtl w:val="0"/>
          <w:lang w:val="zh-TW" w:eastAsia="zh-TW"/>
        </w:rPr>
        <w:t>吗？</w:t>
      </w:r>
      <w:r>
        <w:rPr>
          <w:lang w:val="en-US"/>
        </w:rPr>
        <w:br w:type="textWrapping"/>
      </w:r>
      <w:r>
        <w:rPr>
          <w:rFonts w:ascii="Times New Roman" w:hAnsi="Times New Roman"/>
          <w:outline w:val="0"/>
          <w:color w:val="ff0000"/>
          <w:u w:color="ff0000"/>
          <w:rtl w:val="0"/>
          <w:lang w:val="en-US"/>
          <w14:textFill>
            <w14:solidFill>
              <w14:srgbClr w14:val="FF0000"/>
            </w14:solidFill>
          </w14:textFill>
        </w:rPr>
        <w:t>D</w:t>
      </w:r>
      <w:r>
        <w:rPr>
          <w:rFonts w:ascii="Times New Roman" w:hAnsi="Times New Roman"/>
          <w:outline w:val="0"/>
          <w:color w:val="ff2600"/>
          <w:u w:color="ff0000"/>
          <w:rtl w:val="0"/>
          <w:lang w:val="en-US"/>
          <w14:textFill>
            <w14:solidFill>
              <w14:srgbClr w14:val="FF2600"/>
            </w14:solidFill>
          </w14:textFill>
        </w:rPr>
        <w:t xml:space="preserve">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Is </w:t>
      </w:r>
      <w:r>
        <w:rPr>
          <w:rFonts w:ascii="Times New Roman" w:hAnsi="Times New Roman"/>
          <w:outline w:val="0"/>
          <w:color w:val="ff0000"/>
          <w:u w:color="ff0000"/>
          <w:rtl w:val="0"/>
          <w:lang w:val="en-US"/>
          <w14:textFill>
            <w14:solidFill>
              <w14:srgbClr w14:val="FF0000"/>
            </w14:solidFill>
          </w14:textFill>
        </w:rPr>
        <w:t>it really Veyra?</w:t>
      </w:r>
    </w:p>
    <w:p>
      <w:pPr>
        <w:pStyle w:val="Normal.0"/>
        <w:tabs>
          <w:tab w:val="left" w:pos="583"/>
        </w:tabs>
        <w:spacing w:line="288" w:lineRule="auto"/>
        <w:rPr>
          <w:rFonts w:ascii="微软雅黑" w:cs="微软雅黑" w:hAnsi="微软雅黑" w:eastAsia="微软雅黑"/>
          <w:kern w:val="0"/>
          <w:sz w:val="24"/>
          <w:szCs w:val="24"/>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15-2</w:t>
      </w:r>
      <w:r>
        <w:rPr>
          <w:rFonts w:ascii="微软雅黑" w:cs="微软雅黑" w:hAnsi="微软雅黑" w:eastAsia="微软雅黑"/>
          <w:b w:val="1"/>
          <w:bCs w:val="1"/>
          <w:kern w:val="0"/>
          <w:sz w:val="24"/>
          <w:szCs w:val="24"/>
          <w:rtl w:val="0"/>
          <w:lang w:val="zh-TW" w:eastAsia="zh-TW"/>
        </w:rPr>
        <w:t xml:space="preserve"> 船长船舱 夜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w:t>
      </w:r>
      <w:r>
        <w:rPr>
          <w:rFonts w:ascii="微软雅黑" w:cs="微软雅黑" w:hAnsi="微软雅黑" w:eastAsia="微软雅黑"/>
          <w:b w:val="1"/>
          <w:bCs w:val="1"/>
          <w:kern w:val="0"/>
          <w:sz w:val="24"/>
          <w:szCs w:val="24"/>
          <w:rtl w:val="0"/>
          <w:lang w:val="zh-TW" w:eastAsia="zh-TW"/>
        </w:rPr>
        <w:t>大副</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独自坐桌前，面前摆满了空朗姆酒瓶，他一手撑着额头，一手拿着酒瓶，仰头灌下一大口酒，酒顺着嘴角滑落，他眼神迷离，满脸通红，眼底藏着深深的痛苦与悲伤</w:t>
      </w:r>
      <w:r>
        <w:rPr>
          <w:rFonts w:ascii="微软雅黑" w:cs="微软雅黑" w:hAnsi="微软雅黑" w:eastAsia="微软雅黑"/>
          <w:kern w:val="0"/>
          <w:sz w:val="24"/>
          <w:szCs w:val="24"/>
          <w:rtl w:val="0"/>
          <w:lang w:val="en-US"/>
        </w:rPr>
        <w:t xml:space="preserve"> </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（喃喃自语）：</w:t>
      </w:r>
      <w:r>
        <w:rPr>
          <w:rFonts w:ascii="Calibri" w:hAnsi="Calibri"/>
          <w:rtl w:val="0"/>
          <w:lang w:val="en-US"/>
        </w:rPr>
        <w:t>Luna</w:t>
      </w:r>
      <w:r>
        <w:rPr>
          <w:rtl w:val="0"/>
          <w:lang w:val="zh-TW" w:eastAsia="zh-TW"/>
        </w:rPr>
        <w:t>，你宁可选择献祭给海神，也不想嫁给我吗？到底是为什么？难道你对我的爱都是演戏吗？！</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you'd rather sacrifice yourself to the Sea God than marry me? Why? Was your love for me all an act?!</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大副</w:t>
      </w:r>
      <w:r>
        <w:rPr>
          <w:rFonts w:ascii="Calibri" w:hAnsi="Calibri"/>
          <w:rtl w:val="0"/>
          <w:lang w:val="en-US"/>
        </w:rPr>
        <w:t>O.V</w:t>
      </w:r>
      <w:r>
        <w:rPr>
          <w:rtl w:val="0"/>
          <w:lang w:val="zh-TW" w:eastAsia="zh-TW"/>
        </w:rPr>
        <w:t>：你也是演戏，这样不是很公平吗</w:t>
      </w:r>
      <w:r>
        <w:rPr>
          <w:lang w:val="en-US"/>
        </w:rPr>
        <w:br w:type="textWrapping"/>
      </w:r>
      <w:r>
        <w:rPr>
          <w:rFonts w:ascii="Times New Roman" w:hAnsi="Times New Roman"/>
          <w:outline w:val="0"/>
          <w:color w:val="ff0000"/>
          <w:u w:color="ff0000"/>
          <w:rtl w:val="0"/>
          <w:lang w:val="en-US"/>
          <w14:textFill>
            <w14:solidFill>
              <w14:srgbClr w14:val="FF0000"/>
            </w14:solidFill>
          </w14:textFill>
        </w:rPr>
        <w:t>Firs</w:t>
      </w:r>
      <w:r>
        <w:rPr>
          <w:rFonts w:ascii="Times New Roman" w:hAnsi="Times New Roman"/>
          <w:outline w:val="0"/>
          <w:color w:val="ff2600"/>
          <w:u w:color="ff0000"/>
          <w:rtl w:val="0"/>
          <w:lang w:val="en-US"/>
          <w14:textFill>
            <w14:solidFill>
              <w14:srgbClr w14:val="FF2600"/>
            </w14:solidFill>
          </w14:textFill>
        </w:rPr>
        <w:t xml:space="preserve">t Mate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You wer</w:t>
      </w:r>
      <w:r>
        <w:rPr>
          <w:rFonts w:ascii="Times New Roman" w:hAnsi="Times New Roman"/>
          <w:outline w:val="0"/>
          <w:color w:val="ff0000"/>
          <w:u w:color="ff0000"/>
          <w:rtl w:val="0"/>
          <w:lang w:val="en-US"/>
          <w14:textFill>
            <w14:solidFill>
              <w14:srgbClr w14:val="FF0000"/>
            </w14:solidFill>
          </w14:textFill>
        </w:rPr>
        <w:t>e acting too. Sounds fair to me.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低下头，无言以对</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大副（走上前，夺过酒瓶）：嘴上说着不在乎，</w:t>
      </w:r>
      <w:r>
        <w:rPr>
          <w:rFonts w:ascii="Calibri" w:hAnsi="Calibri"/>
          <w:rtl w:val="0"/>
          <w:lang w:val="en-US"/>
        </w:rPr>
        <w:t>Luna</w:t>
      </w:r>
      <w:r>
        <w:rPr>
          <w:rtl w:val="0"/>
          <w:lang w:val="zh-TW" w:eastAsia="zh-TW"/>
        </w:rPr>
        <w:t>小姐死后，最伤心难过还是你，承认吧，你爱上她了</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You say you don't care, but since Miss Luna died, you're the one suffering most. Admit it. You fell for her.</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（激动）：闭嘴！我不爱她！她只是</w:t>
      </w:r>
      <w:r>
        <w:rPr>
          <w:rFonts w:ascii="Calibri" w:hAnsi="Calibri"/>
          <w:rtl w:val="0"/>
          <w:lang w:val="en-US"/>
        </w:rPr>
        <w:t>Veyra</w:t>
      </w:r>
      <w:r>
        <w:rPr>
          <w:rtl w:val="0"/>
          <w:lang w:val="zh-TW" w:eastAsia="zh-TW"/>
        </w:rPr>
        <w:t>的替身！！挡箭牌！！我堂堂海盗王，被一个女人给耍了！</w:t>
      </w:r>
      <w:r>
        <w:rPr>
          <w:rFonts w:ascii="Calibri" w:hAnsi="Calibri"/>
          <w:rtl w:val="0"/>
          <w:lang w:val="en-US"/>
        </w:rPr>
        <w:t>Luna</w:t>
      </w:r>
      <w:r>
        <w:rPr>
          <w:rtl w:val="0"/>
          <w:lang w:val="zh-TW" w:eastAsia="zh-TW"/>
        </w:rPr>
        <w:t>她玩弄我的感情，就这么死了简直便宜了她！！应该让海鱼撕碎分食！</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Shut up!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love her! She was just Veyra</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replacement! A shield!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the Pirate King, and she made a fool of me. Luna played with my heart. Death was too easy for her! The fish should</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torn her apart!</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大副（愤怒拎起</w:t>
      </w:r>
      <w:r>
        <w:rPr>
          <w:rFonts w:ascii="Calibri" w:hAnsi="Calibri"/>
          <w:rtl w:val="0"/>
          <w:lang w:val="en-US"/>
        </w:rPr>
        <w:t>Drake</w:t>
      </w:r>
      <w:r>
        <w:rPr>
          <w:rtl w:val="0"/>
          <w:lang w:val="zh-TW" w:eastAsia="zh-TW"/>
        </w:rPr>
        <w:t>衣领）：</w:t>
      </w:r>
      <w:r>
        <w:rPr>
          <w:rFonts w:ascii="Calibri" w:hAnsi="Calibri"/>
          <w:rtl w:val="0"/>
          <w:lang w:val="en-US"/>
        </w:rPr>
        <w:t>Bull shit</w:t>
      </w:r>
      <w:r>
        <w:rPr>
          <w:rtl w:val="0"/>
          <w:lang w:val="zh-TW" w:eastAsia="zh-TW"/>
        </w:rPr>
        <w:t>！</w:t>
      </w:r>
      <w:r>
        <w:rPr>
          <w:rFonts w:ascii="Calibri" w:hAnsi="Calibri"/>
          <w:rtl w:val="0"/>
          <w:lang w:val="en-US"/>
        </w:rPr>
        <w:t>Drake</w:t>
      </w:r>
      <w:r>
        <w:rPr>
          <w:rtl w:val="0"/>
          <w:lang w:val="zh-TW" w:eastAsia="zh-TW"/>
        </w:rPr>
        <w:t>！你不该这么说</w:t>
      </w:r>
      <w:r>
        <w:rPr>
          <w:rFonts w:ascii="Calibri" w:hAnsi="Calibri"/>
          <w:rtl w:val="0"/>
          <w:lang w:val="en-US"/>
        </w:rPr>
        <w:t>Luna</w:t>
      </w:r>
      <w:r>
        <w:rPr>
          <w:rtl w:val="0"/>
          <w:lang w:val="zh-TW" w:eastAsia="zh-TW"/>
        </w:rPr>
        <w:t>小姐！！你根本不知道她有多爱你！</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Bullshit, Drake! You don't get to talk about Miss Luna like that!! You have no idea how much she loved you!</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：爱我？就这样爱我？胡扯！（推开大副）</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Loved me? This is how she loved me? Bullshit!</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大副（严肃）：我没有胡扯，两年前，你中枪差点就死了！是</w:t>
      </w:r>
      <w:r>
        <w:rPr>
          <w:rFonts w:ascii="Calibri" w:hAnsi="Calibri"/>
          <w:rtl w:val="0"/>
          <w:lang w:val="en-US"/>
        </w:rPr>
        <w:t>Luna</w:t>
      </w:r>
      <w:r>
        <w:rPr>
          <w:rtl w:val="0"/>
          <w:lang w:val="zh-TW" w:eastAsia="zh-TW"/>
        </w:rPr>
        <w:t>小姐救了你！！</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I'm not lying. Two years ago, you were shot and almost died! Miss Luna saved you!!</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（震惊）：什么？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What?</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大副</w:t>
      </w:r>
      <w:r>
        <w:rPr>
          <w:rFonts w:ascii="Calibri" w:hAnsi="Calibri"/>
          <w:rtl w:val="0"/>
          <w:lang w:val="en-US"/>
        </w:rPr>
        <w:t>O.V</w:t>
      </w:r>
      <w:r>
        <w:rPr>
          <w:rtl w:val="0"/>
          <w:lang w:val="zh-TW" w:eastAsia="zh-TW"/>
        </w:rPr>
        <w:t>：</w:t>
      </w:r>
      <w:r>
        <w:rPr>
          <w:rFonts w:ascii="Calibri" w:hAnsi="Calibri"/>
          <w:rtl w:val="0"/>
          <w:lang w:val="en-US"/>
        </w:rPr>
        <w:t>Luna</w:t>
      </w:r>
      <w:r>
        <w:rPr>
          <w:rtl w:val="0"/>
          <w:lang w:val="zh-TW" w:eastAsia="zh-TW"/>
        </w:rPr>
        <w:t>跟女巫做交易才拿到神狼之心救你，差点被烧死，</w:t>
      </w:r>
      <w:r>
        <w:rPr>
          <w:rFonts w:ascii="Calibri" w:hAnsi="Calibri"/>
          <w:rtl w:val="0"/>
          <w:lang w:val="en-US"/>
        </w:rPr>
        <w:t>Veyra</w:t>
      </w:r>
      <w:r>
        <w:rPr>
          <w:rtl w:val="0"/>
          <w:lang w:val="zh-TW" w:eastAsia="zh-TW"/>
        </w:rPr>
        <w:t>什么都没做！</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First Mate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xml:space="preserve">: Luna </w:t>
      </w:r>
      <w:r>
        <w:rPr>
          <w:rFonts w:ascii="Times New Roman" w:hAnsi="Times New Roman"/>
          <w:outline w:val="0"/>
          <w:color w:val="ff0000"/>
          <w:u w:color="ff0000"/>
          <w:rtl w:val="0"/>
          <w:lang w:val="en-US"/>
          <w14:textFill>
            <w14:solidFill>
              <w14:srgbClr w14:val="FF0000"/>
            </w14:solidFill>
          </w14:textFill>
        </w:rPr>
        <w:t>made a deal with the witch to get the Wolf God's Heart and save you. She was almost burned alive. Veyra did nothing!</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8-5 Luna</w:t>
      </w:r>
      <w:r>
        <w:rPr>
          <w:rFonts w:ascii="微软雅黑" w:cs="微软雅黑" w:hAnsi="微软雅黑" w:eastAsia="微软雅黑"/>
          <w:b w:val="1"/>
          <w:bCs w:val="1"/>
          <w:kern w:val="0"/>
          <w:sz w:val="24"/>
          <w:szCs w:val="24"/>
          <w:rtl w:val="0"/>
          <w:lang w:val="zh-TW" w:eastAsia="zh-TW"/>
        </w:rPr>
        <w:t>在熔岩上艰难前行】</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不敢置信，愣住，瘫软在地</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（不敢置信）：难道</w:t>
      </w:r>
      <w:r>
        <w:rPr>
          <w:rFonts w:ascii="Calibri" w:hAnsi="Calibri"/>
          <w:rtl w:val="0"/>
          <w:lang w:val="en-US"/>
        </w:rPr>
        <w:t>Veyra</w:t>
      </w:r>
      <w:r>
        <w:rPr>
          <w:rtl w:val="0"/>
          <w:lang w:val="zh-TW" w:eastAsia="zh-TW"/>
        </w:rPr>
        <w:t>一直都在骗我？！不，她那么善良，不会的</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Has Veyra been lying to me all this time?! No. She's kind. She wouldn't.</w:t>
      </w:r>
    </w:p>
    <w:p>
      <w:pPr>
        <w:pStyle w:val="Normal.0"/>
        <w:tabs>
          <w:tab w:val="left" w:pos="583"/>
        </w:tabs>
        <w:spacing w:line="288" w:lineRule="auto"/>
        <w:rPr>
          <w:rFonts w:ascii="微软雅黑" w:cs="微软雅黑" w:hAnsi="微软雅黑" w:eastAsia="微软雅黑"/>
          <w:kern w:val="0"/>
          <w:sz w:val="24"/>
          <w:szCs w:val="24"/>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第十六集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16-1 </w:t>
      </w:r>
      <w:r>
        <w:rPr>
          <w:rFonts w:ascii="微软雅黑" w:cs="微软雅黑" w:hAnsi="微软雅黑" w:eastAsia="微软雅黑"/>
          <w:b w:val="1"/>
          <w:bCs w:val="1"/>
          <w:kern w:val="0"/>
          <w:sz w:val="24"/>
          <w:szCs w:val="24"/>
          <w:rtl w:val="0"/>
          <w:lang w:val="zh-TW" w:eastAsia="zh-TW"/>
        </w:rPr>
        <w:t>城堡 夜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Drake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脚步沉重地走向诺顿家大门</w:t>
      </w:r>
    </w:p>
    <w:p>
      <w:pPr>
        <w:pStyle w:val="Normal.0"/>
        <w:tabs>
          <w:tab w:val="left" w:pos="583"/>
        </w:tabs>
        <w:spacing w:line="288" w:lineRule="auto"/>
        <w:rPr>
          <w:rFonts w:ascii="微软雅黑" w:cs="微软雅黑" w:hAnsi="微软雅黑" w:eastAsia="微软雅黑"/>
          <w:kern w:val="0"/>
          <w:sz w:val="24"/>
          <w:szCs w:val="24"/>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17-2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餐厅 夜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Veyra </w:t>
      </w:r>
      <w:r>
        <w:rPr>
          <w:rFonts w:ascii="微软雅黑" w:cs="微软雅黑" w:hAnsi="微软雅黑" w:eastAsia="微软雅黑"/>
          <w:b w:val="1"/>
          <w:bCs w:val="1"/>
          <w:kern w:val="0"/>
          <w:sz w:val="24"/>
          <w:szCs w:val="24"/>
          <w:rtl w:val="0"/>
          <w:lang w:val="zh-TW" w:eastAsia="zh-TW"/>
        </w:rPr>
        <w:t>诺顿 继母 女佣人</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餐厅陈设奢华，木质长桌上摆满了美酒佳肴，银质餐具在烛光下泛着冷光。</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诺顿身着华丽长袍，手持酒杯，满脸得意；继母坐在他身旁，珠光宝气，笑容谄媚；</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穿着精致的蕾丝长裙，妆容艳丽，正端着酒杯与两人碰杯</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齐声</w:t>
      </w:r>
      <w:r>
        <w:rPr>
          <w:rFonts w:ascii="Calibri" w:hAnsi="Calibri"/>
          <w:rtl w:val="0"/>
          <w:lang w:val="en-US"/>
        </w:rPr>
        <w:t>O.V</w:t>
      </w:r>
      <w:r>
        <w:rPr>
          <w:rtl w:val="0"/>
          <w:lang w:val="zh-TW" w:eastAsia="zh-TW"/>
        </w:rPr>
        <w:t>：干杯！</w:t>
      </w:r>
      <w:r>
        <w:rPr>
          <w:lang w:val="en-US"/>
        </w:rPr>
        <w:br w:type="textWrapping"/>
      </w:r>
      <w:r>
        <w:rPr>
          <w:rFonts w:ascii="Times New Roman" w:hAnsi="Times New Roman"/>
          <w:outline w:val="0"/>
          <w:color w:val="ff0000"/>
          <w:u w:color="ff0000"/>
          <w:rtl w:val="0"/>
          <w:lang w:val="en-US"/>
          <w14:textFill>
            <w14:solidFill>
              <w14:srgbClr w14:val="FF0000"/>
            </w14:solidFill>
          </w14:textFill>
        </w:rPr>
        <w:t>Isla</w:t>
      </w:r>
      <w:r>
        <w:rPr>
          <w:rFonts w:ascii="Times New Roman" w:hAnsi="Times New Roman"/>
          <w:outline w:val="0"/>
          <w:color w:val="ff2600"/>
          <w:u w:color="ff0000"/>
          <w:rtl w:val="0"/>
          <w:lang w:val="en-US"/>
          <w14:textFill>
            <w14:solidFill>
              <w14:srgbClr w14:val="FF2600"/>
            </w14:solidFill>
          </w14:textFill>
        </w:rPr>
        <w:t xml:space="preserve">nders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Cheers!</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走到餐厅门口，刚要推门而进</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 OV</w:t>
      </w:r>
      <w:r>
        <w:rPr>
          <w:rtl w:val="0"/>
          <w:lang w:val="zh-TW" w:eastAsia="zh-TW"/>
        </w:rPr>
        <w:t>：什么大海之王，不过是我的一条狗罢了</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Veyra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King of the Sea? He's nothing but my dog.</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lang w:val="zh-TW" w:eastAsia="zh-TW"/>
        </w:rPr>
      </w:pPr>
      <w:r>
        <w:rPr>
          <w:rFonts w:ascii="微软雅黑" w:cs="微软雅黑" w:hAnsi="微软雅黑" w:eastAsia="微软雅黑"/>
          <w:b w:val="1"/>
          <w:bCs w:val="1"/>
          <w:kern w:val="0"/>
          <w:sz w:val="24"/>
          <w:szCs w:val="24"/>
          <w:shd w:val="clear" w:color="auto" w:fill="ffff00"/>
          <w:rtl w:val="0"/>
          <w:lang w:val="zh-TW" w:eastAsia="zh-TW"/>
        </w:rPr>
        <w:t>（切餐厅内）</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震惊，随后站在门外透过门缝盯着里面的三人</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继母（笑着拍了拍手，语气谄媚）：我的女儿就是有手段！把</w:t>
      </w:r>
      <w:r>
        <w:rPr>
          <w:rFonts w:ascii="Calibri" w:hAnsi="Calibri"/>
          <w:rtl w:val="0"/>
          <w:lang w:val="en-US"/>
        </w:rPr>
        <w:t>Drake</w:t>
      </w:r>
      <w:r>
        <w:rPr>
          <w:rtl w:val="0"/>
          <w:lang w:val="zh-TW" w:eastAsia="zh-TW"/>
        </w:rPr>
        <w:t>拿捏得死死的，等你坐稳了海盗王夫人的位置，这个城市就没人敢不听我们诺顿家的话，到时候数不尽的财富都是我们的！</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my daughter.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got Drake completely under your thumb. Once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firmly seated as the Pirate King</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wife, this whole city will answer to House Norton. Then endless wealth will be ours.</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Veyra</w:t>
      </w:r>
      <w:r>
        <w:rPr>
          <w:rtl w:val="0"/>
          <w:lang w:val="zh-TW" w:eastAsia="zh-TW"/>
        </w:rPr>
        <w:t>：放心吧！那个大舔狗，只要我装装无辜什么都答应我</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Relax! That needy fool says yes to anything if I act innocent.</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lang w:val="zh-TW" w:eastAsia="zh-TW"/>
        </w:rPr>
      </w:pPr>
      <w:r>
        <w:rPr>
          <w:rFonts w:ascii="微软雅黑" w:cs="微软雅黑" w:hAnsi="微软雅黑" w:eastAsia="微软雅黑"/>
          <w:b w:val="1"/>
          <w:bCs w:val="1"/>
          <w:kern w:val="0"/>
          <w:sz w:val="24"/>
          <w:szCs w:val="24"/>
          <w:shd w:val="clear" w:color="auto" w:fill="ffff00"/>
          <w:rtl w:val="0"/>
          <w:lang w:val="zh-TW" w:eastAsia="zh-TW"/>
        </w:rPr>
        <w:t>（切餐厅门口）</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闻言无比震惊，随后眼神阴狠，攥拳</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：一条狗？</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A dog?</w:t>
      </w:r>
    </w:p>
    <w:p>
      <w:pPr>
        <w:pStyle w:val="Normal.0"/>
        <w:tabs>
          <w:tab w:val="left" w:pos="583"/>
        </w:tabs>
        <w:spacing w:line="288" w:lineRule="auto"/>
        <w:rPr>
          <w:rFonts w:ascii="微软雅黑" w:cs="微软雅黑" w:hAnsi="微软雅黑" w:eastAsia="微软雅黑"/>
          <w:kern w:val="0"/>
          <w:sz w:val="24"/>
          <w:szCs w:val="24"/>
          <w:lang w:val="zh-TW" w:eastAsia="zh-TW"/>
        </w:rPr>
      </w:pPr>
      <w:r>
        <w:rPr>
          <w:rFonts w:ascii="微软雅黑" w:cs="微软雅黑" w:hAnsi="微软雅黑" w:eastAsia="微软雅黑"/>
          <w:b w:val="1"/>
          <w:bCs w:val="1"/>
          <w:kern w:val="0"/>
          <w:sz w:val="24"/>
          <w:szCs w:val="24"/>
          <w:rtl w:val="0"/>
          <w:lang w:val="zh-TW" w:eastAsia="zh-TW"/>
        </w:rPr>
        <w:t>（切餐厅内）</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：最搞笑的是，</w:t>
      </w:r>
      <w:r>
        <w:rPr>
          <w:rFonts w:ascii="Calibri" w:hAnsi="Calibri"/>
          <w:rtl w:val="0"/>
          <w:lang w:val="en-US"/>
        </w:rPr>
        <w:t>Drake</w:t>
      </w:r>
      <w:r>
        <w:rPr>
          <w:rtl w:val="0"/>
          <w:lang w:val="zh-TW" w:eastAsia="zh-TW"/>
        </w:rPr>
        <w:t>那个蠢货，到现在还以为我是那个手镯的主人，是他的真爱，哈哈哈</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The funniest part is, that idiot Drake still thinks I'm the owner of that bracelet. His true love. Hahaha.</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（切餐厅外）</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一怔，眼神中充满了震惊、愤怒</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2-6 </w:t>
      </w:r>
      <w:r>
        <w:rPr>
          <w:rFonts w:ascii="微软雅黑" w:cs="微软雅黑" w:hAnsi="微软雅黑" w:eastAsia="微软雅黑"/>
          <w:b w:val="1"/>
          <w:bCs w:val="1"/>
          <w:kern w:val="0"/>
          <w:sz w:val="24"/>
          <w:szCs w:val="24"/>
          <w:rtl w:val="0"/>
          <w:lang w:val="zh-TW" w:eastAsia="zh-TW"/>
        </w:rPr>
        <w:t>港口 夜 外</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Drake</w:t>
      </w:r>
      <w:r>
        <w:rPr>
          <w:rFonts w:ascii="微软雅黑" w:cs="微软雅黑" w:hAnsi="微软雅黑" w:eastAsia="微软雅黑"/>
          <w:b w:val="1"/>
          <w:bCs w:val="1"/>
          <w:kern w:val="0"/>
          <w:sz w:val="24"/>
          <w:szCs w:val="24"/>
          <w:rtl w:val="0"/>
          <w:lang w:val="zh-TW" w:eastAsia="zh-TW"/>
        </w:rPr>
        <w:t>（孩童）</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（孩童）</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掉下来，</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蒙着面纱走来，手里拿着匕首</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（把一块面包塞进</w:t>
      </w:r>
      <w:r>
        <w:rPr>
          <w:rFonts w:ascii="Calibri" w:hAnsi="Calibri"/>
          <w:rtl w:val="0"/>
          <w:lang w:val="en-US"/>
        </w:rPr>
        <w:t>Drake</w:t>
      </w:r>
      <w:r>
        <w:rPr>
          <w:rtl w:val="0"/>
          <w:lang w:val="zh-TW" w:eastAsia="zh-TW"/>
        </w:rPr>
        <w:t>手里）：快离开这儿，好好活着</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Get out of here. Live well.</w:t>
      </w:r>
    </w:p>
    <w:p>
      <w:pPr>
        <w:pStyle w:val="Normal.0"/>
        <w:widowControl w:val="1"/>
        <w:spacing w:line="288" w:lineRule="auto"/>
        <w:jc w:val="left"/>
        <w:rPr>
          <w:rFonts w:ascii="微软雅黑" w:cs="微软雅黑" w:hAnsi="微软雅黑" w:eastAsia="微软雅黑"/>
          <w:kern w:val="0"/>
          <w:sz w:val="24"/>
          <w:szCs w:val="24"/>
        </w:rPr>
      </w:pPr>
      <w:r>
        <w:rPr>
          <w:rFonts w:ascii="Calibri" w:hAnsi="Calibri"/>
          <w:rtl w:val="0"/>
          <w:lang w:val="en-US"/>
        </w:rPr>
        <w:t>Drak</w:t>
      </w:r>
      <w:r>
        <w:rPr>
          <w:rtl w:val="0"/>
          <w:lang w:val="zh-TW" w:eastAsia="zh-TW"/>
        </w:rPr>
        <w:t>（意识模糊）：你</w:t>
      </w:r>
      <w:r>
        <w:rPr>
          <w:rFonts w:ascii="Calibri" w:hAnsi="Calibri"/>
          <w:rtl w:val="0"/>
          <w:lang w:val="en-US"/>
        </w:rPr>
        <w:t>...</w:t>
      </w:r>
      <w:r>
        <w:rPr>
          <w:rtl w:val="0"/>
          <w:lang w:val="zh-TW" w:eastAsia="zh-TW"/>
        </w:rPr>
        <w:t>是天使吗？</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Are you... an angel?</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第一视角看</w:t>
      </w:r>
      <w:r>
        <w:rPr>
          <w:rFonts w:ascii="微软雅黑" w:cs="微软雅黑" w:hAnsi="微软雅黑" w:eastAsia="微软雅黑"/>
          <w:kern w:val="0"/>
          <w:sz w:val="24"/>
          <w:szCs w:val="24"/>
          <w:rtl w:val="0"/>
          <w:lang w:val="en-US"/>
        </w:rPr>
        <w:t>Luna</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注意到</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手腕上的手镯（特写）</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3-1 </w:t>
      </w:r>
      <w:r>
        <w:rPr>
          <w:rFonts w:ascii="微软雅黑" w:cs="微软雅黑" w:hAnsi="微软雅黑" w:eastAsia="微软雅黑"/>
          <w:b w:val="1"/>
          <w:bCs w:val="1"/>
          <w:kern w:val="0"/>
          <w:sz w:val="24"/>
          <w:szCs w:val="24"/>
          <w:rtl w:val="0"/>
          <w:lang w:val="zh-TW" w:eastAsia="zh-TW"/>
        </w:rPr>
        <w:t>城堡</w:t>
      </w:r>
    </w:p>
    <w:p>
      <w:pPr>
        <w:pStyle w:val="Normal.0"/>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来到</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的跟前</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（关心）：亲爱的，发生什么事了</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Darling, what happened?</w:t>
      </w:r>
    </w:p>
    <w:p>
      <w:pPr>
        <w:pStyle w:val="Normal.0"/>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（漠然）：没事</w:t>
      </w:r>
      <w:r>
        <w:rPr>
          <w:rFonts w:ascii="Calibri" w:hAnsi="Calibri"/>
          <w:rtl w:val="0"/>
          <w:lang w:val="en-US"/>
        </w:rPr>
        <w:t>...</w:t>
      </w:r>
      <w:r>
        <w:rPr>
          <w:rtl w:val="0"/>
          <w:lang w:val="zh-TW" w:eastAsia="zh-TW"/>
        </w:rPr>
        <w:t>（看着手里的照片被烧掉一般，人头被烧掉，手镯还显露着）</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Nothing...</w:t>
      </w:r>
    </w:p>
    <w:p>
      <w:pPr>
        <w:pStyle w:val="Normal.0"/>
        <w:widowControl w:val="1"/>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看到</w:t>
      </w:r>
    </w:p>
    <w:p>
      <w:pPr>
        <w:pStyle w:val="Normal.0"/>
        <w:widowControl w:val="1"/>
        <w:spacing w:line="288" w:lineRule="auto"/>
        <w:jc w:val="left"/>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11-1</w:t>
      </w:r>
    </w:p>
    <w:p>
      <w:pPr>
        <w:pStyle w:val="Normal.0"/>
        <w:widowControl w:val="1"/>
        <w:tabs>
          <w:tab w:val="left" w:pos="583"/>
        </w:tabs>
        <w:spacing w:line="288" w:lineRule="auto"/>
        <w:jc w:val="left"/>
        <w:rPr>
          <w:rFonts w:ascii="微软雅黑" w:cs="微软雅黑" w:hAnsi="微软雅黑" w:eastAsia="微软雅黑"/>
          <w:kern w:val="0"/>
          <w:sz w:val="24"/>
          <w:szCs w:val="24"/>
        </w:rPr>
      </w:pPr>
      <w:r>
        <w:rPr>
          <w:rFonts w:ascii="微软雅黑" w:cs="微软雅黑" w:hAnsi="微软雅黑" w:eastAsia="微软雅黑"/>
          <w:kern w:val="0"/>
          <w:sz w:val="24"/>
          <w:szCs w:val="24"/>
          <w:shd w:val="nil" w:color="auto" w:fill="auto"/>
          <w:rtl w:val="0"/>
          <w:lang w:val="en-US"/>
        </w:rPr>
        <w:t>Drake</w:t>
      </w:r>
      <w:r>
        <w:rPr>
          <w:rFonts w:ascii="微软雅黑" w:cs="微软雅黑" w:hAnsi="微软雅黑" w:eastAsia="微软雅黑"/>
          <w:kern w:val="0"/>
          <w:sz w:val="24"/>
          <w:szCs w:val="24"/>
          <w:shd w:val="nil" w:color="auto" w:fill="auto"/>
          <w:rtl w:val="0"/>
          <w:lang w:val="zh-TW" w:eastAsia="zh-TW"/>
        </w:rPr>
        <w:t>将新娘抱起，错过黑纱和手镯【慢镜头，特写】）</w:t>
      </w:r>
    </w:p>
    <w:p>
      <w:pPr>
        <w:pStyle w:val="Normal.0"/>
        <w:widowControl w:val="1"/>
        <w:spacing w:line="288" w:lineRule="auto"/>
        <w:jc w:val="left"/>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widowControl w:val="1"/>
        <w:spacing w:line="288" w:lineRule="auto"/>
        <w:jc w:val="left"/>
        <w:rPr>
          <w:rFonts w:ascii="微软雅黑" w:cs="微软雅黑" w:hAnsi="微软雅黑" w:eastAsia="微软雅黑"/>
          <w:kern w:val="0"/>
          <w:sz w:val="24"/>
          <w:szCs w:val="24"/>
          <w:lang w:val="zh-TW" w:eastAsia="zh-TW"/>
        </w:rPr>
      </w:pP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 xml:space="preserve">Drake </w:t>
      </w:r>
      <w:r>
        <w:rPr>
          <w:rtl w:val="0"/>
          <w:lang w:val="zh-TW" w:eastAsia="zh-TW"/>
        </w:rPr>
        <w:t>：是</w:t>
      </w:r>
      <w:r>
        <w:rPr>
          <w:rFonts w:ascii="Calibri" w:hAnsi="Calibri"/>
          <w:rtl w:val="0"/>
          <w:lang w:val="en-US"/>
        </w:rPr>
        <w:t>Luna</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It's Luna?</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第十七集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17-1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 xml:space="preserve">的卧室 夜 内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Drake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匆忙推开房门，慌乱四处寻找，</w:t>
      </w:r>
    </w:p>
    <w:p>
      <w:pPr>
        <w:pStyle w:val="Normal.0"/>
        <w:tabs>
          <w:tab w:val="left" w:pos="583"/>
        </w:tabs>
        <w:spacing w:line="288" w:lineRule="auto"/>
        <w:rPr>
          <w:rFonts w:ascii="微软雅黑" w:cs="微软雅黑" w:hAnsi="微软雅黑" w:eastAsia="微软雅黑"/>
          <w:kern w:val="0"/>
          <w:sz w:val="24"/>
          <w:szCs w:val="24"/>
          <w:lang w:val="zh-TW" w:eastAsia="zh-TW"/>
        </w:rPr>
      </w:pPr>
      <w:r>
        <w:rPr>
          <w:rFonts w:ascii="微软雅黑" w:cs="微软雅黑" w:hAnsi="微软雅黑" w:eastAsia="微软雅黑"/>
          <w:kern w:val="0"/>
          <w:sz w:val="24"/>
          <w:szCs w:val="24"/>
          <w:rtl w:val="0"/>
          <w:lang w:val="zh-TW" w:eastAsia="zh-TW"/>
        </w:rPr>
        <w:t>找到没烧干净的照片，有二人的合影，还有一张那个手镯的</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2-6</w:t>
      </w:r>
      <w:r>
        <w:rPr>
          <w:rFonts w:ascii="微软雅黑" w:cs="微软雅黑" w:hAnsi="微软雅黑" w:eastAsia="微软雅黑"/>
          <w:b w:val="1"/>
          <w:bCs w:val="1"/>
          <w:kern w:val="0"/>
          <w:sz w:val="24"/>
          <w:szCs w:val="24"/>
          <w:rtl w:val="0"/>
          <w:lang w:val="zh-TW" w:eastAsia="zh-TW"/>
        </w:rPr>
        <w:t>】主观视角</w:t>
      </w:r>
      <w:r>
        <w:rPr>
          <w:rFonts w:ascii="微软雅黑" w:cs="微软雅黑" w:hAnsi="微软雅黑" w:eastAsia="微软雅黑"/>
          <w:kern w:val="0"/>
          <w:sz w:val="24"/>
          <w:szCs w:val="24"/>
          <w:rtl w:val="0"/>
          <w:lang w:val="zh-TW" w:eastAsia="zh-TW"/>
        </w:rPr>
        <w:t>女主对他笑，叠化长大后</w:t>
      </w:r>
      <w:r>
        <w:rPr>
          <w:rFonts w:ascii="微软雅黑" w:cs="微软雅黑" w:hAnsi="微软雅黑" w:eastAsia="微软雅黑"/>
          <w:kern w:val="0"/>
          <w:sz w:val="24"/>
          <w:szCs w:val="24"/>
          <w:rtl w:val="0"/>
          <w:lang w:val="en-US"/>
        </w:rPr>
        <w:t xml:space="preserve">luna </w:t>
      </w:r>
      <w:r>
        <w:rPr>
          <w:rFonts w:ascii="微软雅黑" w:cs="微软雅黑" w:hAnsi="微软雅黑" w:eastAsia="微软雅黑"/>
          <w:kern w:val="0"/>
          <w:sz w:val="24"/>
          <w:szCs w:val="24"/>
          <w:rtl w:val="0"/>
          <w:lang w:val="zh-TW" w:eastAsia="zh-TW"/>
        </w:rPr>
        <w:t>的笑脸【闪出】</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：原来我找错了人！是你！那个小女孩是你！</w:t>
      </w:r>
      <w:r>
        <w:rPr>
          <w:rFonts w:ascii="Calibri" w:hAnsi="Calibri"/>
          <w:rtl w:val="0"/>
          <w:lang w:val="en-US"/>
        </w:rPr>
        <w:t>Luna</w:t>
      </w:r>
      <w:r>
        <w:rPr>
          <w:rFonts w:ascii="Calibri" w:hAnsi="Calibri" w:hint="default"/>
          <w:rtl w:val="0"/>
          <w:lang w:val="en-US"/>
        </w:rPr>
        <w:t>……</w:t>
      </w:r>
      <w:r>
        <w:rPr>
          <w:rtl w:val="0"/>
          <w:lang w:val="zh-TW" w:eastAsia="zh-TW"/>
        </w:rPr>
        <w:t>对不起</w:t>
      </w:r>
      <w:r>
        <w:rPr>
          <w:rFonts w:ascii="Calibri" w:hAnsi="Calibri" w:hint="default"/>
          <w:rtl w:val="0"/>
          <w:lang w:val="en-US"/>
        </w:rPr>
        <w:t>……</w:t>
      </w:r>
      <w:r>
        <w:rPr>
          <w:rtl w:val="0"/>
          <w:lang w:val="zh-TW" w:eastAsia="zh-TW"/>
        </w:rPr>
        <w:t>是我瞎了眼，你为我付出了那么多，我却让你受尽了委屈和伤害，我真是个蠢货！</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 found the wrong person! It was you! That little girl was you! Luna... I'm sorry... I was blind. You gave me everything, and I only made you suffer. I hurt you. I'm such a fool!</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8-3</w:t>
      </w:r>
    </w:p>
    <w:p>
      <w:pPr>
        <w:pStyle w:val="Normal.0"/>
        <w:tabs>
          <w:tab w:val="left" w:pos="583"/>
        </w:tabs>
        <w:spacing w:line="288" w:lineRule="auto"/>
        <w:rPr>
          <w:rFonts w:ascii="微软雅黑" w:cs="微软雅黑" w:hAnsi="微软雅黑" w:eastAsia="微软雅黑"/>
          <w:kern w:val="0"/>
          <w:sz w:val="24"/>
          <w:szCs w:val="24"/>
          <w:shd w:val="nil" w:color="auto" w:fill="auto"/>
        </w:rPr>
      </w:pPr>
      <w:r>
        <w:rPr>
          <w:rFonts w:ascii="微软雅黑" w:cs="微软雅黑" w:hAnsi="微软雅黑" w:eastAsia="微软雅黑"/>
          <w:kern w:val="0"/>
          <w:sz w:val="24"/>
          <w:szCs w:val="24"/>
          <w:shd w:val="nil" w:color="auto" w:fill="auto"/>
          <w:rtl w:val="0"/>
          <w:lang w:val="en-US"/>
        </w:rPr>
        <w:t>△</w:t>
      </w:r>
      <w:r>
        <w:rPr>
          <w:rFonts w:ascii="微软雅黑" w:cs="微软雅黑" w:hAnsi="微软雅黑" w:eastAsia="微软雅黑"/>
          <w:kern w:val="0"/>
          <w:sz w:val="24"/>
          <w:szCs w:val="24"/>
          <w:shd w:val="nil" w:color="auto" w:fill="auto"/>
          <w:rtl w:val="0"/>
          <w:lang w:val="en-US"/>
        </w:rPr>
        <w:t>Drake</w:t>
      </w:r>
      <w:r>
        <w:rPr>
          <w:rFonts w:ascii="微软雅黑" w:cs="微软雅黑" w:hAnsi="微软雅黑" w:eastAsia="微软雅黑"/>
          <w:kern w:val="0"/>
          <w:sz w:val="24"/>
          <w:szCs w:val="24"/>
          <w:shd w:val="nil" w:color="auto" w:fill="auto"/>
          <w:rtl w:val="0"/>
          <w:lang w:val="zh-TW" w:eastAsia="zh-TW"/>
        </w:rPr>
        <w:t>拎起</w:t>
      </w:r>
      <w:r>
        <w:rPr>
          <w:rFonts w:ascii="微软雅黑" w:cs="微软雅黑" w:hAnsi="微软雅黑" w:eastAsia="微软雅黑"/>
          <w:kern w:val="0"/>
          <w:sz w:val="24"/>
          <w:szCs w:val="24"/>
          <w:shd w:val="nil" w:color="auto" w:fill="auto"/>
          <w:rtl w:val="0"/>
          <w:lang w:val="en-US"/>
        </w:rPr>
        <w:t>Luna</w:t>
      </w:r>
      <w:r>
        <w:rPr>
          <w:rFonts w:ascii="微软雅黑" w:cs="微软雅黑" w:hAnsi="微软雅黑" w:eastAsia="微软雅黑"/>
          <w:kern w:val="0"/>
          <w:sz w:val="24"/>
          <w:szCs w:val="24"/>
          <w:shd w:val="nil" w:color="auto" w:fill="auto"/>
          <w:rtl w:val="0"/>
          <w:lang w:val="zh-TW" w:eastAsia="zh-TW"/>
        </w:rPr>
        <w:t>丢进装满水的大木桶里</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shd w:val="nil" w:color="auto" w:fill="auto"/>
          <w:rtl w:val="0"/>
          <w:lang w:val="en-US"/>
        </w:rPr>
        <w:t>△</w:t>
      </w:r>
      <w:r>
        <w:rPr>
          <w:rFonts w:ascii="微软雅黑" w:cs="微软雅黑" w:hAnsi="微软雅黑" w:eastAsia="微软雅黑"/>
          <w:kern w:val="0"/>
          <w:sz w:val="24"/>
          <w:szCs w:val="24"/>
          <w:shd w:val="nil" w:color="auto" w:fill="auto"/>
          <w:rtl w:val="0"/>
          <w:lang w:val="zh-TW" w:eastAsia="zh-TW"/>
        </w:rPr>
        <w:t>【慢镜头】手下抓着</w:t>
      </w:r>
      <w:r>
        <w:rPr>
          <w:rFonts w:ascii="微软雅黑" w:cs="微软雅黑" w:hAnsi="微软雅黑" w:eastAsia="微软雅黑"/>
          <w:kern w:val="0"/>
          <w:sz w:val="24"/>
          <w:szCs w:val="24"/>
          <w:shd w:val="nil" w:color="auto" w:fill="auto"/>
          <w:rtl w:val="0"/>
          <w:lang w:val="en-US"/>
        </w:rPr>
        <w:t>Luna</w:t>
      </w:r>
      <w:r>
        <w:rPr>
          <w:rFonts w:ascii="微软雅黑" w:cs="微软雅黑" w:hAnsi="微软雅黑" w:eastAsia="微软雅黑"/>
          <w:kern w:val="0"/>
          <w:sz w:val="24"/>
          <w:szCs w:val="24"/>
          <w:shd w:val="nil" w:color="auto" w:fill="auto"/>
          <w:rtl w:val="0"/>
          <w:lang w:val="zh-TW" w:eastAsia="zh-TW"/>
        </w:rPr>
        <w:t>的头发，狠狠将头按在水里，</w:t>
      </w:r>
      <w:r>
        <w:rPr>
          <w:rFonts w:ascii="微软雅黑" w:cs="微软雅黑" w:hAnsi="微软雅黑" w:eastAsia="微软雅黑"/>
          <w:kern w:val="0"/>
          <w:sz w:val="24"/>
          <w:szCs w:val="24"/>
          <w:shd w:val="nil" w:color="auto" w:fill="auto"/>
          <w:rtl w:val="0"/>
          <w:lang w:val="en-US"/>
        </w:rPr>
        <w:t>Luna</w:t>
      </w:r>
      <w:r>
        <w:rPr>
          <w:rFonts w:ascii="微软雅黑" w:cs="微软雅黑" w:hAnsi="微软雅黑" w:eastAsia="微软雅黑"/>
          <w:kern w:val="0"/>
          <w:sz w:val="24"/>
          <w:szCs w:val="24"/>
          <w:shd w:val="nil" w:color="auto" w:fill="auto"/>
          <w:rtl w:val="0"/>
          <w:lang w:val="zh-TW" w:eastAsia="zh-TW"/>
        </w:rPr>
        <w:t>在水里狠狠挣扎，片刻后，</w:t>
      </w:r>
      <w:r>
        <w:rPr>
          <w:rFonts w:ascii="微软雅黑" w:cs="微软雅黑" w:hAnsi="微软雅黑" w:eastAsia="微软雅黑"/>
          <w:kern w:val="0"/>
          <w:sz w:val="24"/>
          <w:szCs w:val="24"/>
          <w:shd w:val="nil" w:color="auto" w:fill="auto"/>
          <w:rtl w:val="0"/>
          <w:lang w:val="en-US"/>
        </w:rPr>
        <w:t>Luna</w:t>
      </w:r>
      <w:r>
        <w:rPr>
          <w:rFonts w:ascii="微软雅黑" w:cs="微软雅黑" w:hAnsi="微软雅黑" w:eastAsia="微软雅黑"/>
          <w:kern w:val="0"/>
          <w:sz w:val="24"/>
          <w:szCs w:val="24"/>
          <w:shd w:val="nil" w:color="auto" w:fill="auto"/>
          <w:rtl w:val="0"/>
          <w:lang w:val="zh-TW" w:eastAsia="zh-TW"/>
        </w:rPr>
        <w:t>被拽出来，头发和上身湿透，</w:t>
      </w:r>
      <w:r>
        <w:rPr>
          <w:rFonts w:ascii="微软雅黑" w:cs="微软雅黑" w:hAnsi="微软雅黑" w:eastAsia="微软雅黑"/>
          <w:kern w:val="0"/>
          <w:sz w:val="24"/>
          <w:szCs w:val="24"/>
          <w:shd w:val="nil" w:color="auto" w:fill="auto"/>
          <w:rtl w:val="0"/>
          <w:lang w:val="en-US"/>
        </w:rPr>
        <w:t>Luna</w:t>
      </w:r>
      <w:r>
        <w:rPr>
          <w:rFonts w:ascii="微软雅黑" w:cs="微软雅黑" w:hAnsi="微软雅黑" w:eastAsia="微软雅黑"/>
          <w:kern w:val="0"/>
          <w:sz w:val="24"/>
          <w:szCs w:val="24"/>
          <w:shd w:val="nil" w:color="auto" w:fill="auto"/>
          <w:rtl w:val="0"/>
          <w:lang w:val="zh-TW" w:eastAsia="zh-TW"/>
        </w:rPr>
        <w:t>喘了几下，又被按进水里，重复一次又一次</w:t>
      </w:r>
    </w:p>
    <w:p>
      <w:pPr>
        <w:pStyle w:val="Normal.0"/>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4-2</w:t>
      </w:r>
    </w:p>
    <w:p>
      <w:pPr>
        <w:pStyle w:val="Normal.0"/>
        <w:spacing w:line="288" w:lineRule="auto"/>
        <w:jc w:val="left"/>
        <w:rPr>
          <w:rFonts w:ascii="微软雅黑" w:cs="微软雅黑" w:hAnsi="微软雅黑" w:eastAsia="微软雅黑"/>
          <w:kern w:val="0"/>
          <w:sz w:val="24"/>
          <w:szCs w:val="24"/>
          <w:shd w:val="nil" w:color="auto" w:fill="auto"/>
        </w:rPr>
      </w:pPr>
      <w:r>
        <w:rPr>
          <w:rFonts w:ascii="Calibri" w:hAnsi="Calibri"/>
          <w:rtl w:val="0"/>
          <w:lang w:val="en-US"/>
        </w:rPr>
        <w:t>Drake</w:t>
      </w:r>
      <w:r>
        <w:rPr>
          <w:rtl w:val="0"/>
          <w:lang w:val="zh-TW" w:eastAsia="zh-TW"/>
        </w:rPr>
        <w:t>盯着</w:t>
      </w:r>
      <w:r>
        <w:rPr>
          <w:rFonts w:ascii="Calibri" w:hAnsi="Calibri"/>
          <w:rtl w:val="0"/>
          <w:lang w:val="en-US"/>
        </w:rPr>
        <w:t>Luna</w:t>
      </w:r>
      <w:r>
        <w:rPr>
          <w:rtl w:val="0"/>
          <w:lang w:val="zh-TW" w:eastAsia="zh-TW"/>
        </w:rPr>
        <w:t>，命令：给她！</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Give it to her!</w:t>
      </w:r>
    </w:p>
    <w:p>
      <w:pPr>
        <w:pStyle w:val="Normal.0"/>
        <w:spacing w:line="288" w:lineRule="auto"/>
        <w:jc w:val="left"/>
        <w:rPr>
          <w:rFonts w:ascii="微软雅黑" w:cs="微软雅黑" w:hAnsi="微软雅黑" w:eastAsia="微软雅黑"/>
          <w:kern w:val="0"/>
          <w:sz w:val="24"/>
          <w:szCs w:val="24"/>
          <w:shd w:val="nil" w:color="auto" w:fill="auto"/>
        </w:rPr>
      </w:pPr>
      <w:r>
        <w:rPr>
          <w:rFonts w:ascii="Calibri" w:hAnsi="Calibri"/>
          <w:rtl w:val="0"/>
          <w:lang w:val="en-US"/>
        </w:rPr>
        <w:t>Luna</w:t>
      </w:r>
      <w:r>
        <w:rPr>
          <w:rtl w:val="0"/>
          <w:lang w:val="zh-TW" w:eastAsia="zh-TW"/>
        </w:rPr>
        <w:t>：如果我说不呢？</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What if I say no?</w:t>
      </w:r>
    </w:p>
    <w:p>
      <w:pPr>
        <w:pStyle w:val="Normal.0"/>
        <w:spacing w:line="288" w:lineRule="auto"/>
        <w:rPr>
          <w:rFonts w:ascii="微软雅黑" w:cs="微软雅黑" w:hAnsi="微软雅黑" w:eastAsia="微软雅黑"/>
          <w:kern w:val="0"/>
          <w:sz w:val="24"/>
          <w:szCs w:val="24"/>
          <w:shd w:val="nil" w:color="auto" w:fill="auto"/>
        </w:rPr>
      </w:pPr>
      <w:r>
        <w:rPr>
          <w:rFonts w:ascii="微软雅黑" w:cs="微软雅黑" w:hAnsi="微软雅黑" w:eastAsia="微软雅黑"/>
          <w:kern w:val="0"/>
          <w:sz w:val="24"/>
          <w:szCs w:val="24"/>
          <w:shd w:val="nil" w:color="auto" w:fill="auto"/>
          <w:rtl w:val="0"/>
          <w:lang w:val="en-US"/>
        </w:rPr>
        <w:t>△</w:t>
      </w:r>
      <w:r>
        <w:rPr>
          <w:rFonts w:ascii="微软雅黑" w:cs="微软雅黑" w:hAnsi="微软雅黑" w:eastAsia="微软雅黑"/>
          <w:kern w:val="0"/>
          <w:sz w:val="24"/>
          <w:szCs w:val="24"/>
          <w:shd w:val="nil" w:color="auto" w:fill="auto"/>
          <w:rtl w:val="0"/>
          <w:lang w:val="en-US"/>
        </w:rPr>
        <w:t>Drake</w:t>
      </w:r>
      <w:r>
        <w:rPr>
          <w:rFonts w:ascii="微软雅黑" w:cs="微软雅黑" w:hAnsi="微软雅黑" w:eastAsia="微软雅黑"/>
          <w:kern w:val="0"/>
          <w:sz w:val="24"/>
          <w:szCs w:val="24"/>
          <w:shd w:val="nil" w:color="auto" w:fill="auto"/>
          <w:rtl w:val="0"/>
          <w:lang w:val="zh-TW" w:eastAsia="zh-TW"/>
        </w:rPr>
        <w:t>一把抓住</w:t>
      </w:r>
      <w:r>
        <w:rPr>
          <w:rFonts w:ascii="微软雅黑" w:cs="微软雅黑" w:hAnsi="微软雅黑" w:eastAsia="微软雅黑"/>
          <w:kern w:val="0"/>
          <w:sz w:val="24"/>
          <w:szCs w:val="24"/>
          <w:shd w:val="nil" w:color="auto" w:fill="auto"/>
          <w:rtl w:val="0"/>
          <w:lang w:val="en-US"/>
        </w:rPr>
        <w:t>Luna</w:t>
      </w:r>
      <w:r>
        <w:rPr>
          <w:rFonts w:ascii="微软雅黑" w:cs="微软雅黑" w:hAnsi="微软雅黑" w:eastAsia="微软雅黑"/>
          <w:kern w:val="0"/>
          <w:sz w:val="24"/>
          <w:szCs w:val="24"/>
          <w:shd w:val="nil" w:color="auto" w:fill="auto"/>
          <w:rtl w:val="0"/>
          <w:lang w:val="zh-TW" w:eastAsia="zh-TW"/>
        </w:rPr>
        <w:t>死死抓王冠的手腕，</w:t>
      </w:r>
      <w:r>
        <w:rPr>
          <w:rFonts w:ascii="微软雅黑" w:cs="微软雅黑" w:hAnsi="微软雅黑" w:eastAsia="微软雅黑"/>
          <w:kern w:val="0"/>
          <w:sz w:val="24"/>
          <w:szCs w:val="24"/>
          <w:shd w:val="nil" w:color="auto" w:fill="auto"/>
          <w:rtl w:val="0"/>
          <w:lang w:val="en-US"/>
        </w:rPr>
        <w:t>Luna</w:t>
      </w:r>
      <w:r>
        <w:rPr>
          <w:rFonts w:ascii="微软雅黑" w:cs="微软雅黑" w:hAnsi="微软雅黑" w:eastAsia="微软雅黑"/>
          <w:kern w:val="0"/>
          <w:sz w:val="24"/>
          <w:szCs w:val="24"/>
          <w:shd w:val="nil" w:color="auto" w:fill="auto"/>
          <w:rtl w:val="0"/>
          <w:lang w:val="zh-TW" w:eastAsia="zh-TW"/>
        </w:rPr>
        <w:t>吃痛，手松开王冠</w:t>
      </w:r>
    </w:p>
    <w:p>
      <w:pPr>
        <w:pStyle w:val="Normal.0"/>
        <w:spacing w:line="288" w:lineRule="auto"/>
        <w:rPr>
          <w:rFonts w:ascii="微软雅黑" w:cs="微软雅黑" w:hAnsi="微软雅黑" w:eastAsia="微软雅黑"/>
          <w:b w:val="1"/>
          <w:bCs w:val="1"/>
          <w:kern w:val="0"/>
          <w:sz w:val="24"/>
          <w:szCs w:val="24"/>
          <w:shd w:val="nil" w:color="auto" w:fill="auto"/>
        </w:rPr>
      </w:pPr>
      <w:r>
        <w:rPr>
          <w:rFonts w:ascii="微软雅黑" w:cs="微软雅黑" w:hAnsi="微软雅黑" w:eastAsia="微软雅黑"/>
          <w:b w:val="1"/>
          <w:bCs w:val="1"/>
          <w:kern w:val="0"/>
          <w:sz w:val="24"/>
          <w:szCs w:val="24"/>
          <w:shd w:val="nil" w:color="auto" w:fill="auto"/>
          <w:rtl w:val="0"/>
          <w:lang w:val="en-US"/>
        </w:rPr>
        <w:t>6-1</w:t>
      </w:r>
    </w:p>
    <w:p>
      <w:pPr>
        <w:pStyle w:val="Normal.0"/>
        <w:spacing w:line="288" w:lineRule="auto"/>
        <w:rPr>
          <w:rFonts w:ascii="微软雅黑" w:cs="微软雅黑" w:hAnsi="微软雅黑" w:eastAsia="微软雅黑"/>
          <w:kern w:val="0"/>
          <w:sz w:val="24"/>
          <w:szCs w:val="24"/>
          <w:shd w:val="nil" w:color="auto" w:fill="auto"/>
        </w:rPr>
      </w:pPr>
      <w:r>
        <w:rPr>
          <w:rFonts w:ascii="微软雅黑" w:cs="微软雅黑" w:hAnsi="微软雅黑" w:eastAsia="微软雅黑"/>
          <w:kern w:val="0"/>
          <w:sz w:val="24"/>
          <w:szCs w:val="24"/>
          <w:shd w:val="nil" w:color="auto" w:fill="auto"/>
          <w:rtl w:val="0"/>
          <w:lang w:val="en-US"/>
        </w:rPr>
        <w:t>△</w:t>
      </w:r>
      <w:r>
        <w:rPr>
          <w:rFonts w:ascii="微软雅黑" w:cs="微软雅黑" w:hAnsi="微软雅黑" w:eastAsia="微软雅黑"/>
          <w:kern w:val="0"/>
          <w:sz w:val="24"/>
          <w:szCs w:val="24"/>
          <w:shd w:val="nil" w:color="auto" w:fill="auto"/>
          <w:rtl w:val="0"/>
          <w:lang w:val="zh-TW" w:eastAsia="zh-TW"/>
        </w:rPr>
        <w:t>【慢镜头】</w:t>
      </w:r>
      <w:r>
        <w:rPr>
          <w:rFonts w:ascii="微软雅黑" w:cs="微软雅黑" w:hAnsi="微软雅黑" w:eastAsia="微软雅黑"/>
          <w:kern w:val="0"/>
          <w:sz w:val="24"/>
          <w:szCs w:val="24"/>
          <w:shd w:val="nil" w:color="auto" w:fill="auto"/>
          <w:rtl w:val="0"/>
          <w:lang w:val="en-US"/>
        </w:rPr>
        <w:t>Drake</w:t>
      </w:r>
      <w:r>
        <w:rPr>
          <w:rFonts w:ascii="微软雅黑" w:cs="微软雅黑" w:hAnsi="微软雅黑" w:eastAsia="微软雅黑"/>
          <w:kern w:val="0"/>
          <w:sz w:val="24"/>
          <w:szCs w:val="24"/>
          <w:shd w:val="nil" w:color="auto" w:fill="auto"/>
          <w:rtl w:val="0"/>
          <w:lang w:val="zh-TW" w:eastAsia="zh-TW"/>
        </w:rPr>
        <w:t>转头看向</w:t>
      </w:r>
      <w:r>
        <w:rPr>
          <w:rFonts w:ascii="微软雅黑" w:cs="微软雅黑" w:hAnsi="微软雅黑" w:eastAsia="微软雅黑"/>
          <w:kern w:val="0"/>
          <w:sz w:val="24"/>
          <w:szCs w:val="24"/>
          <w:shd w:val="nil" w:color="auto" w:fill="auto"/>
          <w:rtl w:val="0"/>
          <w:lang w:val="en-US"/>
        </w:rPr>
        <w:t>Luna</w:t>
      </w:r>
      <w:r>
        <w:rPr>
          <w:rFonts w:ascii="微软雅黑" w:cs="微软雅黑" w:hAnsi="微软雅黑" w:eastAsia="微软雅黑"/>
          <w:kern w:val="0"/>
          <w:sz w:val="24"/>
          <w:szCs w:val="24"/>
          <w:shd w:val="nil" w:color="auto" w:fill="auto"/>
          <w:rtl w:val="0"/>
          <w:lang w:val="zh-TW" w:eastAsia="zh-TW"/>
        </w:rPr>
        <w:t>，眼神充满痛苦和纠结</w:t>
      </w:r>
    </w:p>
    <w:p>
      <w:pPr>
        <w:pStyle w:val="Normal.0"/>
        <w:spacing w:line="288" w:lineRule="auto"/>
        <w:jc w:val="left"/>
        <w:rPr>
          <w:rFonts w:ascii="微软雅黑" w:cs="微软雅黑" w:hAnsi="微软雅黑" w:eastAsia="微软雅黑"/>
          <w:kern w:val="0"/>
          <w:sz w:val="24"/>
          <w:szCs w:val="24"/>
          <w:shd w:val="nil" w:color="auto" w:fill="auto"/>
        </w:rPr>
      </w:pPr>
      <w:r>
        <w:rPr>
          <w:rFonts w:ascii="Calibri" w:hAnsi="Calibri"/>
          <w:rtl w:val="0"/>
          <w:lang w:val="en-US"/>
        </w:rPr>
        <w:t>Drake</w:t>
      </w:r>
      <w:r>
        <w:rPr>
          <w:rtl w:val="0"/>
          <w:lang w:val="zh-TW" w:eastAsia="zh-TW"/>
        </w:rPr>
        <w:t>（歉意）：对不起</w:t>
      </w:r>
      <w:r>
        <w:rPr>
          <w:rFonts w:ascii="Calibri" w:hAnsi="Calibri"/>
          <w:rtl w:val="0"/>
          <w:lang w:val="en-US"/>
        </w:rPr>
        <w:t>~Luna</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I'm sorry, Luna.</w:t>
      </w:r>
    </w:p>
    <w:p>
      <w:pPr>
        <w:pStyle w:val="Normal.0"/>
        <w:tabs>
          <w:tab w:val="left" w:pos="583"/>
        </w:tabs>
        <w:spacing w:line="288" w:lineRule="auto"/>
        <w:rPr>
          <w:rFonts w:ascii="微软雅黑" w:cs="微软雅黑" w:hAnsi="微软雅黑" w:eastAsia="微软雅黑"/>
          <w:kern w:val="0"/>
          <w:sz w:val="24"/>
          <w:szCs w:val="24"/>
          <w:shd w:val="nil" w:color="auto" w:fill="auto"/>
        </w:rPr>
      </w:pPr>
      <w:r>
        <w:rPr>
          <w:rFonts w:ascii="微软雅黑" w:cs="微软雅黑" w:hAnsi="微软雅黑" w:eastAsia="微软雅黑"/>
          <w:kern w:val="0"/>
          <w:sz w:val="24"/>
          <w:szCs w:val="24"/>
          <w:shd w:val="nil" w:color="auto" w:fill="auto"/>
          <w:rtl w:val="0"/>
          <w:lang w:val="en-US"/>
        </w:rPr>
        <w:t>△</w:t>
      </w:r>
      <w:r>
        <w:rPr>
          <w:rFonts w:ascii="微软雅黑" w:cs="微软雅黑" w:hAnsi="微软雅黑" w:eastAsia="微软雅黑"/>
          <w:kern w:val="0"/>
          <w:sz w:val="24"/>
          <w:szCs w:val="24"/>
          <w:shd w:val="nil" w:color="auto" w:fill="auto"/>
          <w:rtl w:val="0"/>
          <w:lang w:val="en-US"/>
        </w:rPr>
        <w:t>Drake</w:t>
      </w:r>
      <w:r>
        <w:rPr>
          <w:rFonts w:ascii="微软雅黑" w:cs="微软雅黑" w:hAnsi="微软雅黑" w:eastAsia="微软雅黑"/>
          <w:kern w:val="0"/>
          <w:sz w:val="24"/>
          <w:szCs w:val="24"/>
          <w:shd w:val="nil" w:color="auto" w:fill="auto"/>
          <w:rtl w:val="0"/>
          <w:lang w:val="zh-TW" w:eastAsia="zh-TW"/>
        </w:rPr>
        <w:t>朝着</w:t>
      </w:r>
      <w:r>
        <w:rPr>
          <w:rFonts w:ascii="微软雅黑" w:cs="微软雅黑" w:hAnsi="微软雅黑" w:eastAsia="微软雅黑"/>
          <w:kern w:val="0"/>
          <w:sz w:val="24"/>
          <w:szCs w:val="24"/>
          <w:shd w:val="nil" w:color="auto" w:fill="auto"/>
          <w:rtl w:val="0"/>
          <w:lang w:val="en-US"/>
        </w:rPr>
        <w:t>Veyra</w:t>
      </w:r>
      <w:r>
        <w:rPr>
          <w:rFonts w:ascii="微软雅黑" w:cs="微软雅黑" w:hAnsi="微软雅黑" w:eastAsia="微软雅黑"/>
          <w:kern w:val="0"/>
          <w:sz w:val="24"/>
          <w:szCs w:val="24"/>
          <w:shd w:val="nil" w:color="auto" w:fill="auto"/>
          <w:rtl w:val="0"/>
          <w:lang w:val="zh-TW" w:eastAsia="zh-TW"/>
        </w:rPr>
        <w:t>方向跑去，纵身一跃，抱住</w:t>
      </w:r>
      <w:r>
        <w:rPr>
          <w:rFonts w:ascii="微软雅黑" w:cs="微软雅黑" w:hAnsi="微软雅黑" w:eastAsia="微软雅黑"/>
          <w:kern w:val="0"/>
          <w:sz w:val="24"/>
          <w:szCs w:val="24"/>
          <w:shd w:val="nil" w:color="auto" w:fill="auto"/>
          <w:rtl w:val="0"/>
          <w:lang w:val="en-US"/>
        </w:rPr>
        <w:t>Veyra</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急火攻心，吐血。差点摔倒，扶在梳妆台上，力度太大，一本日记本掉出来</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第十八集</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en-US"/>
        </w:rPr>
        <w:t>18-1</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 xml:space="preserve">的卧室 夜 内 </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shd w:val="nil" w:color="auto" w:fill="auto"/>
          <w:rtl w:val="0"/>
          <w:lang w:val="zh-TW" w:eastAsia="zh-TW"/>
        </w:rPr>
        <w:t>好奇的拿起来打开</w:t>
      </w:r>
    </w:p>
    <w:p>
      <w:pPr>
        <w:pStyle w:val="Normal.0"/>
        <w:tabs>
          <w:tab w:val="left" w:pos="583"/>
        </w:tabs>
        <w:spacing w:line="288" w:lineRule="auto"/>
        <w:jc w:val="left"/>
        <w:rPr>
          <w:rFonts w:ascii="微软雅黑" w:cs="微软雅黑" w:hAnsi="微软雅黑" w:eastAsia="微软雅黑"/>
          <w:kern w:val="0"/>
          <w:sz w:val="24"/>
          <w:szCs w:val="24"/>
          <w:shd w:val="nil" w:color="auto" w:fill="auto"/>
        </w:rPr>
      </w:pPr>
      <w:r>
        <w:rPr>
          <w:rFonts w:ascii="Calibri" w:hAnsi="Calibri"/>
          <w:rtl w:val="0"/>
          <w:lang w:val="en-US"/>
        </w:rPr>
        <w:t>LunaO.V</w:t>
      </w:r>
      <w:r>
        <w:rPr>
          <w:rtl w:val="0"/>
          <w:lang w:val="zh-TW" w:eastAsia="zh-TW"/>
        </w:rPr>
        <w:t>：母亲去世的第二天，她留给我最后的遗物也被</w:t>
      </w:r>
      <w:r>
        <w:rPr>
          <w:rFonts w:ascii="Calibri" w:hAnsi="Calibri"/>
          <w:rtl w:val="0"/>
          <w:lang w:val="en-US"/>
        </w:rPr>
        <w:t>Veyra</w:t>
      </w:r>
      <w:r>
        <w:rPr>
          <w:rtl w:val="0"/>
          <w:lang w:val="zh-TW" w:eastAsia="zh-TW"/>
        </w:rPr>
        <w:t>抢走</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 </w:t>
      </w:r>
      <w:r>
        <w:rPr>
          <w:rFonts w:ascii="Times New Roman" w:hAnsi="Times New Roman"/>
          <w:rtl w:val="0"/>
          <w:lang w:val="en-US"/>
        </w:rPr>
        <w:t>V.O.</w:t>
      </w:r>
      <w:r>
        <w:rPr>
          <w:rFonts w:ascii="Times New Roman" w:hAnsi="Times New Roman"/>
          <w:outline w:val="0"/>
          <w:color w:val="ff0000"/>
          <w:u w:color="ff0000"/>
          <w:rtl w:val="0"/>
          <w:lang w:val="en-US"/>
          <w14:textFill>
            <w14:solidFill>
              <w14:srgbClr w14:val="FF0000"/>
            </w14:solidFill>
          </w14:textFill>
        </w:rPr>
        <w:t>: The day after my mother died, Veyra stole the last thing she left me.</w:t>
      </w:r>
    </w:p>
    <w:p>
      <w:pPr>
        <w:pStyle w:val="Normal.0"/>
        <w:tabs>
          <w:tab w:val="left" w:pos="583"/>
        </w:tabs>
        <w:spacing w:line="288" w:lineRule="auto"/>
        <w:rPr>
          <w:rFonts w:ascii="微软雅黑" w:cs="微软雅黑" w:hAnsi="微软雅黑" w:eastAsia="微软雅黑"/>
          <w:b w:val="1"/>
          <w:bCs w:val="1"/>
          <w:kern w:val="0"/>
          <w:sz w:val="24"/>
          <w:szCs w:val="24"/>
          <w:shd w:val="nil" w:color="auto" w:fill="auto"/>
        </w:rPr>
      </w:pPr>
      <w:r>
        <w:rPr>
          <w:rFonts w:ascii="微软雅黑" w:cs="微软雅黑" w:hAnsi="微软雅黑" w:eastAsia="微软雅黑"/>
          <w:b w:val="1"/>
          <w:bCs w:val="1"/>
          <w:kern w:val="0"/>
          <w:sz w:val="24"/>
          <w:szCs w:val="24"/>
          <w:shd w:val="nil" w:color="auto" w:fill="auto"/>
          <w:rtl w:val="0"/>
          <w:lang w:val="zh-TW" w:eastAsia="zh-TW"/>
        </w:rPr>
        <w:t>【闪回</w:t>
      </w:r>
      <w:r>
        <w:rPr>
          <w:rFonts w:ascii="微软雅黑" w:cs="微软雅黑" w:hAnsi="微软雅黑" w:eastAsia="微软雅黑"/>
          <w:b w:val="1"/>
          <w:bCs w:val="1"/>
          <w:kern w:val="0"/>
          <w:sz w:val="24"/>
          <w:szCs w:val="24"/>
          <w:shd w:val="nil" w:color="auto" w:fill="auto"/>
          <w:rtl w:val="0"/>
          <w:lang w:val="en-US"/>
        </w:rPr>
        <w:t>3-2 Veyra</w:t>
      </w:r>
      <w:r>
        <w:rPr>
          <w:rFonts w:ascii="微软雅黑" w:cs="微软雅黑" w:hAnsi="微软雅黑" w:eastAsia="微软雅黑"/>
          <w:b w:val="1"/>
          <w:bCs w:val="1"/>
          <w:kern w:val="0"/>
          <w:sz w:val="24"/>
          <w:szCs w:val="24"/>
          <w:shd w:val="nil" w:color="auto" w:fill="auto"/>
          <w:rtl w:val="0"/>
          <w:lang w:val="zh-TW" w:eastAsia="zh-TW"/>
        </w:rPr>
        <w:t>抢走</w:t>
      </w:r>
      <w:r>
        <w:rPr>
          <w:rFonts w:ascii="微软雅黑" w:cs="微软雅黑" w:hAnsi="微软雅黑" w:eastAsia="微软雅黑"/>
          <w:b w:val="1"/>
          <w:bCs w:val="1"/>
          <w:kern w:val="0"/>
          <w:sz w:val="24"/>
          <w:szCs w:val="24"/>
          <w:shd w:val="nil" w:color="auto" w:fill="auto"/>
          <w:rtl w:val="0"/>
          <w:lang w:val="en-US"/>
        </w:rPr>
        <w:t>Luna</w:t>
      </w:r>
      <w:r>
        <w:rPr>
          <w:rFonts w:ascii="微软雅黑" w:cs="微软雅黑" w:hAnsi="微软雅黑" w:eastAsia="微软雅黑"/>
          <w:b w:val="1"/>
          <w:bCs w:val="1"/>
          <w:kern w:val="0"/>
          <w:sz w:val="24"/>
          <w:szCs w:val="24"/>
          <w:shd w:val="nil" w:color="auto" w:fill="auto"/>
          <w:rtl w:val="0"/>
          <w:lang w:val="zh-TW" w:eastAsia="zh-TW"/>
        </w:rPr>
        <w:t>的手镯】</w:t>
      </w:r>
    </w:p>
    <w:p>
      <w:pPr>
        <w:pStyle w:val="Normal.0"/>
        <w:tabs>
          <w:tab w:val="left" w:pos="583"/>
        </w:tabs>
        <w:spacing w:line="288" w:lineRule="auto"/>
        <w:jc w:val="left"/>
        <w:rPr>
          <w:rFonts w:ascii="微软雅黑" w:cs="微软雅黑" w:hAnsi="微软雅黑" w:eastAsia="微软雅黑"/>
          <w:kern w:val="0"/>
          <w:sz w:val="24"/>
          <w:szCs w:val="24"/>
          <w:shd w:val="nil" w:color="auto" w:fill="auto"/>
        </w:rPr>
      </w:pPr>
      <w:r>
        <w:rPr>
          <w:rFonts w:ascii="Calibri" w:hAnsi="Calibri"/>
          <w:rtl w:val="0"/>
          <w:lang w:val="en-US"/>
        </w:rPr>
        <w:t>LunaO.V</w:t>
      </w:r>
      <w:r>
        <w:rPr>
          <w:rtl w:val="0"/>
          <w:lang w:val="zh-TW" w:eastAsia="zh-TW"/>
        </w:rPr>
        <w:t>：为取得狼神之心救你，我在床上躺了三个月，而你却为了报答</w:t>
      </w:r>
      <w:r>
        <w:rPr>
          <w:rFonts w:ascii="Calibri" w:hAnsi="Calibri"/>
          <w:rtl w:val="0"/>
          <w:lang w:val="en-US"/>
        </w:rPr>
        <w:t>Veyra</w:t>
      </w:r>
      <w:r>
        <w:rPr>
          <w:rtl w:val="0"/>
          <w:lang w:val="zh-TW" w:eastAsia="zh-TW"/>
        </w:rPr>
        <w:t>给她开了三天三夜的派对</w:t>
      </w:r>
      <w:r>
        <w:rPr>
          <w:lang w:val="en-US"/>
        </w:rPr>
        <w:br w:type="textWrapping"/>
      </w:r>
      <w:r>
        <w:rPr>
          <w:rFonts w:ascii="Times New Roman" w:hAnsi="Times New Roman"/>
          <w:outline w:val="0"/>
          <w:color w:val="ff0000"/>
          <w:u w:color="ff0000"/>
          <w:rtl w:val="0"/>
          <w:lang w:val="en-US"/>
          <w14:textFill>
            <w14:solidFill>
              <w14:srgbClr w14:val="FF0000"/>
            </w14:solidFill>
          </w14:textFill>
        </w:rPr>
        <w:t>Lu</w:t>
      </w:r>
      <w:r>
        <w:rPr>
          <w:rFonts w:ascii="Times New Roman" w:hAnsi="Times New Roman"/>
          <w:outline w:val="0"/>
          <w:color w:val="ff2600"/>
          <w:u w:color="ff0000"/>
          <w:rtl w:val="0"/>
          <w:lang w:val="en-US"/>
          <w14:textFill>
            <w14:solidFill>
              <w14:srgbClr w14:val="FF2600"/>
            </w14:solidFill>
          </w14:textFill>
        </w:rPr>
        <w:t xml:space="preserve">na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I s</w:t>
      </w:r>
      <w:r>
        <w:rPr>
          <w:rFonts w:ascii="Times New Roman" w:hAnsi="Times New Roman"/>
          <w:outline w:val="0"/>
          <w:color w:val="ff0000"/>
          <w:u w:color="ff0000"/>
          <w:rtl w:val="0"/>
          <w:lang w:val="en-US"/>
          <w14:textFill>
            <w14:solidFill>
              <w14:srgbClr w14:val="FF0000"/>
            </w14:solidFill>
          </w14:textFill>
        </w:rPr>
        <w:t>pent three months bedridden after getting the Wolf God's Heart to save you, while you threw Veyra a three-day party to thank her.</w:t>
      </w:r>
    </w:p>
    <w:p>
      <w:pPr>
        <w:pStyle w:val="Normal.0"/>
        <w:tabs>
          <w:tab w:val="left" w:pos="583"/>
        </w:tabs>
        <w:spacing w:line="288" w:lineRule="auto"/>
        <w:rPr>
          <w:rFonts w:ascii="微软雅黑" w:cs="微软雅黑" w:hAnsi="微软雅黑" w:eastAsia="微软雅黑"/>
          <w:b w:val="1"/>
          <w:bCs w:val="1"/>
          <w:kern w:val="0"/>
          <w:sz w:val="24"/>
          <w:szCs w:val="24"/>
          <w:shd w:val="nil" w:color="auto" w:fill="auto"/>
          <w:lang w:val="zh-TW" w:eastAsia="zh-TW"/>
        </w:rPr>
      </w:pPr>
      <w:r>
        <w:rPr>
          <w:rFonts w:ascii="微软雅黑" w:cs="微软雅黑" w:hAnsi="微软雅黑" w:eastAsia="微软雅黑"/>
          <w:b w:val="1"/>
          <w:bCs w:val="1"/>
          <w:kern w:val="0"/>
          <w:sz w:val="24"/>
          <w:szCs w:val="24"/>
          <w:shd w:val="nil" w:color="auto" w:fill="auto"/>
          <w:rtl w:val="0"/>
          <w:lang w:val="zh-TW" w:eastAsia="zh-TW"/>
        </w:rPr>
        <w:t>【闪出】</w:t>
      </w:r>
    </w:p>
    <w:p>
      <w:pPr>
        <w:pStyle w:val="Normal.0"/>
        <w:tabs>
          <w:tab w:val="left" w:pos="583"/>
        </w:tabs>
        <w:spacing w:line="288" w:lineRule="auto"/>
        <w:rPr>
          <w:rFonts w:ascii="微软雅黑" w:cs="微软雅黑" w:hAnsi="微软雅黑" w:eastAsia="微软雅黑"/>
          <w:b w:val="1"/>
          <w:bCs w:val="1"/>
          <w:kern w:val="0"/>
          <w:sz w:val="24"/>
          <w:szCs w:val="24"/>
          <w:shd w:val="nil" w:color="auto" w:fill="auto"/>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shd w:val="nil" w:color="auto" w:fill="auto"/>
        </w:rPr>
      </w:pPr>
      <w:r>
        <w:rPr>
          <w:rFonts w:ascii="微软雅黑" w:cs="微软雅黑" w:hAnsi="微软雅黑" w:eastAsia="微软雅黑"/>
          <w:b w:val="1"/>
          <w:bCs w:val="1"/>
          <w:kern w:val="0"/>
          <w:sz w:val="24"/>
          <w:szCs w:val="24"/>
          <w:shd w:val="nil" w:color="auto" w:fill="auto"/>
          <w:rtl w:val="0"/>
          <w:lang w:val="en-US"/>
        </w:rPr>
        <w:t xml:space="preserve">18-2 </w:t>
      </w:r>
      <w:r>
        <w:rPr>
          <w:rFonts w:ascii="微软雅黑" w:cs="微软雅黑" w:hAnsi="微软雅黑" w:eastAsia="微软雅黑"/>
          <w:b w:val="1"/>
          <w:bCs w:val="1"/>
          <w:kern w:val="0"/>
          <w:sz w:val="24"/>
          <w:szCs w:val="24"/>
          <w:shd w:val="nil" w:color="auto" w:fill="auto"/>
          <w:rtl w:val="0"/>
          <w:lang w:val="zh-TW" w:eastAsia="zh-TW"/>
        </w:rPr>
        <w:t>城堡</w:t>
      </w:r>
      <w:r>
        <w:rPr>
          <w:rFonts w:ascii="微软雅黑" w:cs="微软雅黑" w:hAnsi="微软雅黑" w:eastAsia="微软雅黑"/>
          <w:b w:val="1"/>
          <w:bCs w:val="1"/>
          <w:kern w:val="0"/>
          <w:sz w:val="24"/>
          <w:szCs w:val="24"/>
          <w:shd w:val="nil" w:color="auto" w:fill="auto"/>
          <w:rtl w:val="0"/>
          <w:lang w:val="en-US"/>
        </w:rPr>
        <w:t>-luna</w:t>
      </w:r>
      <w:r>
        <w:rPr>
          <w:rFonts w:ascii="微软雅黑" w:cs="微软雅黑" w:hAnsi="微软雅黑" w:eastAsia="微软雅黑"/>
          <w:b w:val="1"/>
          <w:bCs w:val="1"/>
          <w:kern w:val="0"/>
          <w:sz w:val="24"/>
          <w:szCs w:val="24"/>
          <w:shd w:val="nil" w:color="auto" w:fill="auto"/>
          <w:rtl w:val="0"/>
          <w:lang w:val="zh-TW" w:eastAsia="zh-TW"/>
        </w:rPr>
        <w:t>房间</w:t>
      </w:r>
    </w:p>
    <w:p>
      <w:pPr>
        <w:pStyle w:val="Normal.0"/>
        <w:tabs>
          <w:tab w:val="left" w:pos="583"/>
        </w:tabs>
        <w:spacing w:line="288" w:lineRule="auto"/>
        <w:rPr>
          <w:rFonts w:ascii="微软雅黑" w:cs="微软雅黑" w:hAnsi="微软雅黑" w:eastAsia="微软雅黑"/>
          <w:b w:val="1"/>
          <w:bCs w:val="1"/>
          <w:kern w:val="0"/>
          <w:sz w:val="24"/>
          <w:szCs w:val="24"/>
          <w:shd w:val="nil" w:color="auto" w:fill="auto"/>
        </w:rPr>
      </w:pPr>
      <w:r>
        <w:rPr>
          <w:rFonts w:ascii="微软雅黑" w:cs="微软雅黑" w:hAnsi="微软雅黑" w:eastAsia="微软雅黑"/>
          <w:b w:val="1"/>
          <w:bCs w:val="1"/>
          <w:kern w:val="0"/>
          <w:sz w:val="24"/>
          <w:szCs w:val="24"/>
          <w:shd w:val="nil" w:color="auto" w:fill="auto"/>
          <w:rtl w:val="0"/>
          <w:lang w:val="zh-TW" w:eastAsia="zh-TW"/>
        </w:rPr>
        <w:t>人物：</w:t>
      </w:r>
      <w:r>
        <w:rPr>
          <w:rFonts w:ascii="微软雅黑" w:cs="微软雅黑" w:hAnsi="微软雅黑" w:eastAsia="微软雅黑"/>
          <w:b w:val="1"/>
          <w:bCs w:val="1"/>
          <w:kern w:val="0"/>
          <w:sz w:val="24"/>
          <w:szCs w:val="24"/>
          <w:shd w:val="nil" w:color="auto" w:fill="auto"/>
          <w:rtl w:val="0"/>
          <w:lang w:val="en-US"/>
        </w:rPr>
        <w:t>Luna  Drake  Veyra</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双脚绑着绷带拄着拐杖来到窗前，透过窗缝，看到广场上开着派对的</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和</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亲热跳舞，默默流泪</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痛苦落泪，不停翻阅着日记</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：今天是献祭的日子，以前我从来没得选择，现在我终于有自己选择死亡的权利了，</w:t>
      </w:r>
      <w:r>
        <w:rPr>
          <w:rFonts w:ascii="Calibri" w:hAnsi="Calibri"/>
          <w:rtl w:val="0"/>
          <w:lang w:val="en-US"/>
        </w:rPr>
        <w:t>Drake</w:t>
      </w:r>
      <w:r>
        <w:rPr>
          <w:rtl w:val="0"/>
          <w:lang w:val="zh-TW" w:eastAsia="zh-TW"/>
        </w:rPr>
        <w:t>，这是日记的最后一页，我们的故事到此结束，</w:t>
      </w:r>
      <w:r>
        <w:rPr>
          <w:rFonts w:ascii="Calibri" w:hAnsi="Calibri"/>
          <w:rtl w:val="0"/>
          <w:lang w:val="en-US"/>
        </w:rPr>
        <w:t>Luna</w:t>
      </w:r>
      <w:r>
        <w:rPr>
          <w:rtl w:val="0"/>
          <w:lang w:val="zh-TW" w:eastAsia="zh-TW"/>
        </w:rPr>
        <w:t>绝笔</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Today is the sacrifice. I never had a choice before. Now I finally get to choose my own death. Drake, this is the last page of my diary. Our story ends here. Luna's final words.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合上日记，抱头痛哭，看着墙上诺顿一家的合影，掏出火枪朝着照片疯狂设计，照片被射烂</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（愤怒）：我绝对饶不了你们！</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 will never spare you!</w:t>
      </w:r>
    </w:p>
    <w:p>
      <w:pPr>
        <w:pStyle w:val="Normal.0"/>
        <w:tabs>
          <w:tab w:val="left" w:pos="583"/>
        </w:tabs>
        <w:spacing w:line="288" w:lineRule="auto"/>
        <w:rPr>
          <w:rFonts w:ascii="微软雅黑" w:cs="微软雅黑" w:hAnsi="微软雅黑" w:eastAsia="微软雅黑"/>
          <w:kern w:val="0"/>
          <w:sz w:val="24"/>
          <w:szCs w:val="24"/>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18-3 </w:t>
      </w:r>
      <w:r>
        <w:rPr>
          <w:rFonts w:ascii="微软雅黑" w:cs="微软雅黑" w:hAnsi="微软雅黑" w:eastAsia="微软雅黑"/>
          <w:b w:val="1"/>
          <w:bCs w:val="1"/>
          <w:kern w:val="0"/>
          <w:sz w:val="24"/>
          <w:szCs w:val="24"/>
          <w:rtl w:val="0"/>
          <w:lang w:val="zh-TW" w:eastAsia="zh-TW"/>
        </w:rPr>
        <w:t>海盗船 日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Veyra  </w:t>
      </w:r>
      <w:r>
        <w:rPr>
          <w:rFonts w:ascii="微软雅黑" w:cs="微软雅黑" w:hAnsi="微软雅黑" w:eastAsia="微软雅黑"/>
          <w:b w:val="1"/>
          <w:bCs w:val="1"/>
          <w:kern w:val="0"/>
          <w:sz w:val="24"/>
          <w:szCs w:val="24"/>
          <w:rtl w:val="0"/>
          <w:lang w:val="zh-TW" w:eastAsia="zh-TW"/>
        </w:rPr>
        <w:t>诺顿  继母  大副</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三个被铁链吊着的铁笼从海里拉出，里面传出呛水的声音，海水里鲨鱼游来游去</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继母（呛水）：咳咳咳</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Cough, cough...</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诺顿（扒着铁笼）：</w:t>
      </w:r>
      <w:r>
        <w:rPr>
          <w:rFonts w:ascii="Calibri" w:hAnsi="Calibri"/>
          <w:rtl w:val="0"/>
          <w:lang w:val="en-US"/>
        </w:rPr>
        <w:t>Drake</w:t>
      </w:r>
      <w:r>
        <w:rPr>
          <w:rtl w:val="0"/>
          <w:lang w:val="zh-TW" w:eastAsia="zh-TW"/>
        </w:rPr>
        <w:t>，饶了我们吧！求你</w:t>
      </w:r>
      <w:r>
        <w:rPr>
          <w:lang w:val="en-US"/>
        </w:rPr>
        <w:br w:type="textWrapping"/>
      </w:r>
      <w:r>
        <w:rPr>
          <w:rFonts w:ascii="Times New Roman" w:hAnsi="Times New Roman"/>
          <w:outline w:val="0"/>
          <w:color w:val="ff0000"/>
          <w:u w:color="ff0000"/>
          <w:rtl w:val="0"/>
          <w:lang w:val="en-US"/>
          <w14:textFill>
            <w14:solidFill>
              <w14:srgbClr w14:val="FF0000"/>
            </w14:solidFill>
          </w14:textFill>
        </w:rPr>
        <w:t>Austin: Drake, spare us! Please!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（怒不可遏）：</w:t>
      </w:r>
      <w:r>
        <w:rPr>
          <w:rFonts w:ascii="Calibri" w:hAnsi="Calibri"/>
          <w:rtl w:val="0"/>
          <w:lang w:val="en-US"/>
        </w:rPr>
        <w:t>Luna</w:t>
      </w:r>
      <w:r>
        <w:rPr>
          <w:rtl w:val="0"/>
          <w:lang w:val="zh-TW" w:eastAsia="zh-TW"/>
        </w:rPr>
        <w:t>遭受的痛苦，我要在你们身上十倍百倍的奉还！！</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Everything Luna suffered, I'll pay back on you tenfold, a hundredfold!!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（怒斥）：这都是你自作自受！是你逼的</w:t>
      </w:r>
      <w:r>
        <w:rPr>
          <w:rFonts w:ascii="Calibri" w:hAnsi="Calibri"/>
          <w:rtl w:val="0"/>
          <w:lang w:val="en-US"/>
        </w:rPr>
        <w:t>Luna</w:t>
      </w:r>
      <w:r>
        <w:rPr>
          <w:rtl w:val="0"/>
          <w:lang w:val="zh-TW" w:eastAsia="zh-TW"/>
        </w:rPr>
        <w:t>选择献祭，我们可没逼她</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You brought this on yourself! You pushed Luna into choosing the sacrifice. We didn't force her.</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（来到</w:t>
      </w:r>
      <w:r>
        <w:rPr>
          <w:rFonts w:ascii="Calibri" w:hAnsi="Calibri"/>
          <w:rtl w:val="0"/>
          <w:lang w:val="en-US"/>
        </w:rPr>
        <w:t>Veyra</w:t>
      </w:r>
      <w:r>
        <w:rPr>
          <w:rtl w:val="0"/>
          <w:lang w:val="zh-TW" w:eastAsia="zh-TW"/>
        </w:rPr>
        <w:t>的笼子前）：放屁，冒充</w:t>
      </w:r>
      <w:r>
        <w:rPr>
          <w:rFonts w:ascii="Calibri" w:hAnsi="Calibri"/>
          <w:rtl w:val="0"/>
          <w:lang w:val="en-US"/>
        </w:rPr>
        <w:t>Luna</w:t>
      </w:r>
      <w:r>
        <w:rPr>
          <w:rtl w:val="0"/>
          <w:lang w:val="zh-TW" w:eastAsia="zh-TW"/>
        </w:rPr>
        <w:t>，最该死的是你！</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Bullshit. You stole Luna's place. You deserve death most of all!</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：我死了，你的</w:t>
      </w:r>
      <w:r>
        <w:rPr>
          <w:rFonts w:ascii="Calibri" w:hAnsi="Calibri"/>
          <w:rtl w:val="0"/>
          <w:lang w:val="en-US"/>
        </w:rPr>
        <w:t>Luna</w:t>
      </w:r>
      <w:r>
        <w:rPr>
          <w:rtl w:val="0"/>
          <w:lang w:val="zh-TW" w:eastAsia="zh-TW"/>
        </w:rPr>
        <w:t>也回不来了！怎么，</w:t>
      </w:r>
      <w:r>
        <w:rPr>
          <w:rFonts w:ascii="Calibri" w:hAnsi="Calibri"/>
          <w:rtl w:val="0"/>
          <w:lang w:val="en-US"/>
        </w:rPr>
        <w:t>Luna</w:t>
      </w:r>
      <w:r>
        <w:rPr>
          <w:rtl w:val="0"/>
          <w:lang w:val="zh-TW" w:eastAsia="zh-TW"/>
        </w:rPr>
        <w:t>死了很生气，很伤心是吗？</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Even if I die, your Luna won't come back! What, is her death making you angry? Breaking your heart?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怒瞪</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，拔出火枪打在</w:t>
      </w:r>
      <w:r>
        <w:rPr>
          <w:rFonts w:ascii="微软雅黑" w:cs="微软雅黑" w:hAnsi="微软雅黑" w:eastAsia="微软雅黑"/>
          <w:kern w:val="0"/>
          <w:sz w:val="24"/>
          <w:szCs w:val="24"/>
          <w:rtl w:val="0"/>
          <w:lang w:val="en-US"/>
        </w:rPr>
        <w:t>Vryra</w:t>
      </w:r>
      <w:r>
        <w:rPr>
          <w:rFonts w:ascii="微软雅黑" w:cs="微软雅黑" w:hAnsi="微软雅黑" w:eastAsia="微软雅黑"/>
          <w:kern w:val="0"/>
          <w:sz w:val="24"/>
          <w:szCs w:val="24"/>
          <w:rtl w:val="0"/>
          <w:lang w:val="zh-TW" w:eastAsia="zh-TW"/>
        </w:rPr>
        <w:t>的腿上</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：再多说一个字，我崩碎你的头</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Say one more word, and I'll blow your head apart.</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：哎哟</w:t>
      </w:r>
      <w:r>
        <w:rPr>
          <w:rFonts w:ascii="Calibri" w:hAnsi="Calibri"/>
          <w:rtl w:val="0"/>
          <w:lang w:val="en-US"/>
        </w:rPr>
        <w:t>~</w:t>
      </w:r>
      <w:r>
        <w:rPr>
          <w:rtl w:val="0"/>
          <w:lang w:val="zh-TW" w:eastAsia="zh-TW"/>
        </w:rPr>
        <w:t>说到你心里了，痴情人，伤心啦？那我就再告诉你一件事</w:t>
      </w:r>
      <w:r>
        <w:rPr>
          <w:rFonts w:ascii="Calibri" w:hAnsi="Calibri"/>
          <w:rtl w:val="0"/>
          <w:lang w:val="en-US"/>
        </w:rPr>
        <w:t>...Luna</w:t>
      </w:r>
      <w:r>
        <w:rPr>
          <w:rtl w:val="0"/>
          <w:lang w:val="zh-TW" w:eastAsia="zh-TW"/>
        </w:rPr>
        <w:t>她怀孕了，你的孩子！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Aww, heartbroken, lover boy?  Then let me tell you one more thing... Luna was pregnant. With your child!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（震惊）：你说什么？！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What did you say?!</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（咯咯笑）：她居然没告诉你</w:t>
      </w:r>
      <w:r>
        <w:rPr>
          <w:rFonts w:ascii="Calibri" w:hAnsi="Calibri"/>
          <w:rtl w:val="0"/>
          <w:lang w:val="en-US"/>
        </w:rPr>
        <w:t>...(</w:t>
      </w:r>
      <w:r>
        <w:rPr>
          <w:rtl w:val="0"/>
          <w:lang w:val="zh-TW" w:eastAsia="zh-TW"/>
        </w:rPr>
        <w:t>狂笑</w:t>
      </w:r>
      <w:r>
        <w:rPr>
          <w:rFonts w:ascii="Calibri" w:hAnsi="Calibri"/>
          <w:rtl w:val="0"/>
          <w:lang w:val="en-US"/>
        </w:rPr>
        <w:t>)</w:t>
      </w:r>
      <w:r>
        <w:rPr>
          <w:rtl w:val="0"/>
          <w:lang w:val="zh-TW" w:eastAsia="zh-TW"/>
        </w:rPr>
        <w:t>真是可怜！哈哈哈</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She never told you... How pathetic! Hahaha.</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伸手薅着</w:t>
      </w:r>
      <w:r>
        <w:rPr>
          <w:rFonts w:ascii="微软雅黑" w:cs="微软雅黑" w:hAnsi="微软雅黑" w:eastAsia="微软雅黑"/>
          <w:kern w:val="0"/>
          <w:sz w:val="24"/>
          <w:szCs w:val="24"/>
          <w:rtl w:val="0"/>
          <w:lang w:val="en-US"/>
        </w:rPr>
        <w:t xml:space="preserve">Veyra </w:t>
      </w:r>
      <w:r>
        <w:rPr>
          <w:rFonts w:ascii="微软雅黑" w:cs="微软雅黑" w:hAnsi="微软雅黑" w:eastAsia="微软雅黑"/>
          <w:kern w:val="0"/>
          <w:sz w:val="24"/>
          <w:szCs w:val="24"/>
          <w:rtl w:val="0"/>
          <w:lang w:val="zh-TW" w:eastAsia="zh-TW"/>
        </w:rPr>
        <w:t>的头发拽到铁笼前，眼神凶狠</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：胡说八道！</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That's a lie!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（拿出一个褶皱的羊皮纸条递给</w:t>
      </w:r>
      <w:r>
        <w:rPr>
          <w:rFonts w:ascii="Calibri" w:hAnsi="Calibri"/>
          <w:rtl w:val="0"/>
          <w:lang w:val="en-US"/>
        </w:rPr>
        <w:t>Drake</w:t>
      </w:r>
      <w:r>
        <w:rPr>
          <w:rtl w:val="0"/>
          <w:lang w:val="zh-TW" w:eastAsia="zh-TW"/>
        </w:rPr>
        <w:t>）：你看看就知道我有没有骗你</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Read it,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see.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打开纸条，目瞪口呆</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（枪掉在地上）：</w:t>
      </w:r>
      <w:r>
        <w:rPr>
          <w:rFonts w:ascii="Calibri" w:hAnsi="Calibri"/>
          <w:rtl w:val="0"/>
          <w:lang w:val="en-US"/>
        </w:rPr>
        <w:t>Luna,</w:t>
      </w:r>
      <w:r>
        <w:rPr>
          <w:rtl w:val="0"/>
          <w:lang w:val="zh-TW" w:eastAsia="zh-TW"/>
        </w:rPr>
        <w:t>我们真的有个孩子！我竟然眼睁睁看着她们死在我面前</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we really had a child! And I watched them die right in front of me.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悲痛欲绝，跪在地上</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w:t>
      </w:r>
      <w:r>
        <w:rPr>
          <w:rFonts w:ascii="Calibri" w:hAnsi="Calibri"/>
          <w:rtl w:val="0"/>
          <w:lang w:val="en-US"/>
        </w:rPr>
        <w:t>O.V</w:t>
      </w:r>
      <w:r>
        <w:rPr>
          <w:rtl w:val="0"/>
          <w:lang w:val="zh-TW" w:eastAsia="zh-TW"/>
        </w:rPr>
        <w:t>：她没死</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Witch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She</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not</w:t>
      </w:r>
      <w:r>
        <w:rPr>
          <w:rFonts w:ascii="Times New Roman" w:hAnsi="Times New Roman"/>
          <w:outline w:val="0"/>
          <w:color w:val="ff0000"/>
          <w:u w:color="ff0000"/>
          <w:rtl w:val="0"/>
          <w:lang w:val="en-US"/>
          <w14:textFill>
            <w14:solidFill>
              <w14:srgbClr w14:val="FF0000"/>
            </w14:solidFill>
          </w14:textFill>
        </w:rPr>
        <w:t xml:space="preserve"> dead.</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一惊，转头看到女巫站在甲板上，笑容鬼魅</w:t>
      </w:r>
    </w:p>
    <w:p>
      <w:pPr>
        <w:pStyle w:val="Normal.0"/>
        <w:tabs>
          <w:tab w:val="left" w:pos="583"/>
        </w:tabs>
        <w:spacing w:line="288" w:lineRule="auto"/>
        <w:rPr>
          <w:rFonts w:ascii="微软雅黑" w:cs="微软雅黑" w:hAnsi="微软雅黑" w:eastAsia="微软雅黑"/>
          <w:kern w:val="0"/>
          <w:sz w:val="24"/>
          <w:szCs w:val="24"/>
          <w:shd w:val="nil" w:color="auto" w:fill="auto"/>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第十九集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19-1</w:t>
      </w:r>
      <w:r>
        <w:rPr>
          <w:rFonts w:ascii="微软雅黑" w:cs="微软雅黑" w:hAnsi="微软雅黑" w:eastAsia="微软雅黑"/>
          <w:b w:val="1"/>
          <w:bCs w:val="1"/>
          <w:kern w:val="0"/>
          <w:sz w:val="24"/>
          <w:szCs w:val="24"/>
          <w:rtl w:val="0"/>
          <w:lang w:val="zh-TW" w:eastAsia="zh-TW"/>
        </w:rPr>
        <w:t xml:space="preserve"> 女巫岩洞 日 内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w:t>
      </w:r>
      <w:r>
        <w:rPr>
          <w:rFonts w:ascii="微软雅黑" w:cs="微软雅黑" w:hAnsi="微软雅黑" w:eastAsia="微软雅黑"/>
          <w:b w:val="1"/>
          <w:bCs w:val="1"/>
          <w:kern w:val="0"/>
          <w:sz w:val="24"/>
          <w:szCs w:val="24"/>
          <w:rtl w:val="0"/>
          <w:lang w:val="zh-TW" w:eastAsia="zh-TW"/>
        </w:rPr>
        <w:t>女巫</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岩洞外壁爬满诡异的海藤，洞口飘淡青色幽火，洞内石壁嵌细碎深海鱼骨，地面画暗红色魔法契约阵</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：我要去深海找</w:t>
      </w:r>
      <w:r>
        <w:rPr>
          <w:rFonts w:ascii="Calibri" w:hAnsi="Calibri"/>
          <w:rtl w:val="0"/>
          <w:lang w:val="en-US"/>
        </w:rPr>
        <w:t>Luna</w:t>
      </w:r>
      <w:r>
        <w:rPr>
          <w:rtl w:val="0"/>
          <w:lang w:val="zh-TW" w:eastAsia="zh-TW"/>
        </w:rPr>
        <w:t>和我未出世的孩子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I'm going into the deep sea to find Luna and my unborn child.</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女巫：没问题！我给你可维持三日的水下呼吸能力，但</w:t>
      </w:r>
      <w:r>
        <w:rPr>
          <w:rFonts w:ascii="Calibri" w:hAnsi="Calibri"/>
          <w:rtl w:val="0"/>
          <w:lang w:val="en-US"/>
        </w:rPr>
        <w:t>...</w:t>
      </w:r>
      <w:r>
        <w:rPr>
          <w:rtl w:val="0"/>
          <w:lang w:val="zh-TW" w:eastAsia="zh-TW"/>
        </w:rPr>
        <w:t>想下海必须换皮，要在特定药水里泡够三天三夜，经历全身腐蚀之痛</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Fine! I'll give you three days of underwater breath. But... to enter the sea, you must shed your skin. Soak in a special potion for three whole days, and endure your whole body being rotten.</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（坚定）：我愿意！</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I'll do it!</w:t>
      </w:r>
    </w:p>
    <w:p>
      <w:pPr>
        <w:pStyle w:val="Normal.0"/>
        <w:tabs>
          <w:tab w:val="left" w:pos="583"/>
        </w:tabs>
        <w:spacing w:line="288" w:lineRule="auto"/>
        <w:rPr>
          <w:rFonts w:ascii="微软雅黑" w:cs="微软雅黑" w:hAnsi="微软雅黑" w:eastAsia="微软雅黑"/>
          <w:kern w:val="0"/>
          <w:sz w:val="24"/>
          <w:szCs w:val="24"/>
          <w:lang w:val="zh-TW" w:eastAsia="zh-TW"/>
        </w:rPr>
      </w:pPr>
      <w:r>
        <w:rPr>
          <w:rFonts w:ascii="微软雅黑" w:cs="微软雅黑" w:hAnsi="微软雅黑" w:eastAsia="微软雅黑"/>
          <w:kern w:val="0"/>
          <w:sz w:val="24"/>
          <w:szCs w:val="24"/>
          <w:rtl w:val="0"/>
          <w:lang w:val="zh-TW" w:eastAsia="zh-TW"/>
        </w:rPr>
        <w:t>（切镜头）</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赤裸着上身，来到一个黑紫色的药池旁，池子里冒着滚滚热气和气泡（特效）</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女巫（指着）：下去，你会知道什么叫痛不欲生</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Get in. You'll learn what real agony is.</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（皱眉）：为了</w:t>
      </w:r>
      <w:r>
        <w:rPr>
          <w:rFonts w:ascii="Calibri" w:hAnsi="Calibri"/>
          <w:rtl w:val="0"/>
          <w:lang w:val="en-US"/>
        </w:rPr>
        <w:t>Luna</w:t>
      </w:r>
      <w:r>
        <w:rPr>
          <w:rtl w:val="0"/>
          <w:lang w:val="zh-TW" w:eastAsia="zh-TW"/>
        </w:rPr>
        <w:t>和我的孩子，就算掉一层皮又如何！</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For Luna and my child,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care what it costs me! </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攥拳，脚试探着伸进水池，刚刚没过脚趾，</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惨叫一声。灼伤声音传来，脚趾变黑，一团黑雾笼罩开来（特效）</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痛苦大叫，停下动作</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女巫（嘴角一挑）：这就忍受不了了？船长，想想你的爱人正在被怪物折磨，痛不欲生，难道你不想救她吗？</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Already at your limit? Captain, think of your love being tortured by monsters, begging for death. Don't you want to save her?</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表情痛苦扭曲，犹豫片刻，眉头一皱，咬着牙走进黑池，浑身的黑雾越来越大，整个身体浸到了黑水之中，随后发出惨烈的叫声，黑雾特效在</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身后形成巨大人形</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头和脖子露在水池外，脖子到脸上快速长满黑色鳞片</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DrakeOS</w:t>
      </w:r>
      <w:r>
        <w:rPr>
          <w:rtl w:val="0"/>
          <w:lang w:val="zh-TW" w:eastAsia="zh-TW"/>
        </w:rPr>
        <w:t>：</w:t>
      </w:r>
      <w:r>
        <w:rPr>
          <w:rFonts w:ascii="Calibri" w:hAnsi="Calibri"/>
          <w:rtl w:val="0"/>
          <w:lang w:val="en-US"/>
        </w:rPr>
        <w:t>Luna</w:t>
      </w:r>
      <w:r>
        <w:rPr>
          <w:rtl w:val="0"/>
          <w:lang w:val="zh-TW" w:eastAsia="zh-TW"/>
        </w:rPr>
        <w:t>，等我！</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Drake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L</w:t>
      </w:r>
      <w:r>
        <w:rPr>
          <w:rFonts w:ascii="Times New Roman" w:hAnsi="Times New Roman"/>
          <w:outline w:val="0"/>
          <w:color w:val="ff0000"/>
          <w:u w:color="ff0000"/>
          <w:rtl w:val="0"/>
          <w:lang w:val="en-US"/>
          <w14:textFill>
            <w14:solidFill>
              <w14:srgbClr w14:val="FF0000"/>
            </w14:solidFill>
          </w14:textFill>
        </w:rPr>
        <w:t>una, wait for me!</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19-2 </w:t>
      </w:r>
      <w:r>
        <w:rPr>
          <w:rFonts w:ascii="微软雅黑" w:cs="微软雅黑" w:hAnsi="微软雅黑" w:eastAsia="微软雅黑"/>
          <w:b w:val="1"/>
          <w:bCs w:val="1"/>
          <w:kern w:val="0"/>
          <w:sz w:val="24"/>
          <w:szCs w:val="24"/>
          <w:rtl w:val="0"/>
          <w:lang w:val="zh-TW" w:eastAsia="zh-TW"/>
        </w:rPr>
        <w:t>洞外 日 外</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走出山洞，看着自己手上的黑色鳞片，摸了摸脖子上的腮</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女巫（拄着拐杖出现）：对付海神那样的怪物，光靠意志力是不够的，你还需要一样神器</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Against a monster like the Sea God, willpower alone won't be enough. You'll need a divine weapon.</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女巫抬手，一团黑雾出现化为一把金色的三叉戟</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女巫：这是传说中波塞冬的三叉戟，能有统御四海的威力，可以帮你对付海神</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This is Poseidon's legendary trident. It commands the four seas, and it can help you fight the Sea God.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（自信）：有了它，我一定能救回我的妻子</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With this, I can bring my wife back.</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女巫（坏笑）：但</w:t>
      </w:r>
      <w:r>
        <w:rPr>
          <w:rFonts w:ascii="Calibri" w:hAnsi="Calibri"/>
          <w:rtl w:val="0"/>
          <w:lang w:val="en-US"/>
        </w:rPr>
        <w:t>...</w:t>
      </w:r>
      <w:r>
        <w:rPr>
          <w:rtl w:val="0"/>
          <w:lang w:val="zh-TW" w:eastAsia="zh-TW"/>
        </w:rPr>
        <w:t>得到它的代价可不简单</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But... the price is high.</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（眼神一沉）：说吧，难道还有比这三天地狱般的痛苦还难以承受？</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Say it. After three days of hell, what could possibly be worse?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女巫抬手在空中用手书写着，出现了一张带着类似血红色烟雾构成的契约，上面密密麻麻写着字</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女巫（邪魅笑）：船长，我们签个契约怎么样？！</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Captain, why don't we sign a contract?</w:t>
      </w:r>
    </w:p>
    <w:p>
      <w:pPr>
        <w:pStyle w:val="Normal.0"/>
        <w:tabs>
          <w:tab w:val="left" w:pos="583"/>
        </w:tabs>
        <w:spacing w:line="288" w:lineRule="auto"/>
        <w:rPr>
          <w:rFonts w:ascii="微软雅黑" w:cs="微软雅黑" w:hAnsi="微软雅黑" w:eastAsia="微软雅黑"/>
          <w:kern w:val="0"/>
          <w:sz w:val="24"/>
          <w:szCs w:val="24"/>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20-1</w:t>
      </w:r>
      <w:r>
        <w:rPr>
          <w:rFonts w:ascii="微软雅黑" w:cs="微软雅黑" w:hAnsi="微软雅黑" w:eastAsia="微软雅黑"/>
          <w:b w:val="1"/>
          <w:bCs w:val="1"/>
          <w:kern w:val="0"/>
          <w:sz w:val="24"/>
          <w:szCs w:val="24"/>
          <w:rtl w:val="0"/>
          <w:lang w:val="zh-TW" w:eastAsia="zh-TW"/>
        </w:rPr>
        <w:t xml:space="preserve"> 女巫岩洞 日 内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w:t>
      </w:r>
      <w:r>
        <w:rPr>
          <w:rFonts w:ascii="微软雅黑" w:cs="微软雅黑" w:hAnsi="微软雅黑" w:eastAsia="微软雅黑"/>
          <w:b w:val="1"/>
          <w:bCs w:val="1"/>
          <w:kern w:val="0"/>
          <w:sz w:val="24"/>
          <w:szCs w:val="24"/>
          <w:rtl w:val="0"/>
          <w:lang w:val="zh-TW" w:eastAsia="zh-TW"/>
        </w:rPr>
        <w:t>女巫</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女巫（声音神秘嘶哑）：契约生效期间，若挚爱之人亲口对你说出</w:t>
      </w:r>
      <w:r>
        <w:rPr>
          <w:rFonts w:ascii="Calibri" w:hAnsi="Calibri" w:hint="default"/>
          <w:rtl w:val="0"/>
          <w:lang w:val="en-US"/>
        </w:rPr>
        <w:t>“</w:t>
      </w:r>
      <w:r>
        <w:rPr>
          <w:rtl w:val="0"/>
          <w:lang w:val="zh-TW" w:eastAsia="zh-TW"/>
        </w:rPr>
        <w:t>我不爱你</w:t>
      </w:r>
      <w:r>
        <w:rPr>
          <w:rFonts w:ascii="Calibri" w:hAnsi="Calibri" w:hint="default"/>
          <w:rtl w:val="0"/>
          <w:lang w:val="en-US"/>
        </w:rPr>
        <w:t>”</w:t>
      </w:r>
      <w:r>
        <w:rPr>
          <w:rtl w:val="0"/>
          <w:lang w:val="zh-TW" w:eastAsia="zh-TW"/>
        </w:rPr>
        <w:t>，你就会化为尘土死去</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While the contract holds, if your beloved tells you, "I don't love you," you will turn to dust and die.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一惊</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女巫：但，如果她说了</w:t>
      </w:r>
      <w:r>
        <w:rPr>
          <w:rFonts w:ascii="Calibri" w:hAnsi="Calibri" w:hint="default"/>
          <w:rtl w:val="0"/>
          <w:lang w:val="en-US"/>
        </w:rPr>
        <w:t>“</w:t>
      </w:r>
      <w:r>
        <w:rPr>
          <w:rtl w:val="0"/>
          <w:lang w:val="zh-TW" w:eastAsia="zh-TW"/>
        </w:rPr>
        <w:t>我爱你</w:t>
      </w:r>
      <w:r>
        <w:rPr>
          <w:rFonts w:ascii="Calibri" w:hAnsi="Calibri" w:hint="default"/>
          <w:rtl w:val="0"/>
          <w:lang w:val="en-US"/>
        </w:rPr>
        <w:t>”</w:t>
      </w:r>
      <w:r>
        <w:rPr>
          <w:rtl w:val="0"/>
          <w:lang w:val="zh-TW" w:eastAsia="zh-TW"/>
        </w:rPr>
        <w:t>则诅咒解除，契约仅限三日，超时同样受诅咒反噬</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But if she says, "I love you," the curse breaks. The contract lasts only three days. Miss the deadline, and the curse will consume you too</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（冷冷）：这不是契约，这是赌博</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This isn't a contract. It's a gamble.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女巫面色阴沉，露出一抹坏笑</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女巫：爱情何尝不是赌博</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Isn't love always a gamble?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DrakeOS</w:t>
      </w:r>
      <w:r>
        <w:rPr>
          <w:rtl w:val="0"/>
          <w:lang w:val="zh-TW" w:eastAsia="zh-TW"/>
        </w:rPr>
        <w:t>：现在所有的误会都解开了，我相信我能重新唤回</w:t>
      </w:r>
      <w:r>
        <w:rPr>
          <w:rFonts w:ascii="Calibri" w:hAnsi="Calibri"/>
          <w:rtl w:val="0"/>
          <w:lang w:val="en-US"/>
        </w:rPr>
        <w:t>Luna</w:t>
      </w:r>
      <w:r>
        <w:rPr>
          <w:rtl w:val="0"/>
          <w:lang w:val="zh-TW" w:eastAsia="zh-TW"/>
        </w:rPr>
        <w:t>的心</w:t>
      </w:r>
      <w:r>
        <w:rPr>
          <w:lang w:val="en-US"/>
        </w:rPr>
        <w:br w:type="textWrapping"/>
      </w:r>
      <w:r>
        <w:rPr>
          <w:rFonts w:ascii="Times New Roman" w:hAnsi="Times New Roman"/>
          <w:outline w:val="0"/>
          <w:color w:val="ff0000"/>
          <w:u w:color="ff0000"/>
          <w:rtl w:val="0"/>
          <w:lang w:val="en-US"/>
          <w14:textFill>
            <w14:solidFill>
              <w14:srgbClr w14:val="FF0000"/>
            </w14:solidFill>
          </w14:textFill>
        </w:rPr>
        <w:t>Drak</w:t>
      </w:r>
      <w:r>
        <w:rPr>
          <w:rFonts w:ascii="Times New Roman" w:hAnsi="Times New Roman"/>
          <w:outline w:val="0"/>
          <w:color w:val="ff2600"/>
          <w:u w:color="ff0000"/>
          <w:rtl w:val="0"/>
          <w:lang w:val="en-US"/>
          <w14:textFill>
            <w14:solidFill>
              <w14:srgbClr w14:val="FF2600"/>
            </w14:solidFill>
          </w14:textFill>
        </w:rPr>
        <w:t xml:space="preserve">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0000"/>
          <w:u w:color="ff0000"/>
          <w:rtl w:val="0"/>
          <w:lang w:val="en-US"/>
          <w14:textFill>
            <w14:solidFill>
              <w14:srgbClr w14:val="FF0000"/>
            </w14:solidFill>
          </w14:textFill>
        </w:rPr>
        <w:t>Now that every misunderstanding is gone, I believe I can win Luna's heart back.</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（思考片刻）：好，我签！</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Fine. I'll sign!</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咬破手指在红色烟雾的契约上按了手印</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女巫一摆手，契约消散</w:t>
      </w:r>
    </w:p>
    <w:p>
      <w:pPr>
        <w:pStyle w:val="Normal.0"/>
        <w:tabs>
          <w:tab w:val="left" w:pos="583"/>
        </w:tabs>
        <w:spacing w:line="288" w:lineRule="auto"/>
        <w:jc w:val="left"/>
        <w:rPr>
          <w:rFonts w:ascii="Calibri" w:cs="Calibri" w:hAnsi="Calibri" w:eastAsia="Calibri"/>
          <w:kern w:val="0"/>
          <w:sz w:val="24"/>
          <w:szCs w:val="24"/>
        </w:rPr>
      </w:pPr>
      <w:r>
        <w:rPr>
          <w:rtl w:val="0"/>
          <w:lang w:val="zh-TW" w:eastAsia="zh-TW"/>
        </w:rPr>
        <w:t>女巫（声音低沉）：契约已成，船长，（低头）祝您好运</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The contract is sealed, Captain. Good luck.</w:t>
      </w:r>
    </w:p>
    <w:p>
      <w:pPr>
        <w:pStyle w:val="Normal.0"/>
        <w:tabs>
          <w:tab w:val="left" w:pos="583"/>
        </w:tabs>
        <w:spacing w:line="288" w:lineRule="auto"/>
        <w:rPr>
          <w:rFonts w:ascii="微软雅黑" w:cs="微软雅黑" w:hAnsi="微软雅黑" w:eastAsia="微软雅黑"/>
          <w:kern w:val="0"/>
          <w:sz w:val="24"/>
          <w:szCs w:val="24"/>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20-2</w:t>
      </w:r>
      <w:r>
        <w:rPr>
          <w:rFonts w:ascii="微软雅黑" w:cs="微软雅黑" w:hAnsi="微软雅黑" w:eastAsia="微软雅黑"/>
          <w:b w:val="1"/>
          <w:bCs w:val="1"/>
          <w:kern w:val="0"/>
          <w:sz w:val="24"/>
          <w:szCs w:val="24"/>
          <w:rtl w:val="0"/>
          <w:lang w:val="zh-TW" w:eastAsia="zh-TW"/>
        </w:rPr>
        <w:t xml:space="preserve"> 海神宫殿 日 内 </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 xml:space="preserve"> 海神 （</w:t>
      </w:r>
      <w:r>
        <w:rPr>
          <w:rFonts w:ascii="微软雅黑" w:cs="微软雅黑" w:hAnsi="微软雅黑" w:eastAsia="微软雅黑"/>
          <w:b w:val="1"/>
          <w:bCs w:val="1"/>
          <w:kern w:val="0"/>
          <w:sz w:val="24"/>
          <w:szCs w:val="24"/>
          <w:rtl w:val="0"/>
          <w:lang w:val="en-US"/>
        </w:rPr>
        <w:t>Davy Jones</w:t>
      </w:r>
      <w:r>
        <w:rPr>
          <w:rFonts w:ascii="微软雅黑" w:cs="微软雅黑" w:hAnsi="微软雅黑" w:eastAsia="微软雅黑"/>
          <w:b w:val="1"/>
          <w:bCs w:val="1"/>
          <w:kern w:val="0"/>
          <w:sz w:val="24"/>
          <w:szCs w:val="24"/>
          <w:rtl w:val="0"/>
          <w:lang w:val="zh-TW" w:eastAsia="zh-TW"/>
        </w:rPr>
        <w:t xml:space="preserve">） </w:t>
      </w:r>
      <w:r>
        <w:rPr>
          <w:rFonts w:ascii="微软雅黑" w:cs="微软雅黑" w:hAnsi="微软雅黑" w:eastAsia="微软雅黑"/>
          <w:b w:val="1"/>
          <w:bCs w:val="1"/>
          <w:kern w:val="0"/>
          <w:sz w:val="24"/>
          <w:szCs w:val="24"/>
          <w:rtl w:val="0"/>
          <w:lang w:val="en-US"/>
        </w:rPr>
        <w:t>Drake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深海被蓝金色柔光笼罩，巨型发光珊瑚搭建婚礼拱廊，成群荧光海鱼环绕巡游，各色深海珍贝铺成红毯</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抚着微微隆起，发光的小腹，一身银蓝色鲛纹婚裙，手腕水纹手镯泛着光芒，海神一身定制深海王袍，眉眼温柔，搀扶着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走入大殿</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海神（轻声）：我的王后，你成功替我孕育子嗣，这场深海婚礼是我送你的礼物，看整个海洋都为你祈福！</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My queen, you have carried my heir. This deep-sea wedding is my gift to you. See? The whole ocean is blessing for you!</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无数海洋生物，鲸鱼，海豚，鱼类等等聚拢在宫殿外围，发出细碎欢鸣，宫殿穹顶落下成片荧光水絮，一派盛大景象</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（笑）：谢谢你，</w:t>
      </w:r>
      <w:r>
        <w:rPr>
          <w:rFonts w:ascii="Calibri" w:hAnsi="Calibri"/>
          <w:rtl w:val="0"/>
          <w:lang w:val="en-US"/>
        </w:rPr>
        <w:t>Davy</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Thank you, Davy.</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抚摸着小腹隆起，泛起微光</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海神（伸手揽住</w:t>
      </w:r>
      <w:r>
        <w:rPr>
          <w:rFonts w:ascii="Calibri" w:hAnsi="Calibri"/>
          <w:rtl w:val="0"/>
          <w:lang w:val="en-US"/>
        </w:rPr>
        <w:t>Luna</w:t>
      </w:r>
      <w:r>
        <w:rPr>
          <w:rtl w:val="0"/>
          <w:lang w:val="zh-TW" w:eastAsia="zh-TW"/>
        </w:rPr>
        <w:t>腰侧，目光温柔）：我们的孩子生来坐拥整片大海，必然是世间最幸福的孩子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Our child will be born with the entire sea. They will be the happiest child in the world.</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抬眸凝望海神，鼻尖蹭过他的下颌，两人缓缓相拥，在漫天荧光絮中深情接吻，周遭海鱼成群围成爱心环状环绕二人</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与海神相拥接吻，突然海水震动，鱼群四散，</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手持闪耀着金色光芒的三叉戟，以极快的速度穿行，朝着海神刺来</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（怒吼）：把我的妻子还给我！怪物！！</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Give me back my wife! You monster!!</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刹那间，海神一个飘逸的转身，将</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搂在怀里，巧妙躲开，</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震惊的刹那，海神伸出手指轻轻弹了下戟尖，三叉戟被震脱手，</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惨叫一声被击飞数十米，口吐鲜血</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看到</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一怔</w:t>
      </w:r>
    </w:p>
    <w:p>
      <w:pPr>
        <w:pStyle w:val="Normal.0"/>
        <w:tabs>
          <w:tab w:val="left" w:pos="583"/>
        </w:tabs>
        <w:spacing w:line="288" w:lineRule="auto"/>
        <w:rPr>
          <w:rFonts w:ascii="微软雅黑" w:cs="微软雅黑" w:hAnsi="微软雅黑" w:eastAsia="微软雅黑"/>
          <w:kern w:val="0"/>
          <w:sz w:val="24"/>
          <w:szCs w:val="24"/>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【三次卡点】</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第二十一集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21-1</w:t>
      </w:r>
      <w:r>
        <w:rPr>
          <w:rFonts w:ascii="微软雅黑" w:cs="微软雅黑" w:hAnsi="微软雅黑" w:eastAsia="微软雅黑"/>
          <w:b w:val="1"/>
          <w:bCs w:val="1"/>
          <w:kern w:val="0"/>
          <w:sz w:val="24"/>
          <w:szCs w:val="24"/>
          <w:rtl w:val="0"/>
          <w:lang w:val="zh-TW" w:eastAsia="zh-TW"/>
        </w:rPr>
        <w:t xml:space="preserve"> 海神宫殿 日 内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 xml:space="preserve"> 海神 （</w:t>
      </w:r>
      <w:r>
        <w:rPr>
          <w:rFonts w:ascii="微软雅黑" w:cs="微软雅黑" w:hAnsi="微软雅黑" w:eastAsia="微软雅黑"/>
          <w:b w:val="1"/>
          <w:bCs w:val="1"/>
          <w:kern w:val="0"/>
          <w:sz w:val="24"/>
          <w:szCs w:val="24"/>
          <w:rtl w:val="0"/>
          <w:lang w:val="en-US"/>
        </w:rPr>
        <w:t>Davy Jones</w:t>
      </w:r>
      <w:r>
        <w:rPr>
          <w:rFonts w:ascii="微软雅黑" w:cs="微软雅黑" w:hAnsi="微软雅黑" w:eastAsia="微软雅黑"/>
          <w:b w:val="1"/>
          <w:bCs w:val="1"/>
          <w:kern w:val="0"/>
          <w:sz w:val="24"/>
          <w:szCs w:val="24"/>
          <w:rtl w:val="0"/>
          <w:lang w:val="zh-TW" w:eastAsia="zh-TW"/>
        </w:rPr>
        <w:t xml:space="preserve">） </w:t>
      </w:r>
      <w:r>
        <w:rPr>
          <w:rFonts w:ascii="微软雅黑" w:cs="微软雅黑" w:hAnsi="微软雅黑" w:eastAsia="微软雅黑"/>
          <w:b w:val="1"/>
          <w:bCs w:val="1"/>
          <w:kern w:val="0"/>
          <w:sz w:val="24"/>
          <w:szCs w:val="24"/>
          <w:rtl w:val="0"/>
          <w:lang w:val="en-US"/>
        </w:rPr>
        <w:t>Drake</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海神（瞪着</w:t>
      </w:r>
      <w:r>
        <w:rPr>
          <w:rFonts w:ascii="Calibri" w:hAnsi="Calibri"/>
          <w:rtl w:val="0"/>
          <w:lang w:val="en-US"/>
        </w:rPr>
        <w:t>Drake</w:t>
      </w:r>
      <w:r>
        <w:rPr>
          <w:rtl w:val="0"/>
          <w:lang w:val="zh-TW" w:eastAsia="zh-TW"/>
        </w:rPr>
        <w:t>）：敢打扰我的婚礼？</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You dare interrupt my wedding?</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朝着三叉戟游过去，伸手去拿</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海神一抬手，从海底猛地射出四根锁链，朝</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飞去，缠住他的四肢，将</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挂在半空，动弹不得</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：放开我！怪我！！</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Let me go! Monster!!</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冷脸看着</w:t>
      </w:r>
      <w:r>
        <w:rPr>
          <w:rFonts w:ascii="微软雅黑" w:cs="微软雅黑" w:hAnsi="微软雅黑" w:eastAsia="微软雅黑"/>
          <w:kern w:val="0"/>
          <w:sz w:val="24"/>
          <w:szCs w:val="24"/>
          <w:rtl w:val="0"/>
          <w:lang w:val="en-US"/>
        </w:rPr>
        <w:t>Drake</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海神（上前）：原来是你啊，区区凡人，没想到能追到这来</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It's you. A mere mortal. I didn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think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 make it this far.</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怪物，放开我的妻子！</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Monster, let go of my wife!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海神眼神一沉</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海神：我允许你说话了吗？！</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Did I allow you to speak?!</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突然锁链如通电一般，电流走遍</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全身，他颤抖着惨叫</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：啊！！！</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Ah!!!</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海神：你的妻子？哼</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Your wife? Hmph.</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海神搂过</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的腰，手顺着腰向上抚摸，划过胸部，抬起</w:t>
      </w:r>
      <w:r>
        <w:rPr>
          <w:rFonts w:ascii="微软雅黑" w:cs="微软雅黑" w:hAnsi="微软雅黑" w:eastAsia="微软雅黑"/>
          <w:kern w:val="0"/>
          <w:sz w:val="24"/>
          <w:szCs w:val="24"/>
          <w:shd w:val="clear" w:color="auto" w:fill="ffff00"/>
          <w:rtl w:val="0"/>
          <w:lang w:val="en-US"/>
        </w:rPr>
        <w:t xml:space="preserve">Luna </w:t>
      </w:r>
      <w:r>
        <w:rPr>
          <w:rFonts w:ascii="微软雅黑" w:cs="微软雅黑" w:hAnsi="微软雅黑" w:eastAsia="微软雅黑"/>
          <w:kern w:val="0"/>
          <w:sz w:val="24"/>
          <w:szCs w:val="24"/>
          <w:shd w:val="clear" w:color="auto" w:fill="ffff00"/>
          <w:rtl w:val="0"/>
          <w:lang w:val="zh-TW" w:eastAsia="zh-TW"/>
        </w:rPr>
        <w:t>的下巴，深深吻在她嘴唇上</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海神（嘴角一勾）：你是谁的妻子？</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Whose wife are you?</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Yours.</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表情既震惊又失落</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海神（笑容消失，看向</w:t>
      </w:r>
      <w:r>
        <w:rPr>
          <w:rFonts w:ascii="Calibri" w:hAnsi="Calibri"/>
          <w:rtl w:val="0"/>
          <w:lang w:val="en-US"/>
        </w:rPr>
        <w:t>Drake</w:t>
      </w:r>
      <w:r>
        <w:rPr>
          <w:rtl w:val="0"/>
          <w:lang w:val="zh-TW" w:eastAsia="zh-TW"/>
        </w:rPr>
        <w:t>）：所以</w:t>
      </w:r>
      <w:r>
        <w:rPr>
          <w:rFonts w:ascii="Calibri" w:hAnsi="Calibri"/>
          <w:rtl w:val="0"/>
          <w:lang w:val="en-US"/>
        </w:rPr>
        <w:t>...</w:t>
      </w:r>
      <w:r>
        <w:rPr>
          <w:rtl w:val="0"/>
          <w:lang w:val="zh-TW" w:eastAsia="zh-TW"/>
        </w:rPr>
        <w:t>我妻子脚上的伤是因为你，对吧</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So... the wound on my wife's foot was because of you, wasn't it?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缓缓抬起头，视线模糊</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 xml:space="preserve">【闪回 </w:t>
      </w:r>
      <w:r>
        <w:rPr>
          <w:rFonts w:ascii="微软雅黑" w:cs="微软雅黑" w:hAnsi="微软雅黑" w:eastAsia="微软雅黑"/>
          <w:b w:val="1"/>
          <w:bCs w:val="1"/>
          <w:kern w:val="0"/>
          <w:sz w:val="24"/>
          <w:szCs w:val="24"/>
          <w:rtl w:val="0"/>
          <w:lang w:val="en-US"/>
        </w:rPr>
        <w:t>8-5 Luna</w:t>
      </w:r>
      <w:r>
        <w:rPr>
          <w:rFonts w:ascii="微软雅黑" w:cs="微软雅黑" w:hAnsi="微软雅黑" w:eastAsia="微软雅黑"/>
          <w:b w:val="1"/>
          <w:bCs w:val="1"/>
          <w:kern w:val="0"/>
          <w:sz w:val="24"/>
          <w:szCs w:val="24"/>
          <w:rtl w:val="0"/>
          <w:lang w:val="zh-TW" w:eastAsia="zh-TW"/>
        </w:rPr>
        <w:t>在熔岩之路上痛苦行走】</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满脸悔恨，落泪</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：对不起</w:t>
      </w:r>
      <w:r>
        <w:rPr>
          <w:rFonts w:ascii="Calibri" w:hAnsi="Calibri"/>
          <w:rtl w:val="0"/>
          <w:lang w:val="en-US"/>
        </w:rPr>
        <w:t>...Luna</w:t>
      </w:r>
      <w:r>
        <w:rPr>
          <w:rtl w:val="0"/>
          <w:lang w:val="zh-TW" w:eastAsia="zh-TW"/>
        </w:rPr>
        <w:t>，我才知道你为我受了多少苦，但请你相信，如果换做是我，我相信我也会这么做！</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I'm sorry... Luna. I finally know how much you suffered for me. But please believe me. If it were me, I'd have done the same!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侧头不语</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海神：那我成全你，只要活着走过来，我可以给你说话的机会</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Then I'll grant you that. Come over here alive, and I'll let you speak.</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海神湛蓝色的瞳孔发出光芒，捆绑</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的锁链松开消失</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地面上解开一道缝隙，越来越大，出现一个满是带着倒刺的冰冻荆棘的路面</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海神：相见她，走过来</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Want to see her? Walk to her.</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看着面前的荆棘之路，咬紧牙关，一步步走过去</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随着惨叫声，</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朝着</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的方向前行，冰刺不停刺穿着他的脚心，鲜血如烟雾般在水中升起飘散</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海神抱着胳膊注视着，</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漠然看着这一幕</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片刻后，</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双腿颤抖着跪在</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和海神的面前，抬起头，视线里的</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不停晃动</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（血泪模糊的眼睛）：</w:t>
      </w:r>
      <w:r>
        <w:rPr>
          <w:rFonts w:ascii="Calibri" w:hAnsi="Calibri"/>
          <w:rtl w:val="0"/>
          <w:lang w:val="en-US"/>
        </w:rPr>
        <w:t>Luna</w:t>
      </w:r>
      <w:r>
        <w:rPr>
          <w:rtl w:val="0"/>
          <w:lang w:val="zh-TW" w:eastAsia="zh-TW"/>
        </w:rPr>
        <w:t>，对不起，这些年是我认错了人，让你受了这么多委屈，留了这么多眼泪，求你给我一次机会，跟我回去</w:t>
      </w:r>
      <w:r>
        <w:rPr>
          <w:rFonts w:ascii="Calibri" w:hAnsi="Calibri"/>
          <w:rtl w:val="0"/>
          <w:lang w:val="en-US"/>
        </w:rPr>
        <w:t>...</w:t>
      </w:r>
      <w:r>
        <w:rPr>
          <w:rtl w:val="0"/>
          <w:lang w:val="zh-TW" w:eastAsia="zh-TW"/>
        </w:rPr>
        <w:t>好吗？我求你！（磕头）</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sorry. I had the wrong person all these years. I made you suffer and cry so much. Please, give me one chance. Come back with me</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please.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begging you!</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看着面前破败不堪的</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，缓缓站起身，来到</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的面前</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（平静冷漠）：晚了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Too late.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面如死灰</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第二十二集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22-1</w:t>
      </w:r>
      <w:r>
        <w:rPr>
          <w:rFonts w:ascii="微软雅黑" w:cs="微软雅黑" w:hAnsi="微软雅黑" w:eastAsia="微软雅黑"/>
          <w:b w:val="1"/>
          <w:bCs w:val="1"/>
          <w:kern w:val="0"/>
          <w:sz w:val="24"/>
          <w:szCs w:val="24"/>
          <w:rtl w:val="0"/>
          <w:lang w:val="zh-TW" w:eastAsia="zh-TW"/>
        </w:rPr>
        <w:t xml:space="preserve"> 海神宫殿 日 内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w:t>
      </w:r>
      <w:r>
        <w:rPr>
          <w:rFonts w:ascii="微软雅黑" w:cs="微软雅黑" w:hAnsi="微软雅黑" w:eastAsia="微软雅黑"/>
          <w:b w:val="1"/>
          <w:bCs w:val="1"/>
          <w:kern w:val="0"/>
          <w:sz w:val="24"/>
          <w:szCs w:val="24"/>
          <w:rtl w:val="0"/>
          <w:lang w:val="zh-TW" w:eastAsia="zh-TW"/>
        </w:rPr>
        <w:t xml:space="preserve"> 海神 （</w:t>
      </w:r>
      <w:r>
        <w:rPr>
          <w:rFonts w:ascii="微软雅黑" w:cs="微软雅黑" w:hAnsi="微软雅黑" w:eastAsia="微软雅黑"/>
          <w:b w:val="1"/>
          <w:bCs w:val="1"/>
          <w:kern w:val="0"/>
          <w:sz w:val="24"/>
          <w:szCs w:val="24"/>
          <w:rtl w:val="0"/>
          <w:lang w:val="en-US"/>
        </w:rPr>
        <w:t>Davy Jones</w:t>
      </w:r>
      <w:r>
        <w:rPr>
          <w:rFonts w:ascii="微软雅黑" w:cs="微软雅黑" w:hAnsi="微软雅黑" w:eastAsia="微软雅黑"/>
          <w:b w:val="1"/>
          <w:bCs w:val="1"/>
          <w:kern w:val="0"/>
          <w:sz w:val="24"/>
          <w:szCs w:val="24"/>
          <w:rtl w:val="0"/>
          <w:lang w:val="zh-TW" w:eastAsia="zh-TW"/>
        </w:rPr>
        <w:t xml:space="preserve">） </w:t>
      </w:r>
      <w:r>
        <w:rPr>
          <w:rFonts w:ascii="微软雅黑" w:cs="微软雅黑" w:hAnsi="微软雅黑" w:eastAsia="微软雅黑"/>
          <w:b w:val="1"/>
          <w:bCs w:val="1"/>
          <w:kern w:val="0"/>
          <w:sz w:val="24"/>
          <w:szCs w:val="24"/>
          <w:rtl w:val="0"/>
          <w:lang w:val="en-US"/>
        </w:rPr>
        <w:t>Drake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面如死灰，双眼直直看着</w:t>
      </w:r>
      <w:r>
        <w:rPr>
          <w:rFonts w:ascii="微软雅黑" w:cs="微软雅黑" w:hAnsi="微软雅黑" w:eastAsia="微软雅黑"/>
          <w:kern w:val="0"/>
          <w:sz w:val="24"/>
          <w:szCs w:val="24"/>
          <w:rtl w:val="0"/>
          <w:lang w:val="en-US"/>
        </w:rPr>
        <w:t>Luna</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：离开这，我不想再看到你</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Leave. I don't want to see you again.</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：什么？</w:t>
      </w:r>
      <w:r>
        <w:rPr>
          <w:rFonts w:ascii="Calibri" w:hAnsi="Calibri"/>
          <w:rtl w:val="0"/>
          <w:lang w:val="en-US"/>
        </w:rPr>
        <w:t>Luna</w:t>
      </w:r>
      <w:r>
        <w:rPr>
          <w:rtl w:val="0"/>
          <w:lang w:val="zh-TW" w:eastAsia="zh-TW"/>
        </w:rPr>
        <w:t>，我忍受地狱般的痛苦，就是为了见你一面，我知道你不肯原谅我，但也要考虑下你肚子里的孩子啊，毕竟我是他的父亲！！</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What? Luna, I endured hell just to see you once. I know you won't forgive me, but think about the baby in your womb. I'm his father!!</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海神（嗤笑）：你？父亲？凡人，听好了，</w:t>
      </w:r>
      <w:r>
        <w:rPr>
          <w:rFonts w:ascii="Calibri" w:hAnsi="Calibri"/>
          <w:rtl w:val="0"/>
          <w:lang w:val="en-US"/>
        </w:rPr>
        <w:t>Luna</w:t>
      </w:r>
      <w:r>
        <w:rPr>
          <w:rtl w:val="0"/>
          <w:lang w:val="zh-TW" w:eastAsia="zh-TW"/>
        </w:rPr>
        <w:t>的腹中是我的子嗣，未来的四海之主！</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You? His father? Listen closely, mortal. The child in Luna's womb is mine. The future governor  of the entire sea!</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：你胡扯！那是正宗海盗的血脉！我的孩子！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That's a lie! That's pirate bloodline! My child!</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泪水在眼眶打转</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（冷笑一声）：可笑（转头看着</w:t>
      </w:r>
      <w:r>
        <w:rPr>
          <w:rFonts w:ascii="Calibri" w:hAnsi="Calibri"/>
          <w:rtl w:val="0"/>
          <w:lang w:val="en-US"/>
        </w:rPr>
        <w:t>Drake</w:t>
      </w:r>
      <w:r>
        <w:rPr>
          <w:rtl w:val="0"/>
          <w:lang w:val="zh-TW" w:eastAsia="zh-TW"/>
        </w:rPr>
        <w:t>猩红的眼睛）你的孩子已经被你亲</w:t>
      </w:r>
      <w:r>
        <w:rPr>
          <w:rFonts w:ascii="Calibri" w:hAnsi="Calibri"/>
          <w:rtl w:val="0"/>
          <w:lang w:val="en-US"/>
        </w:rPr>
        <w:t>-</w:t>
      </w:r>
      <w:r>
        <w:rPr>
          <w:rtl w:val="0"/>
          <w:lang w:val="zh-TW" w:eastAsia="zh-TW"/>
        </w:rPr>
        <w:t>手</w:t>
      </w:r>
      <w:r>
        <w:rPr>
          <w:rFonts w:ascii="Calibri" w:hAnsi="Calibri"/>
          <w:rtl w:val="0"/>
          <w:lang w:val="en-US"/>
        </w:rPr>
        <w:t>-</w:t>
      </w:r>
      <w:r>
        <w:rPr>
          <w:rtl w:val="0"/>
          <w:lang w:val="zh-TW" w:eastAsia="zh-TW"/>
        </w:rPr>
        <w:t>杀</w:t>
      </w:r>
      <w:r>
        <w:rPr>
          <w:rFonts w:ascii="Calibri" w:hAnsi="Calibri"/>
          <w:rtl w:val="0"/>
          <w:lang w:val="en-US"/>
        </w:rPr>
        <w:t>-</w:t>
      </w:r>
      <w:r>
        <w:rPr>
          <w:rtl w:val="0"/>
          <w:lang w:val="zh-TW" w:eastAsia="zh-TW"/>
        </w:rPr>
        <w:t>死</w:t>
      </w:r>
      <w:r>
        <w:rPr>
          <w:rFonts w:ascii="Calibri" w:hAnsi="Calibri"/>
          <w:rtl w:val="0"/>
          <w:lang w:val="en-US"/>
        </w:rPr>
        <w:t>-</w:t>
      </w:r>
      <w:r>
        <w:rPr>
          <w:rtl w:val="0"/>
          <w:lang w:val="zh-TW" w:eastAsia="zh-TW"/>
        </w:rPr>
        <w:t>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Pathetic. Your child is already dead. You killed him with, your, own, hands!</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（不敢置信笑）：我？杀死我的孩子，这怎么可能！</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Me? I killed my own child? That's impossible!</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（眼睛通红）：我永远记得那一天</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I'll never forget that day.</w:t>
      </w:r>
    </w:p>
    <w:p>
      <w:pPr>
        <w:pStyle w:val="Normal.0"/>
        <w:tabs>
          <w:tab w:val="left" w:pos="583"/>
        </w:tabs>
        <w:spacing w:line="288" w:lineRule="auto"/>
        <w:rPr>
          <w:rFonts w:ascii="微软雅黑" w:cs="微软雅黑" w:hAnsi="微软雅黑" w:eastAsia="微软雅黑"/>
          <w:kern w:val="0"/>
          <w:sz w:val="24"/>
          <w:szCs w:val="24"/>
          <w:shd w:val="clear" w:color="auto" w:fill="ffff00"/>
        </w:rPr>
      </w:pP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zh-TW" w:eastAsia="zh-TW"/>
        </w:rPr>
        <w:t>【闪回</w:t>
      </w:r>
      <w:r>
        <w:rPr>
          <w:rFonts w:ascii="微软雅黑" w:cs="微软雅黑" w:hAnsi="微软雅黑" w:eastAsia="微软雅黑"/>
          <w:b w:val="1"/>
          <w:bCs w:val="1"/>
          <w:kern w:val="0"/>
          <w:sz w:val="24"/>
          <w:szCs w:val="24"/>
          <w:shd w:val="clear" w:color="auto" w:fill="ffff00"/>
          <w:rtl w:val="0"/>
          <w:lang w:val="en-US"/>
        </w:rPr>
        <w:t>8-1</w:t>
      </w:r>
      <w:r>
        <w:rPr>
          <w:rFonts w:ascii="微软雅黑" w:cs="微软雅黑" w:hAnsi="微软雅黑" w:eastAsia="微软雅黑"/>
          <w:b w:val="1"/>
          <w:bCs w:val="1"/>
          <w:kern w:val="0"/>
          <w:sz w:val="24"/>
          <w:szCs w:val="24"/>
          <w:shd w:val="clear" w:color="auto" w:fill="ffff00"/>
          <w:rtl w:val="0"/>
          <w:lang w:val="zh-TW" w:eastAsia="zh-TW"/>
        </w:rPr>
        <w:t>】</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手下抓着</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的头发，狠狠将头按在水里，</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在水里狠狠挣扎，片刻后，</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被拽出来，头发和上身湿透，</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喘了几下，又被按进水里，重复一次又一次</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手下又将</w:t>
      </w:r>
      <w:r>
        <w:rPr>
          <w:rFonts w:ascii="微软雅黑" w:cs="微软雅黑" w:hAnsi="微软雅黑" w:eastAsia="微软雅黑"/>
          <w:kern w:val="0"/>
          <w:sz w:val="24"/>
          <w:szCs w:val="24"/>
          <w:shd w:val="clear" w:color="auto" w:fill="ffff00"/>
          <w:rtl w:val="0"/>
          <w:lang w:val="en-US"/>
        </w:rPr>
        <w:t xml:space="preserve">Luna </w:t>
      </w:r>
      <w:r>
        <w:rPr>
          <w:rFonts w:ascii="微软雅黑" w:cs="微软雅黑" w:hAnsi="微软雅黑" w:eastAsia="微软雅黑"/>
          <w:kern w:val="0"/>
          <w:sz w:val="24"/>
          <w:szCs w:val="24"/>
          <w:shd w:val="clear" w:color="auto" w:fill="ffff00"/>
          <w:rtl w:val="0"/>
          <w:lang w:val="zh-TW" w:eastAsia="zh-TW"/>
        </w:rPr>
        <w:t>的头按进水里，随后拎起，</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喘着粗气</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：这次长记性了吗？！下不为例！</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Learned your lesson this time?! Don't make me do this again!</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恶狠狠瞪着</w:t>
      </w:r>
      <w:r>
        <w:rPr>
          <w:rFonts w:ascii="微软雅黑" w:cs="微软雅黑" w:hAnsi="微软雅黑" w:eastAsia="微软雅黑"/>
          <w:kern w:val="0"/>
          <w:sz w:val="24"/>
          <w:szCs w:val="24"/>
          <w:shd w:val="clear" w:color="auto" w:fill="ffff00"/>
          <w:rtl w:val="0"/>
          <w:lang w:val="en-US"/>
        </w:rPr>
        <w:t>Drake</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DrakeOS</w:t>
      </w:r>
      <w:r>
        <w:rPr>
          <w:rtl w:val="0"/>
          <w:lang w:val="zh-TW" w:eastAsia="zh-TW"/>
        </w:rPr>
        <w:t>：她居然用这个眼神看着我？！</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Drake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How dare she look at me like that?!</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用棍子重重击打</w:t>
      </w:r>
      <w:r>
        <w:rPr>
          <w:rFonts w:ascii="微软雅黑" w:cs="微软雅黑" w:hAnsi="微软雅黑" w:eastAsia="微软雅黑"/>
          <w:kern w:val="0"/>
          <w:sz w:val="24"/>
          <w:szCs w:val="24"/>
          <w:shd w:val="clear" w:color="auto" w:fill="ffff00"/>
          <w:rtl w:val="0"/>
          <w:lang w:val="en-US"/>
        </w:rPr>
        <w:t xml:space="preserve">Luna </w:t>
      </w:r>
      <w:r>
        <w:rPr>
          <w:rFonts w:ascii="微软雅黑" w:cs="微软雅黑" w:hAnsi="微软雅黑" w:eastAsia="微软雅黑"/>
          <w:kern w:val="0"/>
          <w:sz w:val="24"/>
          <w:szCs w:val="24"/>
          <w:shd w:val="clear" w:color="auto" w:fill="ffff00"/>
          <w:rtl w:val="0"/>
          <w:lang w:val="zh-TW" w:eastAsia="zh-TW"/>
        </w:rPr>
        <w:t>的腹部</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痛苦不堪，挣扎后裙底留下一缕血迹</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没有听到，打完后丢掉棍子，最后看了眼</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转身离开</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（虚弱倒下）</w:t>
      </w:r>
      <w:r>
        <w:rPr>
          <w:rFonts w:ascii="Calibri" w:hAnsi="Calibri"/>
          <w:rtl w:val="0"/>
          <w:lang w:val="en-US"/>
        </w:rPr>
        <w:t>OS</w:t>
      </w:r>
      <w:r>
        <w:rPr>
          <w:rtl w:val="0"/>
          <w:lang w:val="zh-TW" w:eastAsia="zh-TW"/>
        </w:rPr>
        <w:t>：</w:t>
      </w:r>
      <w:r>
        <w:rPr>
          <w:rFonts w:ascii="Calibri" w:hAnsi="Calibri"/>
          <w:rtl w:val="0"/>
          <w:lang w:val="en-US"/>
        </w:rPr>
        <w:t>Drake</w:t>
      </w:r>
      <w:r>
        <w:rPr>
          <w:rtl w:val="0"/>
          <w:lang w:val="zh-TW" w:eastAsia="zh-TW"/>
        </w:rPr>
        <w:t>，我永远不会原谅你</w:t>
      </w:r>
      <w:r>
        <w:rPr>
          <w:rFonts w:ascii="Calibri" w:hAnsi="Calibri"/>
          <w:rtl w:val="0"/>
          <w:lang w:val="en-US"/>
        </w:rPr>
        <w:t>....</w:t>
      </w:r>
      <w:r>
        <w:rPr>
          <w:rtl w:val="0"/>
          <w:lang w:val="zh-TW" w:eastAsia="zh-TW"/>
        </w:rPr>
        <w:t>永远！！（逐渐失去意识，闭上眼）</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Drake, I will never forgive you... never!!</w:t>
      </w:r>
    </w:p>
    <w:p>
      <w:pPr>
        <w:pStyle w:val="Normal.0"/>
        <w:tabs>
          <w:tab w:val="left" w:pos="583"/>
        </w:tabs>
        <w:spacing w:line="288" w:lineRule="auto"/>
        <w:rPr>
          <w:rFonts w:ascii="微软雅黑" w:cs="微软雅黑" w:hAnsi="微软雅黑" w:eastAsia="微软雅黑"/>
          <w:kern w:val="0"/>
          <w:sz w:val="24"/>
          <w:szCs w:val="24"/>
          <w:shd w:val="clear" w:color="auto" w:fill="ffff00"/>
          <w:lang w:val="zh-TW" w:eastAsia="zh-TW"/>
        </w:rPr>
      </w:pPr>
      <w:r>
        <w:rPr>
          <w:rFonts w:ascii="微软雅黑" w:cs="微软雅黑" w:hAnsi="微软雅黑" w:eastAsia="微软雅黑"/>
          <w:b w:val="1"/>
          <w:bCs w:val="1"/>
          <w:kern w:val="0"/>
          <w:sz w:val="24"/>
          <w:szCs w:val="24"/>
          <w:shd w:val="clear" w:color="auto" w:fill="ffff00"/>
          <w:rtl w:val="0"/>
          <w:lang w:val="zh-TW" w:eastAsia="zh-TW"/>
        </w:rPr>
        <w:t>【闪出】</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笑容消失，愣住</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（瞪着</w:t>
      </w:r>
      <w:r>
        <w:rPr>
          <w:rFonts w:ascii="Calibri" w:hAnsi="Calibri"/>
          <w:rtl w:val="0"/>
          <w:lang w:val="en-US"/>
        </w:rPr>
        <w:t>Drake</w:t>
      </w:r>
      <w:r>
        <w:rPr>
          <w:rtl w:val="0"/>
          <w:lang w:val="zh-TW" w:eastAsia="zh-TW"/>
        </w:rPr>
        <w:t>）：那个人难道</w:t>
      </w:r>
      <w:r>
        <w:rPr>
          <w:rFonts w:ascii="Calibri" w:hAnsi="Calibri"/>
          <w:rtl w:val="0"/>
          <w:lang w:val="en-US"/>
        </w:rPr>
        <w:t>...</w:t>
      </w:r>
      <w:r>
        <w:rPr>
          <w:rtl w:val="0"/>
          <w:lang w:val="zh-TW" w:eastAsia="zh-TW"/>
        </w:rPr>
        <w:t>不是你吗？</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Wasn't that person... you?</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面色惨白跪在地上</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zh-TW" w:eastAsia="zh-TW"/>
        </w:rPr>
        <w:t>【闪回</w:t>
      </w:r>
      <w:r>
        <w:rPr>
          <w:rFonts w:ascii="微软雅黑" w:cs="微软雅黑" w:hAnsi="微软雅黑" w:eastAsia="微软雅黑"/>
          <w:b w:val="1"/>
          <w:bCs w:val="1"/>
          <w:kern w:val="0"/>
          <w:sz w:val="24"/>
          <w:szCs w:val="24"/>
          <w:shd w:val="clear" w:color="auto" w:fill="ffff00"/>
          <w:rtl w:val="0"/>
          <w:lang w:val="en-US"/>
        </w:rPr>
        <w:t>8-5 Drake</w:t>
      </w:r>
      <w:r>
        <w:rPr>
          <w:rFonts w:ascii="微软雅黑" w:cs="微软雅黑" w:hAnsi="微软雅黑" w:eastAsia="微软雅黑"/>
          <w:b w:val="1"/>
          <w:bCs w:val="1"/>
          <w:kern w:val="0"/>
          <w:sz w:val="24"/>
          <w:szCs w:val="24"/>
          <w:shd w:val="clear" w:color="auto" w:fill="ffff00"/>
          <w:rtl w:val="0"/>
          <w:lang w:val="zh-TW" w:eastAsia="zh-TW"/>
        </w:rPr>
        <w:t>用棍子重击</w:t>
      </w:r>
      <w:r>
        <w:rPr>
          <w:rFonts w:ascii="微软雅黑" w:cs="微软雅黑" w:hAnsi="微软雅黑" w:eastAsia="微软雅黑"/>
          <w:b w:val="1"/>
          <w:bCs w:val="1"/>
          <w:kern w:val="0"/>
          <w:sz w:val="24"/>
          <w:szCs w:val="24"/>
          <w:shd w:val="clear" w:color="auto" w:fill="ffff00"/>
          <w:rtl w:val="0"/>
          <w:lang w:val="en-US"/>
        </w:rPr>
        <w:t>Luna</w:t>
      </w:r>
      <w:r>
        <w:rPr>
          <w:rFonts w:ascii="微软雅黑" w:cs="微软雅黑" w:hAnsi="微软雅黑" w:eastAsia="微软雅黑"/>
          <w:b w:val="1"/>
          <w:bCs w:val="1"/>
          <w:kern w:val="0"/>
          <w:sz w:val="24"/>
          <w:szCs w:val="24"/>
          <w:shd w:val="clear" w:color="auto" w:fill="ffff00"/>
          <w:rtl w:val="0"/>
          <w:lang w:val="zh-TW" w:eastAsia="zh-TW"/>
        </w:rPr>
        <w:t>的腹部】</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（恍惚，嘴唇颤抖，看着自己的手）：我亲手</w:t>
      </w:r>
      <w:r>
        <w:rPr>
          <w:rFonts w:ascii="Calibri" w:hAnsi="Calibri"/>
          <w:rtl w:val="0"/>
          <w:lang w:val="en-US"/>
        </w:rPr>
        <w:t>...</w:t>
      </w:r>
      <w:r>
        <w:rPr>
          <w:rtl w:val="0"/>
          <w:lang w:val="zh-TW" w:eastAsia="zh-TW"/>
        </w:rPr>
        <w:t>杀死了我的孩子？！怎么会这样？</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 killed my child... with my own hands?! How could this happen?</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（咬牙）：都是因为你要替</w:t>
      </w:r>
      <w:r>
        <w:rPr>
          <w:rFonts w:ascii="Calibri" w:hAnsi="Calibri"/>
          <w:rtl w:val="0"/>
          <w:lang w:val="en-US"/>
        </w:rPr>
        <w:t>Veyra</w:t>
      </w:r>
      <w:r>
        <w:rPr>
          <w:rtl w:val="0"/>
          <w:lang w:val="zh-TW" w:eastAsia="zh-TW"/>
        </w:rPr>
        <w:t>撒气，我当时那么求你，你都无动于衷，这就是你的报应！</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All because you wanted to punish me for Veyra! I begged you, and you didn't care. This is your punishment!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头磕在地上，崩溃痛哭，用手捶打着自己的头</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（泣不成声）：我到底做了什么？！上帝，你要降罪的话，让我来承受好了！为什么要夺走我的孩子！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What have I done?! God, if someone has to pay, make it me! Why did you take my child!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（眼神狠厉）：因为你不配拥有！</w:t>
      </w:r>
      <w:r>
        <w:rPr>
          <w:rFonts w:ascii="Calibri" w:hAnsi="Calibri"/>
          <w:rtl w:val="0"/>
          <w:lang w:val="en-US"/>
        </w:rPr>
        <w:t>Davy</w:t>
      </w:r>
      <w:r>
        <w:rPr>
          <w:rtl w:val="0"/>
          <w:lang w:val="zh-TW" w:eastAsia="zh-TW"/>
        </w:rPr>
        <w:t>，我不想看见他，让他消失</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Because you never deserved one! Davy, I don't want to see him. Make him disappear.</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海神（浅笑）：明白了，我的王后（转头看</w:t>
      </w:r>
      <w:r>
        <w:rPr>
          <w:rFonts w:ascii="Calibri" w:hAnsi="Calibri"/>
          <w:rtl w:val="0"/>
          <w:lang w:val="en-US"/>
        </w:rPr>
        <w:t>Drake</w:t>
      </w:r>
      <w:r>
        <w:rPr>
          <w:rtl w:val="0"/>
          <w:lang w:val="zh-TW" w:eastAsia="zh-TW"/>
        </w:rPr>
        <w:t>）脆弱的小可怜，你可以滚了！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Understood, my queen. Poor little thing, get out of my sight!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海神抬手一摆，海流如龙卷风一般将</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带走，消失在黑暗中</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（呼喊）</w:t>
      </w:r>
      <w:r>
        <w:rPr>
          <w:rFonts w:ascii="Calibri" w:hAnsi="Calibri"/>
          <w:rtl w:val="0"/>
          <w:lang w:val="en-US"/>
        </w:rPr>
        <w:t>:</w:t>
      </w:r>
      <w:r>
        <w:rPr>
          <w:rtl w:val="0"/>
          <w:lang w:val="zh-TW" w:eastAsia="zh-TW"/>
        </w:rPr>
        <w:t>不！</w:t>
      </w:r>
      <w:r>
        <w:rPr>
          <w:rFonts w:ascii="Calibri" w:hAnsi="Calibri"/>
          <w:rtl w:val="0"/>
          <w:lang w:val="en-US"/>
        </w:rPr>
        <w:t>Luan</w:t>
      </w:r>
      <w:r>
        <w:rPr>
          <w:rtl w:val="0"/>
          <w:lang w:val="zh-TW" w:eastAsia="zh-TW"/>
        </w:rPr>
        <w:t>！！！</w:t>
      </w:r>
      <w:r>
        <w:rPr>
          <w:rFonts w:ascii="Calibri" w:hAnsi="Calibri"/>
          <w:rtl w:val="0"/>
          <w:lang w:val="en-US"/>
        </w:rPr>
        <w:t>Lun....</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No! Luna!!! Lun...</w:t>
      </w:r>
    </w:p>
    <w:p>
      <w:pPr>
        <w:pStyle w:val="Normal.0"/>
        <w:tabs>
          <w:tab w:val="left" w:pos="583"/>
        </w:tabs>
        <w:spacing w:line="288" w:lineRule="auto"/>
        <w:rPr>
          <w:rFonts w:ascii="微软雅黑" w:cs="微软雅黑" w:hAnsi="微软雅黑" w:eastAsia="微软雅黑"/>
          <w:kern w:val="0"/>
          <w:sz w:val="24"/>
          <w:szCs w:val="24"/>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22-2</w:t>
      </w:r>
      <w:r>
        <w:rPr>
          <w:rFonts w:ascii="微软雅黑" w:cs="微软雅黑" w:hAnsi="微软雅黑" w:eastAsia="微软雅黑"/>
          <w:b w:val="1"/>
          <w:bCs w:val="1"/>
          <w:kern w:val="0"/>
          <w:sz w:val="24"/>
          <w:szCs w:val="24"/>
          <w:rtl w:val="0"/>
          <w:lang w:val="zh-TW" w:eastAsia="zh-TW"/>
        </w:rPr>
        <w:t xml:space="preserve"> 海盗船 日外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Drake</w:t>
      </w:r>
      <w:r>
        <w:rPr>
          <w:rFonts w:ascii="微软雅黑" w:cs="微软雅黑" w:hAnsi="微软雅黑" w:eastAsia="微软雅黑"/>
          <w:b w:val="1"/>
          <w:bCs w:val="1"/>
          <w:kern w:val="0"/>
          <w:sz w:val="24"/>
          <w:szCs w:val="24"/>
          <w:rtl w:val="0"/>
          <w:lang w:val="zh-TW" w:eastAsia="zh-TW"/>
        </w:rPr>
        <w:t>、大副</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一股水龙卷破水而出，</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摔落在海盗小艇甲板，浑身湿透，脸上的鱼鳃缓缓消退</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大副连忙上前搀扶</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大副：船长</w:t>
      </w:r>
      <w:r>
        <w:rPr>
          <w:rFonts w:ascii="Calibri" w:hAnsi="Calibri"/>
          <w:rtl w:val="0"/>
          <w:lang w:val="en-US"/>
        </w:rPr>
        <w:t>~</w:t>
      </w:r>
      <w:r>
        <w:rPr>
          <w:rtl w:val="0"/>
          <w:lang w:val="zh-TW" w:eastAsia="zh-TW"/>
        </w:rPr>
        <w:t>你没事吧</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Captain... are you all right?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瘫坐在甲板，双眼充满眼泪和愤怒</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（绝望崩溃）：一切都错了，我为了不爱的人居然亲手杀了自己的孩子</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Everything was wrong. For someone I never loved, I killed my own child with my own hands...</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大副（诧异）：船长，沮丧无济于事，你必须要重新获得</w:t>
      </w:r>
      <w:r>
        <w:rPr>
          <w:rFonts w:ascii="Calibri" w:hAnsi="Calibri"/>
          <w:rtl w:val="0"/>
          <w:lang w:val="en-US"/>
        </w:rPr>
        <w:t>Luna</w:t>
      </w:r>
      <w:r>
        <w:rPr>
          <w:rtl w:val="0"/>
          <w:lang w:val="zh-TW" w:eastAsia="zh-TW"/>
        </w:rPr>
        <w:t>小姐的爱，别忘了，你只有三天时间！</w:t>
      </w:r>
      <w:r>
        <w:rPr>
          <w:lang w:val="en-US"/>
        </w:rPr>
        <w:br w:type="textWrapping"/>
      </w:r>
      <w:r>
        <w:rPr>
          <w:rFonts w:ascii="Times New Roman" w:hAnsi="Times New Roman"/>
          <w:outline w:val="0"/>
          <w:color w:val="ff0000"/>
          <w:u w:color="ff0000"/>
          <w:rtl w:val="0"/>
          <w:lang w:val="en-US"/>
          <w14:textFill>
            <w14:solidFill>
              <w14:srgbClr w14:val="FF0000"/>
            </w14:solidFill>
          </w14:textFill>
        </w:rPr>
        <w:t>First Mate: Captain, despair won't help. You have to win Miss Luna's love back. Don't forget, you only have three days!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恍然，眼神变得狠厉</w:t>
      </w:r>
    </w:p>
    <w:p>
      <w:pPr>
        <w:pStyle w:val="Normal.0"/>
        <w:tabs>
          <w:tab w:val="left" w:pos="583"/>
        </w:tabs>
        <w:spacing w:line="288" w:lineRule="auto"/>
        <w:rPr>
          <w:rFonts w:ascii="微软雅黑" w:cs="微软雅黑" w:hAnsi="微软雅黑" w:eastAsia="微软雅黑"/>
          <w:b w:val="1"/>
          <w:bCs w:val="1"/>
          <w:kern w:val="0"/>
          <w:sz w:val="24"/>
          <w:szCs w:val="24"/>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第二十三集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23-1 </w:t>
      </w:r>
      <w:r>
        <w:rPr>
          <w:rFonts w:ascii="微软雅黑" w:cs="微软雅黑" w:hAnsi="微软雅黑" w:eastAsia="微软雅黑"/>
          <w:b w:val="1"/>
          <w:bCs w:val="1"/>
          <w:kern w:val="0"/>
          <w:sz w:val="24"/>
          <w:szCs w:val="24"/>
          <w:rtl w:val="0"/>
          <w:lang w:val="zh-TW" w:eastAsia="zh-TW"/>
        </w:rPr>
        <w:t xml:space="preserve">海盗船 日 外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Veyra   </w:t>
      </w:r>
      <w:r>
        <w:rPr>
          <w:rFonts w:ascii="微软雅黑" w:cs="微软雅黑" w:hAnsi="微软雅黑" w:eastAsia="微软雅黑"/>
          <w:b w:val="1"/>
          <w:bCs w:val="1"/>
          <w:kern w:val="0"/>
          <w:sz w:val="24"/>
          <w:szCs w:val="24"/>
          <w:rtl w:val="0"/>
          <w:lang w:val="zh-TW" w:eastAsia="zh-TW"/>
        </w:rPr>
        <w:t xml:space="preserve">诺顿  继母 </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海盗船开到大海中央，桅杆上挂着三个笼子，装着</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一家</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走到船头</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 xml:space="preserve"> Drake</w:t>
      </w:r>
      <w:r>
        <w:rPr>
          <w:rtl w:val="0"/>
          <w:lang w:val="zh-TW" w:eastAsia="zh-TW"/>
        </w:rPr>
        <w:t>（呐喊）：</w:t>
      </w:r>
      <w:r>
        <w:rPr>
          <w:rFonts w:ascii="Calibri" w:hAnsi="Calibri"/>
          <w:rtl w:val="0"/>
          <w:lang w:val="en-US"/>
        </w:rPr>
        <w:t>Luna</w:t>
      </w:r>
      <w:r>
        <w:rPr>
          <w:rtl w:val="0"/>
          <w:lang w:val="zh-TW" w:eastAsia="zh-TW"/>
        </w:rPr>
        <w:t>，我把那些伤害过你的人都带来了！求你出现吧！</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I brought everyone who hurt you here! Please, show yourself!</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没有一丝回应，依旧风声浪声，众人四处观望</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（冷笑）：你想她想疯了了？！</w:t>
      </w:r>
      <w:r>
        <w:rPr>
          <w:rFonts w:ascii="Calibri" w:hAnsi="Calibri"/>
          <w:rtl w:val="0"/>
          <w:lang w:val="en-US"/>
        </w:rPr>
        <w:t>Luna</w:t>
      </w:r>
      <w:r>
        <w:rPr>
          <w:rtl w:val="0"/>
          <w:lang w:val="zh-TW" w:eastAsia="zh-TW"/>
        </w:rPr>
        <w:t>已经死了</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Have you lost your mind over her?! Luna is dead.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（跪下，大声嘶吼）：</w:t>
      </w:r>
      <w:r>
        <w:rPr>
          <w:rFonts w:ascii="Calibri" w:hAnsi="Calibri"/>
          <w:rtl w:val="0"/>
          <w:lang w:val="en-US"/>
        </w:rPr>
        <w:t>Luna</w:t>
      </w:r>
      <w:r>
        <w:rPr>
          <w:rtl w:val="0"/>
          <w:lang w:val="zh-TW" w:eastAsia="zh-TW"/>
        </w:rPr>
        <w:t>，出现吧，我们了结这一切，不是为了我，而是为了你的母亲！</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show yourself. Let's end this. Not for me, for your mother!</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无奈摇头，诺顿继母不解，片刻后，远处深海中心凭空生出巨型黑色漩涡，海水飞速旋转形成漏斗形状，层层巨浪顺着漩涡边缘向上翻涌，整片近海蓝水被漩涡染成幽蓝，巨大浪墙缓缓朝着崖边推移，</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妆容精致高贵，身着黑蓝色鲛纱长裙的身影踏着浪尖，从漩涡中心缓缓显现</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（瞪大双眼，握住铁栏，满脸不可置信）：</w:t>
      </w:r>
      <w:r>
        <w:rPr>
          <w:rFonts w:ascii="Calibri" w:hAnsi="Calibri"/>
          <w:rtl w:val="0"/>
          <w:lang w:val="en-US"/>
        </w:rPr>
        <w:t>Luna</w:t>
      </w:r>
      <w:r>
        <w:rPr>
          <w:rtl w:val="0"/>
          <w:lang w:val="zh-TW" w:eastAsia="zh-TW"/>
        </w:rPr>
        <w:t>？！这怎么可能？她明明早就被海怪吃掉了才对</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Luna?! How is that possible? She should've been eaten by sea monsters long ago.</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 xml:space="preserve">△ </w:t>
      </w:r>
      <w:r>
        <w:rPr>
          <w:rFonts w:ascii="微软雅黑" w:cs="微软雅黑" w:hAnsi="微软雅黑" w:eastAsia="微软雅黑"/>
          <w:kern w:val="0"/>
          <w:sz w:val="24"/>
          <w:szCs w:val="24"/>
          <w:rtl w:val="0"/>
          <w:lang w:val="zh-TW" w:eastAsia="zh-TW"/>
        </w:rPr>
        <w:t xml:space="preserve">诺顿和继母震惊，浑身颤抖，下意识往后缩 </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表情阴郁，双眼凌厉，小腹微微隆起，踩着层层凝固浪纹缓步来到船上</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、诺顿、继母震惊打量着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揉了揉眼睛，满脸吃惊</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（俯视三人）：父亲，没想到吧，我们又见面了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Father. Didn't expect this, did you? We meet again.</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诺顿（疑惑）：</w:t>
      </w:r>
      <w:r>
        <w:rPr>
          <w:rFonts w:ascii="Calibri" w:hAnsi="Calibri"/>
          <w:rtl w:val="0"/>
          <w:lang w:val="en-US"/>
        </w:rPr>
        <w:t>Luna</w:t>
      </w:r>
      <w:r>
        <w:rPr>
          <w:rtl w:val="0"/>
          <w:lang w:val="zh-TW" w:eastAsia="zh-TW"/>
        </w:rPr>
        <w:t>？你</w:t>
      </w:r>
      <w:r>
        <w:rPr>
          <w:rFonts w:ascii="Calibri" w:hAnsi="Calibri"/>
          <w:rtl w:val="0"/>
          <w:lang w:val="en-US"/>
        </w:rPr>
        <w:t>...</w:t>
      </w:r>
      <w:r>
        <w:rPr>
          <w:rtl w:val="0"/>
          <w:lang w:val="zh-TW" w:eastAsia="zh-TW"/>
        </w:rPr>
        <w:t>你还活着？</w:t>
      </w:r>
      <w:r>
        <w:rPr>
          <w:lang w:val="en-US"/>
        </w:rPr>
        <w:br w:type="textWrapping"/>
      </w:r>
      <w:r>
        <w:rPr>
          <w:rFonts w:ascii="Times New Roman" w:hAnsi="Times New Roman"/>
          <w:outline w:val="0"/>
          <w:color w:val="ff0000"/>
          <w:u w:color="ff0000"/>
          <w:rtl w:val="0"/>
          <w:lang w:val="en-US"/>
          <w14:textFill>
            <w14:solidFill>
              <w14:srgbClr w14:val="FF0000"/>
            </w14:solidFill>
          </w14:textFill>
        </w:rPr>
        <w:t>Austin: Luna? You're... you're alive?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（不敢置信）：这不可能！</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This can't be!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（半跪，轻声，带着一丝祈求）：</w:t>
      </w:r>
      <w:r>
        <w:rPr>
          <w:rFonts w:ascii="Calibri" w:hAnsi="Calibri"/>
          <w:rtl w:val="0"/>
          <w:lang w:val="en-US"/>
        </w:rPr>
        <w:t>Luna</w:t>
      </w:r>
      <w:r>
        <w:rPr>
          <w:rtl w:val="0"/>
          <w:lang w:val="zh-TW" w:eastAsia="zh-TW"/>
        </w:rPr>
        <w:t>，我把所有伤害你的人全都带到这儿，任凭你发落！</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I brought everyone who hurt you here. Do whatever you want with them!</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第二十四集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24-1 </w:t>
      </w:r>
      <w:r>
        <w:rPr>
          <w:rFonts w:ascii="微软雅黑" w:cs="微软雅黑" w:hAnsi="微软雅黑" w:eastAsia="微软雅黑"/>
          <w:b w:val="1"/>
          <w:bCs w:val="1"/>
          <w:kern w:val="0"/>
          <w:sz w:val="24"/>
          <w:szCs w:val="24"/>
          <w:rtl w:val="0"/>
          <w:lang w:val="zh-TW" w:eastAsia="zh-TW"/>
        </w:rPr>
        <w:t xml:space="preserve">悬崖 日  外 </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Veyra  </w:t>
      </w:r>
      <w:r>
        <w:rPr>
          <w:rFonts w:ascii="微软雅黑" w:cs="微软雅黑" w:hAnsi="微软雅黑" w:eastAsia="微软雅黑"/>
          <w:b w:val="1"/>
          <w:bCs w:val="1"/>
          <w:kern w:val="0"/>
          <w:sz w:val="24"/>
          <w:szCs w:val="24"/>
          <w:rtl w:val="0"/>
          <w:lang w:val="zh-TW" w:eastAsia="zh-TW"/>
        </w:rPr>
        <w:t>诺顿  继母</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（回过神，出言讥讽）：我明明亲眼看着你被抛进献祭漩涡，怎么还会活着？</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I watched you get thrown into the sacrificial vortex. How are you still alive?</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继母：对啊，你</w:t>
      </w:r>
      <w:r>
        <w:rPr>
          <w:rFonts w:ascii="Calibri" w:hAnsi="Calibri"/>
          <w:rtl w:val="0"/>
          <w:lang w:val="en-US"/>
        </w:rPr>
        <w:t>...</w:t>
      </w:r>
      <w:r>
        <w:rPr>
          <w:rtl w:val="0"/>
          <w:lang w:val="zh-TW" w:eastAsia="zh-TW"/>
        </w:rPr>
        <w:t>你不是被献祭给海神了吗？</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Yes, you... weren't you offered to the Sea God?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（冷冷）：闭嘴，渣滓，现在站在你们面前的是这四海之神</w:t>
      </w:r>
      <w:r>
        <w:rPr>
          <w:rFonts w:ascii="Calibri" w:hAnsi="Calibri"/>
          <w:rtl w:val="0"/>
          <w:lang w:val="en-US"/>
        </w:rPr>
        <w:t>Davy Jones</w:t>
      </w:r>
      <w:r>
        <w:rPr>
          <w:rtl w:val="0"/>
          <w:lang w:val="zh-TW" w:eastAsia="zh-TW"/>
        </w:rPr>
        <w:t>的王后！</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Shut up, filth. Standing before you is the queen of Davy Jones, the Sea God!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（大笑）：你在做什么童话故事的梦？姐姐，你连处女都不是，海神大人要是真的见到你，一怒之下就会把你扔进深海里喂鱼的！</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What fantasy are you living in,</w:t>
      </w:r>
      <w:r>
        <w:rPr>
          <w:rFonts w:ascii="Times New Roman" w:hAnsi="Times New Roman"/>
          <w:outline w:val="0"/>
          <w:color w:val="ff0000"/>
          <w:u w:color="ff0000"/>
          <w:shd w:val="clear" w:color="auto" w:fill="ffff00"/>
          <w:rtl w:val="0"/>
          <w:lang w:val="en-US"/>
          <w14:textFill>
            <w14:solidFill>
              <w14:srgbClr w14:val="FF0000"/>
            </w14:solidFill>
          </w14:textFill>
        </w:rPr>
        <w:t xml:space="preserve"> </w:t>
      </w:r>
      <w:del w:id="140" w:date="2026-06-18T03:24:50Z" w:author="吴晓羽">
        <w:r>
          <w:rPr>
            <w:rFonts w:ascii="Times New Roman" w:hAnsi="Times New Roman"/>
            <w:outline w:val="0"/>
            <w:color w:val="ff0000"/>
            <w:u w:color="ff0000"/>
            <w:shd w:val="clear" w:color="auto" w:fill="ffff00"/>
            <w:rtl w:val="0"/>
            <w:lang w:val="en-US"/>
            <w14:textFill>
              <w14:solidFill>
                <w14:srgbClr w14:val="FF0000"/>
              </w14:solidFill>
            </w14:textFill>
          </w:rPr>
          <w:delText>sister</w:delText>
        </w:r>
      </w:del>
      <w:ins w:id="141" w:date="2026-06-18T03:24:50Z" w:author="吴晓羽">
        <w:r>
          <w:rPr>
            <w:rFonts w:ascii="Times New Roman" w:hAnsi="Times New Roman"/>
            <w:outline w:val="0"/>
            <w:color w:val="ff0000"/>
            <w:u w:color="ff0000"/>
            <w:shd w:val="clear" w:color="auto" w:fill="ffff00"/>
            <w:rtl w:val="0"/>
            <w:lang w:val="en-US"/>
            <w14:textFill>
              <w14:solidFill>
                <w14:srgbClr w14:val="FF0000"/>
              </w14:solidFill>
            </w14:textFill>
          </w:rPr>
          <w:t>Luna</w:t>
        </w:r>
      </w:ins>
      <w:r>
        <w:rPr>
          <w:rFonts w:ascii="Times New Roman" w:hAnsi="Times New Roman"/>
          <w:outline w:val="0"/>
          <w:color w:val="ff0000"/>
          <w:u w:color="ff0000"/>
          <w:rtl w:val="0"/>
          <w:lang w:val="en-US"/>
          <w14:textFill>
            <w14:solidFill>
              <w14:srgbClr w14:val="FF0000"/>
            </w14:solidFill>
          </w14:textFill>
        </w:rPr>
        <w:t>?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not even a virgin. If the Sea God saw you,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d toss you into the deep sea and feed you to the fish! </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：闭嘴！！告诉你，我若不是跟你们还有旧账没有算清，你根本连求见我的资格都没有！</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Shut up!! The only reason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even seeing you is because your family still owes me. Otherwise, you wouldn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 worth my time.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瞪着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，满脸不甘</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（摸着小腹，表情冰冷）：，</w:t>
      </w:r>
      <w:r>
        <w:rPr>
          <w:rFonts w:ascii="Calibri" w:hAnsi="Calibri"/>
          <w:rtl w:val="0"/>
          <w:lang w:val="en-US"/>
        </w:rPr>
        <w:t>Veyra</w:t>
      </w:r>
      <w:r>
        <w:rPr>
          <w:rtl w:val="0"/>
          <w:lang w:val="zh-TW" w:eastAsia="zh-TW"/>
        </w:rPr>
        <w:t>，我母亲的死，我要你付出代价！</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Veyra, for my mother's death, you will pay!</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（大惊失色）：不可能！你明明已经一无所有了！凭什么还能变成海神夫人，全是骗人的谎话！</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Veyra: Impossible! You had nothing left! How could you become the Sea God's </w:t>
      </w:r>
      <w:r>
        <w:rPr>
          <w:rFonts w:ascii="Times New Roman" w:hAnsi="Times New Roman"/>
          <w:outline w:val="0"/>
          <w:color w:val="ff0000"/>
          <w:u w:color="ff0000"/>
          <w:rtl w:val="0"/>
          <w:lang w:val="zh-TW" w:eastAsia="zh-TW"/>
          <w14:textFill>
            <w14:solidFill>
              <w14:srgbClr w14:val="FF0000"/>
            </w14:solidFill>
          </w14:textFill>
        </w:rPr>
        <w:t>queen</w:t>
      </w:r>
      <w:r>
        <w:rPr>
          <w:rFonts w:ascii="Times New Roman" w:hAnsi="Times New Roman"/>
          <w:outline w:val="0"/>
          <w:color w:val="ff0000"/>
          <w:u w:color="ff0000"/>
          <w:rtl w:val="0"/>
          <w:lang w:val="en-US"/>
          <w14:textFill>
            <w14:solidFill>
              <w14:srgbClr w14:val="FF0000"/>
            </w14:solidFill>
          </w14:textFill>
        </w:rPr>
        <w:t>? It's all lies!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拔出弯刀，寒光一闪，到放在悬挂铁笼子的麻绳上，继母慌忙往前跪倒在地，双手合十不停哀求</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继母：求求你，</w:t>
      </w:r>
      <w:r>
        <w:rPr>
          <w:rFonts w:ascii="Calibri" w:hAnsi="Calibri"/>
          <w:rtl w:val="0"/>
          <w:lang w:val="en-US"/>
        </w:rPr>
        <w:t>Luna</w:t>
      </w:r>
      <w:r>
        <w:rPr>
          <w:rtl w:val="0"/>
          <w:lang w:val="zh-TW" w:eastAsia="zh-TW"/>
        </w:rPr>
        <w:t>，她是你妹妹啊，求你高抬贵手啊</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Please, Luna. She's your sister. Please spare her.</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诺顿：</w:t>
      </w:r>
      <w:r>
        <w:rPr>
          <w:rFonts w:ascii="Calibri" w:hAnsi="Calibri"/>
          <w:rtl w:val="0"/>
          <w:lang w:val="en-US"/>
        </w:rPr>
        <w:t>Luna</w:t>
      </w:r>
      <w:r>
        <w:rPr>
          <w:rtl w:val="0"/>
          <w:lang w:val="zh-TW" w:eastAsia="zh-TW"/>
        </w:rPr>
        <w:t>，你母亲的事，是爸爸也是一时糊涂造成的，</w:t>
      </w:r>
      <w:r>
        <w:rPr>
          <w:rFonts w:ascii="Calibri" w:hAnsi="Calibri"/>
          <w:rtl w:val="0"/>
          <w:lang w:val="en-US"/>
        </w:rPr>
        <w:t>Veyra</w:t>
      </w:r>
      <w:r>
        <w:rPr>
          <w:rtl w:val="0"/>
          <w:lang w:val="zh-TW" w:eastAsia="zh-TW"/>
        </w:rPr>
        <w:t>那时候年纪小，求您发发善心饶恕她吧！</w:t>
      </w:r>
      <w:r>
        <w:rPr>
          <w:lang w:val="en-US"/>
        </w:rPr>
        <w:br w:type="textWrapping"/>
      </w:r>
      <w:r>
        <w:rPr>
          <w:rFonts w:ascii="Times New Roman" w:hAnsi="Times New Roman"/>
          <w:outline w:val="0"/>
          <w:color w:val="ff0000"/>
          <w:u w:color="ff0000"/>
          <w:rtl w:val="0"/>
          <w:lang w:val="en-US"/>
          <w14:textFill>
            <w14:solidFill>
              <w14:srgbClr w14:val="FF0000"/>
            </w14:solidFill>
          </w14:textFill>
        </w:rPr>
        <w:t>Austin: Luna, about your mother... I made one foolish mistake. Veyra was young then. Please show mercy and forgive her!</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（淡淡挑眉）：父亲，既然您这么爱她，那我只有一个条件，把诺顿名下所有地契、金银财物全数上交，我就能饶恕</w:t>
      </w:r>
      <w:r>
        <w:rPr>
          <w:rFonts w:ascii="Calibri" w:hAnsi="Calibri"/>
          <w:rtl w:val="0"/>
          <w:lang w:val="en-US"/>
        </w:rPr>
        <w:t>Veyra</w:t>
      </w:r>
      <w:r>
        <w:rPr>
          <w:rtl w:val="0"/>
          <w:lang w:val="zh-TW" w:eastAsia="zh-TW"/>
        </w:rPr>
        <w:t>的性命！</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Father, if you care about her so much, then pay for her life. Give me every deed, every coin, and every asset House Norton owns, 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let Veyra live.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和继母看向诺顿</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诺顿（眼神躲闪，谄笑）：说到底都是她们母女整日怂恿我作恶，整件事和我没有半点干系，我不会掏钱的，就请您狠狠惩罚她们！</w:t>
      </w:r>
      <w:r>
        <w:rPr>
          <w:lang w:val="en-US"/>
        </w:rPr>
        <w:br w:type="textWrapping"/>
      </w:r>
      <w:r>
        <w:rPr>
          <w:rFonts w:ascii="Times New Roman" w:hAnsi="Times New Roman"/>
          <w:outline w:val="0"/>
          <w:color w:val="ff0000"/>
          <w:u w:color="ff0000"/>
          <w:rtl w:val="0"/>
          <w:lang w:val="en-US"/>
          <w14:textFill>
            <w14:solidFill>
              <w14:srgbClr w14:val="FF0000"/>
            </w14:solidFill>
          </w14:textFill>
        </w:rPr>
        <w:t>Austin: They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the ones pushing me to be awful. None of this is my fault.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not paying for them. Punish them as harshly as you want!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继母听一惊，扑上去撕扯诺顿的衣襟</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继母（边撕扯边怒骂）：你为了保住你的那些家产，把所有黑锅扣在我和女儿头上，没良心的老东西，</w:t>
      </w:r>
      <w:r>
        <w:rPr>
          <w:rFonts w:ascii="Calibri" w:hAnsi="Calibri"/>
          <w:rtl w:val="0"/>
          <w:lang w:val="zh-TW" w:eastAsia="zh-TW"/>
        </w:rPr>
        <w:t xml:space="preserve"> </w:t>
      </w:r>
      <w:r>
        <w:rPr>
          <w:rtl w:val="0"/>
          <w:lang w:val="zh-TW" w:eastAsia="zh-TW"/>
        </w:rPr>
        <w:t>我跟你拼了！</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You're dumping all the blame on me and my daughter just to protect your fortune. You shameless old bastard, I'll kill you!</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诺顿（还手推搡）：当初是你勾引我，如今出事反倒赖我！</w:t>
      </w:r>
      <w:r>
        <w:rPr>
          <w:rFonts w:ascii="Calibri" w:hAnsi="Calibri"/>
          <w:rtl w:val="0"/>
          <w:lang w:val="en-US"/>
        </w:rPr>
        <w:t>Luna</w:t>
      </w:r>
      <w:r>
        <w:rPr>
          <w:rtl w:val="0"/>
          <w:lang w:val="zh-TW" w:eastAsia="zh-TW"/>
        </w:rPr>
        <w:t>的母亲是</w:t>
      </w:r>
      <w:r>
        <w:rPr>
          <w:rFonts w:ascii="Calibri" w:hAnsi="Calibri"/>
          <w:rtl w:val="0"/>
          <w:lang w:val="en-US"/>
        </w:rPr>
        <w:t>Veyra</w:t>
      </w:r>
      <w:r>
        <w:rPr>
          <w:rtl w:val="0"/>
          <w:lang w:val="zh-TW" w:eastAsia="zh-TW"/>
        </w:rPr>
        <w:t>气死的，跟我有什么关系！想让我倾尽家产救她，不可能！！</w:t>
      </w:r>
      <w:r>
        <w:rPr>
          <w:lang w:val="en-US"/>
        </w:rPr>
        <w:br w:type="textWrapping"/>
      </w:r>
      <w:r>
        <w:rPr>
          <w:rFonts w:ascii="Times New Roman" w:hAnsi="Times New Roman"/>
          <w:outline w:val="0"/>
          <w:color w:val="ff0000"/>
          <w:u w:color="ff0000"/>
          <w:rtl w:val="0"/>
          <w:lang w:val="en-US"/>
          <w14:textFill>
            <w14:solidFill>
              <w14:srgbClr w14:val="FF0000"/>
            </w14:solidFill>
          </w14:textFill>
        </w:rPr>
        <w:t>Austin: You seduced me</w:t>
      </w:r>
      <w:r>
        <w:rPr>
          <w:rFonts w:ascii="Times New Roman" w:hAnsi="Times New Roman"/>
          <w:outline w:val="0"/>
          <w:color w:val="ff0000"/>
          <w:u w:color="ff0000"/>
          <w:rtl w:val="0"/>
          <w:lang w:val="zh-TW" w:eastAsia="zh-TW"/>
          <w14:textFill>
            <w14:solidFill>
              <w14:srgbClr w14:val="FF0000"/>
            </w14:solidFill>
          </w14:textFill>
        </w:rPr>
        <w:t xml:space="preserve"> first</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zh-TW" w:eastAsia="zh-TW"/>
          <w14:textFill>
            <w14:solidFill>
              <w14:srgbClr w14:val="FF0000"/>
            </w14:solidFill>
          </w14:textFill>
        </w:rPr>
        <w:t>a</w:t>
      </w:r>
      <w:r>
        <w:rPr>
          <w:rFonts w:ascii="Times New Roman" w:hAnsi="Times New Roman"/>
          <w:outline w:val="0"/>
          <w:color w:val="ff0000"/>
          <w:u w:color="ff0000"/>
          <w:rtl w:val="0"/>
          <w:lang w:val="en-US"/>
          <w14:textFill>
            <w14:solidFill>
              <w14:srgbClr w14:val="FF0000"/>
            </w14:solidFill>
          </w14:textFill>
        </w:rPr>
        <w:t>nd now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blaming me for this mess? Veyra was the one who drove Luna's mother to death. Why should I pay for it? Give up everything I own to save her? Not a chance!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（浑身一颤，望着满脸血渍呆立原地，失声发抖）父亲</w:t>
      </w:r>
      <w:r>
        <w:rPr>
          <w:rFonts w:ascii="微软雅黑" w:cs="微软雅黑" w:hAnsi="微软雅黑" w:eastAsia="微软雅黑"/>
          <w:kern w:val="0"/>
          <w:sz w:val="24"/>
          <w:szCs w:val="24"/>
          <w:rtl w:val="0"/>
          <w:lang w:val="en-US"/>
        </w:rPr>
        <w:t>...</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（漠然）：看见了吗？在财富面前，你在亲生父亲眼里也只是一件随时可以舍弃的物品，多么可悲</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See? Next to fortune, even your own father treats you like something disposable.. How pathetic.</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（绝望，落泪）：我在你眼里只是个用来敛财的工具吗？</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Was I only a tool for making money to you?</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：那就不要怪我了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Then don't blame me.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诺顿和继母撕打着，</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眼神一沉，突然一声枪响，诺顿血浆迸出，溅了继母一脸，继母双目圆睁，脸色苍白</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第二十五集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25-1 </w:t>
      </w:r>
      <w:r>
        <w:rPr>
          <w:rFonts w:ascii="微软雅黑" w:cs="微软雅黑" w:hAnsi="微软雅黑" w:eastAsia="微软雅黑"/>
          <w:b w:val="1"/>
          <w:bCs w:val="1"/>
          <w:kern w:val="0"/>
          <w:sz w:val="24"/>
          <w:szCs w:val="24"/>
          <w:rtl w:val="0"/>
          <w:lang w:val="zh-TW" w:eastAsia="zh-TW"/>
        </w:rPr>
        <w:t xml:space="preserve">悬崖 日 外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Drake  Veyra  </w:t>
      </w:r>
      <w:r>
        <w:rPr>
          <w:rFonts w:ascii="微软雅黑" w:cs="微软雅黑" w:hAnsi="微软雅黑" w:eastAsia="微软雅黑"/>
          <w:b w:val="1"/>
          <w:bCs w:val="1"/>
          <w:kern w:val="0"/>
          <w:sz w:val="24"/>
          <w:szCs w:val="24"/>
          <w:rtl w:val="0"/>
          <w:lang w:val="zh-TW" w:eastAsia="zh-TW"/>
        </w:rPr>
        <w:t>诺顿  继母</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继母（惨叫）：啊！</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Ah!</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诺顿死在笼子里面，血顺着笼子流到海里，海里的鲨鱼迅速为成了一群</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拔出弯刀，砍断铁笼的锁，铁笼的底部打开一个开口，诺顿的尸体掉进海里，立刻被鲨鱼包围，海面上出现一滩血迹，逐渐扩大</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继母半边脸颊、裙摆沾满血渍，吓得整个人瘫软在笼子里，身体止不住剧烈发抖，满眼只剩恐惧。</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继母（扒着铁栏，哭喊哀求）：尊敬的</w:t>
      </w:r>
      <w:r>
        <w:rPr>
          <w:rFonts w:ascii="Calibri" w:hAnsi="Calibri"/>
          <w:rtl w:val="0"/>
          <w:lang w:val="en-US"/>
        </w:rPr>
        <w:t>Luna</w:t>
      </w:r>
      <w:r>
        <w:rPr>
          <w:rtl w:val="0"/>
          <w:lang w:val="zh-TW" w:eastAsia="zh-TW"/>
        </w:rPr>
        <w:t>王后，求求您开恩饶命！诺顿家名下所有庄园、金银珠宝、海岛商铺全部拱手奉上，半点不留，只求放过我和女儿的性命！</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Honored Queen Luna, please show mercy and spare us! Every manor, jewel, gold, and shop under the Norton name is yours. We will keep nothing. Just spare me and my daughter!</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双眼发直，带着恐惧甚至一丝痛快</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（冷冷）：那些本就属于我母亲</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Those belonged to my mother in the first place.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缓步上前，从衣衫里拿出一张已经泛黄的母亲照片</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：想要活命，对着我母亲的遗像跪地忏悔，这是你们唯一的活命机会</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If you want to live, kneel before my mother's portrait and confess. This is your only chance.</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继母（膝盖猛地跪在地上磕头，额头出血，眼泪滑落）：我有罪！是我勾引诺顿，霸占夫人所有遗产，所有坏事全是我的主意，我心甘情愿受罚，求求您宽恕我不懂事的女儿！</w:t>
      </w:r>
      <w:r>
        <w:rPr>
          <w:rFonts w:ascii="Calibri" w:hAnsi="Calibri"/>
          <w:rtl w:val="0"/>
          <w:lang w:val="zh-TW" w:eastAsia="zh-TW"/>
        </w:rPr>
        <w:t xml:space="preserve"> </w:t>
      </w:r>
      <w:r>
        <w:rPr>
          <w:rFonts w:ascii="Calibri" w:hAnsi="Calibri"/>
          <w:rtl w:val="0"/>
          <w:lang w:val="en-US"/>
        </w:rPr>
        <w:t>Veyra</w:t>
      </w:r>
      <w:r>
        <w:rPr>
          <w:rtl w:val="0"/>
          <w:lang w:val="zh-TW" w:eastAsia="zh-TW"/>
        </w:rPr>
        <w:t>，快，跪下给夫人赔罪认错！</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I'm guilty! I seduced Austin and stole your mother's entire inheritance. Every evil thing was my idea. I'll accept any punishment. Please forgive my foolish daughter! Veyra, hurry. Kneel and beg her mother for forgiveness!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无视继母，死死瞪着</w:t>
      </w:r>
      <w:r>
        <w:rPr>
          <w:rFonts w:ascii="微软雅黑" w:cs="微软雅黑" w:hAnsi="微软雅黑" w:eastAsia="微软雅黑"/>
          <w:kern w:val="0"/>
          <w:sz w:val="24"/>
          <w:szCs w:val="24"/>
          <w:rtl w:val="0"/>
          <w:lang w:val="en-US"/>
        </w:rPr>
        <w:t>Luna</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（怒斥）：凭什么？从小你生来就拥有母亲的疼爱、家世优渥，还有海神的倾心，连已经跟我结婚的海盗王都对你念念不忘，而我拼尽全力争抢，到头来却一无所有！</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Why? Since birth, you had your mother's love, a rich family, and even the Sea God's heart. Even the Pirate King, already married to me, still couldn't forget you. I fought for everything, and in the end I have nothing!</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继母（惊慌焦急）：不要说了！停下！！</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Stop talking! Stop!!</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（更大声，眼珠猩红）：你有本事就杀了我！就算身死化作亡魂，我日夜缠在你身边，生生世世诅咒你！！</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Then kill me! Even as a ghost, I'll haunt you day and night and curse you for every lifetime!!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举起火枪，瞄准</w:t>
      </w:r>
      <w:r>
        <w:rPr>
          <w:rFonts w:ascii="微软雅黑" w:cs="微软雅黑" w:hAnsi="微软雅黑" w:eastAsia="微软雅黑"/>
          <w:kern w:val="0"/>
          <w:sz w:val="24"/>
          <w:szCs w:val="24"/>
          <w:rtl w:val="0"/>
          <w:lang w:val="en-US"/>
        </w:rPr>
        <w:t>Veyra</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：立刻跪下，为你所有的恶行赎罪！</w:t>
      </w:r>
      <w:r>
        <w:rPr>
          <w:rFonts w:ascii="Calibri" w:hAnsi="Calibri"/>
          <w:rtl w:val="0"/>
          <w:lang w:val="zh-TW" w:eastAsia="zh-TW"/>
        </w:rPr>
        <w:t xml:space="preserve"> </w:t>
      </w:r>
      <w:r>
        <w:rPr>
          <w:rtl w:val="0"/>
          <w:lang w:val="zh-TW" w:eastAsia="zh-TW"/>
        </w:rPr>
        <w:t>否则只有死！</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Kneel! Atone for every evil thing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done.! Or die!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转头恶狠狠瞪向</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，怒骂</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：你凭什么对我发号施令？从头到尾你都是被我玩弄的蠢货！论样貌、心计我哪里比不上</w:t>
      </w:r>
      <w:r>
        <w:rPr>
          <w:rFonts w:ascii="Calibri" w:hAnsi="Calibri"/>
          <w:rtl w:val="0"/>
          <w:lang w:val="en-US"/>
        </w:rPr>
        <w:t>Luna</w:t>
      </w:r>
      <w:r>
        <w:rPr>
          <w:rtl w:val="0"/>
          <w:lang w:val="zh-TW" w:eastAsia="zh-TW"/>
        </w:rPr>
        <w:t>？你们的孩子死了完全就是你咎由自取！</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Who are you to order me around? I played you from the start, you idiot! In looks, in schemes, how am I worse than Luna? Your child died because you deserved it!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一怔，双眼发红，开枪</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中枪，口吐鲜血，看倒下去的</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冷眼看着一切</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Veyra</w:t>
      </w:r>
      <w:r>
        <w:rPr>
          <w:rtl w:val="0"/>
          <w:lang w:val="zh-TW" w:eastAsia="zh-TW"/>
        </w:rPr>
        <w:t>（双眼无神）</w:t>
      </w:r>
      <w:r>
        <w:rPr>
          <w:rFonts w:ascii="Calibri" w:hAnsi="Calibri"/>
          <w:rtl w:val="0"/>
          <w:lang w:val="en-US"/>
        </w:rPr>
        <w:t>:</w:t>
      </w:r>
      <w:r>
        <w:rPr>
          <w:rtl w:val="0"/>
          <w:lang w:val="zh-TW" w:eastAsia="zh-TW"/>
        </w:rPr>
        <w:t>你</w:t>
      </w:r>
      <w:r>
        <w:rPr>
          <w:rFonts w:ascii="Calibri" w:hAnsi="Calibri"/>
          <w:rtl w:val="0"/>
          <w:lang w:val="en-US"/>
        </w:rPr>
        <w:t>...</w:t>
      </w:r>
      <w:r>
        <w:rPr>
          <w:rtl w:val="0"/>
          <w:lang w:val="zh-TW" w:eastAsia="zh-TW"/>
        </w:rPr>
        <w:t>不配得到爱情！（死不瞑目）</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Veyra: You... don't deserve love!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笼底的机关打开，</w:t>
      </w:r>
      <w:r>
        <w:rPr>
          <w:rFonts w:ascii="微软雅黑" w:cs="微软雅黑" w:hAnsi="微软雅黑" w:eastAsia="微软雅黑"/>
          <w:kern w:val="0"/>
          <w:sz w:val="24"/>
          <w:szCs w:val="24"/>
          <w:rtl w:val="0"/>
          <w:lang w:val="en-US"/>
        </w:rPr>
        <w:t>Veyra</w:t>
      </w:r>
      <w:r>
        <w:rPr>
          <w:rFonts w:ascii="微软雅黑" w:cs="微软雅黑" w:hAnsi="微软雅黑" w:eastAsia="微软雅黑"/>
          <w:kern w:val="0"/>
          <w:sz w:val="24"/>
          <w:szCs w:val="24"/>
          <w:rtl w:val="0"/>
          <w:lang w:val="zh-TW" w:eastAsia="zh-TW"/>
        </w:rPr>
        <w:t>也掉了下去，鲨鱼一扑而上</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继母（惊叫）：</w:t>
      </w:r>
      <w:r>
        <w:rPr>
          <w:rFonts w:ascii="Calibri" w:hAnsi="Calibri"/>
          <w:rtl w:val="0"/>
          <w:lang w:val="en-US"/>
        </w:rPr>
        <w:t>Veyra</w:t>
      </w:r>
      <w:r>
        <w:rPr>
          <w:rtl w:val="0"/>
          <w:lang w:val="zh-TW" w:eastAsia="zh-TW"/>
        </w:rPr>
        <w:t>！！不！！</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Veyra!! No!!</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（瞪着继母）：这一切都因为你！</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This is all because of you!</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继母（求情）：</w:t>
      </w:r>
      <w:r>
        <w:rPr>
          <w:rFonts w:ascii="Calibri" w:hAnsi="Calibri"/>
          <w:rtl w:val="0"/>
          <w:lang w:val="en-US"/>
        </w:rPr>
        <w:t>Luna</w:t>
      </w:r>
      <w:r>
        <w:rPr>
          <w:rtl w:val="0"/>
          <w:lang w:val="zh-TW" w:eastAsia="zh-TW"/>
        </w:rPr>
        <w:t>，不，我一直把你当亲女儿</w:t>
      </w:r>
      <w:r>
        <w:rPr>
          <w:rFonts w:ascii="Calibri" w:hAnsi="Calibri"/>
          <w:rtl w:val="0"/>
          <w:lang w:val="en-US"/>
        </w:rPr>
        <w:t>...</w:t>
      </w:r>
      <w:r>
        <w:rPr>
          <w:rtl w:val="0"/>
          <w:lang w:val="zh-TW" w:eastAsia="zh-TW"/>
        </w:rPr>
        <w:t>不（哭求）</w:t>
      </w:r>
      <w:r>
        <w:rPr>
          <w:lang w:val="en-US"/>
        </w:rPr>
        <w:br w:type="textWrapping"/>
      </w:r>
      <w:r>
        <w:rPr>
          <w:rFonts w:ascii="Times New Roman" w:hAnsi="Times New Roman"/>
          <w:outline w:val="0"/>
          <w:color w:val="ff0000"/>
          <w:u w:color="ff0000"/>
          <w:rtl w:val="0"/>
          <w:lang w:val="en-US"/>
          <w14:textFill>
            <w14:solidFill>
              <w14:srgbClr w14:val="FF0000"/>
            </w14:solidFill>
          </w14:textFill>
        </w:rPr>
        <w:t>Grace: Luna, no. I always saw you as my own daughter... no.</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面无表情，拾起一把弯刀</w:t>
      </w: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走到笼子面前</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：为了母亲</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For my mother.</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一刀砍下去，铛一声，继母也从铁笼中掉进了鲨鱼的包围，惨叫声过后，海面上只剩一滩红色血水</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（呼了一口气，淡淡）：母亲，一切了结，您可以安息了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 Mother, it's over. You can rest </w:t>
      </w:r>
      <w:r>
        <w:rPr>
          <w:rFonts w:ascii="Times New Roman" w:hAnsi="Times New Roman"/>
          <w:outline w:val="0"/>
          <w:color w:val="ff0000"/>
          <w:u w:color="ff0000"/>
          <w:rtl w:val="0"/>
          <w:lang w:val="zh-TW" w:eastAsia="zh-TW"/>
          <w14:textFill>
            <w14:solidFill>
              <w14:srgbClr w14:val="FF0000"/>
            </w14:solidFill>
          </w14:textFill>
        </w:rPr>
        <w:t>in</w:t>
      </w:r>
      <w:r>
        <w:rPr>
          <w:rFonts w:ascii="Times New Roman" w:hAnsi="Times New Roman"/>
          <w:outline w:val="0"/>
          <w:color w:val="ff0000"/>
          <w:u w:color="ff0000"/>
          <w:rtl w:val="0"/>
          <w:lang w:val="en-US"/>
          <w14:textFill>
            <w14:solidFill>
              <w14:srgbClr w14:val="FF0000"/>
            </w14:solidFill>
          </w14:textFill>
        </w:rPr>
        <w:t xml:space="preserve"> peace now.</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随手将火枪丢在礁石地面，哐当一声，双腿一弯重重跪在</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身前，</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一怔</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第二十六集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26-1 </w:t>
      </w:r>
      <w:r>
        <w:rPr>
          <w:rFonts w:ascii="微软雅黑" w:cs="微软雅黑" w:hAnsi="微软雅黑" w:eastAsia="微软雅黑"/>
          <w:b w:val="1"/>
          <w:bCs w:val="1"/>
          <w:kern w:val="0"/>
          <w:sz w:val="24"/>
          <w:szCs w:val="24"/>
          <w:rtl w:val="0"/>
          <w:lang w:val="zh-TW" w:eastAsia="zh-TW"/>
        </w:rPr>
        <w:t xml:space="preserve">悬崖 日 外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Drake  Luna  Davy Jones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双膝跪地，仰头望着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，眼中充满悔恨</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（声音哽咽）：</w:t>
      </w:r>
      <w:r>
        <w:rPr>
          <w:rFonts w:ascii="Calibri" w:hAnsi="Calibri"/>
          <w:rtl w:val="0"/>
          <w:lang w:val="en-US"/>
        </w:rPr>
        <w:t>Luna</w:t>
      </w:r>
      <w:r>
        <w:rPr>
          <w:rtl w:val="0"/>
          <w:lang w:val="zh-TW" w:eastAsia="zh-TW"/>
        </w:rPr>
        <w:t>，我亲手了结了伤害你的诺顿一家人！从今往后，我将会日夜守在你身边悉心弥补我的过错！</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I ended the Nortons who hurt you with my own hands! From now on, I'll stay by your side day and night and make up for every mistake!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拿出血珊瑚王冠</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：这王冠只属于你，我的挚爱！求你收下</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This crown belongs only to you, my love! Please take it.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拿起血珊瑚王冠，端详着，冷笑一下，随后朝一边扔下悬崖</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一惊</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（轻轻摇头）：</w:t>
      </w:r>
      <w:r>
        <w:rPr>
          <w:rFonts w:ascii="Calibri" w:hAnsi="Calibri"/>
          <w:rtl w:val="0"/>
          <w:lang w:val="en-US"/>
        </w:rPr>
        <w:t>Drake</w:t>
      </w:r>
      <w:r>
        <w:rPr>
          <w:rtl w:val="0"/>
          <w:lang w:val="zh-TW" w:eastAsia="zh-TW"/>
        </w:rPr>
        <w:t>，迟来的爱意连野草都不如！我曾给过你机会，可你每次都让我失望，一次次碾碎我的真心，如今我逃离苦海，回去？绝无可能！</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 Drake, love that comes too late is worthless! I gave you many chance, but you broke my heart every time. Now I finally escaped that hell. Go back with you? Never! </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（苦求）：</w:t>
      </w:r>
      <w:r>
        <w:rPr>
          <w:rFonts w:ascii="Calibri" w:hAnsi="Calibri"/>
          <w:rtl w:val="0"/>
          <w:lang w:val="en-US"/>
        </w:rPr>
        <w:t>Luna</w:t>
      </w:r>
      <w:r>
        <w:rPr>
          <w:rtl w:val="0"/>
          <w:lang w:val="zh-TW" w:eastAsia="zh-TW"/>
        </w:rPr>
        <w:t>，这都是误会，我对你的爱这么多年就没变过，我们的缘分早在儿时就已经注定了！难道你忘了吗？！</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it was all a misunderstanding. My love for you never changed. We were meant for each other since childhood! Have you really forgotten?!</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2-5 Drake</w:t>
      </w:r>
      <w:r>
        <w:rPr>
          <w:rFonts w:ascii="微软雅黑" w:cs="微软雅黑" w:hAnsi="微软雅黑" w:eastAsia="微软雅黑"/>
          <w:b w:val="1"/>
          <w:bCs w:val="1"/>
          <w:kern w:val="0"/>
          <w:sz w:val="24"/>
          <w:szCs w:val="24"/>
          <w:rtl w:val="0"/>
          <w:lang w:val="zh-TW" w:eastAsia="zh-TW"/>
        </w:rPr>
        <w:t>和</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在港口的初次相遇】</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2-6 Luna</w:t>
      </w:r>
      <w:r>
        <w:rPr>
          <w:rFonts w:ascii="微软雅黑" w:cs="微软雅黑" w:hAnsi="微软雅黑" w:eastAsia="微软雅黑"/>
          <w:b w:val="1"/>
          <w:bCs w:val="1"/>
          <w:kern w:val="0"/>
          <w:sz w:val="24"/>
          <w:szCs w:val="24"/>
          <w:rtl w:val="0"/>
          <w:lang w:val="zh-TW" w:eastAsia="zh-TW"/>
        </w:rPr>
        <w:t>救下被困的</w:t>
      </w:r>
      <w:r>
        <w:rPr>
          <w:rFonts w:ascii="微软雅黑" w:cs="微软雅黑" w:hAnsi="微软雅黑" w:eastAsia="微软雅黑"/>
          <w:b w:val="1"/>
          <w:bCs w:val="1"/>
          <w:kern w:val="0"/>
          <w:sz w:val="24"/>
          <w:szCs w:val="24"/>
          <w:rtl w:val="0"/>
          <w:lang w:val="en-US"/>
        </w:rPr>
        <w:t>Drake</w:t>
      </w:r>
      <w:r>
        <w:rPr>
          <w:rFonts w:ascii="微软雅黑" w:cs="微软雅黑" w:hAnsi="微软雅黑" w:eastAsia="微软雅黑"/>
          <w:b w:val="1"/>
          <w:bCs w:val="1"/>
          <w:kern w:val="0"/>
          <w:sz w:val="24"/>
          <w:szCs w:val="24"/>
          <w:rtl w:val="0"/>
          <w:lang w:val="zh-TW" w:eastAsia="zh-TW"/>
        </w:rPr>
        <w:t>，小</w:t>
      </w:r>
      <w:r>
        <w:rPr>
          <w:rFonts w:ascii="微软雅黑" w:cs="微软雅黑" w:hAnsi="微软雅黑" w:eastAsia="微软雅黑"/>
          <w:b w:val="1"/>
          <w:bCs w:val="1"/>
          <w:kern w:val="0"/>
          <w:sz w:val="24"/>
          <w:szCs w:val="24"/>
          <w:rtl w:val="0"/>
          <w:lang w:val="en-US"/>
        </w:rPr>
        <w:t>Drake</w:t>
      </w:r>
      <w:r>
        <w:rPr>
          <w:rFonts w:ascii="微软雅黑" w:cs="微软雅黑" w:hAnsi="微软雅黑" w:eastAsia="微软雅黑"/>
          <w:b w:val="1"/>
          <w:bCs w:val="1"/>
          <w:kern w:val="0"/>
          <w:sz w:val="24"/>
          <w:szCs w:val="24"/>
          <w:rtl w:val="0"/>
          <w:lang w:val="zh-TW" w:eastAsia="zh-TW"/>
        </w:rPr>
        <w:t>注意到她手腕上的镯子】</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：当年是你救了我，没有你就没有我的今天，因为误会，是我把</w:t>
      </w:r>
      <w:r>
        <w:rPr>
          <w:rFonts w:ascii="Calibri" w:hAnsi="Calibri"/>
          <w:rtl w:val="0"/>
          <w:lang w:val="en-US"/>
        </w:rPr>
        <w:t>Veyra</w:t>
      </w:r>
      <w:r>
        <w:rPr>
          <w:rtl w:val="0"/>
          <w:lang w:val="zh-TW" w:eastAsia="zh-TW"/>
        </w:rPr>
        <w:t>当做了你，现在真相大白了，再给我一次弥补的机会，就一次好不好？</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Drake: You saved me. Without you, I wouldn't be here. I mistook Veyra for you. Now I know the truth. Give me one </w:t>
      </w:r>
      <w:r>
        <w:rPr>
          <w:rFonts w:ascii="Times New Roman" w:hAnsi="Times New Roman"/>
          <w:outline w:val="0"/>
          <w:color w:val="ff0000"/>
          <w:u w:color="ff0000"/>
          <w:rtl w:val="0"/>
          <w:lang w:val="zh-TW" w:eastAsia="zh-TW"/>
          <w14:textFill>
            <w14:solidFill>
              <w14:srgbClr w14:val="FF0000"/>
            </w14:solidFill>
          </w14:textFill>
        </w:rPr>
        <w:t>more</w:t>
      </w:r>
      <w:r>
        <w:rPr>
          <w:rFonts w:ascii="Times New Roman" w:hAnsi="Times New Roman"/>
          <w:outline w:val="0"/>
          <w:color w:val="ff0000"/>
          <w:u w:color="ff0000"/>
          <w:rtl w:val="0"/>
          <w:lang w:val="en-US"/>
          <w14:textFill>
            <w14:solidFill>
              <w14:srgbClr w14:val="FF0000"/>
            </w14:solidFill>
          </w14:textFill>
        </w:rPr>
        <w:t xml:space="preserve"> chance to make it right. Just once, please?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：可惜时间不能倒流，你亲手毁掉的感情再也修复不了，回去吧，我们此生不复相见！</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You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undo the past. The love you destroyed is gone for good. Leave, Drake.  I never want to see you again! </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爬过去亲吻</w:t>
      </w:r>
      <w:r>
        <w:rPr>
          <w:rFonts w:ascii="微软雅黑" w:cs="微软雅黑" w:hAnsi="微软雅黑" w:eastAsia="微软雅黑"/>
          <w:kern w:val="0"/>
          <w:sz w:val="24"/>
          <w:szCs w:val="24"/>
          <w:shd w:val="clear" w:color="auto" w:fill="ffff00"/>
          <w:rtl w:val="0"/>
          <w:lang w:val="en-US"/>
        </w:rPr>
        <w:t xml:space="preserve">Luna </w:t>
      </w:r>
      <w:r>
        <w:rPr>
          <w:rFonts w:ascii="微软雅黑" w:cs="微软雅黑" w:hAnsi="微软雅黑" w:eastAsia="微软雅黑"/>
          <w:kern w:val="0"/>
          <w:sz w:val="24"/>
          <w:szCs w:val="24"/>
          <w:shd w:val="clear" w:color="auto" w:fill="ffff00"/>
          <w:rtl w:val="0"/>
          <w:lang w:val="zh-TW" w:eastAsia="zh-TW"/>
        </w:rPr>
        <w:t>的水晶鞋</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w:t>
      </w:r>
      <w:r>
        <w:rPr>
          <w:rFonts w:ascii="Calibri" w:hAnsi="Calibri"/>
          <w:rtl w:val="0"/>
          <w:lang w:val="en-US"/>
        </w:rPr>
        <w:t>Luna</w:t>
      </w:r>
      <w:r>
        <w:rPr>
          <w:rtl w:val="0"/>
          <w:lang w:val="zh-TW" w:eastAsia="zh-TW"/>
        </w:rPr>
        <w:t>，我恳求你，让我当你的奴隶也好！（跪求）求你，不要离开我！</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I'm begging you. I'll be your slave if that's what it takes! Please, don't leave me!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抱住</w:t>
      </w:r>
      <w:r>
        <w:rPr>
          <w:rFonts w:ascii="微软雅黑" w:cs="微软雅黑" w:hAnsi="微软雅黑" w:eastAsia="微软雅黑"/>
          <w:kern w:val="0"/>
          <w:sz w:val="24"/>
          <w:szCs w:val="24"/>
          <w:shd w:val="clear" w:color="auto" w:fill="ffff00"/>
          <w:rtl w:val="0"/>
          <w:lang w:val="en-US"/>
        </w:rPr>
        <w:t xml:space="preserve">Luna </w:t>
      </w:r>
      <w:r>
        <w:rPr>
          <w:rFonts w:ascii="微软雅黑" w:cs="微软雅黑" w:hAnsi="微软雅黑" w:eastAsia="微软雅黑"/>
          <w:kern w:val="0"/>
          <w:sz w:val="24"/>
          <w:szCs w:val="24"/>
          <w:shd w:val="clear" w:color="auto" w:fill="ffff00"/>
          <w:rtl w:val="0"/>
          <w:lang w:val="zh-TW" w:eastAsia="zh-TW"/>
        </w:rPr>
        <w:t>的腿，不肯放手</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海神（声音低沉威武）</w:t>
      </w:r>
      <w:r>
        <w:rPr>
          <w:rFonts w:ascii="Calibri" w:hAnsi="Calibri"/>
          <w:rtl w:val="0"/>
          <w:lang w:val="en-US"/>
        </w:rPr>
        <w:t>O.V</w:t>
      </w:r>
      <w:r>
        <w:rPr>
          <w:rtl w:val="0"/>
          <w:lang w:val="zh-TW" w:eastAsia="zh-TW"/>
        </w:rPr>
        <w:t>：凡人，离我的王后远点</w:t>
      </w:r>
      <w:r>
        <w:rPr>
          <w:lang w:val="en-US"/>
        </w:rPr>
        <w:br w:type="textWrapping"/>
      </w:r>
      <w:r>
        <w:rPr>
          <w:rFonts w:ascii="Times New Roman" w:hAnsi="Times New Roman"/>
          <w:outline w:val="0"/>
          <w:color w:val="ff0000"/>
          <w:u w:color="ff0000"/>
          <w:rtl w:val="0"/>
          <w:lang w:val="en-US"/>
          <w14:textFill>
            <w14:solidFill>
              <w14:srgbClr w14:val="FF0000"/>
            </w14:solidFill>
          </w14:textFill>
        </w:rPr>
        <w:t>Da</w:t>
      </w:r>
      <w:r>
        <w:rPr>
          <w:rFonts w:ascii="Times New Roman" w:hAnsi="Times New Roman"/>
          <w:outline w:val="0"/>
          <w:color w:val="ff2600"/>
          <w:u w:color="ff0000"/>
          <w:rtl w:val="0"/>
          <w:lang w:val="en-US"/>
          <w14:textFill>
            <w14:solidFill>
              <w14:srgbClr w14:val="FF2600"/>
            </w14:solidFill>
          </w14:textFill>
        </w:rPr>
        <w:t xml:space="preserve">vy Jones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M</w:t>
      </w:r>
      <w:r>
        <w:rPr>
          <w:rFonts w:ascii="Times New Roman" w:hAnsi="Times New Roman"/>
          <w:outline w:val="0"/>
          <w:color w:val="ff0000"/>
          <w:u w:color="ff0000"/>
          <w:rtl w:val="0"/>
          <w:lang w:val="en-US"/>
          <w14:textFill>
            <w14:solidFill>
              <w14:srgbClr w14:val="FF0000"/>
            </w14:solidFill>
          </w14:textFill>
        </w:rPr>
        <w:t>ortal, stay away from my queen.</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巨大旋涡出现，一道蓝光闪烁到</w:t>
      </w:r>
      <w:r>
        <w:rPr>
          <w:rFonts w:ascii="微软雅黑" w:cs="微软雅黑" w:hAnsi="微软雅黑" w:eastAsia="微软雅黑"/>
          <w:kern w:val="0"/>
          <w:sz w:val="24"/>
          <w:szCs w:val="24"/>
          <w:shd w:val="clear" w:color="auto" w:fill="ffff00"/>
          <w:rtl w:val="0"/>
          <w:lang w:val="en-US"/>
        </w:rPr>
        <w:t xml:space="preserve">Luna </w:t>
      </w:r>
      <w:r>
        <w:rPr>
          <w:rFonts w:ascii="微软雅黑" w:cs="微软雅黑" w:hAnsi="微软雅黑" w:eastAsia="微软雅黑"/>
          <w:kern w:val="0"/>
          <w:sz w:val="24"/>
          <w:szCs w:val="24"/>
          <w:shd w:val="clear" w:color="auto" w:fill="ffff00"/>
          <w:rtl w:val="0"/>
          <w:lang w:val="zh-TW" w:eastAsia="zh-TW"/>
        </w:rPr>
        <w:t>的跟前，</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被震飞到一边，狠狠撞在船体上，吐血</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海神搂住</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的腰，轻抚她的头发</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海神：我的王后，我来迟了</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My queen, I came too late.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太阳落山，夕阳的余晖照在所有人脸上</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：日落之时便是三天之期，我必须要赢回</w:t>
      </w:r>
      <w:r>
        <w:rPr>
          <w:rFonts w:ascii="Calibri" w:hAnsi="Calibri"/>
          <w:rtl w:val="0"/>
          <w:lang w:val="en-US"/>
        </w:rPr>
        <w:t>Luna</w:t>
      </w:r>
      <w:r>
        <w:rPr>
          <w:rtl w:val="0"/>
          <w:lang w:val="zh-TW" w:eastAsia="zh-TW"/>
        </w:rPr>
        <w:t>的爱，不然我会灰飞烟灭</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At sunset, the three days are up. I have to win Luna's love back, or I'll be wiped from existence.</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手持金色三叉戟，指着海神</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w:t>
      </w:r>
      <w:r>
        <w:rPr>
          <w:rFonts w:ascii="Calibri" w:hAnsi="Calibri"/>
          <w:rtl w:val="0"/>
          <w:lang w:val="en-US"/>
        </w:rPr>
        <w:t>Davy Jones</w:t>
      </w:r>
      <w:r>
        <w:rPr>
          <w:rtl w:val="0"/>
          <w:lang w:val="zh-TW" w:eastAsia="zh-TW"/>
        </w:rPr>
        <w:t>，跟我决斗，输的人赢得</w:t>
      </w:r>
      <w:r>
        <w:rPr>
          <w:rFonts w:ascii="Calibri" w:hAnsi="Calibri"/>
          <w:rtl w:val="0"/>
          <w:lang w:val="en-US"/>
        </w:rPr>
        <w:t>Luna</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Davy Jones, duel me. The winner gets Luna!</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第二十七集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27-1 </w:t>
      </w:r>
      <w:r>
        <w:rPr>
          <w:rFonts w:ascii="微软雅黑" w:cs="微软雅黑" w:hAnsi="微软雅黑" w:eastAsia="微软雅黑"/>
          <w:b w:val="1"/>
          <w:bCs w:val="1"/>
          <w:kern w:val="0"/>
          <w:sz w:val="24"/>
          <w:szCs w:val="24"/>
          <w:rtl w:val="0"/>
          <w:lang w:val="zh-TW" w:eastAsia="zh-TW"/>
        </w:rPr>
        <w:t>海盗船 日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Drake  Luna  Davy Jones </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海神（摇头）：幼稚的凡人，不知道天高地厚</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Childish mortal. You have no idea what you're facing.</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：今天只有一个人能得到</w:t>
      </w:r>
      <w:r>
        <w:rPr>
          <w:rFonts w:ascii="Calibri" w:hAnsi="Calibri"/>
          <w:rtl w:val="0"/>
          <w:lang w:val="en-US"/>
        </w:rPr>
        <w:t>Luna</w:t>
      </w:r>
      <w:r>
        <w:rPr>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Only one of us gets Luna today!</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海神（轻抚</w:t>
      </w:r>
      <w:r>
        <w:rPr>
          <w:rFonts w:ascii="Calibri" w:hAnsi="Calibri"/>
          <w:rtl w:val="0"/>
          <w:lang w:val="en-US"/>
        </w:rPr>
        <w:t xml:space="preserve">Luna </w:t>
      </w:r>
      <w:r>
        <w:rPr>
          <w:rtl w:val="0"/>
          <w:lang w:val="zh-TW" w:eastAsia="zh-TW"/>
        </w:rPr>
        <w:t>的脸颊，看了眼她鼓起的腹部）：亲爱的，这里可能会伤到你和宝宝</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Darling, this place could hurt you and the baby.</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海神笑了下，抱起</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，闪烁到旋涡中，将</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轻轻放在水晶王座上</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海神：亲爱的，你休息一会，我马上就回来</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Sweetheart, rest here. I'll be right back.</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点点头</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蓝光闪过，海神船头与</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对峙</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海神（蔑视，扣了扣耳朵）：我接受你的挑战，你最好有死的觉悟</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I accept your challenge. Be ready to die.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（嘴角一挑）：谁死还不知道！</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We'll see who dies!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忽然远处传来号角声和喊杀声，</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嘴角一挑，海神转头看过去，远处海平面接连冒出数面标志性黑骷髅海盗船帆，数十艘战船顺着洋流快速靠拢，甲板上火炮全部对准着自己</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（抬手指向海神）：就算你是执掌整片深海的神明，今天我也要带走</w:t>
      </w:r>
      <w:r>
        <w:rPr>
          <w:rFonts w:ascii="Calibri" w:hAnsi="Calibri"/>
          <w:rtl w:val="0"/>
          <w:lang w:val="en-US"/>
        </w:rPr>
        <w:t>Luna</w:t>
      </w:r>
      <w:r>
        <w:rPr>
          <w:rtl w:val="0"/>
          <w:lang w:val="zh-TW" w:eastAsia="zh-TW"/>
        </w:rPr>
        <w:t>，谁也无法阻拦我！</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Even if you're the god who rules the sea, I'm taking Luna today. No one can stop me!</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海神：凡人，我佩服你的勇气和深情，也可怜你的无知！</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Mortal, I admire your courage and devotion. I also pity your ignorance more!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海神无奈轻轻摇头，眉宇间带着几分怜悯，指尖在空中缓缓轻抬</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瞬息之间，海面轰然炸裂，数十米高的滔天巨浪接连凭空成型，成群体型庞大的深海巨鲸、利爪海兽从深海破水而出，疯狂冲撞所有海盗战船</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厚重浪墙狠狠拍在船身之上，船体瞬间碎裂崩解，火炮被海水吞没，无数落水的海盗在巨浪与海兽的围剿中四散逃命，短短片刻，声势浩大的海盗船队便尽数覆灭，海面只剩破碎木板随浪漂浮，惨绝人寰</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海神：对付你，我都不用亲自动手，渣滓</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For you, I only need to lift a finger, trash.</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（目瞪口呆）</w:t>
      </w:r>
      <w:r>
        <w:rPr>
          <w:rFonts w:ascii="Calibri" w:hAnsi="Calibri"/>
          <w:rtl w:val="0"/>
          <w:lang w:val="en-US"/>
        </w:rPr>
        <w:t>:</w:t>
      </w:r>
      <w:r>
        <w:rPr>
          <w:rtl w:val="0"/>
          <w:lang w:val="zh-TW" w:eastAsia="zh-TW"/>
        </w:rPr>
        <w:t>这怎么可能？！</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How is this possible?!</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海神：这就是与神明对抗的下场</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This is what happens when you defy a god.</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（不甘心，看着手里的神器）：我有波塞冬的三叉戟，我绝对不会输！</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 have Poseidon's trident. I can't lose!</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举起三叉戟，呼唤雷电，巨大的雷电从天而降，朝着海神劈来</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（惊呼）：</w:t>
      </w:r>
      <w:r>
        <w:rPr>
          <w:rFonts w:ascii="Calibri" w:hAnsi="Calibri"/>
          <w:rtl w:val="0"/>
          <w:lang w:val="en-US"/>
        </w:rPr>
        <w:t xml:space="preserve">Davy </w:t>
      </w:r>
      <w:r>
        <w:rPr>
          <w:rtl w:val="0"/>
          <w:lang w:val="zh-TW" w:eastAsia="zh-TW"/>
        </w:rPr>
        <w:t>小心！</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Davy, watch out!</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第二十八集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28-1 </w:t>
      </w:r>
      <w:r>
        <w:rPr>
          <w:rFonts w:ascii="微软雅黑" w:cs="微软雅黑" w:hAnsi="微软雅黑" w:eastAsia="微软雅黑"/>
          <w:b w:val="1"/>
          <w:bCs w:val="1"/>
          <w:kern w:val="0"/>
          <w:sz w:val="24"/>
          <w:szCs w:val="24"/>
          <w:rtl w:val="0"/>
          <w:lang w:val="zh-TW" w:eastAsia="zh-TW"/>
        </w:rPr>
        <w:t>海盗船 日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Davy Jones  Drake  </w:t>
      </w:r>
      <w:r>
        <w:rPr>
          <w:rFonts w:ascii="微软雅黑" w:cs="微软雅黑" w:hAnsi="微软雅黑" w:eastAsia="微软雅黑"/>
          <w:b w:val="1"/>
          <w:bCs w:val="1"/>
          <w:kern w:val="0"/>
          <w:sz w:val="24"/>
          <w:szCs w:val="24"/>
          <w:rtl w:val="0"/>
          <w:lang w:val="zh-TW" w:eastAsia="zh-TW"/>
        </w:rPr>
        <w:t>女巫</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雷电轰隆一声劈下，海神嘴角一挑，巨大的海浪自动形成一道墙，将雷电化解</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海神：哪里偷来的玩具，也配跟我决斗？</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Davy Jones: You dare challenge me with a stolen toy? </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海神轻轻一打响指，</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手里的三叉戟立刻粉碎，</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大惊</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跪在地上看着碎片</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（两眼空洞）：怎么会这样？</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How did this happen?</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抬头看着周围海上的残骸，此时夕阳的余晖照在</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的脸上</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（茫然）：时间就要到了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Time is almost up.</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 xml:space="preserve">18-3 </w:t>
      </w:r>
      <w:r>
        <w:rPr>
          <w:rFonts w:ascii="微软雅黑" w:cs="微软雅黑" w:hAnsi="微软雅黑" w:eastAsia="微软雅黑"/>
          <w:b w:val="1"/>
          <w:bCs w:val="1"/>
          <w:kern w:val="0"/>
          <w:sz w:val="24"/>
          <w:szCs w:val="24"/>
          <w:rtl w:val="0"/>
          <w:lang w:val="zh-TW" w:eastAsia="zh-TW"/>
        </w:rPr>
        <w:t>女巫的话，契约的代价】</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海神上前一脚踩在</w:t>
      </w:r>
      <w:r>
        <w:rPr>
          <w:rFonts w:ascii="微软雅黑" w:cs="微软雅黑" w:hAnsi="微软雅黑" w:eastAsia="微软雅黑"/>
          <w:kern w:val="0"/>
          <w:sz w:val="24"/>
          <w:szCs w:val="24"/>
          <w:rtl w:val="0"/>
          <w:lang w:val="en-US"/>
        </w:rPr>
        <w:t>Drake</w:t>
      </w:r>
      <w:r>
        <w:rPr>
          <w:rFonts w:ascii="微软雅黑" w:cs="微软雅黑" w:hAnsi="微软雅黑" w:eastAsia="微软雅黑"/>
          <w:kern w:val="0"/>
          <w:sz w:val="24"/>
          <w:szCs w:val="24"/>
          <w:rtl w:val="0"/>
          <w:lang w:val="zh-TW" w:eastAsia="zh-TW"/>
        </w:rPr>
        <w:t>的脸上，狠狠压在地板上</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Drake</w:t>
      </w:r>
      <w:r>
        <w:rPr>
          <w:rtl w:val="0"/>
          <w:lang w:val="zh-TW" w:eastAsia="zh-TW"/>
        </w:rPr>
        <w:t>（绝望）：我输了</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 lost...</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海神（低声）：失败者，以前她是你抛弃的工具，但是她现在我的信仰，我唯一的王后，记住！</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Loser. She was the tool you threw away. But now she is my faith, my only queen. Remember that!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一道蓝色光芒，海神瞬移回到王座旁，牵着</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的手缓缓走下台阶，面对</w:t>
      </w:r>
      <w:r>
        <w:rPr>
          <w:rFonts w:ascii="微软雅黑" w:cs="微软雅黑" w:hAnsi="微软雅黑" w:eastAsia="微软雅黑"/>
          <w:kern w:val="0"/>
          <w:sz w:val="24"/>
          <w:szCs w:val="24"/>
          <w:rtl w:val="0"/>
          <w:lang w:val="en-US"/>
        </w:rPr>
        <w:t>Drake</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：一切都结束了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It's all over.</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狼狈爬来到</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面前，跪下</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（渴求）：</w:t>
      </w:r>
      <w:r>
        <w:rPr>
          <w:rFonts w:ascii="Calibri" w:hAnsi="Calibri"/>
          <w:rtl w:val="0"/>
          <w:lang w:val="en-US"/>
        </w:rPr>
        <w:t>Luna</w:t>
      </w:r>
      <w:r>
        <w:rPr>
          <w:rtl w:val="0"/>
          <w:lang w:val="zh-TW" w:eastAsia="zh-TW"/>
        </w:rPr>
        <w:t>，我现在已经一无所有，我们在一起三年，不求你能回到我身边，我只有一件事求你成全</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I have nothing left. We</w:t>
      </w:r>
      <w:r>
        <w:rPr>
          <w:rFonts w:ascii="Times New Roman" w:hAnsi="Times New Roman" w:hint="default"/>
          <w:outline w:val="0"/>
          <w:color w:val="ff0000"/>
          <w:u w:color="ff0000"/>
          <w:rtl w:val="0"/>
          <w:lang w:val="zh-TW" w:eastAsia="zh-TW"/>
          <w14:textFill>
            <w14:solidFill>
              <w14:srgbClr w14:val="FF0000"/>
            </w14:solidFill>
          </w14:textFill>
        </w:rPr>
        <w:t>’</w:t>
      </w:r>
      <w:r>
        <w:rPr>
          <w:rFonts w:ascii="Times New Roman" w:hAnsi="Times New Roman"/>
          <w:outline w:val="0"/>
          <w:color w:val="ff0000"/>
          <w:u w:color="ff0000"/>
          <w:rtl w:val="0"/>
          <w:lang w:val="zh-TW" w:eastAsia="zh-TW"/>
          <w14:textFill>
            <w14:solidFill>
              <w14:srgbClr w14:val="FF0000"/>
            </w14:solidFill>
          </w14:textFill>
        </w:rPr>
        <w:t>v</w:t>
      </w:r>
      <w:r>
        <w:rPr>
          <w:rFonts w:ascii="Times New Roman" w:hAnsi="Times New Roman"/>
          <w:outline w:val="0"/>
          <w:color w:val="ff0000"/>
          <w:u w:color="ff0000"/>
          <w:rtl w:val="0"/>
          <w:lang w:val="en-US"/>
          <w14:textFill>
            <w14:solidFill>
              <w14:srgbClr w14:val="FF0000"/>
            </w14:solidFill>
          </w14:textFill>
        </w:rPr>
        <w:t>e been together for three years. I won't ask you to come back. I only have one last favor.</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（冷冷）：说</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Say it.</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（落魄，乞求）：我只求你能对我说句，你爱我，就一句</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I just want you to tell me you love me. Just one...</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DrakeOS:</w:t>
      </w:r>
      <w:r>
        <w:rPr>
          <w:rtl w:val="0"/>
          <w:lang w:val="zh-TW" w:eastAsia="zh-TW"/>
        </w:rPr>
        <w:t>三天的时限快到了，只要我能活下去，一切还能重来</w:t>
      </w:r>
      <w:r>
        <w:rPr>
          <w:lang w:val="en-US"/>
        </w:rPr>
        <w:br w:type="textWrapping"/>
      </w:r>
      <w:r>
        <w:rPr>
          <w:rFonts w:ascii="Times New Roman" w:hAnsi="Times New Roman"/>
          <w:outline w:val="0"/>
          <w:color w:val="ff0000"/>
          <w:u w:color="ff0000"/>
          <w:rtl w:val="0"/>
          <w:lang w:val="en-US"/>
          <w14:textFill>
            <w14:solidFill>
              <w14:srgbClr w14:val="FF0000"/>
            </w14:solidFill>
          </w14:textFill>
        </w:rPr>
        <w:t>D</w:t>
      </w:r>
      <w:r>
        <w:rPr>
          <w:rFonts w:ascii="Times New Roman" w:hAnsi="Times New Roman"/>
          <w:outline w:val="0"/>
          <w:color w:val="ff2600"/>
          <w:u w:color="ff0000"/>
          <w:rtl w:val="0"/>
          <w:lang w:val="en-US"/>
          <w14:textFill>
            <w14:solidFill>
              <w14:srgbClr w14:val="FF2600"/>
            </w14:solidFill>
          </w14:textFill>
        </w:rPr>
        <w:t xml:space="preserve">rake </w:t>
      </w:r>
      <w:r>
        <w:rPr>
          <w:rFonts w:ascii="Times New Roman" w:hAnsi="Times New Roman"/>
          <w:outline w:val="0"/>
          <w:color w:val="ff2600"/>
          <w:u w:color="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 th</w:t>
      </w:r>
      <w:r>
        <w:rPr>
          <w:rFonts w:ascii="Times New Roman" w:hAnsi="Times New Roman"/>
          <w:outline w:val="0"/>
          <w:color w:val="ff0000"/>
          <w:u w:color="ff0000"/>
          <w:rtl w:val="0"/>
          <w:lang w:val="en-US"/>
          <w14:textFill>
            <w14:solidFill>
              <w14:srgbClr w14:val="FF0000"/>
            </w14:solidFill>
          </w14:textFill>
        </w:rPr>
        <w:t>ree days limit are almost up. If I survive, I can still start over.</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（声泪俱下）：</w:t>
      </w:r>
      <w:r>
        <w:rPr>
          <w:rFonts w:ascii="Calibri" w:hAnsi="Calibri"/>
          <w:rtl w:val="0"/>
          <w:lang w:val="en-US"/>
        </w:rPr>
        <w:t>Luna</w:t>
      </w:r>
      <w:r>
        <w:rPr>
          <w:rtl w:val="0"/>
          <w:lang w:val="zh-TW" w:eastAsia="zh-TW"/>
        </w:rPr>
        <w:t>，求你！哪怕是骗我一次，就一次！！（疯狂磕头，额头磕破流血）</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please! Even if it's a lie, just once!!</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海神（无奈嗤笑）：痴狂又可悲的男人（看向</w:t>
      </w:r>
      <w:r>
        <w:rPr>
          <w:rFonts w:ascii="Calibri" w:hAnsi="Calibri"/>
          <w:rtl w:val="0"/>
          <w:lang w:val="en-US"/>
        </w:rPr>
        <w:t>Luna</w:t>
      </w:r>
      <w:r>
        <w:rPr>
          <w:rtl w:val="0"/>
          <w:lang w:val="zh-TW" w:eastAsia="zh-TW"/>
        </w:rPr>
        <w:t>，宠笑）我的王后，你决定</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Mad and pathetic. My queen, your decision.</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满眼期待看着</w:t>
      </w:r>
      <w:r>
        <w:rPr>
          <w:rFonts w:ascii="微软雅黑" w:cs="微软雅黑" w:hAnsi="微软雅黑" w:eastAsia="微软雅黑"/>
          <w:kern w:val="0"/>
          <w:sz w:val="24"/>
          <w:szCs w:val="24"/>
          <w:shd w:val="clear" w:color="auto" w:fill="ffff00"/>
          <w:rtl w:val="0"/>
          <w:lang w:val="en-US"/>
        </w:rPr>
        <w:t>Luna</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第二十九集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29-1 </w:t>
      </w:r>
      <w:r>
        <w:rPr>
          <w:rFonts w:ascii="微软雅黑" w:cs="微软雅黑" w:hAnsi="微软雅黑" w:eastAsia="微软雅黑"/>
          <w:b w:val="1"/>
          <w:bCs w:val="1"/>
          <w:kern w:val="0"/>
          <w:sz w:val="24"/>
          <w:szCs w:val="24"/>
          <w:rtl w:val="0"/>
          <w:lang w:val="zh-TW" w:eastAsia="zh-TW"/>
        </w:rPr>
        <w:t>海盗船 日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 xml:space="preserve">Luna  Davy Jones  Drake  </w:t>
      </w:r>
      <w:r>
        <w:rPr>
          <w:rFonts w:ascii="微软雅黑" w:cs="微软雅黑" w:hAnsi="微软雅黑" w:eastAsia="微软雅黑"/>
          <w:b w:val="1"/>
          <w:bCs w:val="1"/>
          <w:kern w:val="0"/>
          <w:sz w:val="24"/>
          <w:szCs w:val="24"/>
          <w:rtl w:val="0"/>
          <w:lang w:val="zh-TW" w:eastAsia="zh-TW"/>
        </w:rPr>
        <w:t>女巫</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全身紧绷，眼睛紧盯</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，屏住呼吸</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眸光闪过一丝怜悯，随后变得坚定不移，正视</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双眼，语气铿锵</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：我</w:t>
      </w:r>
      <w:r>
        <w:rPr>
          <w:rFonts w:ascii="Calibri" w:hAnsi="Calibri"/>
          <w:rtl w:val="0"/>
          <w:lang w:val="en-US"/>
        </w:rPr>
        <w:t>-</w:t>
      </w:r>
      <w:r>
        <w:rPr>
          <w:rtl w:val="0"/>
          <w:lang w:val="zh-TW" w:eastAsia="zh-TW"/>
        </w:rPr>
        <w:t>不</w:t>
      </w:r>
      <w:r>
        <w:rPr>
          <w:rFonts w:ascii="Calibri" w:hAnsi="Calibri"/>
          <w:rtl w:val="0"/>
          <w:lang w:val="en-US"/>
        </w:rPr>
        <w:t>-</w:t>
      </w:r>
      <w:r>
        <w:rPr>
          <w:rtl w:val="0"/>
          <w:lang w:val="zh-TW" w:eastAsia="zh-TW"/>
        </w:rPr>
        <w:t>爱</w:t>
      </w:r>
      <w:r>
        <w:rPr>
          <w:rFonts w:ascii="Calibri" w:hAnsi="Calibri"/>
          <w:rtl w:val="0"/>
          <w:lang w:val="en-US"/>
        </w:rPr>
        <w:t>-</w:t>
      </w:r>
      <w:r>
        <w:rPr>
          <w:rtl w:val="0"/>
          <w:lang w:val="zh-TW" w:eastAsia="zh-TW"/>
        </w:rPr>
        <w:t>你</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 Don't. Love. You.</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一怔，随后嘴角露出欣慰的笑容</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 xml:space="preserve">【字幕：一天前 </w:t>
      </w:r>
      <w:r>
        <w:rPr>
          <w:rFonts w:ascii="微软雅黑" w:cs="微软雅黑" w:hAnsi="微软雅黑" w:eastAsia="微软雅黑"/>
          <w:b w:val="1"/>
          <w:bCs w:val="1"/>
          <w:outline w:val="0"/>
          <w:color w:val="ff2600"/>
          <w:kern w:val="0"/>
          <w:sz w:val="24"/>
          <w:szCs w:val="24"/>
          <w:u w:color="ff2600"/>
          <w:rtl w:val="0"/>
          <w:lang w:val="en-US"/>
          <w14:textFill>
            <w14:solidFill>
              <w14:srgbClr w14:val="FF2600"/>
            </w14:solidFill>
          </w14:textFill>
        </w:rPr>
        <w:t>ONE DAY AGO</w:t>
      </w:r>
      <w:r>
        <w:rPr>
          <w:rFonts w:ascii="微软雅黑" w:cs="微软雅黑" w:hAnsi="微软雅黑" w:eastAsia="微软雅黑"/>
          <w:b w:val="1"/>
          <w:bCs w:val="1"/>
          <w:kern w:val="0"/>
          <w:sz w:val="24"/>
          <w:szCs w:val="24"/>
          <w:rtl w:val="0"/>
          <w:lang w:val="zh-TW" w:eastAsia="zh-TW"/>
        </w:rPr>
        <w:t>】</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en-US"/>
        </w:rPr>
        <w:t xml:space="preserve">29-2 </w:t>
      </w:r>
      <w:r>
        <w:rPr>
          <w:rFonts w:ascii="微软雅黑" w:cs="微软雅黑" w:hAnsi="微软雅黑" w:eastAsia="微软雅黑"/>
          <w:b w:val="1"/>
          <w:bCs w:val="1"/>
          <w:kern w:val="0"/>
          <w:sz w:val="24"/>
          <w:szCs w:val="24"/>
          <w:shd w:val="clear" w:color="auto" w:fill="ffff00"/>
          <w:rtl w:val="0"/>
          <w:lang w:val="zh-TW" w:eastAsia="zh-TW"/>
        </w:rPr>
        <w:t>海神宫殿</w:t>
      </w:r>
      <w:r>
        <w:rPr>
          <w:rFonts w:ascii="微软雅黑" w:cs="微软雅黑" w:hAnsi="微软雅黑" w:eastAsia="微软雅黑"/>
          <w:b w:val="1"/>
          <w:bCs w:val="1"/>
          <w:kern w:val="0"/>
          <w:sz w:val="24"/>
          <w:szCs w:val="24"/>
          <w:shd w:val="clear" w:color="auto" w:fill="ffff00"/>
          <w:rtl w:val="0"/>
          <w:lang w:val="en-US"/>
        </w:rPr>
        <w:t>-</w:t>
      </w:r>
      <w:r>
        <w:rPr>
          <w:rFonts w:ascii="微软雅黑" w:cs="微软雅黑" w:hAnsi="微软雅黑" w:eastAsia="微软雅黑"/>
          <w:b w:val="1"/>
          <w:bCs w:val="1"/>
          <w:kern w:val="0"/>
          <w:sz w:val="24"/>
          <w:szCs w:val="24"/>
          <w:shd w:val="clear" w:color="auto" w:fill="ffff00"/>
          <w:rtl w:val="0"/>
          <w:lang w:val="zh-TW" w:eastAsia="zh-TW"/>
        </w:rPr>
        <w:t>寝殿</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悄悄来到寝殿门前，透过门缝看进去，眼睛瞪大</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寝殿的床上，海神和</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在床上接吻缠绵，</w:t>
      </w:r>
      <w:r>
        <w:rPr>
          <w:rFonts w:ascii="微软雅黑" w:cs="微软雅黑" w:hAnsi="微软雅黑" w:eastAsia="微软雅黑"/>
          <w:kern w:val="0"/>
          <w:sz w:val="24"/>
          <w:szCs w:val="24"/>
          <w:shd w:val="clear" w:color="auto" w:fill="ffff00"/>
          <w:rtl w:val="0"/>
          <w:lang w:val="en-US"/>
        </w:rPr>
        <w:t>Luna</w:t>
      </w:r>
      <w:r>
        <w:rPr>
          <w:rFonts w:ascii="微软雅黑" w:cs="微软雅黑" w:hAnsi="微软雅黑" w:eastAsia="微软雅黑"/>
          <w:kern w:val="0"/>
          <w:sz w:val="24"/>
          <w:szCs w:val="24"/>
          <w:shd w:val="clear" w:color="auto" w:fill="ffff00"/>
          <w:rtl w:val="0"/>
          <w:lang w:val="zh-TW" w:eastAsia="zh-TW"/>
        </w:rPr>
        <w:t>表情享受，紧紧搂着海神的后背</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（眼神迷离）：亲爱的，我现在就要</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Darling, I want it now.</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tl w:val="0"/>
          <w:lang w:val="zh-TW" w:eastAsia="zh-TW"/>
        </w:rPr>
        <w:t>海神（指着孕肚）：可是，你还怀着孕</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But you're pregnant.</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Luna</w:t>
      </w:r>
      <w:r>
        <w:rPr>
          <w:rtl w:val="0"/>
          <w:lang w:val="zh-TW" w:eastAsia="zh-TW"/>
        </w:rPr>
        <w:t>（解开丝带，蒙在眼睛上）：我喜欢这样</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 like it this way.</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lang w:val="zh-TW" w:eastAsia="zh-TW"/>
        </w:rPr>
      </w:pPr>
      <w:r>
        <w:rPr>
          <w:rFonts w:ascii="微软雅黑" w:cs="微软雅黑" w:hAnsi="微软雅黑" w:eastAsia="微软雅黑"/>
          <w:b w:val="1"/>
          <w:bCs w:val="1"/>
          <w:kern w:val="0"/>
          <w:sz w:val="24"/>
          <w:szCs w:val="24"/>
          <w:shd w:val="clear" w:color="auto" w:fill="ffff00"/>
          <w:rtl w:val="0"/>
          <w:lang w:val="zh-TW" w:eastAsia="zh-TW"/>
        </w:rPr>
        <w:t>【台词叠化转场】</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b w:val="1"/>
          <w:bCs w:val="1"/>
          <w:kern w:val="0"/>
          <w:sz w:val="24"/>
          <w:szCs w:val="24"/>
          <w:shd w:val="clear" w:color="auto" w:fill="ffff00"/>
          <w:rtl w:val="0"/>
          <w:lang w:val="zh-TW" w:eastAsia="zh-TW"/>
        </w:rPr>
        <w:t>【闪回</w:t>
      </w:r>
      <w:r>
        <w:rPr>
          <w:rFonts w:ascii="微软雅黑" w:cs="微软雅黑" w:hAnsi="微软雅黑" w:eastAsia="微软雅黑"/>
          <w:b w:val="1"/>
          <w:bCs w:val="1"/>
          <w:kern w:val="0"/>
          <w:sz w:val="24"/>
          <w:szCs w:val="24"/>
          <w:shd w:val="clear" w:color="auto" w:fill="ffff00"/>
          <w:rtl w:val="0"/>
          <w:lang w:val="en-US"/>
        </w:rPr>
        <w:t>2-2 Drake</w:t>
      </w:r>
      <w:r>
        <w:rPr>
          <w:rFonts w:ascii="微软雅黑" w:cs="微软雅黑" w:hAnsi="微软雅黑" w:eastAsia="微软雅黑"/>
          <w:b w:val="1"/>
          <w:bCs w:val="1"/>
          <w:kern w:val="0"/>
          <w:sz w:val="24"/>
          <w:szCs w:val="24"/>
          <w:shd w:val="clear" w:color="auto" w:fill="ffff00"/>
          <w:rtl w:val="0"/>
          <w:lang w:val="zh-TW" w:eastAsia="zh-TW"/>
        </w:rPr>
        <w:t>与</w:t>
      </w:r>
      <w:r>
        <w:rPr>
          <w:rFonts w:ascii="微软雅黑" w:cs="微软雅黑" w:hAnsi="微软雅黑" w:eastAsia="微软雅黑"/>
          <w:b w:val="1"/>
          <w:bCs w:val="1"/>
          <w:kern w:val="0"/>
          <w:sz w:val="24"/>
          <w:szCs w:val="24"/>
          <w:shd w:val="clear" w:color="auto" w:fill="ffff00"/>
          <w:rtl w:val="0"/>
          <w:lang w:val="en-US"/>
        </w:rPr>
        <w:t>Luna</w:t>
      </w:r>
      <w:r>
        <w:rPr>
          <w:rFonts w:ascii="微软雅黑" w:cs="微软雅黑" w:hAnsi="微软雅黑" w:eastAsia="微软雅黑"/>
          <w:b w:val="1"/>
          <w:bCs w:val="1"/>
          <w:kern w:val="0"/>
          <w:sz w:val="24"/>
          <w:szCs w:val="24"/>
          <w:shd w:val="clear" w:color="auto" w:fill="ffff00"/>
          <w:rtl w:val="0"/>
          <w:lang w:val="zh-TW" w:eastAsia="zh-TW"/>
        </w:rPr>
        <w:t>床戏】</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lang w:val="zh-TW" w:eastAsia="zh-TW"/>
        </w:rPr>
      </w:pPr>
      <w:r>
        <w:rPr>
          <w:rFonts w:ascii="微软雅黑" w:cs="微软雅黑" w:hAnsi="微软雅黑" w:eastAsia="微软雅黑"/>
          <w:b w:val="1"/>
          <w:bCs w:val="1"/>
          <w:kern w:val="0"/>
          <w:sz w:val="24"/>
          <w:szCs w:val="24"/>
          <w:shd w:val="clear" w:color="auto" w:fill="ffff00"/>
          <w:rtl w:val="0"/>
          <w:lang w:val="zh-TW" w:eastAsia="zh-TW"/>
        </w:rPr>
        <w:t>【闪出】</w:t>
      </w:r>
    </w:p>
    <w:p>
      <w:pPr>
        <w:pStyle w:val="Normal.0"/>
        <w:tabs>
          <w:tab w:val="left" w:pos="583"/>
        </w:tabs>
        <w:spacing w:line="288" w:lineRule="auto"/>
        <w:rPr>
          <w:rFonts w:ascii="微软雅黑" w:cs="微软雅黑" w:hAnsi="微软雅黑" w:eastAsia="微软雅黑"/>
          <w:b w:val="1"/>
          <w:bCs w:val="1"/>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漠然看着自己的手逐渐变为灰烬飘散</w:t>
      </w:r>
    </w:p>
    <w:p>
      <w:pPr>
        <w:pStyle w:val="Normal.0"/>
        <w:tabs>
          <w:tab w:val="left" w:pos="583"/>
        </w:tabs>
        <w:spacing w:line="288" w:lineRule="auto"/>
        <w:jc w:val="left"/>
        <w:rPr>
          <w:rFonts w:ascii="微软雅黑" w:cs="微软雅黑" w:hAnsi="微软雅黑" w:eastAsia="微软雅黑"/>
          <w:kern w:val="0"/>
          <w:sz w:val="24"/>
          <w:szCs w:val="24"/>
          <w:shd w:val="clear" w:color="auto" w:fill="ffff00"/>
        </w:rPr>
      </w:pPr>
      <w:r>
        <w:rPr>
          <w:rFonts w:ascii="Calibri" w:hAnsi="Calibri"/>
          <w:rtl w:val="0"/>
          <w:lang w:val="en-US"/>
        </w:rPr>
        <w:t>Drake</w:t>
      </w:r>
      <w:r>
        <w:rPr>
          <w:rtl w:val="0"/>
          <w:lang w:val="zh-TW" w:eastAsia="zh-TW"/>
        </w:rPr>
        <w:t>（眼角落泪）：</w:t>
      </w:r>
      <w:r>
        <w:rPr>
          <w:rFonts w:ascii="Calibri" w:hAnsi="Calibri"/>
          <w:rtl w:val="0"/>
          <w:lang w:val="en-US"/>
        </w:rPr>
        <w:t>Luna</w:t>
      </w:r>
      <w:r>
        <w:rPr>
          <w:rtl w:val="0"/>
          <w:lang w:val="zh-TW" w:eastAsia="zh-TW"/>
        </w:rPr>
        <w:t>，是我没资格说爱你</w:t>
      </w:r>
      <w:r>
        <w:rPr>
          <w:rFonts w:ascii="Calibri" w:hAnsi="Calibri"/>
          <w:rtl w:val="0"/>
          <w:lang w:val="en-US"/>
        </w:rPr>
        <w:t>...</w:t>
      </w:r>
      <w:r>
        <w:rPr>
          <w:rtl w:val="0"/>
          <w:lang w:val="zh-TW" w:eastAsia="zh-TW"/>
        </w:rPr>
        <w:t>对不起</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Drake: Luna, I never had the right to say I loved you... I'm sorry...</w:t>
      </w:r>
    </w:p>
    <w:p>
      <w:pPr>
        <w:pStyle w:val="Normal.0"/>
        <w:tabs>
          <w:tab w:val="left" w:pos="583"/>
        </w:tabs>
        <w:spacing w:line="288" w:lineRule="auto"/>
        <w:rPr>
          <w:rFonts w:ascii="微软雅黑" w:cs="微软雅黑" w:hAnsi="微软雅黑" w:eastAsia="微软雅黑"/>
          <w:kern w:val="0"/>
          <w:sz w:val="24"/>
          <w:szCs w:val="24"/>
          <w:shd w:val="clear" w:color="auto" w:fill="ffff00"/>
        </w:rPr>
      </w:pPr>
      <w:r>
        <w:rPr>
          <w:rFonts w:ascii="微软雅黑" w:cs="微软雅黑" w:hAnsi="微软雅黑" w:eastAsia="微软雅黑"/>
          <w:kern w:val="0"/>
          <w:sz w:val="24"/>
          <w:szCs w:val="24"/>
          <w:shd w:val="clear" w:color="auto" w:fill="ffff00"/>
          <w:rtl w:val="0"/>
          <w:lang w:val="en-US"/>
        </w:rPr>
        <w:t>△</w:t>
      </w:r>
      <w:r>
        <w:rPr>
          <w:rFonts w:ascii="微软雅黑" w:cs="微软雅黑" w:hAnsi="微软雅黑" w:eastAsia="微软雅黑"/>
          <w:kern w:val="0"/>
          <w:sz w:val="24"/>
          <w:szCs w:val="24"/>
          <w:shd w:val="clear" w:color="auto" w:fill="ffff00"/>
          <w:rtl w:val="0"/>
          <w:lang w:val="zh-TW" w:eastAsia="zh-TW"/>
        </w:rPr>
        <w:t>话音落下，</w:t>
      </w:r>
      <w:r>
        <w:rPr>
          <w:rFonts w:ascii="微软雅黑" w:cs="微软雅黑" w:hAnsi="微软雅黑" w:eastAsia="微软雅黑"/>
          <w:kern w:val="0"/>
          <w:sz w:val="24"/>
          <w:szCs w:val="24"/>
          <w:shd w:val="clear" w:color="auto" w:fill="ffff00"/>
          <w:rtl w:val="0"/>
          <w:lang w:val="en-US"/>
        </w:rPr>
        <w:t>Drake</w:t>
      </w:r>
      <w:r>
        <w:rPr>
          <w:rFonts w:ascii="微软雅黑" w:cs="微软雅黑" w:hAnsi="微软雅黑" w:eastAsia="微软雅黑"/>
          <w:kern w:val="0"/>
          <w:sz w:val="24"/>
          <w:szCs w:val="24"/>
          <w:shd w:val="clear" w:color="auto" w:fill="ffff00"/>
          <w:rtl w:val="0"/>
          <w:lang w:val="zh-TW" w:eastAsia="zh-TW"/>
        </w:rPr>
        <w:t>整个人慢慢化作灰烬，被海风吹散</w:t>
      </w:r>
    </w:p>
    <w:p>
      <w:pPr>
        <w:pStyle w:val="Normal.0"/>
        <w:tabs>
          <w:tab w:val="left" w:pos="583"/>
        </w:tabs>
        <w:spacing w:line="288" w:lineRule="auto"/>
        <w:rPr>
          <w:rFonts w:ascii="微软雅黑" w:cs="微软雅黑" w:hAnsi="微软雅黑" w:eastAsia="微软雅黑"/>
          <w:kern w:val="0"/>
          <w:sz w:val="24"/>
          <w:szCs w:val="24"/>
          <w:shd w:val="clear" w:color="auto" w:fill="ffff00"/>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shd w:val="nil" w:color="auto" w:fill="auto"/>
        </w:rPr>
      </w:pPr>
      <w:r>
        <w:rPr>
          <w:rFonts w:ascii="微软雅黑" w:cs="微软雅黑" w:hAnsi="微软雅黑" w:eastAsia="微软雅黑"/>
          <w:b w:val="1"/>
          <w:bCs w:val="1"/>
          <w:kern w:val="0"/>
          <w:sz w:val="24"/>
          <w:szCs w:val="24"/>
          <w:shd w:val="nil" w:color="auto" w:fill="auto"/>
          <w:rtl w:val="0"/>
          <w:lang w:val="en-US"/>
        </w:rPr>
        <w:t>29-3</w:t>
      </w:r>
      <w:r>
        <w:rPr>
          <w:rFonts w:ascii="微软雅黑" w:cs="微软雅黑" w:hAnsi="微软雅黑" w:eastAsia="微软雅黑"/>
          <w:b w:val="1"/>
          <w:bCs w:val="1"/>
          <w:kern w:val="0"/>
          <w:sz w:val="24"/>
          <w:szCs w:val="24"/>
          <w:shd w:val="nil" w:color="auto" w:fill="auto"/>
          <w:rtl w:val="0"/>
          <w:lang w:val="zh-TW" w:eastAsia="zh-TW"/>
        </w:rPr>
        <w:t xml:space="preserve"> 悬崖 日 外</w:t>
      </w:r>
    </w:p>
    <w:p>
      <w:pPr>
        <w:pStyle w:val="Normal.0"/>
        <w:tabs>
          <w:tab w:val="left" w:pos="583"/>
        </w:tabs>
        <w:spacing w:line="288" w:lineRule="auto"/>
        <w:rPr>
          <w:rFonts w:ascii="微软雅黑" w:cs="微软雅黑" w:hAnsi="微软雅黑" w:eastAsia="微软雅黑"/>
          <w:kern w:val="0"/>
          <w:sz w:val="24"/>
          <w:szCs w:val="24"/>
          <w:shd w:val="nil" w:color="auto" w:fill="auto"/>
        </w:rPr>
      </w:pPr>
      <w:r>
        <w:rPr>
          <w:rFonts w:ascii="微软雅黑" w:cs="微软雅黑" w:hAnsi="微软雅黑" w:eastAsia="微软雅黑"/>
          <w:kern w:val="0"/>
          <w:sz w:val="24"/>
          <w:szCs w:val="24"/>
          <w:shd w:val="nil" w:color="auto" w:fill="auto"/>
          <w:rtl w:val="0"/>
          <w:lang w:val="en-US"/>
        </w:rPr>
        <w:t>△</w:t>
      </w:r>
      <w:r>
        <w:rPr>
          <w:rFonts w:ascii="微软雅黑" w:cs="微软雅黑" w:hAnsi="微软雅黑" w:eastAsia="微软雅黑"/>
          <w:kern w:val="0"/>
          <w:sz w:val="24"/>
          <w:szCs w:val="24"/>
          <w:shd w:val="nil" w:color="auto" w:fill="auto"/>
          <w:rtl w:val="0"/>
          <w:lang w:val="zh-TW" w:eastAsia="zh-TW"/>
        </w:rPr>
        <w:t>不远处悬崖上，身披灰布巫袍的女巫看着这一幕</w:t>
      </w:r>
    </w:p>
    <w:p>
      <w:pPr>
        <w:pStyle w:val="Normal.0"/>
        <w:tabs>
          <w:tab w:val="left" w:pos="583"/>
        </w:tabs>
        <w:spacing w:line="288" w:lineRule="auto"/>
        <w:jc w:val="left"/>
        <w:rPr>
          <w:rFonts w:ascii="微软雅黑" w:cs="微软雅黑" w:hAnsi="微软雅黑" w:eastAsia="微软雅黑"/>
          <w:kern w:val="0"/>
          <w:sz w:val="24"/>
          <w:szCs w:val="24"/>
          <w:shd w:val="nil" w:color="auto" w:fill="auto"/>
        </w:rPr>
      </w:pPr>
      <w:r>
        <w:rPr>
          <w:rtl w:val="0"/>
          <w:lang w:val="zh-TW" w:eastAsia="zh-TW"/>
        </w:rPr>
        <w:t>女巫（冷笑）：又一个被情爱困住的蠢货，在爱情的赌局里没有赢家（缓缓消失）</w:t>
      </w:r>
      <w:r>
        <w:rPr>
          <w:lang w:val="en-US"/>
        </w:rPr>
        <w:br w:type="textWrapping"/>
      </w:r>
      <w:r>
        <w:rPr>
          <w:rFonts w:ascii="Times New Roman" w:hAnsi="Times New Roman"/>
          <w:outline w:val="0"/>
          <w:color w:val="ff0000"/>
          <w:u w:color="ff0000"/>
          <w:rtl w:val="0"/>
          <w:lang w:val="en-US"/>
          <w14:textFill>
            <w14:solidFill>
              <w14:srgbClr w14:val="FF0000"/>
            </w14:solidFill>
          </w14:textFill>
        </w:rPr>
        <w:t>Witch: Another fool trapped by love. No one wins in love's gamble.</w:t>
      </w:r>
    </w:p>
    <w:p>
      <w:pPr>
        <w:pStyle w:val="Normal.0"/>
        <w:tabs>
          <w:tab w:val="left" w:pos="583"/>
        </w:tabs>
        <w:spacing w:line="288" w:lineRule="auto"/>
        <w:rPr>
          <w:rFonts w:ascii="微软雅黑" w:cs="微软雅黑" w:hAnsi="微软雅黑" w:eastAsia="微软雅黑"/>
          <w:kern w:val="0"/>
          <w:sz w:val="24"/>
          <w:szCs w:val="24"/>
          <w:shd w:val="clear" w:color="auto" w:fill="ffff00"/>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29-4 </w:t>
      </w:r>
      <w:r>
        <w:rPr>
          <w:rFonts w:ascii="微软雅黑" w:cs="微软雅黑" w:hAnsi="微软雅黑" w:eastAsia="微软雅黑"/>
          <w:b w:val="1"/>
          <w:bCs w:val="1"/>
          <w:kern w:val="0"/>
          <w:sz w:val="24"/>
          <w:szCs w:val="24"/>
          <w:rtl w:val="0"/>
          <w:lang w:val="zh-TW" w:eastAsia="zh-TW"/>
        </w:rPr>
        <w:t>城堡 日 外</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   Lucas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b w:val="1"/>
          <w:bCs w:val="1"/>
          <w:kern w:val="0"/>
          <w:sz w:val="24"/>
          <w:szCs w:val="24"/>
          <w:rtl w:val="0"/>
          <w:lang w:val="zh-TW" w:eastAsia="zh-TW"/>
        </w:rPr>
        <w:t xml:space="preserve">【字幕： 三年之后  </w:t>
      </w:r>
      <w:r>
        <w:rPr>
          <w:rFonts w:ascii="微软雅黑" w:cs="微软雅黑" w:hAnsi="微软雅黑" w:eastAsia="微软雅黑"/>
          <w:b w:val="1"/>
          <w:bCs w:val="1"/>
          <w:outline w:val="0"/>
          <w:color w:val="ff2600"/>
          <w:kern w:val="0"/>
          <w:sz w:val="24"/>
          <w:szCs w:val="24"/>
          <w:u w:color="ff2600"/>
          <w:rtl w:val="0"/>
          <w:lang w:val="en-US"/>
          <w14:textFill>
            <w14:solidFill>
              <w14:srgbClr w14:val="FF2600"/>
            </w14:solidFill>
          </w14:textFill>
        </w:rPr>
        <w:t>THREE YEARS LATER</w:t>
      </w:r>
      <w:r>
        <w:rPr>
          <w:rFonts w:ascii="微软雅黑" w:cs="微软雅黑" w:hAnsi="微软雅黑" w:eastAsia="微软雅黑"/>
          <w:b w:val="1"/>
          <w:bCs w:val="1"/>
          <w:kern w:val="0"/>
          <w:sz w:val="24"/>
          <w:szCs w:val="24"/>
          <w:rtl w:val="0"/>
          <w:lang w:val="zh-TW" w:eastAsia="zh-TW"/>
        </w:rPr>
        <w: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诺顿庄园里院墙爬满枯黄藤蔓，庭院杂草丛生，</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带着</w:t>
      </w:r>
      <w:r>
        <w:rPr>
          <w:rFonts w:ascii="微软雅黑" w:cs="微软雅黑" w:hAnsi="微软雅黑" w:eastAsia="微软雅黑"/>
          <w:kern w:val="0"/>
          <w:sz w:val="24"/>
          <w:szCs w:val="24"/>
          <w:rtl w:val="0"/>
          <w:lang w:val="en-US"/>
        </w:rPr>
        <w:t>Lucas</w:t>
      </w:r>
      <w:r>
        <w:rPr>
          <w:rFonts w:ascii="微软雅黑" w:cs="微软雅黑" w:hAnsi="微软雅黑" w:eastAsia="微软雅黑"/>
          <w:kern w:val="0"/>
          <w:sz w:val="24"/>
          <w:szCs w:val="24"/>
          <w:rtl w:val="0"/>
          <w:lang w:val="zh-TW" w:eastAsia="zh-TW"/>
        </w:rPr>
        <w:t>缓缓走过破旧石板路来到大门</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29-5</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卧室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  Lucas</w:t>
      </w:r>
      <w:r>
        <w:rPr>
          <w:rFonts w:ascii="微软雅黑" w:cs="微软雅黑" w:hAnsi="微软雅黑" w:eastAsia="微软雅黑"/>
          <w:b w:val="1"/>
          <w:bCs w:val="1"/>
          <w:kern w:val="0"/>
          <w:sz w:val="24"/>
          <w:szCs w:val="24"/>
          <w:rtl w:val="0"/>
          <w:lang w:val="zh-TW" w:eastAsia="zh-TW"/>
        </w:rPr>
        <w:t>（八岁）</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卧室玻璃窗破损漏进细碎日光，尘埃在光束里飞舞，</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牵着</w:t>
      </w:r>
      <w:r>
        <w:rPr>
          <w:rFonts w:ascii="微软雅黑" w:cs="微软雅黑" w:hAnsi="微软雅黑" w:eastAsia="微软雅黑"/>
          <w:kern w:val="0"/>
          <w:sz w:val="24"/>
          <w:szCs w:val="24"/>
          <w:rtl w:val="0"/>
          <w:lang w:val="en-US"/>
        </w:rPr>
        <w:t>Lucas</w:t>
      </w:r>
      <w:r>
        <w:rPr>
          <w:rFonts w:ascii="微软雅黑" w:cs="微软雅黑" w:hAnsi="微软雅黑" w:eastAsia="微软雅黑"/>
          <w:kern w:val="0"/>
          <w:sz w:val="24"/>
          <w:szCs w:val="24"/>
          <w:rtl w:val="0"/>
          <w:lang w:val="zh-TW" w:eastAsia="zh-TW"/>
        </w:rPr>
        <w:t>缓步走入母亲卧室，</w:t>
      </w:r>
      <w:r>
        <w:rPr>
          <w:rFonts w:ascii="微软雅黑" w:cs="微软雅黑" w:hAnsi="微软雅黑" w:eastAsia="微软雅黑"/>
          <w:kern w:val="0"/>
          <w:sz w:val="24"/>
          <w:szCs w:val="24"/>
          <w:rtl w:val="0"/>
          <w:lang w:val="en-US"/>
        </w:rPr>
        <w:t>Lucas</w:t>
      </w:r>
      <w:r>
        <w:rPr>
          <w:rFonts w:ascii="微软雅黑" w:cs="微软雅黑" w:hAnsi="微软雅黑" w:eastAsia="微软雅黑"/>
          <w:kern w:val="0"/>
          <w:sz w:val="24"/>
          <w:szCs w:val="24"/>
          <w:rtl w:val="0"/>
          <w:lang w:val="zh-TW" w:eastAsia="zh-TW"/>
        </w:rPr>
        <w:t>好奇打量落满厚灰的老旧家具</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抬手摘下母亲的画像。擦拭掉上面的厚厚灰尘，表情变得温柔</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（轻声自语）：母亲，我回来看您了，我做到了，我现在很幸福，</w:t>
      </w:r>
      <w:r>
        <w:rPr>
          <w:rFonts w:ascii="Calibri" w:hAnsi="Calibri"/>
          <w:rtl w:val="0"/>
          <w:lang w:val="en-US"/>
        </w:rPr>
        <w:t>Davy</w:t>
      </w:r>
      <w:r>
        <w:rPr>
          <w:rtl w:val="0"/>
          <w:lang w:val="zh-TW" w:eastAsia="zh-TW"/>
        </w:rPr>
        <w:t>很爱我，</w:t>
      </w:r>
      <w:r>
        <w:rPr>
          <w:rFonts w:ascii="Calibri" w:hAnsi="Calibri"/>
          <w:rtl w:val="0"/>
          <w:lang w:val="en-US"/>
        </w:rPr>
        <w:t>Lucas</w:t>
      </w:r>
      <w:r>
        <w:rPr>
          <w:rtl w:val="0"/>
          <w:lang w:val="zh-TW" w:eastAsia="zh-TW"/>
        </w:rPr>
        <w:t>也活泼可爱</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Mother, I came back to see you. I did it. I'm happy now. Davy loves me, and Lucas is lively and sweet...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另一边，</w:t>
      </w:r>
      <w:r>
        <w:rPr>
          <w:rFonts w:ascii="微软雅黑" w:cs="微软雅黑" w:hAnsi="微软雅黑" w:eastAsia="微软雅黑"/>
          <w:kern w:val="0"/>
          <w:sz w:val="24"/>
          <w:szCs w:val="24"/>
          <w:rtl w:val="0"/>
          <w:lang w:val="en-US"/>
        </w:rPr>
        <w:t>Lucas</w:t>
      </w:r>
      <w:r>
        <w:rPr>
          <w:rFonts w:ascii="微软雅黑" w:cs="微软雅黑" w:hAnsi="微软雅黑" w:eastAsia="微软雅黑"/>
          <w:kern w:val="0"/>
          <w:sz w:val="24"/>
          <w:szCs w:val="24"/>
          <w:rtl w:val="0"/>
          <w:lang w:val="zh-TW" w:eastAsia="zh-TW"/>
        </w:rPr>
        <w:t>不小心弄掉一个精致木盒，掉出一个泛黄的羊皮信封，</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注意到，捡起来发现上面写着</w:t>
      </w: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to Dear luna</w:t>
      </w: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随后好奇地打开</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：给我的？！</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For me?!</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outlineLvl w:val="0"/>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第三十集</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30-1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卧室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  Lucas</w:t>
      </w:r>
      <w:r>
        <w:rPr>
          <w:rFonts w:ascii="微软雅黑" w:cs="微软雅黑" w:hAnsi="微软雅黑" w:eastAsia="微软雅黑"/>
          <w:b w:val="1"/>
          <w:bCs w:val="1"/>
          <w:kern w:val="0"/>
          <w:sz w:val="24"/>
          <w:szCs w:val="24"/>
          <w:rtl w:val="0"/>
          <w:lang w:val="zh-TW" w:eastAsia="zh-TW"/>
        </w:rPr>
        <w:t>（八岁）</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缓缓拆开封口，摊开信纸，目光落在熟悉的笔记上</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（惊喜）：是母亲给我的信？！</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A letter from Mother?!</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一边轻声默读，眼眶一点点泛红</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30-2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卧室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w:t>
      </w:r>
      <w:r>
        <w:rPr>
          <w:rFonts w:ascii="微软雅黑" w:cs="微软雅黑" w:hAnsi="微软雅黑" w:eastAsia="微软雅黑"/>
          <w:b w:val="1"/>
          <w:bCs w:val="1"/>
          <w:kern w:val="0"/>
          <w:sz w:val="24"/>
          <w:szCs w:val="24"/>
          <w:rtl w:val="0"/>
          <w:lang w:val="zh-TW" w:eastAsia="zh-TW"/>
        </w:rPr>
        <w:t>母亲</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坐在床上，面色忧郁苍白，写着信件，窗外秋叶飘落</w:t>
      </w:r>
    </w:p>
    <w:p>
      <w:pPr>
        <w:pStyle w:val="Normal.0"/>
        <w:tabs>
          <w:tab w:val="left" w:pos="583"/>
        </w:tabs>
        <w:spacing w:line="288" w:lineRule="auto"/>
        <w:jc w:val="left"/>
        <w:rPr>
          <w:rFonts w:ascii="Times New Roman" w:cs="Times New Roman" w:hAnsi="Times New Roman" w:eastAsia="Times New Roman"/>
          <w:outline w:val="0"/>
          <w:color w:val="ff0000"/>
          <w:u w:color="ff0000"/>
          <w14:textFill>
            <w14:solidFill>
              <w14:srgbClr w14:val="FF0000"/>
            </w14:solidFill>
          </w14:textFill>
        </w:rPr>
      </w:pPr>
      <w:r>
        <w:rPr>
          <w:rFonts w:ascii="Calibri" w:hAnsi="Calibri"/>
          <w:rtl w:val="0"/>
          <w:lang w:val="en-US"/>
        </w:rPr>
        <w:t>Luna</w:t>
      </w:r>
      <w:r>
        <w:rPr>
          <w:rtl w:val="0"/>
          <w:lang w:val="zh-TW" w:eastAsia="zh-TW"/>
        </w:rPr>
        <w:t>母亲</w:t>
      </w:r>
      <w:r>
        <w:rPr>
          <w:rFonts w:ascii="Calibri" w:hAnsi="Calibri"/>
          <w:rtl w:val="0"/>
          <w:lang w:val="en-US"/>
        </w:rPr>
        <w:t>O.V</w:t>
      </w:r>
      <w:r>
        <w:rPr>
          <w:rtl w:val="0"/>
          <w:lang w:val="zh-TW" w:eastAsia="zh-TW"/>
        </w:rPr>
        <w:t>：我的宝贝女儿，提笔落笔都是对你牵挂与不舍，我们是古老神族</w:t>
      </w:r>
      <w:r>
        <w:rPr>
          <w:rFonts w:ascii="Calibri" w:hAnsi="Calibri" w:hint="default"/>
          <w:rtl w:val="0"/>
          <w:lang w:val="en-US"/>
        </w:rPr>
        <w:t>“</w:t>
      </w:r>
      <w:r>
        <w:rPr>
          <w:rtl w:val="0"/>
          <w:lang w:val="zh-TW" w:eastAsia="zh-TW"/>
        </w:rPr>
        <w:t>塞壬</w:t>
      </w:r>
      <w:r>
        <w:rPr>
          <w:rFonts w:ascii="Calibri" w:hAnsi="Calibri" w:hint="default"/>
          <w:rtl w:val="0"/>
          <w:lang w:val="en-US"/>
        </w:rPr>
        <w:t>”</w:t>
      </w:r>
      <w:r>
        <w:rPr>
          <w:rtl w:val="0"/>
          <w:lang w:val="zh-TW" w:eastAsia="zh-TW"/>
        </w:rPr>
        <w:t>的后裔，我误入爱河，隐藏身世秘密下嫁</w:t>
      </w:r>
      <w:r>
        <w:rPr>
          <w:rFonts w:ascii="Calibri" w:hAnsi="Calibri"/>
          <w:rtl w:val="0"/>
          <w:lang w:val="en-US"/>
        </w:rPr>
        <w:t>Austin</w:t>
      </w:r>
      <w:r>
        <w:rPr>
          <w:rtl w:val="0"/>
          <w:lang w:val="zh-TW" w:eastAsia="zh-TW"/>
        </w:rPr>
        <w:t>托付余生，可惜我错看人心，惨遭背叛，我不能让你重蹈覆辙，只有死前将</w:t>
      </w:r>
      <w:r>
        <w:rPr>
          <w:rFonts w:ascii="Calibri" w:hAnsi="Calibri" w:hint="default"/>
          <w:rtl w:val="0"/>
          <w:lang w:val="en-US"/>
        </w:rPr>
        <w:t>“</w:t>
      </w:r>
      <w:r>
        <w:rPr>
          <w:rtl w:val="0"/>
          <w:lang w:val="zh-TW" w:eastAsia="zh-TW"/>
        </w:rPr>
        <w:t>塞壬</w:t>
      </w:r>
      <w:r>
        <w:rPr>
          <w:rFonts w:ascii="Calibri" w:hAnsi="Calibri" w:hint="default"/>
          <w:rtl w:val="0"/>
          <w:lang w:val="en-US"/>
        </w:rPr>
        <w:t>”</w:t>
      </w:r>
      <w:r>
        <w:rPr>
          <w:rtl w:val="0"/>
          <w:lang w:val="zh-TW" w:eastAsia="zh-TW"/>
        </w:rPr>
        <w:t>之力灌输在手镯之中，当你觉醒这份血脉，它将指引你找到真正爱的人，所以我最亲爱的女儿，对不起，我没法陪在你身边护你长大，只盼我的筹划，能护你一世安稳</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Luna's M</w:t>
      </w:r>
      <w:r>
        <w:rPr>
          <w:rFonts w:ascii="Times New Roman" w:hAnsi="Times New Roman"/>
          <w:outline w:val="0"/>
          <w:color w:val="ff2600"/>
          <w:u w:color="ff0000"/>
          <w:rtl w:val="0"/>
          <w:lang w:val="en-US"/>
          <w14:textFill>
            <w14:solidFill>
              <w14:srgbClr w14:val="FF2600"/>
            </w14:solidFill>
          </w14:textFill>
        </w:rPr>
        <w:t xml:space="preserve">other </w:t>
      </w:r>
      <w:r>
        <w:rPr>
          <w:rFonts w:ascii="Times New Roman" w:hAnsi="Times New Roman"/>
          <w:outline w:val="0"/>
          <w:color w:val="ff2600"/>
          <w:u w:color="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My</w:t>
      </w:r>
      <w:r>
        <w:rPr>
          <w:rFonts w:ascii="Times New Roman" w:hAnsi="Times New Roman"/>
          <w:outline w:val="0"/>
          <w:color w:val="ff0000"/>
          <w:u w:color="ff0000"/>
          <w:rtl w:val="0"/>
          <w:lang w:val="en-US"/>
          <w14:textFill>
            <w14:solidFill>
              <w14:srgbClr w14:val="FF0000"/>
            </w14:solidFill>
          </w14:textFill>
        </w:rPr>
        <w:t xml:space="preserve"> dear daughter, every word I write carries my love and the pain of leaving you. We are descendants of the ancient divine Sirens. I fell for Austin, hid who I was, married him, and entrusted my life to him.</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But I was wrong. He betrayed me. I won't let you repeat my mistake. So before I died, I sealed the Siren power inside this bracelet, then when your bloodline awakens, it will lead to your true love. My dearest daughter, I'm sorry I can't be there to protect you as you grow up. I only hope my plan can keep you safe all your life.</w:t>
      </w:r>
    </w:p>
    <w:p>
      <w:pPr>
        <w:pStyle w:val="Normal.0"/>
        <w:tabs>
          <w:tab w:val="left" w:pos="583"/>
        </w:tabs>
        <w:spacing w:line="288" w:lineRule="auto"/>
        <w:jc w:val="left"/>
        <w:rPr>
          <w:rFonts w:ascii="微软雅黑" w:cs="微软雅黑" w:hAnsi="微软雅黑" w:eastAsia="微软雅黑"/>
          <w:kern w:val="0"/>
          <w:sz w:val="24"/>
          <w:szCs w:val="24"/>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1-3</w:t>
      </w:r>
      <w:r>
        <w:rPr>
          <w:rFonts w:ascii="微软雅黑" w:cs="微软雅黑" w:hAnsi="微软雅黑" w:eastAsia="微软雅黑"/>
          <w:b w:val="1"/>
          <w:bCs w:val="1"/>
          <w:kern w:val="0"/>
          <w:sz w:val="24"/>
          <w:szCs w:val="24"/>
          <w:rtl w:val="0"/>
          <w:lang w:val="zh-TW" w:eastAsia="zh-TW"/>
        </w:rPr>
        <w:t>初遇</w:t>
      </w:r>
      <w:r>
        <w:rPr>
          <w:rFonts w:ascii="微软雅黑" w:cs="微软雅黑" w:hAnsi="微软雅黑" w:eastAsia="微软雅黑"/>
          <w:b w:val="1"/>
          <w:bCs w:val="1"/>
          <w:kern w:val="0"/>
          <w:sz w:val="24"/>
          <w:szCs w:val="24"/>
          <w:rtl w:val="0"/>
          <w:lang w:val="en-US"/>
        </w:rPr>
        <w:t>Drake</w:t>
      </w:r>
      <w:r>
        <w:rPr>
          <w:rFonts w:ascii="微软雅黑" w:cs="微软雅黑" w:hAnsi="微软雅黑" w:eastAsia="微软雅黑"/>
          <w:b w:val="1"/>
          <w:bCs w:val="1"/>
          <w:kern w:val="0"/>
          <w:sz w:val="24"/>
          <w:szCs w:val="24"/>
          <w:rtl w:val="0"/>
          <w:lang w:val="zh-TW" w:eastAsia="zh-TW"/>
        </w:rPr>
        <w:t>】</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1-4</w:t>
      </w:r>
      <w:r>
        <w:rPr>
          <w:rFonts w:ascii="微软雅黑" w:cs="微软雅黑" w:hAnsi="微软雅黑" w:eastAsia="微软雅黑"/>
          <w:b w:val="1"/>
          <w:bCs w:val="1"/>
          <w:kern w:val="0"/>
          <w:sz w:val="24"/>
          <w:szCs w:val="24"/>
          <w:rtl w:val="0"/>
          <w:lang w:val="zh-TW" w:eastAsia="zh-TW"/>
        </w:rPr>
        <w:t>】</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1-1 Luna</w:t>
      </w:r>
      <w:r>
        <w:rPr>
          <w:rFonts w:ascii="微软雅黑" w:cs="微软雅黑" w:hAnsi="微软雅黑" w:eastAsia="微软雅黑"/>
          <w:b w:val="1"/>
          <w:bCs w:val="1"/>
          <w:kern w:val="0"/>
          <w:sz w:val="24"/>
          <w:szCs w:val="24"/>
          <w:rtl w:val="0"/>
          <w:lang w:val="zh-TW" w:eastAsia="zh-TW"/>
        </w:rPr>
        <w:t>绝望投海】</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【闪回</w:t>
      </w:r>
      <w:r>
        <w:rPr>
          <w:rFonts w:ascii="微软雅黑" w:cs="微软雅黑" w:hAnsi="微软雅黑" w:eastAsia="微软雅黑"/>
          <w:b w:val="1"/>
          <w:bCs w:val="1"/>
          <w:kern w:val="0"/>
          <w:sz w:val="24"/>
          <w:szCs w:val="24"/>
          <w:rtl w:val="0"/>
          <w:lang w:val="en-US"/>
        </w:rPr>
        <w:t>13-1 Luna</w:t>
      </w:r>
      <w:r>
        <w:rPr>
          <w:rFonts w:ascii="微软雅黑" w:cs="微软雅黑" w:hAnsi="微软雅黑" w:eastAsia="微软雅黑"/>
          <w:b w:val="1"/>
          <w:bCs w:val="1"/>
          <w:kern w:val="0"/>
          <w:sz w:val="24"/>
          <w:szCs w:val="24"/>
          <w:rtl w:val="0"/>
          <w:lang w:val="zh-TW" w:eastAsia="zh-TW"/>
        </w:rPr>
        <w:t>与海神相遇 缔结契约】</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 xml:space="preserve">Luna </w:t>
      </w:r>
      <w:r>
        <w:rPr>
          <w:rtl w:val="0"/>
          <w:lang w:val="zh-TW" w:eastAsia="zh-TW"/>
        </w:rPr>
        <w:t>（泪流不止）：原来母亲生前的话是这个意思</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So that's what Mother meant before she died...</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【闪回】</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30-3 </w:t>
      </w:r>
      <w:r>
        <w:rPr>
          <w:rFonts w:ascii="微软雅黑" w:cs="微软雅黑" w:hAnsi="微软雅黑" w:eastAsia="微软雅黑"/>
          <w:b w:val="1"/>
          <w:bCs w:val="1"/>
          <w:kern w:val="0"/>
          <w:sz w:val="24"/>
          <w:szCs w:val="24"/>
          <w:rtl w:val="0"/>
          <w:lang w:val="zh-TW" w:eastAsia="zh-TW"/>
        </w:rPr>
        <w:t>城堡</w:t>
      </w:r>
      <w:r>
        <w:rPr>
          <w:rFonts w:ascii="微软雅黑" w:cs="微软雅黑" w:hAnsi="微软雅黑" w:eastAsia="微软雅黑"/>
          <w:b w:val="1"/>
          <w:bCs w:val="1"/>
          <w:kern w:val="0"/>
          <w:sz w:val="24"/>
          <w:szCs w:val="24"/>
          <w:rtl w:val="0"/>
          <w:lang w:val="en-US"/>
        </w:rPr>
        <w:t>-</w:t>
      </w:r>
      <w:r>
        <w:rPr>
          <w:rFonts w:ascii="微软雅黑" w:cs="微软雅黑" w:hAnsi="微软雅黑" w:eastAsia="微软雅黑"/>
          <w:b w:val="1"/>
          <w:bCs w:val="1"/>
          <w:kern w:val="0"/>
          <w:sz w:val="24"/>
          <w:szCs w:val="24"/>
          <w:rtl w:val="0"/>
          <w:lang w:val="zh-TW" w:eastAsia="zh-TW"/>
        </w:rPr>
        <w:t>卧室 日 内</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en-US"/>
        </w:rPr>
        <w:t>△</w:t>
      </w:r>
      <w:r>
        <w:rPr>
          <w:rtl w:val="0"/>
          <w:lang w:val="zh-TW" w:eastAsia="zh-TW"/>
        </w:rPr>
        <w:t>年轻的母亲轻抚</w:t>
      </w:r>
      <w:r>
        <w:rPr>
          <w:rFonts w:ascii="Calibri" w:hAnsi="Calibri"/>
          <w:rtl w:val="0"/>
          <w:lang w:val="en-US"/>
        </w:rPr>
        <w:t>Luna</w:t>
      </w:r>
      <w:r>
        <w:rPr>
          <w:rtl w:val="0"/>
          <w:lang w:val="zh-TW" w:eastAsia="zh-TW"/>
        </w:rPr>
        <w:t>头顶，认真叮嘱：孩子，往后难熬之时一定要坚持住，真正全心待你的良人，不会自海上奔赴，而是从深海踏浪而来</w:t>
      </w:r>
      <w:r>
        <w:rPr>
          <w:rtl w:val="0"/>
          <w:lang w:val="zh-TW" w:eastAsia="zh-TW"/>
        </w:rPr>
        <w:t>。她</w:t>
      </w:r>
      <w:r>
        <w:rPr>
          <w:rtl w:val="0"/>
          <w:lang w:val="zh-TW" w:eastAsia="zh-TW"/>
        </w:rPr>
        <w:t>给</w:t>
      </w:r>
      <w:r>
        <w:rPr>
          <w:rFonts w:ascii="Calibri" w:hAnsi="Calibri"/>
          <w:rtl w:val="0"/>
          <w:lang w:val="en-US"/>
        </w:rPr>
        <w:t>Luna</w:t>
      </w:r>
      <w:r>
        <w:rPr>
          <w:rtl w:val="0"/>
          <w:lang w:val="zh-TW" w:eastAsia="zh-TW"/>
        </w:rPr>
        <w:t>戴上手镯</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Luna's Mother: Kid, when life becomes difficult, hold on. The man who truly loves you with all his heart won't come from across the sea. He will rise from the deep. </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【闪出】</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：我真的差点以为</w:t>
      </w:r>
      <w:r>
        <w:rPr>
          <w:rFonts w:ascii="Calibri" w:hAnsi="Calibri"/>
          <w:rtl w:val="0"/>
          <w:lang w:val="en-US"/>
        </w:rPr>
        <w:t>Drake</w:t>
      </w:r>
      <w:r>
        <w:rPr>
          <w:rtl w:val="0"/>
          <w:lang w:val="zh-TW" w:eastAsia="zh-TW"/>
        </w:rPr>
        <w:t>是我的伴侣（把信封抱在怀里，落泪）母亲，我总算没有辜负你，我活下来了，也找到了幸福的归宿</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I really almost thought Drake was my mate. Mother, I didn't fail you. I survived, and I found my happiness.</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en-US"/>
        </w:rPr>
        <w:t>Lucas</w:t>
      </w:r>
      <w:r>
        <w:rPr>
          <w:rFonts w:ascii="微软雅黑" w:cs="微软雅黑" w:hAnsi="微软雅黑" w:eastAsia="微软雅黑"/>
          <w:kern w:val="0"/>
          <w:sz w:val="24"/>
          <w:szCs w:val="24"/>
          <w:rtl w:val="0"/>
          <w:lang w:val="zh-TW" w:eastAsia="zh-TW"/>
        </w:rPr>
        <w:t>察觉到母亲难过，，伸出小手擦去</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脸颊的泪水</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小王子：妈妈为什么哭？是书信里的人让你伤心了吗？</w:t>
      </w:r>
      <w:r>
        <w:rPr>
          <w:rFonts w:ascii="Calibri" w:hAnsi="Calibri"/>
          <w:rtl w:val="0"/>
          <w:lang w:val="zh-TW" w:eastAsia="zh-TW"/>
        </w:rPr>
        <w:t xml:space="preserve"> </w:t>
      </w:r>
      <w:r>
        <w:rPr>
          <w:lang w:val="en-US"/>
        </w:rPr>
        <w:br w:type="textWrapping"/>
      </w:r>
      <w:r>
        <w:rPr>
          <w:rFonts w:ascii="Times New Roman" w:hAnsi="Times New Roman"/>
          <w:outline w:val="0"/>
          <w:color w:val="ff0000"/>
          <w:u w:color="ff0000"/>
          <w:rtl w:val="0"/>
          <w:lang w:val="en-US"/>
          <w14:textFill>
            <w14:solidFill>
              <w14:srgbClr w14:val="FF0000"/>
            </w14:solidFill>
          </w14:textFill>
        </w:rPr>
        <w:t>Little Prince: Mom, why are you crying? Did someone in that letter hurt you?</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（抬手温柔搂紧怀中孩子，擦干眼角泪痕，神色变得温和坚定）：没有，宝贝，妈妈这是开心和幸福的泪水，这是你外婆的信</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No, sweetheart. These are happy tears. This is a letter from your grandmother.</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Lucas</w:t>
      </w:r>
      <w:r>
        <w:rPr>
          <w:rtl w:val="0"/>
          <w:lang w:val="zh-TW" w:eastAsia="zh-TW"/>
        </w:rPr>
        <w:t>：外婆？</w:t>
      </w:r>
      <w:r>
        <w:rPr>
          <w:lang w:val="en-US"/>
        </w:rPr>
        <w:br w:type="textWrapping"/>
      </w:r>
      <w:r>
        <w:rPr>
          <w:rFonts w:ascii="Times New Roman" w:hAnsi="Times New Roman"/>
          <w:outline w:val="0"/>
          <w:color w:val="ff0000"/>
          <w:u w:color="ff0000"/>
          <w:rtl w:val="0"/>
          <w:lang w:val="en-US"/>
          <w14:textFill>
            <w14:solidFill>
              <w14:srgbClr w14:val="FF0000"/>
            </w14:solidFill>
          </w14:textFill>
        </w:rPr>
        <w:t>Lucas: Grandmother?</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：嗯，你外婆是世界上最好的外婆</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Yes. Your grandmother was the best grandmother in the world.</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en-US"/>
        </w:rPr>
        <w:t xml:space="preserve">30-3 </w:t>
      </w:r>
      <w:r>
        <w:rPr>
          <w:rFonts w:ascii="微软雅黑" w:cs="微软雅黑" w:hAnsi="微软雅黑" w:eastAsia="微软雅黑"/>
          <w:b w:val="1"/>
          <w:bCs w:val="1"/>
          <w:kern w:val="0"/>
          <w:sz w:val="24"/>
          <w:szCs w:val="24"/>
          <w:rtl w:val="0"/>
          <w:lang w:val="zh-TW" w:eastAsia="zh-TW"/>
        </w:rPr>
        <w:t>海底 日 内</w:t>
      </w:r>
    </w:p>
    <w:p>
      <w:pPr>
        <w:pStyle w:val="Normal.0"/>
        <w:tabs>
          <w:tab w:val="left" w:pos="583"/>
        </w:tabs>
        <w:spacing w:line="288" w:lineRule="auto"/>
        <w:rPr>
          <w:rFonts w:ascii="微软雅黑" w:cs="微软雅黑" w:hAnsi="微软雅黑" w:eastAsia="微软雅黑"/>
          <w:b w:val="1"/>
          <w:bCs w:val="1"/>
          <w:kern w:val="0"/>
          <w:sz w:val="24"/>
          <w:szCs w:val="24"/>
        </w:rPr>
      </w:pPr>
      <w:r>
        <w:rPr>
          <w:rFonts w:ascii="微软雅黑" w:cs="微软雅黑" w:hAnsi="微软雅黑" w:eastAsia="微软雅黑"/>
          <w:b w:val="1"/>
          <w:bCs w:val="1"/>
          <w:kern w:val="0"/>
          <w:sz w:val="24"/>
          <w:szCs w:val="24"/>
          <w:rtl w:val="0"/>
          <w:lang w:val="zh-TW" w:eastAsia="zh-TW"/>
        </w:rPr>
        <w:t>人物：</w:t>
      </w:r>
      <w:r>
        <w:rPr>
          <w:rFonts w:ascii="微软雅黑" w:cs="微软雅黑" w:hAnsi="微软雅黑" w:eastAsia="微软雅黑"/>
          <w:b w:val="1"/>
          <w:bCs w:val="1"/>
          <w:kern w:val="0"/>
          <w:sz w:val="24"/>
          <w:szCs w:val="24"/>
          <w:rtl w:val="0"/>
          <w:lang w:val="en-US"/>
        </w:rPr>
        <w:t>Luna   Davy Jones   Lucas</w:t>
      </w:r>
      <w:r>
        <w:rPr>
          <w:rFonts w:ascii="微软雅黑" w:cs="微软雅黑" w:hAnsi="微软雅黑" w:eastAsia="微软雅黑"/>
          <w:b w:val="1"/>
          <w:bCs w:val="1"/>
          <w:kern w:val="0"/>
          <w:sz w:val="24"/>
          <w:szCs w:val="24"/>
          <w:rtl w:val="0"/>
          <w:lang w:val="zh-TW" w:eastAsia="zh-TW"/>
        </w:rPr>
        <w:t>、</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 xml:space="preserve">海神 </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一家随着海流在海底穿梭</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小王子（忽然歪头，懵懂地指着远处）：妈妈，那边好热闹，好多小伙伴在和我打招呼，吵哄哄的</w:t>
      </w:r>
      <w:r>
        <w:rPr>
          <w:lang w:val="en-US"/>
        </w:rPr>
        <w:br w:type="textWrapping"/>
      </w:r>
      <w:r>
        <w:rPr>
          <w:rFonts w:ascii="Times New Roman" w:hAnsi="Times New Roman"/>
          <w:outline w:val="0"/>
          <w:color w:val="ff0000"/>
          <w:u w:color="ff0000"/>
          <w:rtl w:val="0"/>
          <w:lang w:val="en-US"/>
          <w14:textFill>
            <w14:solidFill>
              <w14:srgbClr w14:val="FF0000"/>
            </w14:solidFill>
          </w14:textFill>
        </w:rPr>
        <w:t>Lucas: Mom, it's so lively over there. So many friends are waving at me. It's noisy.</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海神和</w:t>
      </w:r>
      <w:r>
        <w:rPr>
          <w:rFonts w:ascii="微软雅黑" w:cs="微软雅黑" w:hAnsi="微软雅黑" w:eastAsia="微软雅黑"/>
          <w:kern w:val="0"/>
          <w:sz w:val="24"/>
          <w:szCs w:val="24"/>
          <w:rtl w:val="0"/>
          <w:lang w:val="en-US"/>
        </w:rPr>
        <w:t>Luna</w:t>
      </w:r>
      <w:r>
        <w:rPr>
          <w:rFonts w:ascii="微软雅黑" w:cs="微软雅黑" w:hAnsi="微软雅黑" w:eastAsia="微软雅黑"/>
          <w:kern w:val="0"/>
          <w:sz w:val="24"/>
          <w:szCs w:val="24"/>
          <w:rtl w:val="0"/>
          <w:lang w:val="zh-TW" w:eastAsia="zh-TW"/>
        </w:rPr>
        <w:t>一楞 对视</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话音刚落，四面八方成群海豚、巨型抹香鲸、各色发光深海鱼从深海成群出现，围绕着三人转圈，</w:t>
      </w:r>
      <w:r>
        <w:rPr>
          <w:rFonts w:ascii="微软雅黑" w:cs="微软雅黑" w:hAnsi="微软雅黑" w:eastAsia="微软雅黑"/>
          <w:kern w:val="0"/>
          <w:sz w:val="24"/>
          <w:szCs w:val="24"/>
          <w:rtl w:val="0"/>
          <w:lang w:val="en-US"/>
        </w:rPr>
        <w:t>Lucas</w:t>
      </w:r>
      <w:r>
        <w:rPr>
          <w:rFonts w:ascii="微软雅黑" w:cs="微软雅黑" w:hAnsi="微软雅黑" w:eastAsia="微软雅黑"/>
          <w:kern w:val="0"/>
          <w:sz w:val="24"/>
          <w:szCs w:val="24"/>
          <w:rtl w:val="0"/>
          <w:lang w:val="zh-TW" w:eastAsia="zh-TW"/>
        </w:rPr>
        <w:t>轻轻抬起小手，所有喧闹躁动的海洋万物瞬间定格在水下，纷纷朝向</w:t>
      </w:r>
      <w:r>
        <w:rPr>
          <w:rFonts w:ascii="微软雅黑" w:cs="微软雅黑" w:hAnsi="微软雅黑" w:eastAsia="微软雅黑"/>
          <w:kern w:val="0"/>
          <w:sz w:val="24"/>
          <w:szCs w:val="24"/>
          <w:rtl w:val="0"/>
          <w:lang w:val="en-US"/>
        </w:rPr>
        <w:t>Lucas</w:t>
      </w:r>
    </w:p>
    <w:p>
      <w:pPr>
        <w:pStyle w:val="Normal.0"/>
        <w:tabs>
          <w:tab w:val="left" w:pos="583"/>
        </w:tabs>
        <w:spacing w:line="288" w:lineRule="auto"/>
        <w:jc w:val="left"/>
        <w:rPr>
          <w:rFonts w:ascii="微软雅黑" w:cs="微软雅黑" w:hAnsi="微软雅黑" w:eastAsia="微软雅黑"/>
          <w:kern w:val="0"/>
          <w:sz w:val="24"/>
          <w:szCs w:val="24"/>
        </w:rPr>
      </w:pPr>
      <w:r>
        <w:rPr>
          <w:rtl w:val="0"/>
          <w:lang w:val="zh-TW" w:eastAsia="zh-TW"/>
        </w:rPr>
        <w:t>海神（欣慰的笑，转头看向</w:t>
      </w:r>
      <w:r>
        <w:rPr>
          <w:rFonts w:ascii="Calibri" w:hAnsi="Calibri"/>
          <w:rtl w:val="0"/>
          <w:lang w:val="en-US"/>
        </w:rPr>
        <w:t>Luna</w:t>
      </w:r>
      <w:r>
        <w:rPr>
          <w:rtl w:val="0"/>
          <w:lang w:val="zh-TW" w:eastAsia="zh-TW"/>
        </w:rPr>
        <w:t>）：</w:t>
      </w:r>
      <w:r>
        <w:rPr>
          <w:rFonts w:ascii="Calibri" w:hAnsi="Calibri"/>
          <w:rtl w:val="0"/>
          <w:lang w:val="en-US"/>
        </w:rPr>
        <w:t>Lucas</w:t>
      </w:r>
      <w:r>
        <w:rPr>
          <w:rtl w:val="0"/>
          <w:lang w:val="zh-TW" w:eastAsia="zh-TW"/>
        </w:rPr>
        <w:t>是天生的神位继承者，整片大海的未来，终将交由我们的孩子执掌</w:t>
      </w:r>
      <w:r>
        <w:rPr>
          <w:lang w:val="en-US"/>
        </w:rPr>
        <w:br w:type="textWrapping"/>
      </w:r>
      <w:r>
        <w:rPr>
          <w:rFonts w:ascii="Times New Roman" w:hAnsi="Times New Roman"/>
          <w:outline w:val="0"/>
          <w:color w:val="ff0000"/>
          <w:u w:color="ff0000"/>
          <w:rtl w:val="0"/>
          <w:lang w:val="en-US"/>
          <w14:textFill>
            <w14:solidFill>
              <w14:srgbClr w14:val="FF0000"/>
            </w14:solidFill>
          </w14:textFill>
        </w:rPr>
        <w:t>Davy Jones: Lucas was born as the heir to the Sea God. One day, our child will rule the future of the entire sea.</w:t>
      </w:r>
    </w:p>
    <w:p>
      <w:pPr>
        <w:pStyle w:val="Normal.0"/>
        <w:tabs>
          <w:tab w:val="left" w:pos="583"/>
        </w:tabs>
        <w:spacing w:line="288" w:lineRule="auto"/>
        <w:jc w:val="left"/>
        <w:rPr>
          <w:rFonts w:ascii="微软雅黑" w:cs="微软雅黑" w:hAnsi="微软雅黑" w:eastAsia="微软雅黑"/>
          <w:kern w:val="0"/>
          <w:sz w:val="24"/>
          <w:szCs w:val="24"/>
        </w:rPr>
      </w:pPr>
      <w:r>
        <w:rPr>
          <w:rFonts w:ascii="Calibri" w:hAnsi="Calibri"/>
          <w:rtl w:val="0"/>
          <w:lang w:val="en-US"/>
        </w:rPr>
        <w:t>Luna</w:t>
      </w:r>
      <w:r>
        <w:rPr>
          <w:rtl w:val="0"/>
          <w:lang w:val="zh-TW" w:eastAsia="zh-TW"/>
        </w:rPr>
        <w:t>（满眼温柔笑意，抬手抚摸孩子头顶）：他心性纯良，将来定然会成为一名合格的海神</w:t>
      </w:r>
      <w:r>
        <w:rPr>
          <w:lang w:val="en-US"/>
        </w:rPr>
        <w:br w:type="textWrapping"/>
      </w:r>
      <w:r>
        <w:rPr>
          <w:rFonts w:ascii="Times New Roman" w:hAnsi="Times New Roman"/>
          <w:outline w:val="0"/>
          <w:color w:val="ff0000"/>
          <w:u w:color="ff0000"/>
          <w:rtl w:val="0"/>
          <w:lang w:val="en-US"/>
          <w14:textFill>
            <w14:solidFill>
              <w14:srgbClr w14:val="FF0000"/>
            </w14:solidFill>
          </w14:textFill>
        </w:rPr>
        <w:t>Luna: He has a good heart. One day, he will become the worthy Sea God.</w:t>
      </w:r>
    </w:p>
    <w:p>
      <w:pPr>
        <w:pStyle w:val="Normal.0"/>
        <w:tabs>
          <w:tab w:val="left" w:pos="583"/>
        </w:tabs>
        <w:spacing w:line="288" w:lineRule="auto"/>
        <w:rPr>
          <w:rFonts w:ascii="微软雅黑" w:cs="微软雅黑" w:hAnsi="微软雅黑" w:eastAsia="微软雅黑"/>
          <w:kern w:val="0"/>
          <w:sz w:val="24"/>
          <w:szCs w:val="24"/>
        </w:rPr>
      </w:pPr>
      <w:r>
        <w:rPr>
          <w:rFonts w:ascii="微软雅黑" w:cs="微软雅黑" w:hAnsi="微软雅黑" w:eastAsia="微软雅黑"/>
          <w:kern w:val="0"/>
          <w:sz w:val="24"/>
          <w:szCs w:val="24"/>
          <w:rtl w:val="0"/>
          <w:lang w:val="en-US"/>
        </w:rPr>
        <w:t>△</w:t>
      </w:r>
      <w:r>
        <w:rPr>
          <w:rFonts w:ascii="微软雅黑" w:cs="微软雅黑" w:hAnsi="微软雅黑" w:eastAsia="微软雅黑"/>
          <w:kern w:val="0"/>
          <w:sz w:val="24"/>
          <w:szCs w:val="24"/>
          <w:rtl w:val="0"/>
          <w:lang w:val="zh-TW" w:eastAsia="zh-TW"/>
        </w:rPr>
        <w:t>三人踏着层层荧光海浪缓缓向着深海下沉，万千海兽簇拥随行，镜头缓缓拉升，深海巨型水晶珊瑚宫殿全景慢慢浮现。</w:t>
      </w:r>
    </w:p>
    <w:p>
      <w:pPr>
        <w:pStyle w:val="Normal.0"/>
        <w:tabs>
          <w:tab w:val="left" w:pos="583"/>
        </w:tabs>
        <w:spacing w:line="288" w:lineRule="auto"/>
        <w:rPr>
          <w:rFonts w:ascii="微软雅黑" w:cs="微软雅黑" w:hAnsi="微软雅黑" w:eastAsia="微软雅黑"/>
          <w:b w:val="1"/>
          <w:bCs w:val="1"/>
          <w:kern w:val="0"/>
          <w:sz w:val="24"/>
          <w:szCs w:val="24"/>
          <w:lang w:val="zh-TW" w:eastAsia="zh-TW"/>
        </w:rPr>
      </w:pPr>
      <w:r>
        <w:rPr>
          <w:rFonts w:ascii="微软雅黑" w:cs="微软雅黑" w:hAnsi="微软雅黑" w:eastAsia="微软雅黑"/>
          <w:b w:val="1"/>
          <w:bCs w:val="1"/>
          <w:kern w:val="0"/>
          <w:sz w:val="24"/>
          <w:szCs w:val="24"/>
          <w:rtl w:val="0"/>
          <w:lang w:val="zh-TW" w:eastAsia="zh-TW"/>
        </w:rPr>
        <w:t xml:space="preserve">【全剧终】 </w:t>
      </w: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kern w:val="0"/>
          <w:sz w:val="24"/>
          <w:szCs w:val="24"/>
          <w:lang w:val="zh-TW" w:eastAsia="zh-TW"/>
        </w:rPr>
      </w:pPr>
    </w:p>
    <w:p>
      <w:pPr>
        <w:pStyle w:val="Normal.0"/>
        <w:tabs>
          <w:tab w:val="left" w:pos="583"/>
        </w:tabs>
        <w:spacing w:line="288" w:lineRule="auto"/>
        <w:rPr>
          <w:rFonts w:ascii="微软雅黑" w:cs="微软雅黑" w:hAnsi="微软雅黑" w:eastAsia="微软雅黑"/>
          <w:kern w:val="0"/>
          <w:sz w:val="24"/>
          <w:szCs w:val="24"/>
        </w:rPr>
      </w:pPr>
    </w:p>
    <w:p>
      <w:pPr>
        <w:pStyle w:val="Normal.0"/>
        <w:tabs>
          <w:tab w:val="left" w:pos="583"/>
        </w:tabs>
        <w:spacing w:line="288" w:lineRule="auto"/>
      </w:pPr>
      <w:r>
        <w:rPr>
          <w:rFonts w:ascii="微软雅黑" w:cs="微软雅黑" w:hAnsi="微软雅黑" w:eastAsia="微软雅黑"/>
          <w:kern w:val="0"/>
          <w:sz w:val="24"/>
          <w:szCs w:val="24"/>
        </w:rPr>
      </w:r>
    </w:p>
    <w:sectPr>
      <w:headerReference w:type="default" r:id="rId4"/>
      <w:footerReference w:type="default" r:id="rId5"/>
      <w:pgSz w:w="11900" w:h="16840" w:orient="portrait"/>
      <w:pgMar w:top="1440" w:right="1800" w:bottom="1440" w:left="1800" w:header="851" w:footer="992"/>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王琚" w:date="2026-06-17T20:05:38Z">
    <w:p w14:paraId="1111FFFF">
      <w:pPr>
        <w:pStyle w:val="默认"/>
        <w:bidi w:val="0"/>
      </w:pPr>
    </w:p>
    <w:p w14:paraId="11120000">
      <w:pPr>
        <w:pStyle w:val="默认"/>
        <w:bidi w:val="0"/>
      </w:pPr>
      <w:r>
        <w:rPr>
          <w:rFonts w:ascii="Arial Unicode MS" w:cs="Arial Unicode MS" w:hAnsi="Arial Unicode MS" w:hint="eastAsia"/>
          <w:rtl w:val="0"/>
        </w:rPr>
        <w:t>精简表达</w:t>
      </w:r>
    </w:p>
    <w:p w14:paraId="11120001">
      <w:pPr>
        <w:pStyle w:val="默认"/>
        <w:bidi w:val="0"/>
      </w:pPr>
      <w:r>
        <w:rPr>
          <w:rFonts w:cs="Arial Unicode MS" w:eastAsia="Arial Unicode MS"/>
          <w:rtl w:val="0"/>
        </w:rPr>
        <w:t>Why does Luna get to be the Pirate King</w:t>
      </w:r>
      <w:r>
        <w:rPr>
          <w:rFonts w:cs="Arial Unicode MS" w:eastAsia="Arial Unicode MS" w:hint="default"/>
          <w:rtl w:val="0"/>
        </w:rPr>
        <w:t>’</w:t>
      </w:r>
      <w:r>
        <w:rPr>
          <w:rFonts w:cs="Arial Unicode MS" w:eastAsia="Arial Unicode MS"/>
          <w:rtl w:val="0"/>
        </w:rPr>
        <w:t>s queen, while I</w:t>
      </w:r>
      <w:r>
        <w:rPr>
          <w:rFonts w:cs="Arial Unicode MS" w:eastAsia="Arial Unicode MS" w:hint="default"/>
          <w:rtl w:val="0"/>
        </w:rPr>
        <w:t>’</w:t>
      </w:r>
      <w:r>
        <w:rPr>
          <w:rFonts w:cs="Arial Unicode MS" w:eastAsia="Arial Unicode MS"/>
          <w:rtl w:val="0"/>
        </w:rPr>
        <w:t>m the one being sacrificed to the Sea God?</w:t>
      </w:r>
    </w:p>
  </w:comment>
  <w:comment w:id="8" w:author="王琚" w:date="2026-06-17T20:08:17Z">
    <w:p w14:paraId="11120002">
      <w:pPr>
        <w:pStyle w:val="默认"/>
        <w:bidi w:val="0"/>
      </w:pPr>
    </w:p>
    <w:p w14:paraId="11120003">
      <w:pPr>
        <w:pStyle w:val="默认"/>
        <w:bidi w:val="0"/>
      </w:pPr>
      <w:r>
        <w:rPr>
          <w:rFonts w:cs="Arial Unicode MS" w:eastAsia="Arial Unicode MS"/>
          <w:rtl w:val="0"/>
        </w:rPr>
        <w:t>suicide</w:t>
      </w:r>
      <w:r>
        <w:rPr>
          <w:rFonts w:ascii="Arial Unicode MS" w:cs="Arial Unicode MS" w:hAnsi="Arial Unicode MS" w:hint="eastAsia"/>
          <w:rtl w:val="0"/>
        </w:rPr>
        <w:t>多做名词用，这里换</w:t>
      </w:r>
      <w:r>
        <w:rPr>
          <w:rFonts w:cs="Arial Unicode MS" w:eastAsia="Arial Unicode MS"/>
          <w:rtl w:val="0"/>
        </w:rPr>
        <w:t>kill myself</w:t>
      </w:r>
      <w:r>
        <w:rPr>
          <w:rFonts w:ascii="Arial Unicode MS" w:cs="Arial Unicode MS" w:hAnsi="Arial Unicode MS" w:hint="eastAsia"/>
          <w:rtl w:val="0"/>
        </w:rPr>
        <w:t>或者</w:t>
      </w:r>
      <w:r>
        <w:rPr>
          <w:rFonts w:cs="Arial Unicode MS" w:eastAsia="Arial Unicode MS"/>
          <w:rtl w:val="0"/>
        </w:rPr>
        <w:t>take my own life</w:t>
      </w:r>
    </w:p>
  </w:comment>
  <w:comment w:id="11" w:author="王琚" w:date="2026-06-17T20:15:06Z">
    <w:p w14:paraId="11120004">
      <w:pPr>
        <w:pStyle w:val="默认"/>
        <w:bidi w:val="0"/>
      </w:pPr>
    </w:p>
    <w:p w14:paraId="11120005">
      <w:pPr>
        <w:pStyle w:val="默认"/>
        <w:bidi w:val="0"/>
      </w:pPr>
      <w:r>
        <w:rPr>
          <w:rFonts w:cs="Arial Unicode MS" w:eastAsia="Arial Unicode MS"/>
          <w:rtl w:val="0"/>
        </w:rPr>
        <w:t>girl</w:t>
      </w:r>
    </w:p>
  </w:comment>
  <w:comment w:id="14" w:author="王琚" w:date="2026-06-17T20:24:03Z">
    <w:p w14:paraId="11120006">
      <w:pPr>
        <w:pStyle w:val="默认"/>
        <w:bidi w:val="0"/>
      </w:pPr>
    </w:p>
    <w:p w14:paraId="11120007">
      <w:pPr>
        <w:pStyle w:val="默认"/>
        <w:bidi w:val="0"/>
      </w:pPr>
      <w:r>
        <w:rPr>
          <w:rFonts w:cs="Arial Unicode MS" w:eastAsia="Arial Unicode MS"/>
          <w:rtl w:val="0"/>
        </w:rPr>
        <w:t xml:space="preserve">For you </w:t>
      </w:r>
      <w:r>
        <w:rPr>
          <w:rFonts w:ascii="Arial Unicode MS" w:cs="Arial Unicode MS" w:hAnsi="Arial Unicode MS" w:hint="eastAsia"/>
          <w:rtl w:val="0"/>
        </w:rPr>
        <w:t>感觉会产生一定的歧义</w:t>
      </w:r>
    </w:p>
    <w:p w14:paraId="11120008">
      <w:pPr>
        <w:pStyle w:val="默认"/>
        <w:bidi w:val="0"/>
      </w:pPr>
      <w:r>
        <w:rPr>
          <w:rFonts w:ascii="Arial Unicode MS" w:cs="Arial Unicode MS" w:hAnsi="Arial Unicode MS" w:hint="eastAsia"/>
          <w:rtl w:val="0"/>
        </w:rPr>
        <w:t>用</w:t>
      </w:r>
      <w:r>
        <w:rPr>
          <w:rFonts w:cs="Arial Unicode MS" w:eastAsia="Arial Unicode MS"/>
          <w:rtl w:val="0"/>
        </w:rPr>
        <w:t>in your place</w:t>
      </w:r>
    </w:p>
  </w:comment>
  <w:comment w:id="19" w:author="王琚" w:date="2026-06-17T20:29:20Z">
    <w:p w14:paraId="11120009">
      <w:pPr>
        <w:pStyle w:val="默认"/>
        <w:bidi w:val="0"/>
      </w:pPr>
    </w:p>
    <w:p w14:paraId="1112000A">
      <w:pPr>
        <w:pStyle w:val="默认"/>
        <w:bidi w:val="0"/>
      </w:pPr>
      <w:r>
        <w:rPr>
          <w:rFonts w:ascii="Arial Unicode MS" w:cs="Arial Unicode MS" w:hAnsi="Arial Unicode MS" w:hint="eastAsia"/>
          <w:rtl w:val="0"/>
        </w:rPr>
        <w:t>感觉有点冗余</w:t>
      </w:r>
    </w:p>
    <w:p w14:paraId="1112000B">
      <w:pPr>
        <w:pStyle w:val="默认"/>
        <w:bidi w:val="0"/>
      </w:pPr>
      <w:r>
        <w:rPr>
          <w:rFonts w:ascii="Arial Unicode MS" w:cs="Arial Unicode MS" w:hAnsi="Arial Unicode MS" w:hint="eastAsia"/>
          <w:rtl w:val="0"/>
        </w:rPr>
        <w:t>建议译文：</w:t>
      </w:r>
      <w:r>
        <w:rPr>
          <w:rFonts w:cs="Arial Unicode MS" w:eastAsia="Arial Unicode MS"/>
          <w:rtl w:val="0"/>
        </w:rPr>
        <w:t>my mother's fortune and Drake's treasure all go down with me.</w:t>
      </w:r>
    </w:p>
  </w:comment>
  <w:comment w:id="23" w:author="王琚" w:date="2026-06-17T20:34:48Z">
    <w:p w14:paraId="1112000C">
      <w:pPr>
        <w:pStyle w:val="默认"/>
        <w:bidi w:val="0"/>
      </w:pPr>
    </w:p>
    <w:p w14:paraId="1112000D">
      <w:pPr>
        <w:pStyle w:val="默认"/>
        <w:bidi w:val="0"/>
      </w:pPr>
      <w:r>
        <w:rPr>
          <w:rFonts w:cs="Arial Unicode MS" w:eastAsia="Arial Unicode MS"/>
          <w:rtl w:val="0"/>
        </w:rPr>
        <w:t>All that money gonna sink</w:t>
      </w:r>
    </w:p>
  </w:comment>
  <w:comment w:id="28" w:author="王琚" w:date="2026-06-17T20:49:21Z">
    <w:p w14:paraId="1112000E">
      <w:pPr>
        <w:pStyle w:val="默认"/>
        <w:bidi w:val="0"/>
      </w:pPr>
    </w:p>
    <w:p w14:paraId="1112000F">
      <w:pPr>
        <w:pStyle w:val="默认"/>
        <w:bidi w:val="0"/>
      </w:pPr>
      <w:r>
        <w:rPr>
          <w:rFonts w:cs="Arial Unicode MS" w:eastAsia="Arial Unicode MS"/>
          <w:rtl w:val="0"/>
        </w:rPr>
        <w:t>in my place</w:t>
      </w:r>
    </w:p>
  </w:comment>
  <w:comment w:id="31" w:author="王琚" w:date="2026-06-18T11:14:11Z">
    <w:p w14:paraId="11120010">
      <w:pPr>
        <w:pStyle w:val="默认"/>
        <w:bidi w:val="0"/>
      </w:pPr>
    </w:p>
    <w:p w14:paraId="11120011">
      <w:pPr>
        <w:pStyle w:val="默认"/>
        <w:bidi w:val="0"/>
      </w:pPr>
      <w:r>
        <w:rPr>
          <w:rFonts w:ascii="Arial Unicode MS" w:cs="Arial Unicode MS" w:hAnsi="Arial Unicode MS" w:hint="eastAsia"/>
          <w:rtl w:val="0"/>
        </w:rPr>
        <w:t>有点书面感，用</w:t>
      </w:r>
      <w:r>
        <w:rPr>
          <w:rFonts w:cs="Arial Unicode MS" w:eastAsia="Arial Unicode MS"/>
          <w:rtl w:val="0"/>
        </w:rPr>
        <w:t xml:space="preserve">a setup, </w:t>
      </w:r>
      <w:r>
        <w:rPr>
          <w:rFonts w:ascii="Arial Unicode MS" w:cs="Arial Unicode MS" w:hAnsi="Arial Unicode MS" w:hint="eastAsia"/>
          <w:rtl w:val="0"/>
        </w:rPr>
        <w:t>感觉好一点</w:t>
      </w:r>
    </w:p>
  </w:comment>
  <w:comment w:id="34" w:author="王琚" w:date="2026-06-18T11:21:27Z">
    <w:p w14:paraId="11120012">
      <w:pPr>
        <w:pStyle w:val="默认"/>
        <w:bidi w:val="0"/>
      </w:pPr>
    </w:p>
    <w:p w14:paraId="11120013">
      <w:pPr>
        <w:pStyle w:val="默认"/>
        <w:bidi w:val="0"/>
      </w:pPr>
      <w:r>
        <w:rPr>
          <w:rFonts w:ascii="Arial Unicode MS" w:cs="Arial Unicode MS" w:hAnsi="Arial Unicode MS" w:hint="eastAsia"/>
          <w:rtl w:val="0"/>
        </w:rPr>
        <w:t>这里感觉可以适当的精简一些</w:t>
      </w:r>
      <w:r>
        <w:rPr>
          <w:rFonts w:cs="Arial Unicode MS" w:eastAsia="Arial Unicode MS"/>
          <w:rtl w:val="0"/>
        </w:rPr>
        <w:t>~</w:t>
      </w:r>
      <w:r>
        <w:rPr>
          <w:rFonts w:ascii="Arial Unicode MS" w:cs="Arial Unicode MS" w:hAnsi="Arial Unicode MS" w:hint="eastAsia"/>
          <w:rtl w:val="0"/>
        </w:rPr>
        <w:t>中心内容就是树敌多，怕她被报复</w:t>
      </w:r>
    </w:p>
    <w:p w14:paraId="11120014">
      <w:pPr>
        <w:pStyle w:val="默认"/>
        <w:bidi w:val="0"/>
      </w:pPr>
      <w:r>
        <w:rPr>
          <w:rFonts w:ascii="Arial Unicode MS" w:cs="Arial Unicode MS" w:hAnsi="Arial Unicode MS" w:hint="eastAsia"/>
          <w:rtl w:val="0"/>
        </w:rPr>
        <w:t>建议译文：</w:t>
      </w:r>
      <w:r>
        <w:rPr>
          <w:rFonts w:cs="Arial Unicode MS" w:eastAsia="Arial Unicode MS"/>
          <w:rtl w:val="0"/>
        </w:rPr>
        <w:t>We</w:t>
      </w:r>
      <w:r>
        <w:rPr>
          <w:rFonts w:cs="Arial Unicode MS" w:eastAsia="Arial Unicode MS" w:hint="default"/>
          <w:rtl w:val="0"/>
        </w:rPr>
        <w:t>’</w:t>
      </w:r>
      <w:r>
        <w:rPr>
          <w:rFonts w:cs="Arial Unicode MS" w:eastAsia="Arial Unicode MS"/>
          <w:rtl w:val="0"/>
        </w:rPr>
        <w:t>ve made a lot of enemies out there.</w:t>
      </w:r>
    </w:p>
  </w:comment>
  <w:comment w:id="42" w:author="王琚" w:date="2026-06-18T11:37:47Z">
    <w:p w14:paraId="11120015">
      <w:pPr>
        <w:pStyle w:val="默认"/>
        <w:bidi w:val="0"/>
      </w:pPr>
    </w:p>
    <w:p w14:paraId="11120016">
      <w:pPr>
        <w:pStyle w:val="默认"/>
        <w:bidi w:val="0"/>
      </w:pPr>
      <w:r>
        <w:rPr>
          <w:rFonts w:ascii="Arial Unicode MS" w:cs="Arial Unicode MS" w:hAnsi="Arial Unicode MS" w:hint="eastAsia"/>
          <w:rtl w:val="0"/>
        </w:rPr>
        <w:t>这里应该更强调不管怎样，活下去，</w:t>
      </w:r>
      <w:r>
        <w:rPr>
          <w:rFonts w:cs="Arial Unicode MS" w:eastAsia="Arial Unicode MS"/>
          <w:rtl w:val="0"/>
        </w:rPr>
        <w:t>Stay alive.</w:t>
      </w:r>
    </w:p>
  </w:comment>
  <w:comment w:id="45" w:author="王琚" w:date="2026-06-18T11:42:01Z">
    <w:p w14:paraId="11120017">
      <w:pPr>
        <w:pStyle w:val="默认"/>
        <w:bidi w:val="0"/>
      </w:pPr>
    </w:p>
    <w:p w14:paraId="11120018">
      <w:pPr>
        <w:pStyle w:val="默认"/>
        <w:bidi w:val="0"/>
      </w:pPr>
      <w:r>
        <w:rPr>
          <w:rFonts w:ascii="Arial Unicode MS" w:cs="Arial Unicode MS" w:hAnsi="Arial Unicode MS" w:hint="eastAsia"/>
          <w:rtl w:val="0"/>
        </w:rPr>
        <w:t xml:space="preserve">语法错误， </w:t>
      </w:r>
      <w:r>
        <w:rPr>
          <w:rFonts w:cs="Arial Unicode MS" w:eastAsia="Arial Unicode MS"/>
          <w:rtl w:val="0"/>
        </w:rPr>
        <w:t>were never worthy of</w:t>
      </w:r>
    </w:p>
  </w:comment>
  <w:comment w:id="47" w:author="王琚" w:date="2026-06-18T12:43:28Z">
    <w:p w14:paraId="11120019">
      <w:pPr>
        <w:pStyle w:val="默认"/>
        <w:bidi w:val="0"/>
      </w:pPr>
    </w:p>
    <w:p w14:paraId="1112001A">
      <w:pPr>
        <w:pStyle w:val="默认"/>
        <w:bidi w:val="0"/>
      </w:pPr>
      <w:r>
        <w:rPr>
          <w:rFonts w:ascii="Arial Unicode MS" w:cs="Arial Unicode MS" w:hAnsi="Arial Unicode MS" w:hint="eastAsia"/>
          <w:rtl w:val="0"/>
        </w:rPr>
        <w:t>这里强调出出海这几天，</w:t>
      </w:r>
      <w:r>
        <w:rPr>
          <w:rFonts w:cs="Arial Unicode MS" w:eastAsia="Arial Unicode MS"/>
          <w:rtl w:val="0"/>
        </w:rPr>
        <w:t>these past few days at sea</w:t>
      </w:r>
    </w:p>
  </w:comment>
  <w:comment w:id="61" w:author="王琚" w:date="2026-06-18T12:48:55Z">
    <w:p w14:paraId="1112001B">
      <w:pPr>
        <w:pStyle w:val="默认"/>
        <w:bidi w:val="0"/>
      </w:pPr>
    </w:p>
    <w:p w14:paraId="1112001C">
      <w:pPr>
        <w:pStyle w:val="默认"/>
        <w:bidi w:val="0"/>
      </w:pPr>
      <w:r>
        <w:rPr>
          <w:rFonts w:cs="Arial Unicode MS" w:eastAsia="Arial Unicode MS"/>
          <w:rtl w:val="0"/>
        </w:rPr>
        <w:t>me</w:t>
      </w:r>
    </w:p>
  </w:comment>
  <w:comment w:id="63" w:author="王琚" w:date="2026-06-18T12:49:20Z">
    <w:p w14:paraId="1112001D">
      <w:pPr>
        <w:pStyle w:val="默认"/>
        <w:bidi w:val="0"/>
      </w:pPr>
    </w:p>
    <w:p w14:paraId="1112001E">
      <w:pPr>
        <w:pStyle w:val="默认"/>
        <w:bidi w:val="0"/>
      </w:pPr>
      <w:r>
        <w:rPr>
          <w:rFonts w:ascii="Arial Unicode MS" w:cs="Arial Unicode MS" w:hAnsi="Arial Unicode MS" w:hint="eastAsia"/>
          <w:rtl w:val="0"/>
        </w:rPr>
        <w:t>这里可以具体一下</w:t>
      </w:r>
      <w:r>
        <w:rPr>
          <w:rFonts w:cs="Arial Unicode MS" w:eastAsia="Arial Unicode MS"/>
          <w:rtl w:val="0"/>
        </w:rPr>
        <w:t>dear sister</w:t>
      </w:r>
    </w:p>
  </w:comment>
  <w:comment w:id="66" w:author="王琚" w:date="2026-06-18T12:51:16Z">
    <w:p w14:paraId="1112001F">
      <w:pPr>
        <w:pStyle w:val="默认"/>
        <w:bidi w:val="0"/>
      </w:pPr>
    </w:p>
    <w:p w14:paraId="11120020">
      <w:pPr>
        <w:pStyle w:val="默认"/>
        <w:bidi w:val="0"/>
      </w:pPr>
      <w:r>
        <w:rPr>
          <w:rFonts w:cs="Arial Unicode MS" w:eastAsia="Arial Unicode MS"/>
          <w:rtl w:val="0"/>
        </w:rPr>
        <w:t>Catch</w:t>
      </w:r>
      <w:r>
        <w:rPr>
          <w:rFonts w:ascii="Arial Unicode MS" w:cs="Arial Unicode MS" w:hAnsi="Arial Unicode MS" w:hint="eastAsia"/>
          <w:rtl w:val="0"/>
        </w:rPr>
        <w:t>更好一点</w:t>
      </w:r>
    </w:p>
  </w:comment>
  <w:comment w:id="71" w:author="王琚" w:date="2026-06-18T14:56:53Z">
    <w:p w14:paraId="11120021">
      <w:pPr>
        <w:pStyle w:val="默认"/>
        <w:bidi w:val="0"/>
      </w:pPr>
    </w:p>
    <w:p w14:paraId="11120022">
      <w:pPr>
        <w:pStyle w:val="默认"/>
        <w:bidi w:val="0"/>
      </w:pPr>
      <w:r>
        <w:rPr>
          <w:rFonts w:ascii="Arial Unicode MS" w:cs="Arial Unicode MS" w:hAnsi="Arial Unicode MS" w:hint="eastAsia"/>
          <w:rtl w:val="0"/>
        </w:rPr>
        <w:t>外国人更常用名字称呼</w:t>
      </w:r>
    </w:p>
  </w:comment>
  <w:comment w:id="72" w:author="王琚" w:date="2026-06-18T13:36:10Z">
    <w:p w14:paraId="11120023">
      <w:pPr>
        <w:pStyle w:val="默认"/>
        <w:bidi w:val="0"/>
      </w:pPr>
    </w:p>
    <w:p w14:paraId="11120024">
      <w:pPr>
        <w:pStyle w:val="默认"/>
        <w:bidi w:val="0"/>
      </w:pPr>
      <w:r>
        <w:rPr>
          <w:rFonts w:ascii="Arial Unicode MS" w:cs="Arial Unicode MS" w:hAnsi="Arial Unicode MS" w:hint="eastAsia"/>
          <w:rtl w:val="0"/>
        </w:rPr>
        <w:t>这里用现在完成时，强调一直想要</w:t>
      </w:r>
    </w:p>
    <w:p w14:paraId="11120025">
      <w:pPr>
        <w:pStyle w:val="默认"/>
        <w:bidi w:val="0"/>
      </w:pPr>
      <w:r>
        <w:rPr>
          <w:rFonts w:cs="Arial Unicode MS" w:eastAsia="Arial Unicode MS"/>
          <w:rtl w:val="0"/>
        </w:rPr>
        <w:t>you've always wanted</w:t>
      </w:r>
    </w:p>
  </w:comment>
  <w:comment w:id="75" w:author="王琚" w:date="2026-06-18T13:51:17Z">
    <w:p w14:paraId="11120026">
      <w:pPr>
        <w:pStyle w:val="默认"/>
        <w:bidi w:val="0"/>
      </w:pPr>
    </w:p>
    <w:p w14:paraId="11120027">
      <w:pPr>
        <w:pStyle w:val="默认"/>
        <w:bidi w:val="0"/>
      </w:pPr>
      <w:r>
        <w:rPr>
          <w:rFonts w:cs="Arial Unicode MS" w:eastAsia="Arial Unicode MS"/>
          <w:rtl w:val="0"/>
        </w:rPr>
        <w:t>get it off</w:t>
      </w:r>
    </w:p>
  </w:comment>
  <w:comment w:id="80" w:author="王琚" w:date="2026-06-18T14:12:33Z">
    <w:p w14:paraId="11120028">
      <w:pPr>
        <w:pStyle w:val="默认"/>
        <w:bidi w:val="0"/>
      </w:pPr>
    </w:p>
    <w:p w14:paraId="11120029">
      <w:pPr>
        <w:pStyle w:val="默认"/>
        <w:bidi w:val="0"/>
      </w:pPr>
      <w:r>
        <w:rPr>
          <w:rFonts w:cs="Arial Unicode MS" w:eastAsia="Arial Unicode MS"/>
          <w:rtl w:val="0"/>
        </w:rPr>
        <w:t>bleed for her.</w:t>
      </w:r>
    </w:p>
  </w:comment>
  <w:comment w:id="82" w:author="王琚" w:date="2026-06-18T14:13:43Z">
    <w:p w14:paraId="1112002A">
      <w:pPr>
        <w:pStyle w:val="默认"/>
        <w:bidi w:val="0"/>
      </w:pPr>
    </w:p>
    <w:p w14:paraId="1112002B">
      <w:pPr>
        <w:pStyle w:val="默认"/>
        <w:bidi w:val="0"/>
      </w:pPr>
      <w:r>
        <w:rPr>
          <w:rFonts w:ascii="Arial Unicode MS" w:cs="Arial Unicode MS" w:hAnsi="Arial Unicode MS" w:hint="eastAsia"/>
          <w:rtl w:val="0"/>
        </w:rPr>
        <w:t>这里可以</w:t>
      </w:r>
      <w:r>
        <w:rPr>
          <w:rFonts w:cs="Arial Unicode MS" w:eastAsia="Arial Unicode MS"/>
          <w:rtl w:val="0"/>
        </w:rPr>
        <w:t>it</w:t>
      </w:r>
      <w:r>
        <w:rPr>
          <w:rFonts w:ascii="Arial Unicode MS" w:cs="Arial Unicode MS" w:hAnsi="Arial Unicode MS" w:hint="eastAsia"/>
          <w:rtl w:val="0"/>
        </w:rPr>
        <w:t>省略</w:t>
      </w:r>
    </w:p>
  </w:comment>
  <w:comment w:id="85" w:author="王琚" w:date="2026-06-18T14:16:08Z">
    <w:p w14:paraId="1112002C">
      <w:pPr>
        <w:pStyle w:val="默认"/>
        <w:bidi w:val="0"/>
      </w:pPr>
    </w:p>
    <w:p w14:paraId="1112002D">
      <w:pPr>
        <w:pStyle w:val="默认"/>
        <w:bidi w:val="0"/>
      </w:pPr>
      <w:r>
        <w:rPr>
          <w:rFonts w:cs="Arial Unicode MS" w:eastAsia="Arial Unicode MS"/>
          <w:rtl w:val="0"/>
        </w:rPr>
        <w:t>Not like/Unlike</w:t>
      </w:r>
    </w:p>
  </w:comment>
  <w:comment w:id="87" w:author="王琚" w:date="2026-06-18T14:18:23Z">
    <w:p w14:paraId="1112002E">
      <w:pPr>
        <w:pStyle w:val="默认"/>
        <w:bidi w:val="0"/>
      </w:pPr>
    </w:p>
    <w:p w14:paraId="1112002F">
      <w:pPr>
        <w:pStyle w:val="默认"/>
        <w:bidi w:val="0"/>
      </w:pPr>
      <w:r>
        <w:rPr>
          <w:rFonts w:cs="Arial Unicode MS" w:eastAsia="Arial Unicode MS"/>
          <w:rtl w:val="0"/>
        </w:rPr>
        <w:t>get</w:t>
      </w:r>
    </w:p>
  </w:comment>
  <w:comment w:id="90" w:author="王琚" w:date="2026-06-18T14:18:44Z">
    <w:p w14:paraId="11120030">
      <w:pPr>
        <w:pStyle w:val="默认"/>
        <w:bidi w:val="0"/>
      </w:pPr>
    </w:p>
    <w:p w14:paraId="11120031">
      <w:pPr>
        <w:pStyle w:val="默认"/>
        <w:bidi w:val="0"/>
      </w:pPr>
      <w:r>
        <w:rPr>
          <w:rFonts w:cs="Arial Unicode MS" w:eastAsia="Arial Unicode MS"/>
          <w:rtl w:val="0"/>
        </w:rPr>
        <w:t>let alone</w:t>
      </w:r>
    </w:p>
  </w:comment>
  <w:comment w:id="94" w:author="王琚" w:date="2026-06-18T14:21:54Z">
    <w:p w14:paraId="11120032">
      <w:pPr>
        <w:pStyle w:val="默认"/>
        <w:bidi w:val="0"/>
      </w:pPr>
    </w:p>
    <w:p w14:paraId="11120033">
      <w:pPr>
        <w:pStyle w:val="默认"/>
        <w:bidi w:val="0"/>
      </w:pPr>
      <w:r>
        <w:rPr>
          <w:rFonts w:cs="Arial Unicode MS" w:eastAsia="Arial Unicode MS"/>
          <w:rtl w:val="0"/>
        </w:rPr>
        <w:t>what</w:t>
      </w:r>
      <w:r>
        <w:rPr>
          <w:rFonts w:cs="Arial Unicode MS" w:eastAsia="Arial Unicode MS" w:hint="default"/>
          <w:rtl w:val="0"/>
        </w:rPr>
        <w:t>’</w:t>
      </w:r>
      <w:r>
        <w:rPr>
          <w:rFonts w:cs="Arial Unicode MS" w:eastAsia="Arial Unicode MS"/>
          <w:rtl w:val="0"/>
        </w:rPr>
        <w:t>s not mine!</w:t>
      </w:r>
    </w:p>
  </w:comment>
  <w:comment w:id="99" w:author="王琚" w:date="2026-06-18T14:23:10Z">
    <w:p w14:paraId="11120034">
      <w:pPr>
        <w:pStyle w:val="默认"/>
        <w:bidi w:val="0"/>
      </w:pPr>
    </w:p>
    <w:p w14:paraId="11120035">
      <w:pPr>
        <w:pStyle w:val="默认"/>
        <w:bidi w:val="0"/>
      </w:pPr>
      <w:r>
        <w:rPr>
          <w:rFonts w:ascii="Arial Unicode MS" w:cs="Arial Unicode MS" w:hAnsi="Arial Unicode MS" w:hint="eastAsia"/>
          <w:rtl w:val="0"/>
        </w:rPr>
        <w:t>直接叫名字，更常见</w:t>
      </w:r>
    </w:p>
  </w:comment>
  <w:comment w:id="103" w:author="王琚" w:date="2026-06-18T14:25:22Z">
    <w:p w14:paraId="11120036">
      <w:pPr>
        <w:pStyle w:val="默认"/>
        <w:bidi w:val="0"/>
      </w:pPr>
    </w:p>
    <w:p w14:paraId="11120037">
      <w:pPr>
        <w:pStyle w:val="默认"/>
        <w:bidi w:val="0"/>
      </w:pPr>
      <w:r>
        <w:rPr>
          <w:rFonts w:ascii="Arial Unicode MS" w:cs="Arial Unicode MS" w:hAnsi="Arial Unicode MS" w:hint="eastAsia"/>
          <w:rtl w:val="0"/>
        </w:rPr>
        <w:t>这里抓了两人</w:t>
      </w:r>
    </w:p>
  </w:comment>
  <w:comment w:id="106" w:author="王琚" w:date="2026-06-18T14:27:53Z">
    <w:p w14:paraId="11120038">
      <w:pPr>
        <w:pStyle w:val="默认"/>
        <w:bidi w:val="0"/>
      </w:pPr>
    </w:p>
    <w:p w14:paraId="11120039">
      <w:pPr>
        <w:pStyle w:val="默认"/>
        <w:bidi w:val="0"/>
      </w:pPr>
      <w:r>
        <w:rPr>
          <w:rFonts w:ascii="Arial Unicode MS" w:cs="Arial Unicode MS" w:hAnsi="Arial Unicode MS" w:hint="eastAsia"/>
          <w:rtl w:val="0"/>
        </w:rPr>
        <w:t>还没有</w:t>
      </w:r>
    </w:p>
    <w:p w14:paraId="1112003A">
      <w:pPr>
        <w:pStyle w:val="默认"/>
        <w:bidi w:val="0"/>
      </w:pPr>
      <w:r>
        <w:rPr>
          <w:rFonts w:cs="Arial Unicode MS" w:eastAsia="Arial Unicode MS"/>
          <w:rtl w:val="0"/>
        </w:rPr>
        <w:t>Today, I'll make you pay</w:t>
      </w:r>
    </w:p>
  </w:comment>
  <w:comment w:id="111" w:author="王琚" w:date="2026-06-18T14:38:36Z">
    <w:p w14:paraId="1112003B">
      <w:pPr>
        <w:pStyle w:val="默认"/>
        <w:bidi w:val="0"/>
      </w:pPr>
    </w:p>
    <w:p w14:paraId="1112003C">
      <w:pPr>
        <w:pStyle w:val="默认"/>
        <w:bidi w:val="0"/>
      </w:pPr>
      <w:r>
        <w:rPr>
          <w:rFonts w:cs="Arial Unicode MS" w:eastAsia="Arial Unicode MS"/>
          <w:rtl w:val="0"/>
        </w:rPr>
        <w:t>So this is the love you said was above all</w:t>
      </w:r>
    </w:p>
  </w:comment>
  <w:comment w:id="119" w:author="王琚" w:date="2026-06-18T14:39:07Z">
    <w:p w14:paraId="1112003D">
      <w:pPr>
        <w:pStyle w:val="默认"/>
        <w:bidi w:val="0"/>
      </w:pPr>
    </w:p>
    <w:p w14:paraId="1112003E">
      <w:pPr>
        <w:pStyle w:val="默认"/>
        <w:bidi w:val="0"/>
      </w:pPr>
      <w:r>
        <w:rPr>
          <w:rFonts w:ascii="Arial Unicode MS" w:cs="Arial Unicode MS" w:hAnsi="Arial Unicode MS" w:hint="eastAsia"/>
          <w:rtl w:val="0"/>
        </w:rPr>
        <w:t>同上</w:t>
      </w:r>
    </w:p>
  </w:comment>
  <w:comment w:id="127" w:author="王琚" w:date="2026-06-18T14:40:05Z">
    <w:p w14:paraId="1112003F">
      <w:pPr>
        <w:pStyle w:val="默认"/>
        <w:bidi w:val="0"/>
      </w:pPr>
    </w:p>
    <w:p w14:paraId="11120040">
      <w:pPr>
        <w:pStyle w:val="默认"/>
        <w:bidi w:val="0"/>
      </w:pPr>
      <w:r>
        <w:rPr>
          <w:rFonts w:cs="Arial Unicode MS" w:eastAsia="Arial Unicode MS"/>
          <w:rtl w:val="0"/>
        </w:rPr>
        <w:t>What you just did proved it was all a lie</w:t>
      </w:r>
    </w:p>
  </w:comment>
  <w:comment w:id="131" w:author="王琚" w:date="2026-06-18T14:45:00Z">
    <w:p w14:paraId="11120041">
      <w:pPr>
        <w:pStyle w:val="默认"/>
        <w:bidi w:val="0"/>
      </w:pPr>
    </w:p>
    <w:p w14:paraId="11120042">
      <w:pPr>
        <w:pStyle w:val="默认"/>
        <w:bidi w:val="0"/>
      </w:pPr>
      <w:r>
        <w:rPr>
          <w:rFonts w:cs="Arial Unicode MS" w:eastAsia="Arial Unicode MS"/>
          <w:rtl w:val="0"/>
        </w:rPr>
        <w:t>Care</w:t>
      </w:r>
      <w:r>
        <w:rPr>
          <w:rFonts w:ascii="Arial Unicode MS" w:cs="Arial Unicode MS" w:hAnsi="Arial Unicode MS" w:hint="eastAsia"/>
          <w:rtl w:val="0"/>
        </w:rPr>
        <w:t>不及物动词后面加</w:t>
      </w:r>
      <w:r>
        <w:rPr>
          <w:rFonts w:cs="Arial Unicode MS" w:eastAsia="Arial Unicode MS"/>
          <w:rtl w:val="0"/>
        </w:rPr>
        <w:t>about</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微软雅黑">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