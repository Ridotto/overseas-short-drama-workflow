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1"/>
        <w:spacing w:line="288" w:lineRule="auto"/>
        <w:jc w:val="left"/>
        <w:rPr>
          <w:rFonts w:ascii="Times New Roman" w:cs="Times New Roman" w:hAnsi="Times New Roman" w:eastAsia="Times New Roman"/>
          <w:kern w:val="0"/>
          <w:sz w:val="52"/>
          <w:szCs w:val="52"/>
          <w:lang w:val="zh-TW" w:eastAsia="zh-TW"/>
        </w:rPr>
      </w:pPr>
      <w:r>
        <w:rPr>
          <w:kern w:val="0"/>
          <w:sz w:val="52"/>
          <w:szCs w:val="52"/>
          <w:rtl w:val="0"/>
          <w:lang w:val="zh-TW" w:eastAsia="zh-TW"/>
        </w:rPr>
        <w:t>《顶奢宠爱：全纽约大佬争当我的榜一》</w:t>
      </w:r>
    </w:p>
    <w:p>
      <w:pPr>
        <w:pStyle w:val="Normal.0"/>
        <w:widowControl w:val="1"/>
        <w:spacing w:line="288" w:lineRule="auto"/>
        <w:jc w:val="left"/>
        <w:rPr>
          <w:rFonts w:ascii="Times New Roman" w:cs="Times New Roman" w:hAnsi="Times New Roman" w:eastAsia="Times New Roman"/>
          <w:outline w:val="0"/>
          <w:color w:val="ff2600"/>
          <w:sz w:val="26"/>
          <w:szCs w:val="26"/>
          <w:u w:color="ff2600"/>
          <w14:textFill>
            <w14:solidFill>
              <w14:srgbClr w14:val="FF2600"/>
            </w14:solidFill>
          </w14:textFill>
        </w:rPr>
      </w:pPr>
      <w:r>
        <w:rPr>
          <w:rFonts w:ascii="Times New Roman" w:hAnsi="Times New Roman"/>
          <w:outline w:val="0"/>
          <w:color w:val="ff2600"/>
          <w:kern w:val="0"/>
          <w:sz w:val="26"/>
          <w:szCs w:val="26"/>
          <w:u w:color="ff2600"/>
          <w:rtl w:val="0"/>
          <w:lang w:val="zh-TW" w:eastAsia="zh-TW"/>
          <w14:textFill>
            <w14:solidFill>
              <w14:srgbClr w14:val="FF2600"/>
            </w14:solidFill>
          </w14:textFill>
        </w:rPr>
        <w:t>Three Billionaires,</w:t>
      </w:r>
      <w:r>
        <w:rPr>
          <w:rFonts w:ascii="Times New Roman" w:hAnsi="Times New Roman"/>
          <w:outline w:val="0"/>
          <w:color w:val="ff2600"/>
          <w:kern w:val="0"/>
          <w:sz w:val="26"/>
          <w:szCs w:val="26"/>
          <w:u w:color="ff2600"/>
          <w:rtl w:val="0"/>
          <w:lang w:val="zh-TW" w:eastAsia="zh-TW"/>
          <w14:textFill>
            <w14:solidFill>
              <w14:srgbClr w14:val="FF2600"/>
            </w14:solidFill>
          </w14:textFill>
        </w:rPr>
        <w:t xml:space="preserve"> </w:t>
      </w:r>
      <w:r>
        <w:rPr>
          <w:rFonts w:ascii="Times New Roman" w:hAnsi="Times New Roman"/>
          <w:outline w:val="0"/>
          <w:color w:val="ff2600"/>
          <w:kern w:val="0"/>
          <w:sz w:val="26"/>
          <w:szCs w:val="26"/>
          <w:u w:color="ff2600"/>
          <w:rtl w:val="0"/>
          <w:lang w:val="en-US"/>
          <w14:textFill>
            <w14:solidFill>
              <w14:srgbClr w14:val="FF2600"/>
            </w14:solidFill>
          </w14:textFill>
        </w:rPr>
        <w:t>F</w:t>
      </w:r>
      <w:r>
        <w:rPr>
          <w:rFonts w:ascii="Times New Roman" w:hAnsi="Times New Roman"/>
          <w:outline w:val="0"/>
          <w:color w:val="ff2600"/>
          <w:kern w:val="0"/>
          <w:sz w:val="26"/>
          <w:szCs w:val="26"/>
          <w:u w:color="ff2600"/>
          <w:rtl w:val="0"/>
          <w:lang w:val="zh-TW" w:eastAsia="zh-TW"/>
          <w14:textFill>
            <w14:solidFill>
              <w14:srgbClr w14:val="FF2600"/>
            </w14:solidFill>
          </w14:textFill>
        </w:rPr>
        <w:t>or</w:t>
      </w:r>
      <w:r>
        <w:rPr>
          <w:rFonts w:ascii="Times New Roman" w:hAnsi="Times New Roman"/>
          <w:outline w:val="0"/>
          <w:color w:val="ff2600"/>
          <w:kern w:val="0"/>
          <w:sz w:val="26"/>
          <w:szCs w:val="26"/>
          <w:u w:color="ff2600"/>
          <w:rtl w:val="0"/>
          <w:lang w:val="zh-TW" w:eastAsia="zh-TW"/>
          <w14:textFill>
            <w14:solidFill>
              <w14:srgbClr w14:val="FF2600"/>
            </w14:solidFill>
          </w14:textFill>
        </w:rPr>
        <w:t xml:space="preserve"> One Lucky Streamer</w:t>
      </w:r>
    </w:p>
    <w:p>
      <w:pPr>
        <w:pStyle w:val="Normal.0"/>
        <w:widowControl w:val="1"/>
        <w:spacing w:line="288" w:lineRule="auto"/>
        <w:jc w:val="left"/>
        <w:rPr>
          <w:rFonts w:ascii="Times New Roman" w:cs="Times New Roman" w:hAnsi="Times New Roman" w:eastAsia="Times New Roman"/>
          <w:outline w:val="0"/>
          <w:color w:val="ff2600"/>
          <w:sz w:val="26"/>
          <w:szCs w:val="26"/>
          <w:u w:color="ff2600"/>
          <w14:textFill>
            <w14:solidFill>
              <w14:srgbClr w14:val="FF2600"/>
            </w14:solidFill>
          </w14:textFill>
        </w:rPr>
      </w:pPr>
      <w:r>
        <w:rPr>
          <w:outline w:val="0"/>
          <w:color w:val="ff2600"/>
          <w:kern w:val="0"/>
          <w:sz w:val="26"/>
          <w:szCs w:val="26"/>
          <w:u w:color="ff2600"/>
          <w:rtl w:val="0"/>
          <w:lang w:val="zh-TW" w:eastAsia="zh-TW"/>
          <w14:textFill>
            <w14:solidFill>
              <w14:srgbClr w14:val="FF2600"/>
            </w14:solidFill>
          </w14:textFill>
        </w:rPr>
        <w:t>备选名：</w:t>
      </w:r>
      <w:r>
        <w:rPr>
          <w:rFonts w:ascii="Times New Roman" w:hAnsi="Times New Roman"/>
          <w:outline w:val="0"/>
          <w:color w:val="ff2600"/>
          <w:sz w:val="26"/>
          <w:szCs w:val="26"/>
          <w:u w:color="ff2600"/>
          <w:rtl w:val="0"/>
          <w:lang w:val="en-US"/>
          <w14:textFill>
            <w14:solidFill>
              <w14:srgbClr w14:val="FF2600"/>
            </w14:solidFill>
          </w14:textFill>
        </w:rPr>
        <w:t>The</w:t>
      </w:r>
      <w:r>
        <w:rPr>
          <w:rFonts w:ascii="Times New Roman" w:hAnsi="Times New Roman"/>
          <w:outline w:val="0"/>
          <w:color w:val="ff2600"/>
          <w:sz w:val="26"/>
          <w:szCs w:val="26"/>
          <w:u w:color="ff2600"/>
          <w:rtl w:val="0"/>
          <w:lang w:val="zh-TW" w:eastAsia="zh-TW"/>
          <w14:textFill>
            <w14:solidFill>
              <w14:srgbClr w14:val="FF2600"/>
            </w14:solidFill>
          </w14:textFill>
        </w:rPr>
        <w:t xml:space="preserve"> </w:t>
      </w:r>
      <w:r>
        <w:rPr>
          <w:rFonts w:ascii="Times New Roman" w:hAnsi="Times New Roman"/>
          <w:outline w:val="0"/>
          <w:color w:val="ff2600"/>
          <w:sz w:val="26"/>
          <w:szCs w:val="26"/>
          <w:u w:color="ff2600"/>
          <w:rtl w:val="0"/>
          <w:lang w:val="en-US"/>
          <w14:textFill>
            <w14:solidFill>
              <w14:srgbClr w14:val="FF2600"/>
            </w14:solidFill>
          </w14:textFill>
        </w:rPr>
        <w:t>Three</w:t>
      </w:r>
      <w:r>
        <w:rPr>
          <w:rFonts w:ascii="Times New Roman" w:hAnsi="Times New Roman"/>
          <w:outline w:val="0"/>
          <w:color w:val="ff2600"/>
          <w:sz w:val="26"/>
          <w:szCs w:val="26"/>
          <w:u w:color="ff2600"/>
          <w:rtl w:val="0"/>
          <w:lang w:val="fr-FR"/>
          <w14:textFill>
            <w14:solidFill>
              <w14:srgbClr w14:val="FF2600"/>
            </w14:solidFill>
          </w14:textFill>
        </w:rPr>
        <w:t xml:space="preserve"> Billionaires</w:t>
      </w:r>
      <w:r>
        <w:rPr>
          <w:outline w:val="0"/>
          <w:color w:val="ff2600"/>
          <w:sz w:val="26"/>
          <w:szCs w:val="26"/>
          <w:u w:color="ff2600"/>
          <w:rtl w:val="0"/>
          <w:lang w:val="en-US"/>
          <w14:textFill>
            <w14:solidFill>
              <w14:srgbClr w14:val="FF2600"/>
            </w14:solidFill>
          </w14:textFill>
        </w:rPr>
        <w:t xml:space="preserve">’ </w:t>
      </w:r>
      <w:r>
        <w:rPr>
          <w:rFonts w:ascii="Times New Roman" w:hAnsi="Times New Roman"/>
          <w:outline w:val="0"/>
          <w:color w:val="ff2600"/>
          <w:sz w:val="26"/>
          <w:szCs w:val="26"/>
          <w:u w:color="ff2600"/>
          <w:rtl w:val="0"/>
          <w:lang w:val="en-US"/>
          <w14:textFill>
            <w14:solidFill>
              <w14:srgbClr w14:val="FF2600"/>
            </w14:solidFill>
          </w14:textFill>
        </w:rPr>
        <w:t>Favorite Streamer</w:t>
      </w:r>
    </w:p>
    <w:p>
      <w:pPr>
        <w:pStyle w:val="Normal.0"/>
        <w:widowControl w:val="1"/>
        <w:spacing w:line="288" w:lineRule="auto"/>
        <w:jc w:val="left"/>
        <w:rPr>
          <w:rFonts w:ascii="Times New Roman" w:cs="Times New Roman" w:hAnsi="Times New Roman" w:eastAsia="Times New Roman"/>
          <w:outline w:val="0"/>
          <w:color w:val="ff2600"/>
          <w:sz w:val="26"/>
          <w:szCs w:val="26"/>
          <w:u w:color="ff2600"/>
          <w14:textFill>
            <w14:solidFill>
              <w14:srgbClr w14:val="FF2600"/>
            </w14:solidFill>
          </w14:textFill>
        </w:rPr>
      </w:pPr>
      <w:r>
        <w:rPr>
          <w:rFonts w:ascii="Times New Roman" w:hAnsi="Times New Roman"/>
          <w:outline w:val="0"/>
          <w:color w:val="ff2600"/>
          <w:sz w:val="26"/>
          <w:szCs w:val="26"/>
          <w:u w:color="ff2600"/>
          <w:rtl w:val="0"/>
          <w:lang w:val="en-US"/>
          <w14:textFill>
            <w14:solidFill>
              <w14:srgbClr w14:val="FF2600"/>
            </w14:solidFill>
          </w14:textFill>
        </w:rPr>
        <w:t>The Streamer They All Spoiled</w:t>
      </w:r>
    </w:p>
    <w:p>
      <w:pPr>
        <w:pStyle w:val="Normal.0"/>
        <w:widowControl w:val="1"/>
        <w:spacing w:line="288" w:lineRule="auto"/>
        <w:jc w:val="left"/>
        <w:rPr>
          <w:rFonts w:ascii="Times New Roman" w:cs="Times New Roman" w:hAnsi="Times New Roman" w:eastAsia="Times New Roman"/>
          <w:outline w:val="0"/>
          <w:color w:val="ff2600"/>
          <w:sz w:val="26"/>
          <w:szCs w:val="26"/>
          <w:u w:color="ff2600"/>
          <w14:textFill>
            <w14:solidFill>
              <w14:srgbClr w14:val="FF2600"/>
            </w14:solidFill>
          </w14:textFill>
        </w:rPr>
      </w:pPr>
      <w:r>
        <w:rPr>
          <w:rFonts w:ascii="Times New Roman" w:hAnsi="Times New Roman"/>
          <w:outline w:val="0"/>
          <w:color w:val="ff2600"/>
          <w:sz w:val="26"/>
          <w:szCs w:val="26"/>
          <w:u w:color="ff2600"/>
          <w:rtl w:val="0"/>
          <w:lang w:val="en-US"/>
          <w14:textFill>
            <w14:solidFill>
              <w14:srgbClr w14:val="FF2600"/>
            </w14:solidFill>
          </w14:textFill>
        </w:rPr>
        <w:t>My Three Top Donors Are Billionaires</w:t>
      </w:r>
    </w:p>
    <w:p>
      <w:pPr>
        <w:pStyle w:val="Normal.0"/>
        <w:widowControl w:val="1"/>
        <w:spacing w:line="288" w:lineRule="auto"/>
        <w:jc w:val="left"/>
        <w:rPr>
          <w:rFonts w:ascii="Times New Roman" w:cs="Times New Roman" w:hAnsi="Times New Roman" w:eastAsia="Times New Roman"/>
          <w:outline w:val="0"/>
          <w:color w:val="ff2600"/>
          <w:sz w:val="52"/>
          <w:szCs w:val="52"/>
          <w:u w:color="ff2600"/>
          <w14:textFill>
            <w14:solidFill>
              <w14:srgbClr w14:val="FF2600"/>
            </w14:solidFill>
          </w14:textFill>
        </w:rPr>
      </w:pPr>
    </w:p>
    <w:p>
      <w:pPr>
        <w:pStyle w:val="Normal (Web)"/>
        <w:widowControl w:val="1"/>
        <w:rPr>
          <w:rFonts w:ascii="Times New Roman" w:cs="Times New Roman" w:hAnsi="Times New Roman" w:eastAsia="Times New Roman"/>
          <w:b w:val="1"/>
          <w:bCs w:val="1"/>
          <w:sz w:val="36"/>
          <w:szCs w:val="36"/>
          <w:lang w:val="zh-TW" w:eastAsia="zh-TW"/>
        </w:rPr>
      </w:pPr>
      <w:r>
        <w:rPr>
          <w:sz w:val="36"/>
          <w:szCs w:val="36"/>
          <w:rtl w:val="0"/>
          <w:lang w:val="zh-TW" w:eastAsia="zh-TW"/>
        </w:rPr>
        <w:t>人物小传：</w:t>
      </w:r>
    </w:p>
    <w:p>
      <w:pPr>
        <w:pStyle w:val="Normal (Web)"/>
        <w:widowControl w:val="1"/>
        <w:rPr>
          <w:rFonts w:ascii="Times New Roman" w:cs="Times New Roman" w:hAnsi="Times New Roman" w:eastAsia="Times New Roman"/>
          <w:sz w:val="21"/>
          <w:szCs w:val="21"/>
        </w:rPr>
      </w:pPr>
      <w:r>
        <w:rPr>
          <w:sz w:val="21"/>
          <w:szCs w:val="21"/>
          <w:rtl w:val="0"/>
          <w:lang w:val="zh-TW" w:eastAsia="zh-TW"/>
        </w:rPr>
        <w:t>女主：</w:t>
      </w:r>
      <w:r>
        <w:rPr>
          <w:rFonts w:ascii="Times New Roman" w:hAnsi="Times New Roman"/>
          <w:sz w:val="21"/>
          <w:szCs w:val="21"/>
          <w:rtl w:val="0"/>
          <w:lang w:val="en-US"/>
        </w:rPr>
        <w:t>Ava</w:t>
      </w:r>
      <w:r>
        <w:rPr>
          <w:sz w:val="21"/>
          <w:szCs w:val="21"/>
          <w:rtl w:val="0"/>
          <w:lang w:val="zh-TW" w:eastAsia="zh-TW"/>
        </w:rPr>
        <w:t>（艾娃）</w:t>
      </w:r>
    </w:p>
    <w:p>
      <w:pPr>
        <w:pStyle w:val="Normal (Web)"/>
        <w:widowControl w:val="1"/>
        <w:rPr>
          <w:rFonts w:ascii="Times New Roman" w:cs="Times New Roman" w:hAnsi="Times New Roman" w:eastAsia="Times New Roman"/>
          <w:sz w:val="21"/>
          <w:szCs w:val="21"/>
        </w:rPr>
      </w:pPr>
      <w:r>
        <w:rPr>
          <w:rFonts w:ascii="Times New Roman" w:hAnsi="Times New Roman"/>
          <w:sz w:val="21"/>
          <w:szCs w:val="21"/>
          <w:rtl w:val="0"/>
          <w:lang w:val="en-US"/>
        </w:rPr>
        <w:t>21</w:t>
      </w:r>
      <w:r>
        <w:rPr>
          <w:sz w:val="21"/>
          <w:szCs w:val="21"/>
          <w:rtl w:val="0"/>
          <w:lang w:val="zh-TW" w:eastAsia="zh-TW"/>
        </w:rPr>
        <w:t>岁，布鲁克林坚韧小玫瑰，纯欲系天花板。</w:t>
      </w:r>
    </w:p>
    <w:p>
      <w:pPr>
        <w:pStyle w:val="Normal (Web)"/>
        <w:widowControl w:val="1"/>
        <w:rPr>
          <w:rFonts w:ascii="Times New Roman" w:cs="Times New Roman" w:hAnsi="Times New Roman" w:eastAsia="Times New Roman"/>
          <w:sz w:val="21"/>
          <w:szCs w:val="21"/>
        </w:rPr>
      </w:pPr>
      <w:r>
        <w:rPr>
          <w:sz w:val="21"/>
          <w:szCs w:val="21"/>
          <w:rtl w:val="0"/>
          <w:lang w:val="zh-TW" w:eastAsia="zh-TW"/>
        </w:rPr>
        <w:t>出身贫寒，为了给患有罕见病的弟弟凑天价医药费，被迫在</w:t>
      </w:r>
      <w:r>
        <w:rPr>
          <w:rFonts w:ascii="Times New Roman" w:hAnsi="Times New Roman"/>
          <w:sz w:val="21"/>
          <w:szCs w:val="21"/>
          <w:rtl w:val="0"/>
          <w:lang w:val="en-US"/>
        </w:rPr>
        <w:t>Twitch</w:t>
      </w:r>
      <w:r>
        <w:rPr>
          <w:sz w:val="21"/>
          <w:szCs w:val="21"/>
          <w:rtl w:val="0"/>
          <w:lang w:val="zh-TW" w:eastAsia="zh-TW"/>
        </w:rPr>
        <w:t>做颜值主播。性格起初自卑怯弱，但在一次次被大佬的偏爱中逐渐建立自信，变得清醒且反骨。她不贪慕虚荣，却自带让顶级圈层大佬欲罢不能的</w:t>
      </w:r>
      <w:r>
        <w:rPr>
          <w:rFonts w:ascii="Times New Roman" w:hAnsi="Times New Roman" w:hint="default"/>
          <w:sz w:val="21"/>
          <w:szCs w:val="21"/>
          <w:rtl w:val="0"/>
          <w:lang w:val="en-US"/>
        </w:rPr>
        <w:t>“</w:t>
      </w:r>
      <w:r>
        <w:rPr>
          <w:sz w:val="21"/>
          <w:szCs w:val="21"/>
          <w:rtl w:val="0"/>
          <w:lang w:val="zh-TW" w:eastAsia="zh-TW"/>
        </w:rPr>
        <w:t>破碎感</w:t>
      </w:r>
      <w:r>
        <w:rPr>
          <w:rFonts w:ascii="Times New Roman" w:hAnsi="Times New Roman" w:hint="default"/>
          <w:sz w:val="21"/>
          <w:szCs w:val="21"/>
          <w:rtl w:val="0"/>
          <w:lang w:val="en-US"/>
        </w:rPr>
        <w:t>”</w:t>
      </w:r>
      <w:r>
        <w:rPr>
          <w:sz w:val="21"/>
          <w:szCs w:val="21"/>
          <w:rtl w:val="0"/>
          <w:lang w:val="zh-TW" w:eastAsia="zh-TW"/>
        </w:rPr>
        <w:t>与</w:t>
      </w:r>
      <w:r>
        <w:rPr>
          <w:rFonts w:ascii="Times New Roman" w:hAnsi="Times New Roman" w:hint="default"/>
          <w:sz w:val="21"/>
          <w:szCs w:val="21"/>
          <w:rtl w:val="0"/>
          <w:lang w:val="en-US"/>
        </w:rPr>
        <w:t>“</w:t>
      </w:r>
      <w:r>
        <w:rPr>
          <w:sz w:val="21"/>
          <w:szCs w:val="21"/>
          <w:rtl w:val="0"/>
          <w:lang w:val="zh-TW" w:eastAsia="zh-TW"/>
        </w:rPr>
        <w:t>致命吸引力</w:t>
      </w:r>
      <w:r>
        <w:rPr>
          <w:rFonts w:ascii="Times New Roman" w:hAnsi="Times New Roman" w:hint="default"/>
          <w:sz w:val="21"/>
          <w:szCs w:val="21"/>
          <w:rtl w:val="0"/>
          <w:lang w:val="en-US"/>
        </w:rPr>
        <w:t>”</w:t>
      </w:r>
      <w:r>
        <w:rPr>
          <w:sz w:val="21"/>
          <w:szCs w:val="21"/>
          <w:rtl w:val="0"/>
          <w:lang w:val="zh-TW" w:eastAsia="zh-TW"/>
        </w:rPr>
        <w:t>。面对全网黑和反派的欺凌，她从退缩不前，成长为能借用大佬势力绝地反击的女王。</w:t>
      </w:r>
    </w:p>
    <w:p>
      <w:pPr>
        <w:pStyle w:val="Normal (Web)"/>
        <w:widowControl w:val="1"/>
        <w:rPr>
          <w:rFonts w:ascii="Times New Roman" w:cs="Times New Roman" w:hAnsi="Times New Roman" w:eastAsia="Times New Roman"/>
          <w:sz w:val="21"/>
          <w:szCs w:val="21"/>
        </w:rPr>
      </w:pPr>
      <w:r>
        <w:rPr>
          <w:sz w:val="21"/>
          <w:szCs w:val="21"/>
          <w:rtl w:val="0"/>
          <w:lang w:val="zh-TW" w:eastAsia="zh-TW"/>
        </w:rPr>
        <w:t>男主</w:t>
      </w:r>
      <w:r>
        <w:rPr>
          <w:rFonts w:ascii="Times New Roman" w:hAnsi="Times New Roman"/>
          <w:sz w:val="21"/>
          <w:szCs w:val="21"/>
          <w:rtl w:val="0"/>
          <w:lang w:val="en-US"/>
        </w:rPr>
        <w:t>1</w:t>
      </w:r>
      <w:r>
        <w:rPr>
          <w:sz w:val="21"/>
          <w:szCs w:val="21"/>
          <w:rtl w:val="0"/>
          <w:lang w:val="zh-TW" w:eastAsia="zh-TW"/>
        </w:rPr>
        <w:t>号：</w:t>
      </w:r>
      <w:r>
        <w:rPr>
          <w:rFonts w:ascii="Times New Roman" w:hAnsi="Times New Roman"/>
          <w:sz w:val="21"/>
          <w:szCs w:val="21"/>
          <w:rtl w:val="0"/>
          <w:lang w:val="en-US"/>
        </w:rPr>
        <w:t>Liam</w:t>
      </w:r>
      <w:r>
        <w:rPr>
          <w:sz w:val="21"/>
          <w:szCs w:val="21"/>
          <w:rtl w:val="0"/>
          <w:lang w:val="zh-TW" w:eastAsia="zh-TW"/>
        </w:rPr>
        <w:t>（利亚姆）</w:t>
      </w:r>
    </w:p>
    <w:p>
      <w:pPr>
        <w:pStyle w:val="Normal (Web)"/>
        <w:widowControl w:val="1"/>
        <w:rPr>
          <w:rFonts w:ascii="Times New Roman" w:cs="Times New Roman" w:hAnsi="Times New Roman" w:eastAsia="Times New Roman"/>
          <w:sz w:val="21"/>
          <w:szCs w:val="21"/>
        </w:rPr>
      </w:pPr>
      <w:r>
        <w:rPr>
          <w:rFonts w:ascii="Times New Roman" w:hAnsi="Times New Roman"/>
          <w:sz w:val="21"/>
          <w:szCs w:val="21"/>
          <w:rtl w:val="0"/>
          <w:lang w:val="en-US"/>
        </w:rPr>
        <w:t>29</w:t>
      </w:r>
      <w:r>
        <w:rPr>
          <w:sz w:val="21"/>
          <w:szCs w:val="21"/>
          <w:rtl w:val="0"/>
          <w:lang w:val="zh-TW" w:eastAsia="zh-TW"/>
        </w:rPr>
        <w:t>岁，华尔街顶级财阀，老钱家族继承人，高冷禁欲系。</w:t>
      </w:r>
    </w:p>
    <w:p>
      <w:pPr>
        <w:pStyle w:val="Normal (Web)"/>
        <w:widowControl w:val="1"/>
        <w:rPr>
          <w:rFonts w:ascii="Times New Roman" w:cs="Times New Roman" w:hAnsi="Times New Roman" w:eastAsia="Times New Roman"/>
          <w:sz w:val="21"/>
          <w:szCs w:val="21"/>
        </w:rPr>
      </w:pPr>
      <w:r>
        <w:rPr>
          <w:sz w:val="21"/>
          <w:szCs w:val="21"/>
          <w:rtl w:val="0"/>
          <w:lang w:val="zh-TW" w:eastAsia="zh-TW"/>
        </w:rPr>
        <w:t>直播间</w:t>
      </w:r>
      <w:r>
        <w:rPr>
          <w:rFonts w:ascii="Times New Roman" w:hAnsi="Times New Roman"/>
          <w:sz w:val="21"/>
          <w:szCs w:val="21"/>
          <w:rtl w:val="0"/>
          <w:lang w:val="en-US"/>
        </w:rPr>
        <w:t>ID</w:t>
      </w:r>
      <w:r>
        <w:rPr>
          <w:rFonts w:ascii="Times New Roman" w:hAnsi="Times New Roman" w:hint="default"/>
          <w:sz w:val="21"/>
          <w:szCs w:val="21"/>
          <w:rtl w:val="0"/>
          <w:lang w:val="en-US"/>
        </w:rPr>
        <w:t>“</w:t>
      </w:r>
      <w:r>
        <w:rPr>
          <w:rFonts w:ascii="Times New Roman" w:hAnsi="Times New Roman"/>
          <w:sz w:val="21"/>
          <w:szCs w:val="21"/>
          <w:rtl w:val="0"/>
          <w:lang w:val="en-US"/>
        </w:rPr>
        <w:t>L</w:t>
      </w:r>
      <w:r>
        <w:rPr>
          <w:sz w:val="21"/>
          <w:szCs w:val="21"/>
          <w:rtl w:val="0"/>
          <w:lang w:val="zh-TW" w:eastAsia="zh-TW"/>
        </w:rPr>
        <w:t>先生</w:t>
      </w:r>
      <w:r>
        <w:rPr>
          <w:rFonts w:ascii="Times New Roman" w:hAnsi="Times New Roman" w:hint="default"/>
          <w:sz w:val="21"/>
          <w:szCs w:val="21"/>
          <w:rtl w:val="0"/>
          <w:lang w:val="en-US"/>
        </w:rPr>
        <w:t>”</w:t>
      </w:r>
      <w:r>
        <w:rPr>
          <w:sz w:val="21"/>
          <w:szCs w:val="21"/>
          <w:rtl w:val="0"/>
          <w:lang w:val="zh-TW" w:eastAsia="zh-TW"/>
        </w:rPr>
        <w:t>。掌控全美经济命脉，性格冷酷，信奉</w:t>
      </w:r>
      <w:r>
        <w:rPr>
          <w:rFonts w:ascii="Times New Roman" w:hAnsi="Times New Roman" w:hint="default"/>
          <w:sz w:val="21"/>
          <w:szCs w:val="21"/>
          <w:rtl w:val="0"/>
          <w:lang w:val="en-US"/>
        </w:rPr>
        <w:t>“</w:t>
      </w:r>
      <w:r>
        <w:rPr>
          <w:sz w:val="21"/>
          <w:szCs w:val="21"/>
          <w:rtl w:val="0"/>
          <w:lang w:val="zh-TW" w:eastAsia="zh-TW"/>
        </w:rPr>
        <w:t>能用钱解决的事都不叫事</w:t>
      </w:r>
      <w:r>
        <w:rPr>
          <w:rFonts w:ascii="Times New Roman" w:hAnsi="Times New Roman" w:hint="default"/>
          <w:sz w:val="21"/>
          <w:szCs w:val="21"/>
          <w:rtl w:val="0"/>
          <w:lang w:val="en-US"/>
        </w:rPr>
        <w:t>”</w:t>
      </w:r>
      <w:r>
        <w:rPr>
          <w:sz w:val="21"/>
          <w:szCs w:val="21"/>
          <w:rtl w:val="0"/>
          <w:lang w:val="zh-TW" w:eastAsia="zh-TW"/>
        </w:rPr>
        <w:t>。无意间刷到</w:t>
      </w:r>
      <w:r>
        <w:rPr>
          <w:rFonts w:ascii="Times New Roman" w:hAnsi="Times New Roman"/>
          <w:sz w:val="21"/>
          <w:szCs w:val="21"/>
          <w:rtl w:val="0"/>
          <w:lang w:val="en-US"/>
        </w:rPr>
        <w:t>Ava</w:t>
      </w:r>
      <w:r>
        <w:rPr>
          <w:sz w:val="21"/>
          <w:szCs w:val="21"/>
          <w:rtl w:val="0"/>
          <w:lang w:val="zh-TW" w:eastAsia="zh-TW"/>
        </w:rPr>
        <w:t>的直播，被她眼底的倔强打动。动辄刷几百万美金礼物，</w:t>
      </w:r>
      <w:r>
        <w:rPr>
          <w:rFonts w:ascii="Times New Roman" w:hAnsi="Times New Roman"/>
          <w:sz w:val="21"/>
          <w:szCs w:val="21"/>
          <w:rtl w:val="0"/>
          <w:lang w:val="en-US"/>
        </w:rPr>
        <w:t>Ava</w:t>
      </w:r>
      <w:r>
        <w:rPr>
          <w:sz w:val="21"/>
          <w:szCs w:val="21"/>
          <w:rtl w:val="0"/>
          <w:lang w:val="zh-TW" w:eastAsia="zh-TW"/>
        </w:rPr>
        <w:t>夸一句城堡特效好看，他直接买下长岛真实的中世纪城堡过户给她。</w:t>
      </w:r>
    </w:p>
    <w:p>
      <w:pPr>
        <w:pStyle w:val="Normal (Web)"/>
        <w:widowControl w:val="1"/>
        <w:rPr>
          <w:rFonts w:ascii="Times New Roman" w:cs="Times New Roman" w:hAnsi="Times New Roman" w:eastAsia="Times New Roman"/>
          <w:sz w:val="21"/>
          <w:szCs w:val="21"/>
        </w:rPr>
      </w:pPr>
      <w:r>
        <w:rPr>
          <w:sz w:val="21"/>
          <w:szCs w:val="21"/>
          <w:rtl w:val="0"/>
          <w:lang w:val="zh-TW" w:eastAsia="zh-TW"/>
        </w:rPr>
        <w:t>男主</w:t>
      </w:r>
      <w:r>
        <w:rPr>
          <w:rFonts w:ascii="Times New Roman" w:hAnsi="Times New Roman"/>
          <w:sz w:val="21"/>
          <w:szCs w:val="21"/>
          <w:rtl w:val="0"/>
          <w:lang w:val="en-US"/>
        </w:rPr>
        <w:t>2</w:t>
      </w:r>
      <w:r>
        <w:rPr>
          <w:sz w:val="21"/>
          <w:szCs w:val="21"/>
          <w:rtl w:val="0"/>
          <w:lang w:val="zh-TW" w:eastAsia="zh-TW"/>
        </w:rPr>
        <w:t>号：</w:t>
      </w:r>
      <w:r>
        <w:rPr>
          <w:rFonts w:ascii="Times New Roman" w:hAnsi="Times New Roman"/>
          <w:sz w:val="21"/>
          <w:szCs w:val="21"/>
          <w:rtl w:val="0"/>
          <w:lang w:val="en-US"/>
        </w:rPr>
        <w:t>Chase</w:t>
      </w:r>
      <w:r>
        <w:rPr>
          <w:sz w:val="21"/>
          <w:szCs w:val="21"/>
          <w:rtl w:val="0"/>
          <w:lang w:val="zh-TW" w:eastAsia="zh-TW"/>
        </w:rPr>
        <w:t>（蔡斯）</w:t>
      </w:r>
    </w:p>
    <w:p>
      <w:pPr>
        <w:pStyle w:val="Normal (Web)"/>
        <w:widowControl w:val="1"/>
        <w:rPr>
          <w:rFonts w:ascii="Times New Roman" w:cs="Times New Roman" w:hAnsi="Times New Roman" w:eastAsia="Times New Roman"/>
          <w:sz w:val="21"/>
          <w:szCs w:val="21"/>
        </w:rPr>
      </w:pPr>
      <w:r>
        <w:rPr>
          <w:rFonts w:ascii="Times New Roman" w:hAnsi="Times New Roman"/>
          <w:sz w:val="21"/>
          <w:szCs w:val="21"/>
          <w:rtl w:val="0"/>
          <w:lang w:val="en-US"/>
        </w:rPr>
        <w:t>25</w:t>
      </w:r>
      <w:r>
        <w:rPr>
          <w:sz w:val="21"/>
          <w:szCs w:val="21"/>
          <w:rtl w:val="0"/>
          <w:lang w:val="zh-TW" w:eastAsia="zh-TW"/>
        </w:rPr>
        <w:t>岁，好莱坞顶流巨星，荷尔蒙爆棚，张扬狂热系。</w:t>
      </w:r>
    </w:p>
    <w:p>
      <w:pPr>
        <w:pStyle w:val="Normal (Web)"/>
        <w:widowControl w:val="1"/>
        <w:rPr>
          <w:rFonts w:ascii="Times New Roman" w:cs="Times New Roman" w:hAnsi="Times New Roman" w:eastAsia="Times New Roman"/>
          <w:sz w:val="21"/>
          <w:szCs w:val="21"/>
        </w:rPr>
      </w:pPr>
      <w:r>
        <w:rPr>
          <w:sz w:val="21"/>
          <w:szCs w:val="21"/>
          <w:rtl w:val="0"/>
          <w:lang w:val="zh-TW" w:eastAsia="zh-TW"/>
        </w:rPr>
        <w:t>直播间</w:t>
      </w:r>
      <w:r>
        <w:rPr>
          <w:rFonts w:ascii="Times New Roman" w:hAnsi="Times New Roman"/>
          <w:sz w:val="21"/>
          <w:szCs w:val="21"/>
          <w:rtl w:val="0"/>
          <w:lang w:val="en-US"/>
        </w:rPr>
        <w:t>ID</w:t>
      </w:r>
      <w:r>
        <w:rPr>
          <w:rFonts w:ascii="Times New Roman" w:hAnsi="Times New Roman" w:hint="default"/>
          <w:sz w:val="21"/>
          <w:szCs w:val="21"/>
          <w:rtl w:val="0"/>
          <w:lang w:val="en-US"/>
        </w:rPr>
        <w:t>“</w:t>
      </w:r>
      <w:r>
        <w:rPr>
          <w:rFonts w:ascii="Times New Roman" w:hAnsi="Times New Roman"/>
          <w:sz w:val="21"/>
          <w:szCs w:val="21"/>
          <w:rtl w:val="0"/>
          <w:lang w:val="en-US"/>
        </w:rPr>
        <w:t>C</w:t>
      </w:r>
      <w:r>
        <w:rPr>
          <w:sz w:val="21"/>
          <w:szCs w:val="21"/>
          <w:rtl w:val="0"/>
          <w:lang w:val="zh-TW" w:eastAsia="zh-TW"/>
        </w:rPr>
        <w:t>狂热</w:t>
      </w:r>
      <w:r>
        <w:rPr>
          <w:rFonts w:ascii="Times New Roman" w:hAnsi="Times New Roman" w:hint="default"/>
          <w:sz w:val="21"/>
          <w:szCs w:val="21"/>
          <w:rtl w:val="0"/>
          <w:lang w:val="en-US"/>
        </w:rPr>
        <w:t>”</w:t>
      </w:r>
      <w:r>
        <w:rPr>
          <w:sz w:val="21"/>
          <w:szCs w:val="21"/>
          <w:rtl w:val="0"/>
          <w:lang w:val="zh-TW" w:eastAsia="zh-TW"/>
        </w:rPr>
        <w:t>。粉丝千万，性格桀骜不驯、极度护短。为了</w:t>
      </w:r>
      <w:r>
        <w:rPr>
          <w:rFonts w:ascii="Times New Roman" w:hAnsi="Times New Roman"/>
          <w:sz w:val="21"/>
          <w:szCs w:val="21"/>
          <w:rtl w:val="0"/>
          <w:lang w:val="en-US"/>
        </w:rPr>
        <w:t>Ava</w:t>
      </w:r>
      <w:r>
        <w:rPr>
          <w:sz w:val="21"/>
          <w:szCs w:val="21"/>
          <w:rtl w:val="0"/>
          <w:lang w:val="zh-TW" w:eastAsia="zh-TW"/>
        </w:rPr>
        <w:t>经常在推特上与黑粉大战，毫不避讳自己的爱意。他的爱是全宇宙宣告，用顶级的娱乐圈资源把</w:t>
      </w:r>
      <w:r>
        <w:rPr>
          <w:rFonts w:ascii="Times New Roman" w:hAnsi="Times New Roman"/>
          <w:sz w:val="21"/>
          <w:szCs w:val="21"/>
          <w:rtl w:val="0"/>
          <w:lang w:val="en-US"/>
        </w:rPr>
        <w:t>Ava</w:t>
      </w:r>
      <w:r>
        <w:rPr>
          <w:sz w:val="21"/>
          <w:szCs w:val="21"/>
          <w:rtl w:val="0"/>
          <w:lang w:val="zh-TW" w:eastAsia="zh-TW"/>
        </w:rPr>
        <w:t>捧成唯一的焦点。</w:t>
      </w:r>
    </w:p>
    <w:p>
      <w:pPr>
        <w:pStyle w:val="Normal (Web)"/>
        <w:widowControl w:val="1"/>
        <w:rPr>
          <w:rFonts w:ascii="Times New Roman" w:cs="Times New Roman" w:hAnsi="Times New Roman" w:eastAsia="Times New Roman"/>
          <w:sz w:val="21"/>
          <w:szCs w:val="21"/>
        </w:rPr>
      </w:pPr>
      <w:r>
        <w:rPr>
          <w:sz w:val="21"/>
          <w:szCs w:val="21"/>
          <w:rtl w:val="0"/>
          <w:lang w:val="zh-TW" w:eastAsia="zh-TW"/>
        </w:rPr>
        <w:t>男主</w:t>
      </w:r>
      <w:r>
        <w:rPr>
          <w:rFonts w:ascii="Times New Roman" w:hAnsi="Times New Roman"/>
          <w:sz w:val="21"/>
          <w:szCs w:val="21"/>
          <w:rtl w:val="0"/>
          <w:lang w:val="en-US"/>
        </w:rPr>
        <w:t>3</w:t>
      </w:r>
      <w:r>
        <w:rPr>
          <w:sz w:val="21"/>
          <w:szCs w:val="21"/>
          <w:rtl w:val="0"/>
          <w:lang w:val="zh-TW" w:eastAsia="zh-TW"/>
        </w:rPr>
        <w:t>号：</w:t>
      </w:r>
      <w:r>
        <w:rPr>
          <w:rFonts w:ascii="Times New Roman" w:hAnsi="Times New Roman"/>
          <w:sz w:val="21"/>
          <w:szCs w:val="21"/>
          <w:rtl w:val="0"/>
          <w:lang w:val="en-US"/>
        </w:rPr>
        <w:t>Dante</w:t>
      </w:r>
      <w:r>
        <w:rPr>
          <w:sz w:val="21"/>
          <w:szCs w:val="21"/>
          <w:rtl w:val="0"/>
          <w:lang w:val="zh-TW" w:eastAsia="zh-TW"/>
        </w:rPr>
        <w:t>（但丁）</w:t>
      </w:r>
    </w:p>
    <w:p>
      <w:pPr>
        <w:pStyle w:val="Normal (Web)"/>
        <w:widowControl w:val="1"/>
        <w:rPr>
          <w:rFonts w:ascii="Times New Roman" w:cs="Times New Roman" w:hAnsi="Times New Roman" w:eastAsia="Times New Roman"/>
          <w:sz w:val="21"/>
          <w:szCs w:val="21"/>
        </w:rPr>
      </w:pPr>
      <w:r>
        <w:rPr>
          <w:rFonts w:ascii="Times New Roman" w:hAnsi="Times New Roman"/>
          <w:sz w:val="21"/>
          <w:szCs w:val="21"/>
          <w:rtl w:val="0"/>
          <w:lang w:val="en-US"/>
        </w:rPr>
        <w:t>28</w:t>
      </w:r>
      <w:r>
        <w:rPr>
          <w:sz w:val="21"/>
          <w:szCs w:val="21"/>
          <w:rtl w:val="0"/>
          <w:lang w:val="zh-TW" w:eastAsia="zh-TW"/>
        </w:rPr>
        <w:t>岁，纽约黑手党教父，地下世界的无冕之王，腹黑病娇系。</w:t>
      </w:r>
    </w:p>
    <w:p>
      <w:pPr>
        <w:pStyle w:val="Normal (Web)"/>
        <w:widowControl w:val="1"/>
        <w:rPr>
          <w:rFonts w:ascii="Times New Roman" w:cs="Times New Roman" w:hAnsi="Times New Roman" w:eastAsia="Times New Roman"/>
          <w:sz w:val="21"/>
          <w:szCs w:val="21"/>
        </w:rPr>
      </w:pPr>
      <w:r>
        <w:rPr>
          <w:sz w:val="21"/>
          <w:szCs w:val="21"/>
          <w:rtl w:val="0"/>
          <w:lang w:val="zh-TW" w:eastAsia="zh-TW"/>
        </w:rPr>
        <w:t>直播间</w:t>
      </w:r>
      <w:r>
        <w:rPr>
          <w:rFonts w:ascii="Times New Roman" w:hAnsi="Times New Roman"/>
          <w:sz w:val="21"/>
          <w:szCs w:val="21"/>
          <w:rtl w:val="0"/>
          <w:lang w:val="en-US"/>
        </w:rPr>
        <w:t>ID</w:t>
      </w:r>
      <w:r>
        <w:rPr>
          <w:rFonts w:ascii="Times New Roman" w:hAnsi="Times New Roman" w:hint="default"/>
          <w:sz w:val="21"/>
          <w:szCs w:val="21"/>
          <w:rtl w:val="0"/>
          <w:lang w:val="en-US"/>
        </w:rPr>
        <w:t>“</w:t>
      </w:r>
      <w:r>
        <w:rPr>
          <w:rFonts w:ascii="Times New Roman" w:hAnsi="Times New Roman"/>
          <w:sz w:val="21"/>
          <w:szCs w:val="21"/>
          <w:rtl w:val="0"/>
          <w:lang w:val="en-US"/>
        </w:rPr>
        <w:t>D</w:t>
      </w:r>
      <w:r>
        <w:rPr>
          <w:rFonts w:ascii="Times New Roman" w:hAnsi="Times New Roman" w:hint="default"/>
          <w:sz w:val="21"/>
          <w:szCs w:val="21"/>
          <w:rtl w:val="0"/>
          <w:lang w:val="en-US"/>
        </w:rPr>
        <w:t>”</w:t>
      </w:r>
      <w:r>
        <w:rPr>
          <w:sz w:val="21"/>
          <w:szCs w:val="21"/>
          <w:rtl w:val="0"/>
          <w:lang w:val="zh-TW" w:eastAsia="zh-TW"/>
        </w:rPr>
        <w:t>。永远在暗网和黑夜中操控一切，杀伐果断，视人命如草芥，却唯独把所有的温柔给了</w:t>
      </w:r>
      <w:r>
        <w:rPr>
          <w:rFonts w:ascii="Times New Roman" w:hAnsi="Times New Roman"/>
          <w:sz w:val="21"/>
          <w:szCs w:val="21"/>
          <w:rtl w:val="0"/>
          <w:lang w:val="en-US"/>
        </w:rPr>
        <w:t>Ava</w:t>
      </w:r>
      <w:r>
        <w:rPr>
          <w:sz w:val="21"/>
          <w:szCs w:val="21"/>
          <w:rtl w:val="0"/>
          <w:lang w:val="zh-TW" w:eastAsia="zh-TW"/>
        </w:rPr>
        <w:t>。他的爱是绝对的占有与残忍的守护，谁敢让</w:t>
      </w:r>
      <w:r>
        <w:rPr>
          <w:rFonts w:ascii="Times New Roman" w:hAnsi="Times New Roman"/>
          <w:sz w:val="21"/>
          <w:szCs w:val="21"/>
          <w:rtl w:val="0"/>
          <w:lang w:val="en-US"/>
        </w:rPr>
        <w:t>Ava</w:t>
      </w:r>
      <w:r>
        <w:rPr>
          <w:sz w:val="21"/>
          <w:szCs w:val="21"/>
          <w:rtl w:val="0"/>
          <w:lang w:val="zh-TW" w:eastAsia="zh-TW"/>
        </w:rPr>
        <w:t>掉一滴眼泪，他就要谁家破人亡。</w:t>
      </w:r>
    </w:p>
    <w:p>
      <w:pPr>
        <w:pStyle w:val="Normal (Web)"/>
        <w:widowControl w:val="1"/>
        <w:rPr>
          <w:rFonts w:ascii="Times New Roman" w:cs="Times New Roman" w:hAnsi="Times New Roman" w:eastAsia="Times New Roman"/>
          <w:sz w:val="21"/>
          <w:szCs w:val="21"/>
        </w:rPr>
      </w:pPr>
      <w:r>
        <w:rPr>
          <w:sz w:val="21"/>
          <w:szCs w:val="21"/>
          <w:rtl w:val="0"/>
          <w:lang w:val="zh-TW" w:eastAsia="zh-TW"/>
        </w:rPr>
        <w:t>女配（反派）：</w:t>
      </w:r>
      <w:r>
        <w:rPr>
          <w:rFonts w:ascii="Times New Roman" w:hAnsi="Times New Roman"/>
          <w:sz w:val="21"/>
          <w:szCs w:val="21"/>
          <w:rtl w:val="0"/>
          <w:lang w:val="en-US"/>
        </w:rPr>
        <w:t>Chloe</w:t>
      </w:r>
      <w:r>
        <w:rPr>
          <w:sz w:val="21"/>
          <w:szCs w:val="21"/>
          <w:rtl w:val="0"/>
          <w:lang w:val="zh-TW" w:eastAsia="zh-TW"/>
        </w:rPr>
        <w:t>（克洛伊）</w:t>
      </w:r>
    </w:p>
    <w:p>
      <w:pPr>
        <w:pStyle w:val="Normal (Web)"/>
        <w:widowControl w:val="1"/>
        <w:rPr>
          <w:rFonts w:ascii="Times New Roman" w:cs="Times New Roman" w:hAnsi="Times New Roman" w:eastAsia="Times New Roman"/>
          <w:sz w:val="21"/>
          <w:szCs w:val="21"/>
        </w:rPr>
      </w:pPr>
      <w:r>
        <w:rPr>
          <w:rFonts w:ascii="Times New Roman" w:hAnsi="Times New Roman"/>
          <w:sz w:val="21"/>
          <w:szCs w:val="21"/>
          <w:rtl w:val="0"/>
          <w:lang w:val="en-US"/>
        </w:rPr>
        <w:t>24</w:t>
      </w:r>
      <w:r>
        <w:rPr>
          <w:sz w:val="21"/>
          <w:szCs w:val="21"/>
          <w:rtl w:val="0"/>
          <w:lang w:val="zh-TW" w:eastAsia="zh-TW"/>
        </w:rPr>
        <w:t>岁，</w:t>
      </w:r>
      <w:r>
        <w:rPr>
          <w:rFonts w:ascii="Times New Roman" w:hAnsi="Times New Roman"/>
          <w:sz w:val="21"/>
          <w:szCs w:val="21"/>
          <w:rtl w:val="0"/>
          <w:lang w:val="en-US"/>
        </w:rPr>
        <w:t>Twitch</w:t>
      </w:r>
      <w:r>
        <w:rPr>
          <w:sz w:val="21"/>
          <w:szCs w:val="21"/>
          <w:rtl w:val="0"/>
          <w:lang w:val="zh-TW" w:eastAsia="zh-TW"/>
        </w:rPr>
        <w:t>平台曾经的</w:t>
      </w:r>
      <w:r>
        <w:rPr>
          <w:rFonts w:ascii="Times New Roman" w:hAnsi="Times New Roman" w:hint="default"/>
          <w:sz w:val="21"/>
          <w:szCs w:val="21"/>
          <w:rtl w:val="0"/>
          <w:lang w:val="en-US"/>
        </w:rPr>
        <w:t>“</w:t>
      </w:r>
      <w:r>
        <w:rPr>
          <w:sz w:val="21"/>
          <w:szCs w:val="21"/>
          <w:rtl w:val="0"/>
          <w:lang w:val="zh-TW" w:eastAsia="zh-TW"/>
        </w:rPr>
        <w:t>一姐</w:t>
      </w:r>
      <w:r>
        <w:rPr>
          <w:rFonts w:ascii="Times New Roman" w:hAnsi="Times New Roman" w:hint="default"/>
          <w:sz w:val="21"/>
          <w:szCs w:val="21"/>
          <w:rtl w:val="0"/>
          <w:lang w:val="en-US"/>
        </w:rPr>
        <w:t>”</w:t>
      </w:r>
      <w:r>
        <w:rPr>
          <w:sz w:val="21"/>
          <w:szCs w:val="21"/>
          <w:rtl w:val="0"/>
          <w:lang w:val="zh-TW" w:eastAsia="zh-TW"/>
        </w:rPr>
        <w:t>，绿茶心机女。</w:t>
      </w:r>
    </w:p>
    <w:p>
      <w:pPr>
        <w:pStyle w:val="Normal (Web)"/>
        <w:widowControl w:val="1"/>
        <w:rPr>
          <w:rFonts w:ascii="Times New Roman" w:cs="Times New Roman" w:hAnsi="Times New Roman" w:eastAsia="Times New Roman"/>
          <w:sz w:val="21"/>
          <w:szCs w:val="21"/>
        </w:rPr>
      </w:pPr>
      <w:r>
        <w:rPr>
          <w:sz w:val="21"/>
          <w:szCs w:val="21"/>
          <w:rtl w:val="0"/>
          <w:lang w:val="zh-TW" w:eastAsia="zh-TW"/>
        </w:rPr>
        <w:t>靠出卖身体和擦边上位，极度嫉妒</w:t>
      </w:r>
      <w:r>
        <w:rPr>
          <w:rFonts w:ascii="Times New Roman" w:hAnsi="Times New Roman"/>
          <w:sz w:val="21"/>
          <w:szCs w:val="21"/>
          <w:rtl w:val="0"/>
          <w:lang w:val="en-US"/>
        </w:rPr>
        <w:t>Ava</w:t>
      </w:r>
      <w:r>
        <w:rPr>
          <w:sz w:val="21"/>
          <w:szCs w:val="21"/>
          <w:rtl w:val="0"/>
          <w:lang w:val="zh-TW" w:eastAsia="zh-TW"/>
        </w:rPr>
        <w:t>的爆红。虚荣恶毒，多次策划水军网暴</w:t>
      </w:r>
      <w:r>
        <w:rPr>
          <w:rFonts w:ascii="Times New Roman" w:hAnsi="Times New Roman"/>
          <w:sz w:val="21"/>
          <w:szCs w:val="21"/>
          <w:rtl w:val="0"/>
          <w:lang w:val="en-US"/>
        </w:rPr>
        <w:t>Ava</w:t>
      </w:r>
      <w:r>
        <w:rPr>
          <w:sz w:val="21"/>
          <w:szCs w:val="21"/>
          <w:rtl w:val="0"/>
          <w:lang w:val="zh-TW" w:eastAsia="zh-TW"/>
        </w:rPr>
        <w:t>，造谣她是</w:t>
      </w:r>
      <w:r>
        <w:rPr>
          <w:rFonts w:ascii="Times New Roman" w:hAnsi="Times New Roman" w:hint="default"/>
          <w:sz w:val="21"/>
          <w:szCs w:val="21"/>
          <w:rtl w:val="0"/>
          <w:lang w:val="en-US"/>
        </w:rPr>
        <w:t>“</w:t>
      </w:r>
      <w:r>
        <w:rPr>
          <w:sz w:val="21"/>
          <w:szCs w:val="21"/>
          <w:rtl w:val="0"/>
          <w:lang w:val="zh-TW" w:eastAsia="zh-TW"/>
        </w:rPr>
        <w:t>捞女</w:t>
      </w:r>
      <w:r>
        <w:rPr>
          <w:rFonts w:ascii="Times New Roman" w:hAnsi="Times New Roman" w:hint="default"/>
          <w:sz w:val="21"/>
          <w:szCs w:val="21"/>
          <w:rtl w:val="0"/>
          <w:lang w:val="en-US"/>
        </w:rPr>
        <w:t>”“</w:t>
      </w:r>
      <w:r>
        <w:rPr>
          <w:sz w:val="21"/>
          <w:szCs w:val="21"/>
          <w:rtl w:val="0"/>
          <w:lang w:val="zh-TW" w:eastAsia="zh-TW"/>
        </w:rPr>
        <w:t>陪睡女</w:t>
      </w:r>
      <w:r>
        <w:rPr>
          <w:rFonts w:ascii="Times New Roman" w:hAnsi="Times New Roman" w:hint="default"/>
          <w:sz w:val="21"/>
          <w:szCs w:val="21"/>
          <w:rtl w:val="0"/>
          <w:lang w:val="en-US"/>
        </w:rPr>
        <w:t>”</w:t>
      </w:r>
      <w:r>
        <w:rPr>
          <w:sz w:val="21"/>
          <w:szCs w:val="21"/>
          <w:rtl w:val="0"/>
          <w:lang w:val="zh-TW" w:eastAsia="zh-TW"/>
        </w:rPr>
        <w:t>。联合男配打压女主，最终被三大男主联手制裁，剥夺一切，沦为纽约街头的乞丐。</w:t>
      </w:r>
    </w:p>
    <w:p>
      <w:pPr>
        <w:pStyle w:val="Normal (Web)"/>
        <w:widowControl w:val="1"/>
        <w:rPr>
          <w:rFonts w:ascii="Times New Roman" w:cs="Times New Roman" w:hAnsi="Times New Roman" w:eastAsia="Times New Roman"/>
          <w:sz w:val="21"/>
          <w:szCs w:val="21"/>
        </w:rPr>
      </w:pPr>
      <w:r>
        <w:rPr>
          <w:sz w:val="21"/>
          <w:szCs w:val="21"/>
          <w:rtl w:val="0"/>
          <w:lang w:val="zh-TW" w:eastAsia="zh-TW"/>
        </w:rPr>
        <w:t>男配（反派）：</w:t>
      </w:r>
      <w:r>
        <w:rPr>
          <w:rFonts w:ascii="Times New Roman" w:hAnsi="Times New Roman"/>
          <w:sz w:val="21"/>
          <w:szCs w:val="21"/>
          <w:rtl w:val="0"/>
          <w:lang w:val="en-US"/>
        </w:rPr>
        <w:t>Eric</w:t>
      </w:r>
      <w:r>
        <w:rPr>
          <w:sz w:val="21"/>
          <w:szCs w:val="21"/>
          <w:rtl w:val="0"/>
          <w:lang w:val="zh-TW" w:eastAsia="zh-TW"/>
        </w:rPr>
        <w:t>（埃里克）</w:t>
      </w:r>
    </w:p>
    <w:p>
      <w:pPr>
        <w:pStyle w:val="Normal (Web)"/>
        <w:widowControl w:val="1"/>
        <w:rPr>
          <w:rFonts w:ascii="Times New Roman" w:cs="Times New Roman" w:hAnsi="Times New Roman" w:eastAsia="Times New Roman"/>
          <w:sz w:val="21"/>
          <w:szCs w:val="21"/>
        </w:rPr>
      </w:pPr>
      <w:r>
        <w:rPr>
          <w:rFonts w:ascii="Times New Roman" w:hAnsi="Times New Roman"/>
          <w:sz w:val="21"/>
          <w:szCs w:val="21"/>
          <w:rtl w:val="0"/>
          <w:lang w:val="en-US"/>
        </w:rPr>
        <w:t>26</w:t>
      </w:r>
      <w:r>
        <w:rPr>
          <w:sz w:val="21"/>
          <w:szCs w:val="21"/>
          <w:rtl w:val="0"/>
          <w:lang w:val="zh-TW" w:eastAsia="zh-TW"/>
        </w:rPr>
        <w:t>岁，吸血鬼渣男，黑心公会老板兼</w:t>
      </w:r>
      <w:r>
        <w:rPr>
          <w:rFonts w:ascii="Times New Roman" w:hAnsi="Times New Roman"/>
          <w:sz w:val="21"/>
          <w:szCs w:val="21"/>
          <w:rtl w:val="0"/>
          <w:lang w:val="en-US"/>
        </w:rPr>
        <w:t>Ava</w:t>
      </w:r>
      <w:r>
        <w:rPr>
          <w:sz w:val="21"/>
          <w:szCs w:val="21"/>
          <w:rtl w:val="0"/>
          <w:lang w:val="zh-TW" w:eastAsia="zh-TW"/>
        </w:rPr>
        <w:t>的前男友。</w:t>
      </w:r>
    </w:p>
    <w:p>
      <w:pPr>
        <w:pStyle w:val="Normal (Web)"/>
        <w:widowControl w:val="1"/>
        <w:rPr>
          <w:rFonts w:ascii="Times New Roman" w:cs="Times New Roman" w:hAnsi="Times New Roman" w:eastAsia="Times New Roman"/>
          <w:sz w:val="21"/>
          <w:szCs w:val="21"/>
        </w:rPr>
      </w:pPr>
      <w:r>
        <w:rPr>
          <w:sz w:val="21"/>
          <w:szCs w:val="21"/>
          <w:rtl w:val="0"/>
          <w:lang w:val="zh-TW" w:eastAsia="zh-TW"/>
        </w:rPr>
        <w:t>在</w:t>
      </w:r>
      <w:r>
        <w:rPr>
          <w:rFonts w:ascii="Times New Roman" w:hAnsi="Times New Roman"/>
          <w:sz w:val="21"/>
          <w:szCs w:val="21"/>
          <w:rtl w:val="0"/>
          <w:lang w:val="en-US"/>
        </w:rPr>
        <w:t>Ava</w:t>
      </w:r>
      <w:r>
        <w:rPr>
          <w:sz w:val="21"/>
          <w:szCs w:val="21"/>
          <w:rtl w:val="0"/>
          <w:lang w:val="zh-TW" w:eastAsia="zh-TW"/>
        </w:rPr>
        <w:t>弟弟生病时无情抛弃她，见</w:t>
      </w:r>
      <w:r>
        <w:rPr>
          <w:rFonts w:ascii="Times New Roman" w:hAnsi="Times New Roman"/>
          <w:sz w:val="21"/>
          <w:szCs w:val="21"/>
          <w:rtl w:val="0"/>
          <w:lang w:val="en-US"/>
        </w:rPr>
        <w:t>Ava</w:t>
      </w:r>
      <w:r>
        <w:rPr>
          <w:sz w:val="21"/>
          <w:szCs w:val="21"/>
          <w:rtl w:val="0"/>
          <w:lang w:val="zh-TW" w:eastAsia="zh-TW"/>
        </w:rPr>
        <w:t>爆红后又跑来吸血，试图用天价违约金霸占她的直播收益，并强迫她去陪酒。贪婪愚蠢，自以为能拿捏</w:t>
      </w:r>
      <w:r>
        <w:rPr>
          <w:rFonts w:ascii="Times New Roman" w:hAnsi="Times New Roman"/>
          <w:sz w:val="21"/>
          <w:szCs w:val="21"/>
          <w:rtl w:val="0"/>
          <w:lang w:val="en-US"/>
        </w:rPr>
        <w:t>Ava</w:t>
      </w:r>
      <w:r>
        <w:rPr>
          <w:sz w:val="21"/>
          <w:szCs w:val="21"/>
          <w:rtl w:val="0"/>
          <w:lang w:val="zh-TW" w:eastAsia="zh-TW"/>
        </w:rPr>
        <w:t>，却不知道自己惹上了整个纽约的统治者。</w:t>
      </w:r>
    </w:p>
    <w:p>
      <w:pPr>
        <w:pStyle w:val="Normal (Web)"/>
        <w:widowControl w:val="1"/>
        <w:rPr>
          <w:rFonts w:ascii="Times New Roman" w:cs="Times New Roman" w:hAnsi="Times New Roman" w:eastAsia="Times New Roman"/>
          <w:b w:val="1"/>
          <w:bCs w:val="1"/>
          <w:sz w:val="36"/>
          <w:szCs w:val="36"/>
          <w:lang w:val="zh-TW" w:eastAsia="zh-TW"/>
        </w:rPr>
      </w:pPr>
      <w:r>
        <w:rPr>
          <w:sz w:val="36"/>
          <w:szCs w:val="36"/>
          <w:rtl w:val="0"/>
          <w:lang w:val="zh-TW" w:eastAsia="zh-TW"/>
        </w:rPr>
        <w:t>梗概：</w:t>
      </w:r>
    </w:p>
    <w:p>
      <w:pPr>
        <w:pStyle w:val="Normal (Web)"/>
        <w:widowControl w:val="1"/>
        <w:rPr>
          <w:rFonts w:ascii="Times New Roman" w:cs="Times New Roman" w:hAnsi="Times New Roman" w:eastAsia="Times New Roman"/>
          <w:sz w:val="21"/>
          <w:szCs w:val="21"/>
        </w:rPr>
      </w:pPr>
      <w:r>
        <w:rPr>
          <w:sz w:val="21"/>
          <w:szCs w:val="21"/>
          <w:rtl w:val="0"/>
          <w:lang w:val="zh-TW" w:eastAsia="zh-TW"/>
        </w:rPr>
        <w:t>为了拯救病重的弟弟，布鲁克林贫民窟女孩</w:t>
      </w:r>
      <w:r>
        <w:rPr>
          <w:rFonts w:ascii="Times New Roman" w:hAnsi="Times New Roman"/>
          <w:sz w:val="21"/>
          <w:szCs w:val="21"/>
          <w:rtl w:val="0"/>
          <w:lang w:val="en-US"/>
        </w:rPr>
        <w:t>Ava</w:t>
      </w:r>
      <w:r>
        <w:rPr>
          <w:sz w:val="21"/>
          <w:szCs w:val="21"/>
          <w:rtl w:val="0"/>
          <w:lang w:val="zh-TW" w:eastAsia="zh-TW"/>
        </w:rPr>
        <w:t>在</w:t>
      </w:r>
      <w:r>
        <w:rPr>
          <w:rFonts w:ascii="Times New Roman" w:hAnsi="Times New Roman"/>
          <w:sz w:val="21"/>
          <w:szCs w:val="21"/>
          <w:rtl w:val="0"/>
          <w:lang w:val="en-US"/>
        </w:rPr>
        <w:t>Twitch</w:t>
      </w:r>
      <w:r>
        <w:rPr>
          <w:sz w:val="21"/>
          <w:szCs w:val="21"/>
          <w:rtl w:val="0"/>
          <w:lang w:val="zh-TW" w:eastAsia="zh-TW"/>
        </w:rPr>
        <w:t>开启了直播。原本只想赚点微薄的医药费，却因绝美的素颜和破碎感，意外引发了华尔街巨鳄</w:t>
      </w:r>
      <w:r>
        <w:rPr>
          <w:rFonts w:ascii="Times New Roman" w:hAnsi="Times New Roman"/>
          <w:sz w:val="21"/>
          <w:szCs w:val="21"/>
          <w:rtl w:val="0"/>
          <w:lang w:val="en-US"/>
        </w:rPr>
        <w:t>Liam</w:t>
      </w:r>
      <w:r>
        <w:rPr>
          <w:sz w:val="21"/>
          <w:szCs w:val="21"/>
          <w:rtl w:val="0"/>
          <w:lang w:val="zh-TW" w:eastAsia="zh-TW"/>
        </w:rPr>
        <w:t>、好莱坞顶流</w:t>
      </w:r>
      <w:r>
        <w:rPr>
          <w:rFonts w:ascii="Times New Roman" w:hAnsi="Times New Roman"/>
          <w:sz w:val="21"/>
          <w:szCs w:val="21"/>
          <w:rtl w:val="0"/>
          <w:lang w:val="en-US"/>
        </w:rPr>
        <w:t>Chase</w:t>
      </w:r>
      <w:r>
        <w:rPr>
          <w:sz w:val="21"/>
          <w:szCs w:val="21"/>
          <w:rtl w:val="0"/>
          <w:lang w:val="zh-TW" w:eastAsia="zh-TW"/>
        </w:rPr>
        <w:t>、黑道教父</w:t>
      </w:r>
      <w:r>
        <w:rPr>
          <w:rFonts w:ascii="Times New Roman" w:hAnsi="Times New Roman"/>
          <w:sz w:val="21"/>
          <w:szCs w:val="21"/>
          <w:rtl w:val="0"/>
          <w:lang w:val="en-US"/>
        </w:rPr>
        <w:t>Dante</w:t>
      </w:r>
      <w:r>
        <w:rPr>
          <w:sz w:val="21"/>
          <w:szCs w:val="21"/>
          <w:rtl w:val="0"/>
          <w:lang w:val="zh-TW" w:eastAsia="zh-TW"/>
        </w:rPr>
        <w:t>三大巨头的</w:t>
      </w:r>
      <w:r>
        <w:rPr>
          <w:rFonts w:ascii="Times New Roman" w:hAnsi="Times New Roman" w:hint="default"/>
          <w:sz w:val="21"/>
          <w:szCs w:val="21"/>
          <w:rtl w:val="0"/>
          <w:lang w:val="en-US"/>
        </w:rPr>
        <w:t>“</w:t>
      </w:r>
      <w:r>
        <w:rPr>
          <w:sz w:val="21"/>
          <w:szCs w:val="21"/>
          <w:rtl w:val="0"/>
          <w:lang w:val="zh-TW" w:eastAsia="zh-TW"/>
        </w:rPr>
        <w:t>榜一争夺战</w:t>
      </w:r>
      <w:r>
        <w:rPr>
          <w:rFonts w:ascii="Times New Roman" w:hAnsi="Times New Roman" w:hint="default"/>
          <w:sz w:val="21"/>
          <w:szCs w:val="21"/>
          <w:rtl w:val="0"/>
          <w:lang w:val="en-US"/>
        </w:rPr>
        <w:t>”</w:t>
      </w:r>
      <w:r>
        <w:rPr>
          <w:sz w:val="21"/>
          <w:szCs w:val="21"/>
          <w:rtl w:val="0"/>
          <w:lang w:val="zh-TW" w:eastAsia="zh-TW"/>
        </w:rPr>
        <w:t>。一夜之间，打赏破亿，震撼全网。平台一姐</w:t>
      </w:r>
      <w:r>
        <w:rPr>
          <w:rFonts w:ascii="Times New Roman" w:hAnsi="Times New Roman"/>
          <w:sz w:val="21"/>
          <w:szCs w:val="21"/>
          <w:rtl w:val="0"/>
          <w:lang w:val="en-US"/>
        </w:rPr>
        <w:t>Chloe</w:t>
      </w:r>
      <w:r>
        <w:rPr>
          <w:sz w:val="21"/>
          <w:szCs w:val="21"/>
          <w:rtl w:val="0"/>
          <w:lang w:val="zh-TW" w:eastAsia="zh-TW"/>
        </w:rPr>
        <w:t>因嫉妒联合黑心前男友</w:t>
      </w:r>
      <w:r>
        <w:rPr>
          <w:rFonts w:ascii="Times New Roman" w:hAnsi="Times New Roman"/>
          <w:sz w:val="21"/>
          <w:szCs w:val="21"/>
          <w:rtl w:val="0"/>
          <w:lang w:val="en-US"/>
        </w:rPr>
        <w:t>Eric</w:t>
      </w:r>
      <w:r>
        <w:rPr>
          <w:sz w:val="21"/>
          <w:szCs w:val="21"/>
          <w:rtl w:val="0"/>
          <w:lang w:val="zh-TW" w:eastAsia="zh-TW"/>
        </w:rPr>
        <w:t>，造谣</w:t>
      </w:r>
      <w:r>
        <w:rPr>
          <w:rFonts w:ascii="Times New Roman" w:hAnsi="Times New Roman"/>
          <w:sz w:val="21"/>
          <w:szCs w:val="21"/>
          <w:rtl w:val="0"/>
          <w:lang w:val="en-US"/>
        </w:rPr>
        <w:t>Ava</w:t>
      </w:r>
      <w:r>
        <w:rPr>
          <w:sz w:val="21"/>
          <w:szCs w:val="21"/>
          <w:rtl w:val="0"/>
          <w:lang w:val="zh-TW" w:eastAsia="zh-TW"/>
        </w:rPr>
        <w:t>是出卖身体的</w:t>
      </w:r>
      <w:r>
        <w:rPr>
          <w:rFonts w:ascii="Times New Roman" w:hAnsi="Times New Roman" w:hint="default"/>
          <w:sz w:val="21"/>
          <w:szCs w:val="21"/>
          <w:rtl w:val="0"/>
          <w:lang w:val="en-US"/>
        </w:rPr>
        <w:t>“</w:t>
      </w:r>
      <w:r>
        <w:rPr>
          <w:sz w:val="21"/>
          <w:szCs w:val="21"/>
          <w:rtl w:val="0"/>
          <w:lang w:val="zh-TW" w:eastAsia="zh-TW"/>
        </w:rPr>
        <w:t>捞女</w:t>
      </w:r>
      <w:r>
        <w:rPr>
          <w:rFonts w:ascii="Times New Roman" w:hAnsi="Times New Roman" w:hint="default"/>
          <w:sz w:val="21"/>
          <w:szCs w:val="21"/>
          <w:rtl w:val="0"/>
          <w:lang w:val="en-US"/>
        </w:rPr>
        <w:t>”</w:t>
      </w:r>
      <w:r>
        <w:rPr>
          <w:sz w:val="21"/>
          <w:szCs w:val="21"/>
          <w:rtl w:val="0"/>
          <w:lang w:val="zh-TW" w:eastAsia="zh-TW"/>
        </w:rPr>
        <w:t>，并在全网直播的年度盛典上试图毁掉她。面对绝境，三大佬从线上降临现实，联手封杀反派、豪掷千金。</w:t>
      </w:r>
      <w:r>
        <w:rPr>
          <w:rFonts w:ascii="Times New Roman" w:hAnsi="Times New Roman"/>
          <w:sz w:val="21"/>
          <w:szCs w:val="21"/>
          <w:rtl w:val="0"/>
          <w:lang w:val="en-US"/>
        </w:rPr>
        <w:t>Ava</w:t>
      </w:r>
      <w:r>
        <w:rPr>
          <w:sz w:val="21"/>
          <w:szCs w:val="21"/>
          <w:rtl w:val="0"/>
          <w:lang w:val="zh-TW" w:eastAsia="zh-TW"/>
        </w:rPr>
        <w:t>在顶级盛宠中完成蜕变，渣男恶女身败名裂，小主播最终成了整个纽约顶层圈层捧在手心的唯一女王。</w:t>
      </w:r>
    </w:p>
    <w:p>
      <w:pPr>
        <w:pStyle w:val="Normal (Web)"/>
        <w:widowControl w:val="1"/>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To save her sick younger brother, Brooklyn slum girl Ava starts streaming on Twitch, hoping to earn a little money for his medical bills. But her raw beauty and fragile charm draw the attention of three powerful men: Wall Street tycoon Liam, Hollywood superstar Chase, and mafia godfather Dante. Overnight, their battle to become her top donor sends her tips past hundreds of millions and shocks the internet.</w:t>
      </w: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Jealous of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rise, former platform queen Chloe teams up with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greedy ex-boyfriend Eric to frame her as a gold-digging escort and destroy her at a live-streamed annual gala. But at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darkest moment, the three men step out of the screen and into reality, crushing her enemies and protecting her at any cost. In their overwhelming devotion, Ava rises from a bullied little streamer to the one woman New York</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most powerful men all cherish.</w:t>
      </w:r>
    </w:p>
    <w:p>
      <w:pPr>
        <w:pStyle w:val="Normal (Web)"/>
        <w:widowControl w:val="1"/>
        <w:rPr>
          <w:rFonts w:ascii="Times New Roman" w:cs="Times New Roman" w:hAnsi="Times New Roman" w:eastAsia="Times New Roman"/>
          <w:outline w:val="0"/>
          <w:color w:val="ff2600"/>
          <w:sz w:val="21"/>
          <w:szCs w:val="21"/>
          <w:u w:color="ff2600"/>
          <w14:textFill>
            <w14:solidFill>
              <w14:srgbClr w14:val="FF2600"/>
            </w14:solidFill>
          </w14:textFill>
        </w:rPr>
      </w:pPr>
    </w:p>
    <w:p>
      <w:pPr>
        <w:pStyle w:val="Normal (Web)"/>
        <w:widowControl w:val="1"/>
        <w:rPr>
          <w:rFonts w:ascii="Times New Roman" w:cs="Times New Roman" w:hAnsi="Times New Roman" w:eastAsia="Times New Roman"/>
          <w:b w:val="1"/>
          <w:bCs w:val="1"/>
          <w:sz w:val="36"/>
          <w:szCs w:val="36"/>
          <w:lang w:val="zh-TW" w:eastAsia="zh-TW"/>
        </w:rPr>
      </w:pPr>
      <w:r>
        <w:rPr>
          <w:sz w:val="36"/>
          <w:szCs w:val="36"/>
          <w:rtl w:val="0"/>
          <w:lang w:val="zh-TW" w:eastAsia="zh-TW"/>
        </w:rPr>
        <w:t>故事大纲：</w:t>
      </w:r>
    </w:p>
    <w:p>
      <w:pPr>
        <w:pStyle w:val="Normal (Web)"/>
        <w:widowControl w:val="1"/>
        <w:rPr>
          <w:rFonts w:ascii="Times New Roman" w:cs="Times New Roman" w:hAnsi="Times New Roman" w:eastAsia="Times New Roman"/>
          <w:sz w:val="21"/>
          <w:szCs w:val="21"/>
        </w:rPr>
      </w:pPr>
      <w:r>
        <w:rPr>
          <w:rFonts w:ascii="Times New Roman" w:hAnsi="Times New Roman"/>
          <w:sz w:val="21"/>
          <w:szCs w:val="21"/>
          <w:rtl w:val="0"/>
          <w:lang w:val="en-US"/>
        </w:rPr>
        <w:t>Ava</w:t>
      </w:r>
      <w:r>
        <w:rPr>
          <w:sz w:val="21"/>
          <w:szCs w:val="21"/>
          <w:rtl w:val="0"/>
          <w:lang w:val="zh-TW" w:eastAsia="zh-TW"/>
        </w:rPr>
        <w:t>因弟弟的医药费被停，走投无路之下与黑心公会老板</w:t>
      </w:r>
      <w:r>
        <w:rPr>
          <w:rFonts w:ascii="Times New Roman" w:hAnsi="Times New Roman"/>
          <w:sz w:val="21"/>
          <w:szCs w:val="21"/>
          <w:rtl w:val="0"/>
          <w:lang w:val="en-US"/>
        </w:rPr>
        <w:t>Eric</w:t>
      </w:r>
      <w:r>
        <w:rPr>
          <w:sz w:val="21"/>
          <w:szCs w:val="21"/>
          <w:rtl w:val="0"/>
          <w:lang w:val="zh-TW" w:eastAsia="zh-TW"/>
        </w:rPr>
        <w:t>签下苛刻合同，成为</w:t>
      </w:r>
      <w:r>
        <w:rPr>
          <w:rFonts w:ascii="Times New Roman" w:hAnsi="Times New Roman"/>
          <w:sz w:val="21"/>
          <w:szCs w:val="21"/>
          <w:rtl w:val="0"/>
          <w:lang w:val="en-US"/>
        </w:rPr>
        <w:t>Twitch</w:t>
      </w:r>
      <w:r>
        <w:rPr>
          <w:sz w:val="21"/>
          <w:szCs w:val="21"/>
          <w:rtl w:val="0"/>
          <w:lang w:val="zh-TW" w:eastAsia="zh-TW"/>
        </w:rPr>
        <w:t>主播。第一天开播，她被平台一姐</w:t>
      </w:r>
      <w:r>
        <w:rPr>
          <w:rFonts w:ascii="Times New Roman" w:hAnsi="Times New Roman"/>
          <w:sz w:val="21"/>
          <w:szCs w:val="21"/>
          <w:rtl w:val="0"/>
          <w:lang w:val="en-US"/>
        </w:rPr>
        <w:t>Chloe</w:t>
      </w:r>
      <w:r>
        <w:rPr>
          <w:sz w:val="21"/>
          <w:szCs w:val="21"/>
          <w:rtl w:val="0"/>
          <w:lang w:val="zh-TW" w:eastAsia="zh-TW"/>
        </w:rPr>
        <w:t>的粉丝网暴嘲笑，却意外吸引了刚刚结束财阀会议的</w:t>
      </w:r>
      <w:r>
        <w:rPr>
          <w:rFonts w:ascii="Times New Roman" w:hAnsi="Times New Roman"/>
          <w:sz w:val="21"/>
          <w:szCs w:val="21"/>
          <w:rtl w:val="0"/>
          <w:lang w:val="en-US"/>
        </w:rPr>
        <w:t>Liam</w:t>
      </w:r>
      <w:r>
        <w:rPr>
          <w:sz w:val="21"/>
          <w:szCs w:val="21"/>
          <w:rtl w:val="0"/>
          <w:lang w:val="zh-TW" w:eastAsia="zh-TW"/>
        </w:rPr>
        <w:t>。</w:t>
      </w:r>
      <w:r>
        <w:rPr>
          <w:rFonts w:ascii="Times New Roman" w:hAnsi="Times New Roman"/>
          <w:sz w:val="21"/>
          <w:szCs w:val="21"/>
          <w:rtl w:val="0"/>
          <w:lang w:val="en-US"/>
        </w:rPr>
        <w:t>Liam</w:t>
      </w:r>
      <w:r>
        <w:rPr>
          <w:sz w:val="21"/>
          <w:szCs w:val="21"/>
          <w:rtl w:val="0"/>
          <w:lang w:val="zh-TW" w:eastAsia="zh-TW"/>
        </w:rPr>
        <w:t>随手刷出的</w:t>
      </w:r>
      <w:r>
        <w:rPr>
          <w:rFonts w:ascii="Times New Roman" w:hAnsi="Times New Roman" w:hint="default"/>
          <w:sz w:val="21"/>
          <w:szCs w:val="21"/>
          <w:rtl w:val="0"/>
          <w:lang w:val="en-US"/>
        </w:rPr>
        <w:t>“</w:t>
      </w:r>
      <w:r>
        <w:rPr>
          <w:sz w:val="21"/>
          <w:szCs w:val="21"/>
          <w:rtl w:val="0"/>
          <w:lang w:val="zh-TW" w:eastAsia="zh-TW"/>
        </w:rPr>
        <w:t>世纪流星雨</w:t>
      </w:r>
      <w:r>
        <w:rPr>
          <w:rFonts w:ascii="Times New Roman" w:hAnsi="Times New Roman" w:hint="default"/>
          <w:sz w:val="21"/>
          <w:szCs w:val="21"/>
          <w:rtl w:val="0"/>
          <w:lang w:val="en-US"/>
        </w:rPr>
        <w:t>”</w:t>
      </w:r>
      <w:r>
        <w:rPr>
          <w:sz w:val="21"/>
          <w:szCs w:val="21"/>
          <w:rtl w:val="0"/>
          <w:lang w:val="zh-TW" w:eastAsia="zh-TW"/>
        </w:rPr>
        <w:t>特效打破平台纪录，不仅帮</w:t>
      </w:r>
      <w:r>
        <w:rPr>
          <w:rFonts w:ascii="Times New Roman" w:hAnsi="Times New Roman"/>
          <w:sz w:val="21"/>
          <w:szCs w:val="21"/>
          <w:rtl w:val="0"/>
          <w:lang w:val="en-US"/>
        </w:rPr>
        <w:t>Ava</w:t>
      </w:r>
      <w:r>
        <w:rPr>
          <w:sz w:val="21"/>
          <w:szCs w:val="21"/>
          <w:rtl w:val="0"/>
          <w:lang w:val="zh-TW" w:eastAsia="zh-TW"/>
        </w:rPr>
        <w:t>解围，更引来了好莱坞巨星</w:t>
      </w:r>
      <w:r>
        <w:rPr>
          <w:rFonts w:ascii="Times New Roman" w:hAnsi="Times New Roman"/>
          <w:sz w:val="21"/>
          <w:szCs w:val="21"/>
          <w:rtl w:val="0"/>
          <w:lang w:val="en-US"/>
        </w:rPr>
        <w:t>Chase</w:t>
      </w:r>
      <w:r>
        <w:rPr>
          <w:sz w:val="21"/>
          <w:szCs w:val="21"/>
          <w:rtl w:val="0"/>
          <w:lang w:val="zh-TW" w:eastAsia="zh-TW"/>
        </w:rPr>
        <w:t>和黑帮教父</w:t>
      </w:r>
      <w:r>
        <w:rPr>
          <w:rFonts w:ascii="Times New Roman" w:hAnsi="Times New Roman"/>
          <w:sz w:val="21"/>
          <w:szCs w:val="21"/>
          <w:rtl w:val="0"/>
          <w:lang w:val="en-US"/>
        </w:rPr>
        <w:t>Dante</w:t>
      </w:r>
      <w:r>
        <w:rPr>
          <w:sz w:val="21"/>
          <w:szCs w:val="21"/>
          <w:rtl w:val="0"/>
          <w:lang w:val="zh-TW" w:eastAsia="zh-TW"/>
        </w:rPr>
        <w:t>的注意。三人互不相让，在直播间展开疯狂的财富厮杀，直接将</w:t>
      </w:r>
      <w:r>
        <w:rPr>
          <w:rFonts w:ascii="Times New Roman" w:hAnsi="Times New Roman"/>
          <w:sz w:val="21"/>
          <w:szCs w:val="21"/>
          <w:rtl w:val="0"/>
          <w:lang w:val="en-US"/>
        </w:rPr>
        <w:t>Ava</w:t>
      </w:r>
      <w:r>
        <w:rPr>
          <w:sz w:val="21"/>
          <w:szCs w:val="21"/>
          <w:rtl w:val="0"/>
          <w:lang w:val="zh-TW" w:eastAsia="zh-TW"/>
        </w:rPr>
        <w:t>推上全球热搜。</w:t>
      </w:r>
    </w:p>
    <w:p>
      <w:pPr>
        <w:pStyle w:val="Normal (Web)"/>
        <w:widowControl w:val="1"/>
        <w:rPr>
          <w:rFonts w:ascii="Times New Roman" w:cs="Times New Roman" w:hAnsi="Times New Roman" w:eastAsia="Times New Roman"/>
          <w:sz w:val="21"/>
          <w:szCs w:val="21"/>
        </w:rPr>
      </w:pPr>
      <w:r>
        <w:rPr>
          <w:sz w:val="21"/>
          <w:szCs w:val="21"/>
          <w:rtl w:val="0"/>
          <w:lang w:val="zh-TW" w:eastAsia="zh-TW"/>
        </w:rPr>
        <w:t>眼红的</w:t>
      </w:r>
      <w:r>
        <w:rPr>
          <w:rFonts w:ascii="Times New Roman" w:hAnsi="Times New Roman"/>
          <w:sz w:val="21"/>
          <w:szCs w:val="21"/>
          <w:rtl w:val="0"/>
          <w:lang w:val="en-US"/>
        </w:rPr>
        <w:t>Eric</w:t>
      </w:r>
      <w:r>
        <w:rPr>
          <w:sz w:val="21"/>
          <w:szCs w:val="21"/>
          <w:rtl w:val="0"/>
          <w:lang w:val="zh-TW" w:eastAsia="zh-TW"/>
        </w:rPr>
        <w:t>企图用合同逼</w:t>
      </w:r>
      <w:r>
        <w:rPr>
          <w:rFonts w:ascii="Times New Roman" w:hAnsi="Times New Roman"/>
          <w:sz w:val="21"/>
          <w:szCs w:val="21"/>
          <w:rtl w:val="0"/>
          <w:lang w:val="en-US"/>
        </w:rPr>
        <w:t>Ava</w:t>
      </w:r>
      <w:r>
        <w:rPr>
          <w:sz w:val="21"/>
          <w:szCs w:val="21"/>
          <w:rtl w:val="0"/>
          <w:lang w:val="zh-TW" w:eastAsia="zh-TW"/>
        </w:rPr>
        <w:t>线下陪酒，</w:t>
      </w:r>
      <w:r>
        <w:rPr>
          <w:rFonts w:ascii="Times New Roman" w:hAnsi="Times New Roman"/>
          <w:sz w:val="21"/>
          <w:szCs w:val="21"/>
          <w:rtl w:val="0"/>
          <w:lang w:val="en-US"/>
        </w:rPr>
        <w:t>Chloe</w:t>
      </w:r>
      <w:r>
        <w:rPr>
          <w:sz w:val="21"/>
          <w:szCs w:val="21"/>
          <w:rtl w:val="0"/>
          <w:lang w:val="zh-TW" w:eastAsia="zh-TW"/>
        </w:rPr>
        <w:t>则在网络上大肆造谣</w:t>
      </w:r>
      <w:r>
        <w:rPr>
          <w:rFonts w:ascii="Times New Roman" w:hAnsi="Times New Roman"/>
          <w:sz w:val="21"/>
          <w:szCs w:val="21"/>
          <w:rtl w:val="0"/>
          <w:lang w:val="en-US"/>
        </w:rPr>
        <w:t>Ava</w:t>
      </w:r>
      <w:r>
        <w:rPr>
          <w:sz w:val="21"/>
          <w:szCs w:val="21"/>
          <w:rtl w:val="0"/>
          <w:lang w:val="zh-TW" w:eastAsia="zh-TW"/>
        </w:rPr>
        <w:t>的钱全靠</w:t>
      </w:r>
      <w:r>
        <w:rPr>
          <w:rFonts w:ascii="Times New Roman" w:hAnsi="Times New Roman" w:hint="default"/>
          <w:sz w:val="21"/>
          <w:szCs w:val="21"/>
          <w:rtl w:val="0"/>
          <w:lang w:val="en-US"/>
        </w:rPr>
        <w:t>“</w:t>
      </w:r>
      <w:r>
        <w:rPr>
          <w:sz w:val="21"/>
          <w:szCs w:val="21"/>
          <w:rtl w:val="0"/>
          <w:lang w:val="zh-TW" w:eastAsia="zh-TW"/>
        </w:rPr>
        <w:t>卖</w:t>
      </w:r>
      <w:r>
        <w:rPr>
          <w:rFonts w:ascii="Times New Roman" w:hAnsi="Times New Roman" w:hint="default"/>
          <w:sz w:val="21"/>
          <w:szCs w:val="21"/>
          <w:rtl w:val="0"/>
          <w:lang w:val="en-US"/>
        </w:rPr>
        <w:t>”</w:t>
      </w:r>
      <w:r>
        <w:rPr>
          <w:sz w:val="21"/>
          <w:szCs w:val="21"/>
          <w:rtl w:val="0"/>
          <w:lang w:val="zh-TW" w:eastAsia="zh-TW"/>
        </w:rPr>
        <w:t>换来。</w:t>
      </w:r>
      <w:r>
        <w:rPr>
          <w:rFonts w:ascii="Times New Roman" w:hAnsi="Times New Roman"/>
          <w:sz w:val="21"/>
          <w:szCs w:val="21"/>
          <w:rtl w:val="0"/>
          <w:lang w:val="en-US"/>
        </w:rPr>
        <w:t>Ava</w:t>
      </w:r>
      <w:r>
        <w:rPr>
          <w:sz w:val="21"/>
          <w:szCs w:val="21"/>
          <w:rtl w:val="0"/>
          <w:lang w:val="zh-TW" w:eastAsia="zh-TW"/>
        </w:rPr>
        <w:t>在直播间随口感叹了一句</w:t>
      </w:r>
      <w:r>
        <w:rPr>
          <w:rFonts w:ascii="Times New Roman" w:hAnsi="Times New Roman" w:hint="default"/>
          <w:sz w:val="21"/>
          <w:szCs w:val="21"/>
          <w:rtl w:val="0"/>
          <w:lang w:val="en-US"/>
        </w:rPr>
        <w:t>“</w:t>
      </w:r>
      <w:r>
        <w:rPr>
          <w:sz w:val="21"/>
          <w:szCs w:val="21"/>
          <w:rtl w:val="0"/>
          <w:lang w:val="zh-TW" w:eastAsia="zh-TW"/>
        </w:rPr>
        <w:t>虚拟城堡真美</w:t>
      </w:r>
      <w:r>
        <w:rPr>
          <w:rFonts w:ascii="Times New Roman" w:hAnsi="Times New Roman" w:hint="default"/>
          <w:sz w:val="21"/>
          <w:szCs w:val="21"/>
          <w:rtl w:val="0"/>
          <w:lang w:val="en-US"/>
        </w:rPr>
        <w:t>”</w:t>
      </w:r>
      <w:r>
        <w:rPr>
          <w:sz w:val="21"/>
          <w:szCs w:val="21"/>
          <w:rtl w:val="0"/>
          <w:lang w:val="zh-TW" w:eastAsia="zh-TW"/>
        </w:rPr>
        <w:t>，第二天，</w:t>
      </w:r>
      <w:r>
        <w:rPr>
          <w:rFonts w:ascii="Times New Roman" w:hAnsi="Times New Roman"/>
          <w:sz w:val="21"/>
          <w:szCs w:val="21"/>
          <w:rtl w:val="0"/>
          <w:lang w:val="en-US"/>
        </w:rPr>
        <w:t>Liam</w:t>
      </w:r>
      <w:r>
        <w:rPr>
          <w:sz w:val="21"/>
          <w:szCs w:val="21"/>
          <w:rtl w:val="0"/>
          <w:lang w:val="zh-TW" w:eastAsia="zh-TW"/>
        </w:rPr>
        <w:t>直接将长岛价值上亿的真实城堡地契送到了她合租屋的门前；</w:t>
      </w:r>
      <w:r>
        <w:rPr>
          <w:rFonts w:ascii="Times New Roman" w:hAnsi="Times New Roman"/>
          <w:sz w:val="21"/>
          <w:szCs w:val="21"/>
          <w:rtl w:val="0"/>
          <w:lang w:val="en-US"/>
        </w:rPr>
        <w:t>Chase</w:t>
      </w:r>
      <w:r>
        <w:rPr>
          <w:sz w:val="21"/>
          <w:szCs w:val="21"/>
          <w:rtl w:val="0"/>
          <w:lang w:val="zh-TW" w:eastAsia="zh-TW"/>
        </w:rPr>
        <w:t>更是在时代广场买下所有大屏为她澄清；而</w:t>
      </w:r>
      <w:r>
        <w:rPr>
          <w:rFonts w:ascii="Times New Roman" w:hAnsi="Times New Roman"/>
          <w:sz w:val="21"/>
          <w:szCs w:val="21"/>
          <w:rtl w:val="0"/>
          <w:lang w:val="en-US"/>
        </w:rPr>
        <w:t>Dante</w:t>
      </w:r>
      <w:r>
        <w:rPr>
          <w:sz w:val="21"/>
          <w:szCs w:val="21"/>
          <w:rtl w:val="0"/>
          <w:lang w:val="zh-TW" w:eastAsia="zh-TW"/>
        </w:rPr>
        <w:t>则派人在暗巷里给了</w:t>
      </w:r>
      <w:r>
        <w:rPr>
          <w:rFonts w:ascii="Times New Roman" w:hAnsi="Times New Roman"/>
          <w:sz w:val="21"/>
          <w:szCs w:val="21"/>
          <w:rtl w:val="0"/>
          <w:lang w:val="en-US"/>
        </w:rPr>
        <w:t>Eric</w:t>
      </w:r>
      <w:r>
        <w:rPr>
          <w:sz w:val="21"/>
          <w:szCs w:val="21"/>
          <w:rtl w:val="0"/>
          <w:lang w:val="zh-TW" w:eastAsia="zh-TW"/>
        </w:rPr>
        <w:t>血的教训。</w:t>
      </w:r>
    </w:p>
    <w:p>
      <w:pPr>
        <w:pStyle w:val="Normal (Web)"/>
        <w:widowControl w:val="1"/>
        <w:rPr>
          <w:rFonts w:ascii="Times New Roman" w:cs="Times New Roman" w:hAnsi="Times New Roman" w:eastAsia="Times New Roman"/>
          <w:sz w:val="21"/>
          <w:szCs w:val="21"/>
        </w:rPr>
      </w:pPr>
      <w:r>
        <w:rPr>
          <w:sz w:val="21"/>
          <w:szCs w:val="21"/>
          <w:rtl w:val="0"/>
          <w:lang w:val="zh-TW" w:eastAsia="zh-TW"/>
        </w:rPr>
        <w:t>年度直播盛典上，</w:t>
      </w:r>
      <w:r>
        <w:rPr>
          <w:rFonts w:ascii="Times New Roman" w:hAnsi="Times New Roman"/>
          <w:sz w:val="21"/>
          <w:szCs w:val="21"/>
          <w:rtl w:val="0"/>
          <w:lang w:val="en-US"/>
        </w:rPr>
        <w:t>Chloe</w:t>
      </w:r>
      <w:r>
        <w:rPr>
          <w:sz w:val="21"/>
          <w:szCs w:val="21"/>
          <w:rtl w:val="0"/>
          <w:lang w:val="zh-TW" w:eastAsia="zh-TW"/>
        </w:rPr>
        <w:t>和</w:t>
      </w:r>
      <w:r>
        <w:rPr>
          <w:rFonts w:ascii="Times New Roman" w:hAnsi="Times New Roman"/>
          <w:sz w:val="21"/>
          <w:szCs w:val="21"/>
          <w:rtl w:val="0"/>
          <w:lang w:val="en-US"/>
        </w:rPr>
        <w:t>Eric</w:t>
      </w:r>
      <w:r>
        <w:rPr>
          <w:sz w:val="21"/>
          <w:szCs w:val="21"/>
          <w:rtl w:val="0"/>
          <w:lang w:val="zh-TW" w:eastAsia="zh-TW"/>
        </w:rPr>
        <w:t>布下死局，企图在全网面前曝光</w:t>
      </w:r>
      <w:r>
        <w:rPr>
          <w:rFonts w:ascii="Times New Roman" w:hAnsi="Times New Roman"/>
          <w:sz w:val="21"/>
          <w:szCs w:val="21"/>
          <w:rtl w:val="0"/>
          <w:lang w:val="en-US"/>
        </w:rPr>
        <w:t>Ava</w:t>
      </w:r>
      <w:r>
        <w:rPr>
          <w:sz w:val="21"/>
          <w:szCs w:val="21"/>
          <w:rtl w:val="0"/>
          <w:lang w:val="zh-TW" w:eastAsia="zh-TW"/>
        </w:rPr>
        <w:t>的</w:t>
      </w:r>
      <w:r>
        <w:rPr>
          <w:rFonts w:ascii="Times New Roman" w:hAnsi="Times New Roman" w:hint="default"/>
          <w:sz w:val="21"/>
          <w:szCs w:val="21"/>
          <w:rtl w:val="0"/>
          <w:lang w:val="en-US"/>
        </w:rPr>
        <w:t>“</w:t>
      </w:r>
      <w:r>
        <w:rPr>
          <w:sz w:val="21"/>
          <w:szCs w:val="21"/>
          <w:rtl w:val="0"/>
          <w:lang w:val="zh-TW" w:eastAsia="zh-TW"/>
        </w:rPr>
        <w:t>伪善面目</w:t>
      </w:r>
      <w:r>
        <w:rPr>
          <w:rFonts w:ascii="Times New Roman" w:hAnsi="Times New Roman" w:hint="default"/>
          <w:sz w:val="21"/>
          <w:szCs w:val="21"/>
          <w:rtl w:val="0"/>
          <w:lang w:val="en-US"/>
        </w:rPr>
        <w:t>”</w:t>
      </w:r>
      <w:r>
        <w:rPr>
          <w:sz w:val="21"/>
          <w:szCs w:val="21"/>
          <w:rtl w:val="0"/>
          <w:lang w:val="zh-TW" w:eastAsia="zh-TW"/>
        </w:rPr>
        <w:t>，甚至暗中停掉了</w:t>
      </w:r>
      <w:r>
        <w:rPr>
          <w:rFonts w:ascii="Times New Roman" w:hAnsi="Times New Roman"/>
          <w:sz w:val="21"/>
          <w:szCs w:val="21"/>
          <w:rtl w:val="0"/>
          <w:lang w:val="en-US"/>
        </w:rPr>
        <w:t>Ava</w:t>
      </w:r>
      <w:r>
        <w:rPr>
          <w:sz w:val="21"/>
          <w:szCs w:val="21"/>
          <w:rtl w:val="0"/>
          <w:lang w:val="zh-TW" w:eastAsia="zh-TW"/>
        </w:rPr>
        <w:t>弟弟医院的呼吸机。在</w:t>
      </w:r>
      <w:r>
        <w:rPr>
          <w:rFonts w:ascii="Times New Roman" w:hAnsi="Times New Roman"/>
          <w:sz w:val="21"/>
          <w:szCs w:val="21"/>
          <w:rtl w:val="0"/>
          <w:lang w:val="en-US"/>
        </w:rPr>
        <w:t>Ava</w:t>
      </w:r>
      <w:r>
        <w:rPr>
          <w:sz w:val="21"/>
          <w:szCs w:val="21"/>
          <w:rtl w:val="0"/>
          <w:lang w:val="zh-TW" w:eastAsia="zh-TW"/>
        </w:rPr>
        <w:t>最崩溃、身败名裂的边缘（卡点），三架私人直升机空降现场，三大顶级大佬同时现身。</w:t>
      </w:r>
    </w:p>
    <w:p>
      <w:pPr>
        <w:pStyle w:val="Normal (Web)"/>
        <w:widowControl w:val="1"/>
        <w:rPr>
          <w:rFonts w:ascii="Times New Roman" w:cs="Times New Roman" w:hAnsi="Times New Roman" w:eastAsia="Times New Roman"/>
          <w:sz w:val="21"/>
          <w:szCs w:val="21"/>
        </w:rPr>
      </w:pPr>
      <w:r>
        <w:rPr>
          <w:sz w:val="21"/>
          <w:szCs w:val="21"/>
          <w:rtl w:val="0"/>
          <w:lang w:val="zh-TW" w:eastAsia="zh-TW"/>
        </w:rPr>
        <w:t>从这一刻起，局势彻底反转。</w:t>
      </w:r>
      <w:r>
        <w:rPr>
          <w:rFonts w:ascii="Times New Roman" w:hAnsi="Times New Roman"/>
          <w:sz w:val="21"/>
          <w:szCs w:val="21"/>
          <w:rtl w:val="0"/>
          <w:lang w:val="en-US"/>
        </w:rPr>
        <w:t>Liam</w:t>
      </w:r>
      <w:r>
        <w:rPr>
          <w:sz w:val="21"/>
          <w:szCs w:val="21"/>
          <w:rtl w:val="0"/>
          <w:lang w:val="zh-TW" w:eastAsia="zh-TW"/>
        </w:rPr>
        <w:t>买下整个直播平台，让</w:t>
      </w:r>
      <w:r>
        <w:rPr>
          <w:rFonts w:ascii="Times New Roman" w:hAnsi="Times New Roman"/>
          <w:sz w:val="21"/>
          <w:szCs w:val="21"/>
          <w:rtl w:val="0"/>
          <w:lang w:val="en-US"/>
        </w:rPr>
        <w:t>Eric</w:t>
      </w:r>
      <w:r>
        <w:rPr>
          <w:sz w:val="21"/>
          <w:szCs w:val="21"/>
          <w:rtl w:val="0"/>
          <w:lang w:val="zh-TW" w:eastAsia="zh-TW"/>
        </w:rPr>
        <w:t>背上百亿债务；</w:t>
      </w:r>
      <w:r>
        <w:rPr>
          <w:rFonts w:ascii="Times New Roman" w:hAnsi="Times New Roman"/>
          <w:sz w:val="21"/>
          <w:szCs w:val="21"/>
          <w:rtl w:val="0"/>
          <w:lang w:val="en-US"/>
        </w:rPr>
        <w:t>Chase</w:t>
      </w:r>
      <w:r>
        <w:rPr>
          <w:sz w:val="21"/>
          <w:szCs w:val="21"/>
          <w:rtl w:val="0"/>
          <w:lang w:val="zh-TW" w:eastAsia="zh-TW"/>
        </w:rPr>
        <w:t>动用全球媒体封杀</w:t>
      </w:r>
      <w:r>
        <w:rPr>
          <w:rFonts w:ascii="Times New Roman" w:hAnsi="Times New Roman"/>
          <w:sz w:val="21"/>
          <w:szCs w:val="21"/>
          <w:rtl w:val="0"/>
          <w:lang w:val="en-US"/>
        </w:rPr>
        <w:t>Chloe</w:t>
      </w:r>
      <w:r>
        <w:rPr>
          <w:sz w:val="21"/>
          <w:szCs w:val="21"/>
          <w:rtl w:val="0"/>
          <w:lang w:val="zh-TW" w:eastAsia="zh-TW"/>
        </w:rPr>
        <w:t>；</w:t>
      </w:r>
      <w:r>
        <w:rPr>
          <w:rFonts w:ascii="Times New Roman" w:hAnsi="Times New Roman"/>
          <w:sz w:val="21"/>
          <w:szCs w:val="21"/>
          <w:rtl w:val="0"/>
          <w:lang w:val="en-US"/>
        </w:rPr>
        <w:t>Dante</w:t>
      </w:r>
      <w:r>
        <w:rPr>
          <w:sz w:val="21"/>
          <w:szCs w:val="21"/>
          <w:rtl w:val="0"/>
          <w:lang w:val="zh-TW" w:eastAsia="zh-TW"/>
        </w:rPr>
        <w:t>则让黑手党接管了医院，给了弟弟最好的治疗。得罪</w:t>
      </w:r>
      <w:r>
        <w:rPr>
          <w:rFonts w:ascii="Times New Roman" w:hAnsi="Times New Roman"/>
          <w:sz w:val="21"/>
          <w:szCs w:val="21"/>
          <w:rtl w:val="0"/>
          <w:lang w:val="en-US"/>
        </w:rPr>
        <w:t>Ava</w:t>
      </w:r>
      <w:r>
        <w:rPr>
          <w:sz w:val="21"/>
          <w:szCs w:val="21"/>
          <w:rtl w:val="0"/>
          <w:lang w:val="zh-TW" w:eastAsia="zh-TW"/>
        </w:rPr>
        <w:t>的人全部生不如死，而</w:t>
      </w:r>
      <w:r>
        <w:rPr>
          <w:rFonts w:ascii="Times New Roman" w:hAnsi="Times New Roman"/>
          <w:sz w:val="21"/>
          <w:szCs w:val="21"/>
          <w:rtl w:val="0"/>
          <w:lang w:val="en-US"/>
        </w:rPr>
        <w:t>Ava</w:t>
      </w:r>
      <w:r>
        <w:rPr>
          <w:sz w:val="21"/>
          <w:szCs w:val="21"/>
          <w:rtl w:val="0"/>
          <w:lang w:val="zh-TW" w:eastAsia="zh-TW"/>
        </w:rPr>
        <w:t>也在三人的极致宠爱下，摆脱了自卑，真正接纳了自己，成为了全纽约最耀眼、最无人敢惹的存在。</w:t>
      </w:r>
    </w:p>
    <w:p>
      <w:pPr>
        <w:pStyle w:val="Normal (Web)"/>
        <w:widowControl w:val="1"/>
        <w:rPr>
          <w:rFonts w:ascii="Times New Roman" w:cs="Times New Roman" w:hAnsi="Times New Roman" w:eastAsia="Times New Roman"/>
          <w:sz w:val="21"/>
          <w:szCs w:val="21"/>
          <w:lang w:val="zh-TW" w:eastAsia="zh-TW"/>
        </w:rPr>
      </w:pP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After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younger brother</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medical care is cut off, she is pushed into a corner and signs a brutal contract with Eric, a shady agency boss, becoming a Twitch streamer under his control. On her very first stream, Chloe</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fans flood in to mock and bully her. But unexpectedly, Ava catches the attention of Liam, who has just walked out of a high-stakes financial meeting.</w:t>
      </w: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 xml:space="preserve">With a casual gift of the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Century Meteor Shower</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effect, Liam breaks the platform record, saves Ava from humiliation, and draws the attention of Hollywood superstar Chase and mafia godfather Dante. None of the three men is willing to back down. Their insane spending war in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livestream sends her straight to the top of the global trending list.</w:t>
      </w: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Driven by greed, Eric tries to use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 xml:space="preserve">s contract to force her into offline drinking gigs, while Chloe spreads rumors online that Ava earns her money by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selling herself.</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When Ava casually mentions during a stream that the virtual castle effect is beautiful, Liam sends the deed to a real castle on Long Island, worth over a hundred million dollars, to the door of her shared apartment the very next day. Chase buys out every screen in Times Square to clear her name. Dante sends his men to teach Eric a bloody lesson in a dark alley.</w:t>
      </w: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At the annual streaming gala, Chloe and Eric set a deadly trap. They try to expose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 xml:space="preserve">s so-called </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fake innocent act</w:t>
      </w:r>
      <w:r>
        <w:rPr>
          <w:rFonts w:ascii="Times New Roman" w:hAnsi="Times New Roman" w:hint="default"/>
          <w:outline w:val="0"/>
          <w:color w:val="ff2600"/>
          <w:sz w:val="21"/>
          <w:szCs w:val="21"/>
          <w:u w:color="ff2600"/>
          <w:rtl w:val="0"/>
          <w:lang w:val="zh-TW" w:eastAsia="zh-TW"/>
          <w14:textFill>
            <w14:solidFill>
              <w14:srgbClr w14:val="FF2600"/>
            </w14:solidFill>
          </w14:textFill>
        </w:rPr>
        <w:t xml:space="preserve">” </w:t>
      </w:r>
      <w:r>
        <w:rPr>
          <w:rFonts w:ascii="Times New Roman" w:hAnsi="Times New Roman"/>
          <w:outline w:val="0"/>
          <w:color w:val="ff2600"/>
          <w:sz w:val="21"/>
          <w:szCs w:val="21"/>
          <w:u w:color="ff2600"/>
          <w:rtl w:val="0"/>
          <w:lang w:val="zh-TW" w:eastAsia="zh-TW"/>
          <w14:textFill>
            <w14:solidFill>
              <w14:srgbClr w14:val="FF2600"/>
            </w14:solidFill>
          </w14:textFill>
        </w:rPr>
        <w:t>in front of the entire internet, and even secretly have her brother</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ventilator shut off at the hospital. Just as Ava is pushed to the edge of a complete breakdown and public ruin, three private helicopters descend on the venue, and the three most powerful men appear at the same time.</w:t>
      </w:r>
    </w:p>
    <w:p>
      <w:pPr>
        <w:pStyle w:val="Normal (Web)"/>
        <w:widowControl w:val="1"/>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p>
    <w:p>
      <w:pPr>
        <w:pStyle w:val="Normal (Web)"/>
        <w:widowControl w:val="1"/>
        <w:jc w:val="both"/>
        <w:rPr>
          <w:rFonts w:ascii="Times New Roman" w:cs="Times New Roman" w:hAnsi="Times New Roman" w:eastAsia="Times New Roman"/>
          <w:outline w:val="0"/>
          <w:color w:val="ff2600"/>
          <w:sz w:val="21"/>
          <w:szCs w:val="21"/>
          <w:u w:color="ff2600"/>
          <w:lang w:val="zh-TW" w:eastAsia="zh-TW"/>
          <w14:textFill>
            <w14:solidFill>
              <w14:srgbClr w14:val="FF2600"/>
            </w14:solidFill>
          </w14:textFill>
        </w:rPr>
      </w:pPr>
      <w:r>
        <w:rPr>
          <w:rFonts w:ascii="Times New Roman" w:hAnsi="Times New Roman"/>
          <w:outline w:val="0"/>
          <w:color w:val="ff2600"/>
          <w:sz w:val="21"/>
          <w:szCs w:val="21"/>
          <w:u w:color="ff2600"/>
          <w:rtl w:val="0"/>
          <w:lang w:val="zh-TW" w:eastAsia="zh-TW"/>
          <w14:textFill>
            <w14:solidFill>
              <w14:srgbClr w14:val="FF2600"/>
            </w14:solidFill>
          </w14:textFill>
        </w:rPr>
        <w:t>From that moment on, everything turns around. Liam buys the entire streaming platform and buries Eric under billions in debt. Chase uses his global media power to blacklist Chloe everywhere. Dante has the mafia take over the hospital and gives Ava</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brother the best treatment possible. Everyone who hurt Ava is left worse than dead, while Ava, showered in the three men</w:t>
      </w:r>
      <w:r>
        <w:rPr>
          <w:rFonts w:ascii="Times New Roman" w:hAnsi="Times New Roman" w:hint="default"/>
          <w:outline w:val="0"/>
          <w:color w:val="ff2600"/>
          <w:sz w:val="21"/>
          <w:szCs w:val="21"/>
          <w:u w:color="ff2600"/>
          <w:rtl w:val="0"/>
          <w:lang w:val="zh-TW" w:eastAsia="zh-TW"/>
          <w14:textFill>
            <w14:solidFill>
              <w14:srgbClr w14:val="FF2600"/>
            </w14:solidFill>
          </w14:textFill>
        </w:rPr>
        <w:t>’</w:t>
      </w:r>
      <w:r>
        <w:rPr>
          <w:rFonts w:ascii="Times New Roman" w:hAnsi="Times New Roman"/>
          <w:outline w:val="0"/>
          <w:color w:val="ff2600"/>
          <w:sz w:val="21"/>
          <w:szCs w:val="21"/>
          <w:u w:color="ff2600"/>
          <w:rtl w:val="0"/>
          <w:lang w:val="zh-TW" w:eastAsia="zh-TW"/>
          <w14:textFill>
            <w14:solidFill>
              <w14:srgbClr w14:val="FF2600"/>
            </w14:solidFill>
          </w14:textFill>
        </w:rPr>
        <w:t>s obsessive devotion, finally breaks free from her insecurity, learns to accept herself, and becomes the most dazzling, untouchable woman in all of New York.</w:t>
      </w:r>
    </w:p>
    <w:p>
      <w:pPr>
        <w:pStyle w:val="Normal (Web)"/>
        <w:widowControl w:val="1"/>
        <w:spacing w:line="288" w:lineRule="auto"/>
        <w:rPr>
          <w:rFonts w:ascii="Times New Roman" w:cs="Times New Roman" w:hAnsi="Times New Roman" w:eastAsia="Times New Roman"/>
          <w:sz w:val="21"/>
          <w:szCs w:val="21"/>
          <w:lang w:val="zh-TW" w:eastAsia="zh-TW"/>
        </w:rPr>
      </w:pPr>
    </w:p>
    <w:p>
      <w:pPr>
        <w:pStyle w:val="Normal (Web)"/>
        <w:widowControl w:val="1"/>
        <w:rPr>
          <w:rFonts w:ascii="Times New Roman" w:cs="Times New Roman" w:hAnsi="Times New Roman" w:eastAsia="Times New Roman"/>
          <w:sz w:val="21"/>
          <w:szCs w:val="21"/>
          <w:lang w:val="zh-TW" w:eastAsia="zh-TW"/>
        </w:rPr>
      </w:pPr>
    </w:p>
    <w:p>
      <w:pPr>
        <w:pStyle w:val="Normal.0"/>
        <w:widowControl w:val="1"/>
        <w:jc w:val="left"/>
        <w:rPr>
          <w:rFonts w:ascii="Times New Roman" w:cs="Times New Roman" w:hAnsi="Times New Roman" w:eastAsia="Times New Roman"/>
          <w:sz w:val="52"/>
          <w:szCs w:val="52"/>
        </w:rPr>
      </w:pPr>
      <w:r>
        <w:rPr>
          <w:rtl w:val="0"/>
          <w:lang w:val="zh-TW" w:eastAsia="zh-TW"/>
        </w:rPr>
        <w:t>角色</w:t>
      </w:r>
      <w:r>
        <w:rPr>
          <w:rFonts w:ascii="Times New Roman" w:hAnsi="Times New Roman"/>
          <w:rtl w:val="0"/>
          <w:lang w:val="zh-TW" w:eastAsia="zh-TW"/>
        </w:rPr>
        <w:t xml:space="preserve"> </w:t>
      </w:r>
      <w:r>
        <w:rPr>
          <w:rFonts w:ascii="Times New Roman" w:hAnsi="Times New Roman"/>
          <w:rtl w:val="0"/>
          <w:lang w:val="en-US"/>
        </w:rPr>
        <w:t>List</w:t>
      </w:r>
    </w:p>
    <w:p>
      <w:pPr>
        <w:pStyle w:val="Normal.0"/>
        <w:widowControl w:val="1"/>
        <w:jc w:val="left"/>
        <w:rPr>
          <w:rFonts w:ascii="Times New Roman" w:cs="Times New Roman" w:hAnsi="Times New Roman" w:eastAsia="Times New Roman"/>
          <w:sz w:val="52"/>
          <w:szCs w:val="52"/>
        </w:rPr>
      </w:pPr>
      <w:r>
        <w:rPr>
          <w:rFonts w:ascii="Times New Roman" w:hAnsi="Times New Roman"/>
          <w:rtl w:val="0"/>
          <w:lang w:val="en-US"/>
        </w:rPr>
        <w:t>Ava</w:t>
      </w:r>
      <w:r>
        <w:rPr>
          <w:rtl w:val="0"/>
          <w:lang w:val="zh-TW" w:eastAsia="zh-TW"/>
        </w:rPr>
        <w:t>；</w:t>
      </w:r>
      <w:r>
        <w:rPr>
          <w:rFonts w:ascii="Times New Roman" w:hAnsi="Times New Roman"/>
          <w:rtl w:val="0"/>
          <w:lang w:val="zh-TW" w:eastAsia="zh-TW"/>
        </w:rPr>
        <w:t xml:space="preserve"> </w:t>
      </w:r>
      <w:r>
        <w:rPr>
          <w:rFonts w:ascii="Times New Roman" w:hAnsi="Times New Roman"/>
          <w:rtl w:val="0"/>
          <w:lang w:val="en-US"/>
        </w:rPr>
        <w:t>Liam</w:t>
      </w:r>
      <w:r>
        <w:rPr>
          <w:rtl w:val="0"/>
          <w:lang w:val="zh-TW" w:eastAsia="zh-TW"/>
        </w:rPr>
        <w:t>；</w:t>
      </w:r>
      <w:r>
        <w:rPr>
          <w:rFonts w:ascii="Times New Roman" w:hAnsi="Times New Roman"/>
          <w:rtl w:val="0"/>
          <w:lang w:val="zh-TW" w:eastAsia="zh-TW"/>
        </w:rPr>
        <w:t xml:space="preserve"> </w:t>
      </w:r>
      <w:r>
        <w:rPr>
          <w:rFonts w:ascii="Times New Roman" w:hAnsi="Times New Roman"/>
          <w:rtl w:val="0"/>
          <w:lang w:val="en-US"/>
        </w:rPr>
        <w:t>Chase</w:t>
      </w:r>
      <w:r>
        <w:rPr>
          <w:rtl w:val="0"/>
          <w:lang w:val="zh-TW" w:eastAsia="zh-TW"/>
        </w:rPr>
        <w:t>；</w:t>
      </w:r>
      <w:r>
        <w:rPr>
          <w:rFonts w:ascii="Times New Roman" w:hAnsi="Times New Roman"/>
          <w:rtl w:val="0"/>
          <w:lang w:val="zh-TW" w:eastAsia="zh-TW"/>
        </w:rPr>
        <w:t xml:space="preserve"> </w:t>
      </w:r>
      <w:r>
        <w:rPr>
          <w:rFonts w:ascii="Times New Roman" w:hAnsi="Times New Roman"/>
          <w:rtl w:val="0"/>
          <w:lang w:val="en-US"/>
        </w:rPr>
        <w:t>Dante</w:t>
      </w:r>
    </w:p>
    <w:p>
      <w:pPr>
        <w:pStyle w:val="Normal.0"/>
        <w:widowControl w:val="1"/>
        <w:jc w:val="left"/>
        <w:rPr>
          <w:rFonts w:ascii="Times New Roman" w:cs="Times New Roman" w:hAnsi="Times New Roman" w:eastAsia="Times New Roman"/>
          <w:sz w:val="52"/>
          <w:szCs w:val="52"/>
        </w:rPr>
      </w:pPr>
      <w:r>
        <w:rPr>
          <w:rFonts w:ascii="Times New Roman" w:hAnsi="Times New Roman"/>
          <w:rtl w:val="0"/>
          <w:lang w:val="en-US"/>
        </w:rPr>
        <w:t>Chloe</w:t>
      </w:r>
      <w:r>
        <w:rPr>
          <w:rtl w:val="0"/>
          <w:lang w:val="zh-TW" w:eastAsia="zh-TW"/>
        </w:rPr>
        <w:t>；</w:t>
      </w:r>
      <w:r>
        <w:rPr>
          <w:rFonts w:ascii="Times New Roman" w:hAnsi="Times New Roman"/>
          <w:rtl w:val="0"/>
          <w:lang w:val="zh-TW" w:eastAsia="zh-TW"/>
        </w:rPr>
        <w:t xml:space="preserve"> </w:t>
      </w:r>
      <w:r>
        <w:rPr>
          <w:rFonts w:ascii="Times New Roman" w:hAnsi="Times New Roman"/>
          <w:rtl w:val="0"/>
          <w:lang w:val="en-US"/>
        </w:rPr>
        <w:t>Eric</w:t>
      </w:r>
      <w:r>
        <w:rPr>
          <w:rtl w:val="0"/>
          <w:lang w:val="zh-TW" w:eastAsia="zh-TW"/>
        </w:rPr>
        <w:t>；</w:t>
      </w:r>
      <w:r>
        <w:rPr>
          <w:rFonts w:ascii="Times New Roman" w:hAnsi="Times New Roman"/>
          <w:rtl w:val="0"/>
          <w:lang w:val="zh-TW" w:eastAsia="zh-TW"/>
        </w:rPr>
        <w:t xml:space="preserve"> </w:t>
      </w:r>
      <w:r>
        <w:rPr>
          <w:rFonts w:ascii="Times New Roman" w:hAnsi="Times New Roman"/>
          <w:rtl w:val="0"/>
          <w:lang w:val="en-US"/>
        </w:rPr>
        <w:t>Victor</w:t>
      </w:r>
      <w:r>
        <w:rPr>
          <w:rtl w:val="0"/>
          <w:lang w:val="zh-TW" w:eastAsia="zh-TW"/>
        </w:rPr>
        <w:t>；</w:t>
      </w:r>
      <w:r>
        <w:rPr>
          <w:rFonts w:ascii="Times New Roman" w:hAnsi="Times New Roman"/>
          <w:rtl w:val="0"/>
          <w:lang w:val="zh-TW" w:eastAsia="zh-TW"/>
        </w:rPr>
        <w:t xml:space="preserve"> </w:t>
      </w:r>
      <w:r>
        <w:rPr>
          <w:rFonts w:ascii="Times New Roman" w:hAnsi="Times New Roman"/>
          <w:rtl w:val="0"/>
          <w:lang w:val="en-US"/>
        </w:rPr>
        <w:t>Selena</w:t>
      </w:r>
    </w:p>
    <w:p>
      <w:pPr>
        <w:pStyle w:val="Normal.0"/>
        <w:widowControl w:val="1"/>
        <w:jc w:val="left"/>
        <w:rPr>
          <w:rFonts w:ascii="Times New Roman" w:cs="Times New Roman" w:hAnsi="Times New Roman" w:eastAsia="Times New Roman"/>
          <w:sz w:val="52"/>
          <w:szCs w:val="52"/>
        </w:rPr>
      </w:pPr>
      <w:r>
        <w:rPr>
          <w:rtl w:val="0"/>
          <w:lang w:val="zh-TW" w:eastAsia="zh-TW"/>
        </w:rPr>
        <w:t>弹幕</w:t>
      </w:r>
      <w:r>
        <w:rPr>
          <w:rFonts w:ascii="Times New Roman" w:hAnsi="Times New Roman"/>
          <w:rtl w:val="0"/>
          <w:lang w:val="zh-TW" w:eastAsia="zh-TW"/>
        </w:rPr>
        <w:t xml:space="preserve"> </w:t>
      </w:r>
      <w:r>
        <w:rPr>
          <w:rFonts w:ascii="Times New Roman" w:hAnsi="Times New Roman"/>
          <w:rtl w:val="0"/>
          <w:lang w:val="en-US"/>
        </w:rPr>
        <w:t>/ Chat</w:t>
      </w:r>
      <w:r>
        <w:rPr>
          <w:rtl w:val="0"/>
          <w:lang w:val="zh-TW" w:eastAsia="zh-TW"/>
        </w:rPr>
        <w:t>；</w:t>
      </w:r>
      <w:r>
        <w:rPr>
          <w:rFonts w:ascii="Times New Roman" w:hAnsi="Times New Roman"/>
          <w:rtl w:val="0"/>
          <w:lang w:val="zh-TW" w:eastAsia="zh-TW"/>
        </w:rPr>
        <w:t xml:space="preserve"> </w:t>
      </w:r>
      <w:r>
        <w:rPr>
          <w:rtl w:val="0"/>
          <w:lang w:val="zh-TW" w:eastAsia="zh-TW"/>
        </w:rPr>
        <w:t>医生</w:t>
      </w:r>
      <w:r>
        <w:rPr>
          <w:rFonts w:ascii="Times New Roman" w:hAnsi="Times New Roman"/>
          <w:rtl w:val="0"/>
          <w:lang w:val="zh-TW" w:eastAsia="zh-TW"/>
        </w:rPr>
        <w:t xml:space="preserve"> </w:t>
      </w:r>
      <w:r>
        <w:rPr>
          <w:rFonts w:ascii="Times New Roman" w:hAnsi="Times New Roman"/>
          <w:rtl w:val="0"/>
          <w:lang w:val="en-US"/>
        </w:rPr>
        <w:t>/ Doctor</w:t>
      </w:r>
      <w:r>
        <w:rPr>
          <w:rtl w:val="0"/>
          <w:lang w:val="zh-TW" w:eastAsia="zh-TW"/>
        </w:rPr>
        <w:t>；</w:t>
      </w:r>
      <w:r>
        <w:rPr>
          <w:rFonts w:ascii="Times New Roman" w:hAnsi="Times New Roman"/>
          <w:rtl w:val="0"/>
          <w:lang w:val="zh-TW" w:eastAsia="zh-TW"/>
        </w:rPr>
        <w:t xml:space="preserve"> </w:t>
      </w:r>
      <w:r>
        <w:rPr>
          <w:rtl w:val="0"/>
          <w:lang w:val="zh-TW" w:eastAsia="zh-TW"/>
        </w:rPr>
        <w:t>特助</w:t>
      </w:r>
      <w:r>
        <w:rPr>
          <w:rFonts w:ascii="Times New Roman" w:hAnsi="Times New Roman"/>
          <w:rtl w:val="0"/>
          <w:lang w:val="zh-TW" w:eastAsia="zh-TW"/>
        </w:rPr>
        <w:t xml:space="preserve"> </w:t>
      </w:r>
      <w:r>
        <w:rPr>
          <w:rFonts w:ascii="Times New Roman" w:hAnsi="Times New Roman"/>
          <w:rtl w:val="0"/>
          <w:lang w:val="en-US"/>
        </w:rPr>
        <w:t>/ Assistant</w:t>
      </w:r>
      <w:r>
        <w:rPr>
          <w:rtl w:val="0"/>
          <w:lang w:val="zh-TW" w:eastAsia="zh-TW"/>
        </w:rPr>
        <w:t>；</w:t>
      </w:r>
      <w:r>
        <w:rPr>
          <w:rFonts w:ascii="Times New Roman" w:hAnsi="Times New Roman"/>
          <w:rtl w:val="0"/>
          <w:lang w:val="zh-TW" w:eastAsia="zh-TW"/>
        </w:rPr>
        <w:t xml:space="preserve"> </w:t>
      </w:r>
      <w:r>
        <w:rPr>
          <w:rtl w:val="0"/>
          <w:lang w:val="zh-TW" w:eastAsia="zh-TW"/>
        </w:rPr>
        <w:t>黑西装男人</w:t>
      </w:r>
      <w:r>
        <w:rPr>
          <w:rFonts w:ascii="Times New Roman" w:hAnsi="Times New Roman"/>
          <w:rtl w:val="0"/>
          <w:lang w:val="zh-TW" w:eastAsia="zh-TW"/>
        </w:rPr>
        <w:t xml:space="preserve"> </w:t>
      </w:r>
      <w:r>
        <w:rPr>
          <w:rFonts w:ascii="Times New Roman" w:hAnsi="Times New Roman"/>
          <w:rtl w:val="0"/>
          <w:lang w:val="en-US"/>
        </w:rPr>
        <w:t>/ Man in Black</w:t>
      </w:r>
    </w:p>
    <w:p>
      <w:pPr>
        <w:pStyle w:val="Normal.0"/>
        <w:widowControl w:val="1"/>
        <w:jc w:val="left"/>
        <w:rPr>
          <w:rFonts w:ascii="Times New Roman" w:cs="Times New Roman" w:hAnsi="Times New Roman" w:eastAsia="Times New Roman"/>
          <w:sz w:val="52"/>
          <w:szCs w:val="52"/>
        </w:rPr>
      </w:pPr>
      <w:r>
        <w:rPr>
          <w:rtl w:val="0"/>
          <w:lang w:val="zh-TW" w:eastAsia="zh-TW"/>
        </w:rPr>
        <w:t>黑粉</w:t>
      </w:r>
      <w:r>
        <w:rPr>
          <w:rFonts w:ascii="Times New Roman" w:hAnsi="Times New Roman"/>
          <w:rtl w:val="0"/>
          <w:lang w:val="zh-TW" w:eastAsia="zh-TW"/>
        </w:rPr>
        <w:t xml:space="preserve"> </w:t>
      </w:r>
      <w:r>
        <w:rPr>
          <w:rFonts w:ascii="Times New Roman" w:hAnsi="Times New Roman"/>
          <w:rtl w:val="0"/>
          <w:lang w:val="en-US"/>
        </w:rPr>
        <w:t>/ Hater</w:t>
      </w:r>
      <w:r>
        <w:rPr>
          <w:rtl w:val="0"/>
          <w:lang w:val="zh-TW" w:eastAsia="zh-TW"/>
        </w:rPr>
        <w:t>；</w:t>
      </w:r>
      <w:r>
        <w:rPr>
          <w:rFonts w:ascii="Times New Roman" w:hAnsi="Times New Roman"/>
          <w:rtl w:val="0"/>
          <w:lang w:val="zh-TW" w:eastAsia="zh-TW"/>
        </w:rPr>
        <w:t xml:space="preserve"> </w:t>
      </w:r>
      <w:r>
        <w:rPr>
          <w:rtl w:val="0"/>
          <w:lang w:val="zh-TW" w:eastAsia="zh-TW"/>
        </w:rPr>
        <w:t>路人</w:t>
      </w:r>
      <w:r>
        <w:rPr>
          <w:rFonts w:ascii="Times New Roman" w:hAnsi="Times New Roman"/>
          <w:rtl w:val="0"/>
          <w:lang w:val="zh-TW" w:eastAsia="zh-TW"/>
        </w:rPr>
        <w:t xml:space="preserve"> </w:t>
      </w:r>
      <w:r>
        <w:rPr>
          <w:rFonts w:ascii="Times New Roman" w:hAnsi="Times New Roman"/>
          <w:rtl w:val="0"/>
          <w:lang w:val="en-US"/>
        </w:rPr>
        <w:t>/ Passerby</w:t>
      </w:r>
      <w:r>
        <w:rPr>
          <w:rtl w:val="0"/>
          <w:lang w:val="zh-TW" w:eastAsia="zh-TW"/>
        </w:rPr>
        <w:t>；</w:t>
      </w:r>
      <w:r>
        <w:rPr>
          <w:rFonts w:ascii="Times New Roman" w:hAnsi="Times New Roman"/>
          <w:rtl w:val="0"/>
          <w:lang w:val="zh-TW" w:eastAsia="zh-TW"/>
        </w:rPr>
        <w:t xml:space="preserve"> </w:t>
      </w:r>
      <w:r>
        <w:rPr>
          <w:rtl w:val="0"/>
          <w:lang w:val="zh-TW" w:eastAsia="zh-TW"/>
        </w:rPr>
        <w:t>主持人</w:t>
      </w:r>
      <w:r>
        <w:rPr>
          <w:rFonts w:ascii="Times New Roman" w:hAnsi="Times New Roman"/>
          <w:rtl w:val="0"/>
          <w:lang w:val="zh-TW" w:eastAsia="zh-TW"/>
        </w:rPr>
        <w:t xml:space="preserve"> </w:t>
      </w:r>
      <w:r>
        <w:rPr>
          <w:rFonts w:ascii="Times New Roman" w:hAnsi="Times New Roman"/>
          <w:rtl w:val="0"/>
          <w:lang w:val="en-US"/>
        </w:rPr>
        <w:t>/ Host</w:t>
      </w:r>
      <w:r>
        <w:rPr>
          <w:rtl w:val="0"/>
          <w:lang w:val="zh-TW" w:eastAsia="zh-TW"/>
        </w:rPr>
        <w:t>；</w:t>
      </w:r>
      <w:r>
        <w:rPr>
          <w:rFonts w:ascii="Times New Roman" w:hAnsi="Times New Roman"/>
          <w:rtl w:val="0"/>
          <w:lang w:val="zh-TW" w:eastAsia="zh-TW"/>
        </w:rPr>
        <w:t xml:space="preserve"> </w:t>
      </w:r>
      <w:r>
        <w:rPr>
          <w:rtl w:val="0"/>
          <w:lang w:val="zh-TW" w:eastAsia="zh-TW"/>
        </w:rPr>
        <w:t>弟弟</w:t>
      </w:r>
      <w:r>
        <w:rPr>
          <w:rFonts w:ascii="Times New Roman" w:hAnsi="Times New Roman"/>
          <w:rtl w:val="0"/>
          <w:lang w:val="zh-TW" w:eastAsia="zh-TW"/>
        </w:rPr>
        <w:t xml:space="preserve"> </w:t>
      </w:r>
      <w:r>
        <w:rPr>
          <w:rFonts w:ascii="Times New Roman" w:hAnsi="Times New Roman"/>
          <w:rtl w:val="0"/>
          <w:lang w:val="en-US"/>
        </w:rPr>
        <w:t>/ Brother</w:t>
      </w:r>
    </w:p>
    <w:p>
      <w:pPr>
        <w:pStyle w:val="Normal.0"/>
        <w:widowControl w:val="1"/>
        <w:jc w:val="left"/>
        <w:rPr>
          <w:rFonts w:ascii="Times New Roman" w:cs="Times New Roman" w:hAnsi="Times New Roman" w:eastAsia="Times New Roman"/>
          <w:sz w:val="52"/>
          <w:szCs w:val="52"/>
        </w:rPr>
      </w:pPr>
      <w:r>
        <w:rPr>
          <w:rtl w:val="0"/>
          <w:lang w:val="zh-TW" w:eastAsia="zh-TW"/>
        </w:rPr>
        <w:t>手下</w:t>
      </w:r>
      <w:r>
        <w:rPr>
          <w:rFonts w:ascii="Times New Roman" w:hAnsi="Times New Roman"/>
          <w:rtl w:val="0"/>
          <w:lang w:val="zh-TW" w:eastAsia="zh-TW"/>
        </w:rPr>
        <w:t xml:space="preserve"> </w:t>
      </w:r>
      <w:r>
        <w:rPr>
          <w:rFonts w:ascii="Times New Roman" w:hAnsi="Times New Roman"/>
          <w:rtl w:val="0"/>
          <w:lang w:val="en-US"/>
        </w:rPr>
        <w:t>/ Man</w:t>
      </w:r>
      <w:r>
        <w:rPr>
          <w:rtl w:val="0"/>
          <w:lang w:val="zh-TW" w:eastAsia="zh-TW"/>
        </w:rPr>
        <w:t>；</w:t>
      </w:r>
      <w:r>
        <w:rPr>
          <w:rFonts w:ascii="Times New Roman" w:hAnsi="Times New Roman"/>
          <w:rtl w:val="0"/>
          <w:lang w:val="zh-TW" w:eastAsia="zh-TW"/>
        </w:rPr>
        <w:t xml:space="preserve"> </w:t>
      </w:r>
      <w:r>
        <w:rPr>
          <w:rtl w:val="0"/>
          <w:lang w:val="zh-TW" w:eastAsia="zh-TW"/>
        </w:rPr>
        <w:t>毒枭</w:t>
      </w:r>
      <w:r>
        <w:rPr>
          <w:rFonts w:ascii="Times New Roman" w:hAnsi="Times New Roman"/>
          <w:rtl w:val="0"/>
          <w:lang w:val="zh-TW" w:eastAsia="zh-TW"/>
        </w:rPr>
        <w:t xml:space="preserve"> </w:t>
      </w:r>
      <w:r>
        <w:rPr>
          <w:rFonts w:ascii="Times New Roman" w:hAnsi="Times New Roman"/>
          <w:rtl w:val="0"/>
          <w:lang w:val="en-US"/>
        </w:rPr>
        <w:t>/ Drug Lord</w:t>
      </w:r>
      <w:r>
        <w:rPr>
          <w:rtl w:val="0"/>
          <w:lang w:val="zh-TW" w:eastAsia="zh-TW"/>
        </w:rPr>
        <w:t>；</w:t>
      </w:r>
      <w:r>
        <w:rPr>
          <w:rFonts w:ascii="Times New Roman" w:hAnsi="Times New Roman"/>
          <w:rtl w:val="0"/>
          <w:lang w:val="zh-TW" w:eastAsia="zh-TW"/>
        </w:rPr>
        <w:t xml:space="preserve"> </w:t>
      </w:r>
      <w:r>
        <w:rPr>
          <w:rtl w:val="0"/>
          <w:lang w:val="zh-TW" w:eastAsia="zh-TW"/>
        </w:rPr>
        <w:t>雇佣兵</w:t>
      </w:r>
      <w:r>
        <w:rPr>
          <w:rFonts w:ascii="Times New Roman" w:hAnsi="Times New Roman"/>
          <w:rtl w:val="0"/>
          <w:lang w:val="zh-TW" w:eastAsia="zh-TW"/>
        </w:rPr>
        <w:t xml:space="preserve"> </w:t>
      </w:r>
      <w:r>
        <w:rPr>
          <w:rFonts w:ascii="Times New Roman" w:hAnsi="Times New Roman"/>
          <w:rtl w:val="0"/>
          <w:lang w:val="en-US"/>
        </w:rPr>
        <w:t>/ Mercenary</w:t>
      </w:r>
      <w:r>
        <w:rPr>
          <w:rtl w:val="0"/>
          <w:lang w:val="zh-TW" w:eastAsia="zh-TW"/>
        </w:rPr>
        <w:t>；</w:t>
      </w:r>
      <w:r>
        <w:rPr>
          <w:rFonts w:ascii="Times New Roman" w:hAnsi="Times New Roman"/>
          <w:rtl w:val="0"/>
          <w:lang w:val="zh-TW" w:eastAsia="zh-TW"/>
        </w:rPr>
        <w:t xml:space="preserve"> </w:t>
      </w:r>
      <w:r>
        <w:rPr>
          <w:rtl w:val="0"/>
          <w:lang w:val="zh-TW" w:eastAsia="zh-TW"/>
        </w:rPr>
        <w:t>面具人</w:t>
      </w:r>
      <w:r>
        <w:rPr>
          <w:rFonts w:ascii="Times New Roman" w:hAnsi="Times New Roman"/>
          <w:rtl w:val="0"/>
          <w:lang w:val="zh-TW" w:eastAsia="zh-TW"/>
        </w:rPr>
        <w:t xml:space="preserve"> </w:t>
      </w:r>
      <w:r>
        <w:rPr>
          <w:rFonts w:ascii="Times New Roman" w:hAnsi="Times New Roman"/>
          <w:rtl w:val="0"/>
          <w:lang w:val="en-US"/>
        </w:rPr>
        <w:t>/ Masked Man</w:t>
      </w:r>
    </w:p>
    <w:p>
      <w:pPr>
        <w:pStyle w:val="Normal.0"/>
        <w:widowControl w:val="1"/>
        <w:jc w:val="left"/>
        <w:rPr>
          <w:rFonts w:ascii="Times New Roman" w:cs="Times New Roman" w:hAnsi="Times New Roman" w:eastAsia="Times New Roman"/>
          <w:sz w:val="52"/>
          <w:szCs w:val="52"/>
        </w:rPr>
      </w:pPr>
      <w:r>
        <w:rPr>
          <w:rtl w:val="0"/>
          <w:lang w:val="zh-TW" w:eastAsia="zh-TW"/>
        </w:rPr>
        <w:t>老妇人</w:t>
      </w:r>
      <w:r>
        <w:rPr>
          <w:rFonts w:ascii="Times New Roman" w:hAnsi="Times New Roman"/>
          <w:rtl w:val="0"/>
          <w:lang w:val="zh-TW" w:eastAsia="zh-TW"/>
        </w:rPr>
        <w:t xml:space="preserve"> </w:t>
      </w:r>
      <w:r>
        <w:rPr>
          <w:rFonts w:ascii="Times New Roman" w:hAnsi="Times New Roman"/>
          <w:rtl w:val="0"/>
          <w:lang w:val="en-US"/>
        </w:rPr>
        <w:t>/ Old Lady</w:t>
      </w:r>
      <w:r>
        <w:rPr>
          <w:rtl w:val="0"/>
          <w:lang w:val="zh-TW" w:eastAsia="zh-TW"/>
        </w:rPr>
        <w:t>；</w:t>
      </w:r>
      <w:r>
        <w:rPr>
          <w:rFonts w:ascii="Times New Roman" w:hAnsi="Times New Roman"/>
          <w:rtl w:val="0"/>
          <w:lang w:val="zh-TW" w:eastAsia="zh-TW"/>
        </w:rPr>
        <w:t xml:space="preserve"> </w:t>
      </w:r>
      <w:r>
        <w:rPr>
          <w:rtl w:val="0"/>
          <w:lang w:val="zh-TW" w:eastAsia="zh-TW"/>
        </w:rPr>
        <w:t>科尔</w:t>
      </w:r>
      <w:r>
        <w:rPr>
          <w:rFonts w:ascii="Times New Roman" w:hAnsi="Times New Roman"/>
          <w:rtl w:val="0"/>
          <w:lang w:val="zh-TW" w:eastAsia="zh-TW"/>
        </w:rPr>
        <w:t xml:space="preserve"> </w:t>
      </w:r>
      <w:r>
        <w:rPr>
          <w:rFonts w:ascii="Times New Roman" w:hAnsi="Times New Roman"/>
          <w:rtl w:val="0"/>
          <w:lang w:val="en-US"/>
        </w:rPr>
        <w:t>/ Cole</w:t>
      </w:r>
      <w:r>
        <w:rPr>
          <w:rtl w:val="0"/>
          <w:lang w:val="zh-TW" w:eastAsia="zh-TW"/>
        </w:rPr>
        <w:t>；</w:t>
      </w:r>
      <w:r>
        <w:rPr>
          <w:rFonts w:ascii="Times New Roman" w:hAnsi="Times New Roman"/>
          <w:rtl w:val="0"/>
          <w:lang w:val="zh-TW" w:eastAsia="zh-TW"/>
        </w:rPr>
        <w:t xml:space="preserve"> </w:t>
      </w:r>
      <w:r>
        <w:rPr>
          <w:rtl w:val="0"/>
          <w:lang w:val="zh-TW" w:eastAsia="zh-TW"/>
        </w:rPr>
        <w:t>管家</w:t>
      </w:r>
      <w:r>
        <w:rPr>
          <w:rFonts w:ascii="Times New Roman" w:hAnsi="Times New Roman"/>
          <w:rtl w:val="0"/>
          <w:lang w:val="zh-TW" w:eastAsia="zh-TW"/>
        </w:rPr>
        <w:t xml:space="preserve"> </w:t>
      </w:r>
      <w:r>
        <w:rPr>
          <w:rFonts w:ascii="Times New Roman" w:hAnsi="Times New Roman"/>
          <w:rtl w:val="0"/>
          <w:lang w:val="en-US"/>
        </w:rPr>
        <w:t>/ Butler</w:t>
      </w:r>
      <w:r>
        <w:rPr>
          <w:rtl w:val="0"/>
          <w:lang w:val="zh-TW" w:eastAsia="zh-TW"/>
        </w:rPr>
        <w:t>；</w:t>
      </w:r>
      <w:r>
        <w:rPr>
          <w:rFonts w:ascii="Times New Roman" w:hAnsi="Times New Roman"/>
          <w:rtl w:val="0"/>
          <w:lang w:val="zh-TW" w:eastAsia="zh-TW"/>
        </w:rPr>
        <w:t xml:space="preserve"> </w:t>
      </w:r>
      <w:r>
        <w:rPr>
          <w:rtl w:val="0"/>
          <w:lang w:val="zh-TW" w:eastAsia="zh-TW"/>
        </w:rPr>
        <w:t>三人异口同声</w:t>
      </w:r>
      <w:r>
        <w:rPr>
          <w:rFonts w:ascii="Times New Roman" w:hAnsi="Times New Roman"/>
          <w:rtl w:val="0"/>
          <w:lang w:val="zh-TW" w:eastAsia="zh-TW"/>
        </w:rPr>
        <w:t xml:space="preserve"> </w:t>
      </w:r>
      <w:r>
        <w:rPr>
          <w:rFonts w:ascii="Times New Roman" w:hAnsi="Times New Roman"/>
          <w:rtl w:val="0"/>
          <w:lang w:val="en-US"/>
        </w:rPr>
        <w:t>/ All Three</w:t>
      </w:r>
    </w:p>
    <w:p>
      <w:pPr>
        <w:pStyle w:val="Normal.0"/>
        <w:widowControl w:val="1"/>
        <w:jc w:val="left"/>
        <w:rPr>
          <w:rFonts w:ascii="Times New Roman" w:cs="Times New Roman" w:hAnsi="Times New Roman" w:eastAsia="Times New Roman"/>
          <w:sz w:val="52"/>
          <w:szCs w:val="52"/>
        </w:rPr>
      </w:pPr>
      <w:r>
        <w:rPr>
          <w:rtl w:val="0"/>
          <w:lang w:val="zh-TW" w:eastAsia="zh-TW"/>
        </w:rPr>
        <w:t>助理</w:t>
      </w:r>
      <w:r>
        <w:rPr>
          <w:rFonts w:ascii="Times New Roman" w:hAnsi="Times New Roman"/>
          <w:rtl w:val="0"/>
          <w:lang w:val="zh-TW" w:eastAsia="zh-TW"/>
        </w:rPr>
        <w:t xml:space="preserve"> </w:t>
      </w:r>
      <w:r>
        <w:rPr>
          <w:rFonts w:ascii="Times New Roman" w:hAnsi="Times New Roman"/>
          <w:rtl w:val="0"/>
          <w:lang w:val="en-US"/>
        </w:rPr>
        <w:t>/ Assistant</w:t>
      </w:r>
      <w:r>
        <w:rPr>
          <w:rtl w:val="0"/>
          <w:lang w:val="zh-TW" w:eastAsia="zh-TW"/>
        </w:rPr>
        <w:t>；</w:t>
      </w:r>
      <w:r>
        <w:rPr>
          <w:rFonts w:ascii="Times New Roman" w:hAnsi="Times New Roman"/>
          <w:rtl w:val="0"/>
          <w:lang w:val="zh-TW" w:eastAsia="zh-TW"/>
        </w:rPr>
        <w:t xml:space="preserve"> </w:t>
      </w:r>
      <w:r>
        <w:rPr>
          <w:rtl w:val="0"/>
          <w:lang w:val="zh-TW" w:eastAsia="zh-TW"/>
        </w:rPr>
        <w:t>安保</w:t>
      </w:r>
      <w:r>
        <w:rPr>
          <w:rFonts w:ascii="Times New Roman" w:hAnsi="Times New Roman"/>
          <w:rtl w:val="0"/>
          <w:lang w:val="zh-TW" w:eastAsia="zh-TW"/>
        </w:rPr>
        <w:t xml:space="preserve"> </w:t>
      </w:r>
      <w:r>
        <w:rPr>
          <w:rFonts w:ascii="Times New Roman" w:hAnsi="Times New Roman"/>
          <w:rtl w:val="0"/>
          <w:lang w:val="en-US"/>
        </w:rPr>
        <w:t>/ Security</w:t>
      </w:r>
      <w:r>
        <w:rPr>
          <w:rtl w:val="0"/>
          <w:lang w:val="zh-TW" w:eastAsia="zh-TW"/>
        </w:rPr>
        <w:t>；</w:t>
      </w:r>
      <w:r>
        <w:rPr>
          <w:rFonts w:ascii="Times New Roman" w:hAnsi="Times New Roman"/>
          <w:rtl w:val="0"/>
          <w:lang w:val="zh-TW" w:eastAsia="zh-TW"/>
        </w:rPr>
        <w:t xml:space="preserve"> </w:t>
      </w:r>
      <w:r>
        <w:rPr>
          <w:rtl w:val="0"/>
          <w:lang w:val="zh-TW" w:eastAsia="zh-TW"/>
        </w:rPr>
        <w:t>律师</w:t>
      </w:r>
      <w:r>
        <w:rPr>
          <w:rFonts w:ascii="Times New Roman" w:hAnsi="Times New Roman"/>
          <w:rtl w:val="0"/>
          <w:lang w:val="zh-TW" w:eastAsia="zh-TW"/>
        </w:rPr>
        <w:t xml:space="preserve"> </w:t>
      </w:r>
      <w:r>
        <w:rPr>
          <w:rFonts w:ascii="Times New Roman" w:hAnsi="Times New Roman"/>
          <w:rtl w:val="0"/>
          <w:lang w:val="en-US"/>
        </w:rPr>
        <w:t>/ Lawyer</w:t>
      </w:r>
      <w:r>
        <w:rPr>
          <w:rtl w:val="0"/>
          <w:lang w:val="zh-TW" w:eastAsia="zh-TW"/>
        </w:rPr>
        <w:t>；</w:t>
      </w:r>
      <w:r>
        <w:rPr>
          <w:rFonts w:ascii="Times New Roman" w:hAnsi="Times New Roman"/>
          <w:rtl w:val="0"/>
          <w:lang w:val="zh-TW" w:eastAsia="zh-TW"/>
        </w:rPr>
        <w:t xml:space="preserve"> </w:t>
      </w:r>
      <w:r>
        <w:rPr>
          <w:rtl w:val="0"/>
          <w:lang w:val="zh-TW" w:eastAsia="zh-TW"/>
        </w:rPr>
        <w:t>法官</w:t>
      </w:r>
      <w:r>
        <w:rPr>
          <w:rFonts w:ascii="Times New Roman" w:hAnsi="Times New Roman"/>
          <w:rtl w:val="0"/>
          <w:lang w:val="zh-TW" w:eastAsia="zh-TW"/>
        </w:rPr>
        <w:t xml:space="preserve"> </w:t>
      </w:r>
      <w:r>
        <w:rPr>
          <w:rFonts w:ascii="Times New Roman" w:hAnsi="Times New Roman"/>
          <w:rtl w:val="0"/>
          <w:lang w:val="en-US"/>
        </w:rPr>
        <w:t>/ Judge</w:t>
      </w:r>
    </w:p>
    <w:p>
      <w:pPr>
        <w:pStyle w:val="Normal.0"/>
        <w:widowControl w:val="1"/>
        <w:jc w:val="left"/>
        <w:rPr>
          <w:rFonts w:ascii="Times New Roman" w:cs="Times New Roman" w:hAnsi="Times New Roman" w:eastAsia="Times New Roman"/>
          <w:sz w:val="52"/>
          <w:szCs w:val="52"/>
        </w:rPr>
      </w:pPr>
      <w:r>
        <w:rPr>
          <w:rtl w:val="0"/>
          <w:lang w:val="zh-TW" w:eastAsia="zh-TW"/>
        </w:rPr>
        <w:t>狗仔</w:t>
      </w:r>
      <w:r>
        <w:rPr>
          <w:rFonts w:ascii="Times New Roman" w:hAnsi="Times New Roman"/>
          <w:rtl w:val="0"/>
          <w:lang w:val="en-US"/>
        </w:rPr>
        <w:t>1 / Paparazzo 1</w:t>
      </w:r>
      <w:r>
        <w:rPr>
          <w:rtl w:val="0"/>
          <w:lang w:val="zh-TW" w:eastAsia="zh-TW"/>
        </w:rPr>
        <w:t>；</w:t>
      </w:r>
      <w:r>
        <w:rPr>
          <w:rFonts w:ascii="Times New Roman" w:hAnsi="Times New Roman"/>
          <w:rtl w:val="0"/>
          <w:lang w:val="zh-TW" w:eastAsia="zh-TW"/>
        </w:rPr>
        <w:t xml:space="preserve"> </w:t>
      </w:r>
      <w:r>
        <w:rPr>
          <w:rtl w:val="0"/>
          <w:lang w:val="zh-TW" w:eastAsia="zh-TW"/>
        </w:rPr>
        <w:t>狗仔</w:t>
      </w:r>
      <w:r>
        <w:rPr>
          <w:rFonts w:ascii="Times New Roman" w:hAnsi="Times New Roman"/>
          <w:rtl w:val="0"/>
          <w:lang w:val="en-US"/>
        </w:rPr>
        <w:t>2 / Paparazzo 2</w:t>
      </w:r>
      <w:r>
        <w:rPr>
          <w:rtl w:val="0"/>
          <w:lang w:val="zh-TW" w:eastAsia="zh-TW"/>
        </w:rPr>
        <w:t>；</w:t>
      </w:r>
      <w:r>
        <w:rPr>
          <w:rFonts w:ascii="Times New Roman" w:hAnsi="Times New Roman"/>
          <w:rtl w:val="0"/>
          <w:lang w:val="zh-TW" w:eastAsia="zh-TW"/>
        </w:rPr>
        <w:t xml:space="preserve"> </w:t>
      </w:r>
      <w:r>
        <w:rPr>
          <w:rtl w:val="0"/>
          <w:lang w:val="zh-TW" w:eastAsia="zh-TW"/>
        </w:rPr>
        <w:t>狗仔</w:t>
      </w:r>
      <w:r>
        <w:rPr>
          <w:rFonts w:ascii="Times New Roman" w:hAnsi="Times New Roman"/>
          <w:rtl w:val="0"/>
          <w:lang w:val="en-US"/>
        </w:rPr>
        <w:t>3 / Paparazzo 3</w:t>
      </w:r>
      <w:r>
        <w:rPr>
          <w:rtl w:val="0"/>
          <w:lang w:val="zh-TW" w:eastAsia="zh-TW"/>
        </w:rPr>
        <w:t>；</w:t>
      </w:r>
      <w:r>
        <w:rPr>
          <w:rFonts w:ascii="Times New Roman" w:hAnsi="Times New Roman"/>
          <w:rtl w:val="0"/>
          <w:lang w:val="zh-TW" w:eastAsia="zh-TW"/>
        </w:rPr>
        <w:t xml:space="preserve"> </w:t>
      </w:r>
      <w:r>
        <w:rPr>
          <w:rtl w:val="0"/>
          <w:lang w:val="zh-TW" w:eastAsia="zh-TW"/>
        </w:rPr>
        <w:t>电话那头</w:t>
      </w:r>
      <w:r>
        <w:rPr>
          <w:rFonts w:ascii="Times New Roman" w:hAnsi="Times New Roman"/>
          <w:rtl w:val="0"/>
          <w:lang w:val="zh-TW" w:eastAsia="zh-TW"/>
        </w:rPr>
        <w:t xml:space="preserve"> </w:t>
      </w:r>
      <w:r>
        <w:rPr>
          <w:rFonts w:ascii="Times New Roman" w:hAnsi="Times New Roman"/>
          <w:rtl w:val="0"/>
          <w:lang w:val="en-US"/>
        </w:rPr>
        <w:t>/ On the Phone</w:t>
      </w:r>
    </w:p>
    <w:p>
      <w:pPr>
        <w:pStyle w:val="Normal.0"/>
        <w:widowControl w:val="1"/>
        <w:jc w:val="left"/>
        <w:rPr>
          <w:rFonts w:ascii="Times New Roman" w:cs="Times New Roman" w:hAnsi="Times New Roman" w:eastAsia="Times New Roman"/>
          <w:sz w:val="52"/>
          <w:szCs w:val="52"/>
        </w:rPr>
      </w:pPr>
      <w:r>
        <w:rPr>
          <w:rtl w:val="0"/>
          <w:lang w:val="zh-TW" w:eastAsia="zh-TW"/>
        </w:rPr>
        <w:t>短信内容</w:t>
      </w:r>
      <w:r>
        <w:rPr>
          <w:rFonts w:ascii="Times New Roman" w:hAnsi="Times New Roman"/>
          <w:rtl w:val="0"/>
          <w:lang w:val="zh-TW" w:eastAsia="zh-TW"/>
        </w:rPr>
        <w:t xml:space="preserve"> </w:t>
      </w:r>
      <w:r>
        <w:rPr>
          <w:rFonts w:ascii="Times New Roman" w:hAnsi="Times New Roman"/>
          <w:rtl w:val="0"/>
          <w:lang w:val="en-US"/>
        </w:rPr>
        <w:t>/ Text Message</w:t>
      </w:r>
      <w:r>
        <w:rPr>
          <w:rtl w:val="0"/>
          <w:lang w:val="zh-TW" w:eastAsia="zh-TW"/>
        </w:rPr>
        <w:t>；</w:t>
      </w:r>
      <w:r>
        <w:rPr>
          <w:rFonts w:ascii="Times New Roman" w:hAnsi="Times New Roman"/>
          <w:rtl w:val="0"/>
          <w:lang w:val="zh-TW" w:eastAsia="zh-TW"/>
        </w:rPr>
        <w:t xml:space="preserve"> </w:t>
      </w:r>
      <w:r>
        <w:rPr>
          <w:rtl w:val="0"/>
          <w:lang w:val="zh-TW" w:eastAsia="zh-TW"/>
        </w:rPr>
        <w:t>秃顶男人</w:t>
      </w:r>
      <w:r>
        <w:rPr>
          <w:rFonts w:ascii="Times New Roman" w:hAnsi="Times New Roman"/>
          <w:rtl w:val="0"/>
          <w:lang w:val="zh-TW" w:eastAsia="zh-TW"/>
        </w:rPr>
        <w:t xml:space="preserve"> </w:t>
      </w:r>
      <w:r>
        <w:rPr>
          <w:rFonts w:ascii="Times New Roman" w:hAnsi="Times New Roman"/>
          <w:rtl w:val="0"/>
          <w:lang w:val="en-US"/>
        </w:rPr>
        <w:t>/ Bald Man</w:t>
      </w:r>
      <w:r>
        <w:rPr>
          <w:rtl w:val="0"/>
          <w:lang w:val="zh-TW" w:eastAsia="zh-TW"/>
        </w:rPr>
        <w:t>；</w:t>
      </w:r>
      <w:r>
        <w:rPr>
          <w:rFonts w:ascii="Times New Roman" w:hAnsi="Times New Roman"/>
          <w:rtl w:val="0"/>
          <w:lang w:val="zh-TW" w:eastAsia="zh-TW"/>
        </w:rPr>
        <w:t xml:space="preserve"> </w:t>
      </w:r>
      <w:r>
        <w:rPr>
          <w:rtl w:val="0"/>
          <w:lang w:val="zh-TW" w:eastAsia="zh-TW"/>
        </w:rPr>
        <w:t>经纪人</w:t>
      </w:r>
      <w:r>
        <w:rPr>
          <w:rFonts w:ascii="Times New Roman" w:hAnsi="Times New Roman"/>
          <w:rtl w:val="0"/>
          <w:lang w:val="zh-TW" w:eastAsia="zh-TW"/>
        </w:rPr>
        <w:t xml:space="preserve"> </w:t>
      </w:r>
      <w:r>
        <w:rPr>
          <w:rFonts w:ascii="Times New Roman" w:hAnsi="Times New Roman"/>
          <w:rtl w:val="0"/>
          <w:lang w:val="en-US"/>
        </w:rPr>
        <w:t>/ Manager</w:t>
      </w:r>
      <w:r>
        <w:rPr>
          <w:rtl w:val="0"/>
          <w:lang w:val="zh-TW" w:eastAsia="zh-TW"/>
        </w:rPr>
        <w:t>；</w:t>
      </w:r>
      <w:r>
        <w:rPr>
          <w:rFonts w:ascii="Times New Roman" w:hAnsi="Times New Roman"/>
          <w:rtl w:val="0"/>
          <w:lang w:val="zh-TW" w:eastAsia="zh-TW"/>
        </w:rPr>
        <w:t xml:space="preserve"> </w:t>
      </w:r>
      <w:r>
        <w:rPr>
          <w:rtl w:val="0"/>
          <w:lang w:val="zh-TW" w:eastAsia="zh-TW"/>
        </w:rPr>
        <w:t>警察</w:t>
      </w:r>
      <w:r>
        <w:rPr>
          <w:rFonts w:ascii="Times New Roman" w:hAnsi="Times New Roman"/>
          <w:rtl w:val="0"/>
          <w:lang w:val="zh-TW" w:eastAsia="zh-TW"/>
        </w:rPr>
        <w:t xml:space="preserve"> </w:t>
      </w:r>
      <w:r>
        <w:rPr>
          <w:rFonts w:ascii="Times New Roman" w:hAnsi="Times New Roman"/>
          <w:rtl w:val="0"/>
          <w:lang w:val="en-US"/>
        </w:rPr>
        <w:t>/ Police</w:t>
      </w:r>
    </w:p>
    <w:p>
      <w:pPr>
        <w:pStyle w:val="Normal.0"/>
        <w:widowControl w:val="1"/>
        <w:jc w:val="left"/>
        <w:rPr>
          <w:rFonts w:ascii="Times New Roman" w:cs="Times New Roman" w:hAnsi="Times New Roman" w:eastAsia="Times New Roman"/>
        </w:rPr>
      </w:pPr>
      <w:r>
        <w:rPr>
          <w:rtl w:val="0"/>
          <w:lang w:val="zh-TW" w:eastAsia="zh-TW"/>
        </w:rPr>
        <w:t>财务</w:t>
      </w:r>
      <w:r>
        <w:rPr>
          <w:rFonts w:ascii="Times New Roman" w:hAnsi="Times New Roman"/>
          <w:rtl w:val="0"/>
          <w:lang w:val="zh-TW" w:eastAsia="zh-TW"/>
        </w:rPr>
        <w:t xml:space="preserve"> </w:t>
      </w:r>
      <w:r>
        <w:rPr>
          <w:rFonts w:ascii="Times New Roman" w:hAnsi="Times New Roman"/>
          <w:rtl w:val="0"/>
          <w:lang w:val="en-US"/>
        </w:rPr>
        <w:t>/ Finance</w:t>
      </w:r>
      <w:r>
        <w:rPr>
          <w:rtl w:val="0"/>
          <w:lang w:val="zh-TW" w:eastAsia="zh-TW"/>
        </w:rPr>
        <w:t>；</w:t>
      </w:r>
      <w:r>
        <w:rPr>
          <w:rFonts w:ascii="Times New Roman" w:hAnsi="Times New Roman"/>
          <w:rtl w:val="0"/>
          <w:lang w:val="zh-TW" w:eastAsia="zh-TW"/>
        </w:rPr>
        <w:t xml:space="preserve"> </w:t>
      </w:r>
      <w:r>
        <w:rPr>
          <w:rtl w:val="0"/>
          <w:lang w:val="zh-TW" w:eastAsia="zh-TW"/>
        </w:rPr>
        <w:t>首席律师</w:t>
      </w:r>
      <w:r>
        <w:rPr>
          <w:rFonts w:ascii="Times New Roman" w:hAnsi="Times New Roman"/>
          <w:rtl w:val="0"/>
          <w:lang w:val="zh-TW" w:eastAsia="zh-TW"/>
        </w:rPr>
        <w:t xml:space="preserve"> </w:t>
      </w:r>
      <w:r>
        <w:rPr>
          <w:rFonts w:ascii="Times New Roman" w:hAnsi="Times New Roman"/>
          <w:rtl w:val="0"/>
          <w:lang w:val="en-US"/>
        </w:rPr>
        <w:t>/ Chief Lawyer</w:t>
      </w: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0"/>
        <w:widowControl w:val="1"/>
        <w:spacing w:line="288" w:lineRule="auto"/>
        <w:jc w:val="left"/>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b w:val="1"/>
          <w:bCs w:val="1"/>
          <w:sz w:val="36"/>
          <w:szCs w:val="36"/>
          <w:lang w:val="zh-TW" w:eastAsia="zh-TW"/>
        </w:rPr>
      </w:pPr>
      <w:r>
        <w:rPr>
          <w:sz w:val="36"/>
          <w:szCs w:val="36"/>
          <w:rtl w:val="0"/>
          <w:lang w:val="zh-TW" w:eastAsia="zh-TW"/>
        </w:rPr>
        <w:t>剧本：</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第一集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1-1</w:t>
      </w:r>
      <w:r>
        <w:rPr>
          <w:rtl w:val="0"/>
          <w:lang w:val="zh-TW" w:eastAsia="zh-TW"/>
        </w:rPr>
        <w:t>夜内医院</w:t>
      </w:r>
      <w:r>
        <w:rPr>
          <w:rFonts w:ascii="Times New Roman" w:hAnsi="Times New Roman"/>
          <w:rtl w:val="0"/>
          <w:lang w:val="en-US"/>
        </w:rPr>
        <w:t>ICU</w:t>
      </w:r>
      <w:r>
        <w:rPr>
          <w:rtl w:val="0"/>
          <w:lang w:val="zh-TW" w:eastAsia="zh-TW"/>
        </w:rPr>
        <w:t>走廊</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（女，</w:t>
      </w:r>
      <w:r>
        <w:rPr>
          <w:rFonts w:ascii="Times New Roman" w:hAnsi="Times New Roman"/>
          <w:rtl w:val="0"/>
          <w:lang w:val="en-US"/>
        </w:rPr>
        <w:t>21</w:t>
      </w:r>
      <w:r>
        <w:rPr>
          <w:rtl w:val="0"/>
          <w:lang w:val="zh-TW" w:eastAsia="zh-TW"/>
        </w:rPr>
        <w:t>岁）、值班医生、</w:t>
      </w:r>
      <w:r>
        <w:rPr>
          <w:rFonts w:ascii="Times New Roman" w:hAnsi="Times New Roman"/>
          <w:rtl w:val="0"/>
          <w:lang w:val="en-US"/>
        </w:rPr>
        <w:t>Eric</w:t>
      </w:r>
      <w:r>
        <w:rPr>
          <w:rtl w:val="0"/>
          <w:lang w:val="zh-TW" w:eastAsia="zh-TW"/>
        </w:rPr>
        <w:t>（男，</w:t>
      </w:r>
      <w:r>
        <w:rPr>
          <w:rFonts w:ascii="Times New Roman" w:hAnsi="Times New Roman"/>
          <w:rtl w:val="0"/>
          <w:lang w:val="en-US"/>
        </w:rPr>
        <w:t>26</w:t>
      </w:r>
      <w:r>
        <w:rPr>
          <w:rtl w:val="0"/>
          <w:lang w:val="zh-TW" w:eastAsia="zh-TW"/>
        </w:rPr>
        <w:t>岁）</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攥着皱巴巴的缴费单，拦在医生面前。</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（哽咽）：求你，别停我弟弟的药，再宽限我几天！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Please, don't cut off my brother's meds. Just give me a few more days!</w:t>
      </w:r>
    </w:p>
    <w:p>
      <w:pPr>
        <w:pStyle w:val="Normal (Web)"/>
        <w:widowControl w:val="1"/>
        <w:spacing w:line="288" w:lineRule="auto"/>
        <w:rPr>
          <w:rFonts w:ascii="Times New Roman" w:cs="Times New Roman" w:hAnsi="Times New Roman" w:eastAsia="Times New Roman"/>
        </w:rPr>
      </w:pPr>
      <w:r>
        <w:rPr>
          <w:rtl w:val="0"/>
          <w:lang w:val="zh-TW" w:eastAsia="zh-TW"/>
        </w:rPr>
        <w:t>医生：已经宽限一周了，费用再不缴清，明早必须停呼吸机。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Doctor: We've already given you a week. If the bill isn't paid, we</w:t>
      </w:r>
      <w:r>
        <w:rPr>
          <w:rFonts w:ascii="Times New Roman" w:hAnsi="Times New Roman" w:hint="default"/>
          <w:outline w:val="0"/>
          <w:color w:val="ff0000"/>
          <w:u w:color="ff0000"/>
          <w:rtl w:val="0"/>
          <w:lang w:val="zh-TW" w:eastAsia="zh-TW"/>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pull the ventilator tomorrow morning.</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医生抽回手，径直离开。</w:t>
      </w:r>
      <w:r>
        <w:rPr>
          <w:rFonts w:ascii="Times New Roman" w:hAnsi="Times New Roman"/>
          <w:rtl w:val="0"/>
          <w:lang w:val="en-US"/>
        </w:rPr>
        <w:t>Ava</w:t>
      </w:r>
      <w:r>
        <w:rPr>
          <w:rtl w:val="0"/>
          <w:lang w:val="zh-TW" w:eastAsia="zh-TW"/>
        </w:rPr>
        <w:t>靠着墙滑坐在地上，捂住脸哭。</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叼着烟走过来，把合同甩在</w:t>
      </w:r>
      <w:r>
        <w:rPr>
          <w:rFonts w:ascii="Times New Roman" w:hAnsi="Times New Roman"/>
          <w:rtl w:val="0"/>
          <w:lang w:val="en-US"/>
        </w:rPr>
        <w:t>Ava</w:t>
      </w:r>
      <w:r>
        <w:rPr>
          <w:rtl w:val="0"/>
          <w:lang w:val="zh-TW" w:eastAsia="zh-TW"/>
        </w:rPr>
        <w:t>脚边。</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：哭能救你弟？签了这个，钱我现在就给你打。</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Will crying save him? Sign this, and I'll wire the money now.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（红着眼）：这是什么？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What is this?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：我公会的</w:t>
      </w:r>
      <w:r>
        <w:rPr>
          <w:rFonts w:ascii="Times New Roman" w:hAnsi="Times New Roman"/>
          <w:rtl w:val="0"/>
          <w:lang w:val="en-US"/>
        </w:rPr>
        <w:t>Twitch</w:t>
      </w:r>
      <w:r>
        <w:rPr>
          <w:rtl w:val="0"/>
          <w:lang w:val="zh-TW" w:eastAsia="zh-TW"/>
        </w:rPr>
        <w:t>直播合同，签了你就是我旗下主播。每天播</w:t>
      </w:r>
      <w:r>
        <w:rPr>
          <w:rFonts w:ascii="Times New Roman" w:hAnsi="Times New Roman"/>
          <w:rtl w:val="0"/>
          <w:lang w:val="en-US"/>
        </w:rPr>
        <w:t>6</w:t>
      </w:r>
      <w:r>
        <w:rPr>
          <w:rtl w:val="0"/>
          <w:lang w:val="zh-TW" w:eastAsia="zh-TW"/>
        </w:rPr>
        <w:t>小时，听我安排，先预支你一万美金医药费。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Eric: </w:t>
      </w:r>
      <w:ins w:id="0" w:date="2026-06-23T21:42:32Z" w:author="吴晓羽">
        <w:r>
          <w:rPr>
            <w:rFonts w:ascii="Times New Roman" w:hAnsi="Times New Roman"/>
            <w:outline w:val="0"/>
            <w:color w:val="ff0000"/>
            <w:u w:color="ff0000"/>
            <w:rtl w:val="0"/>
            <w:lang w:val="en-US"/>
            <w14:textFill>
              <w14:solidFill>
                <w14:srgbClr w14:val="FF0000"/>
              </w14:solidFill>
            </w14:textFill>
          </w:rPr>
          <w:t>My agency's Twitch contract.</w:t>
        </w:r>
      </w:ins>
      <w:r>
        <w:rPr>
          <w:rFonts w:ascii="Times New Roman" w:hAnsi="Times New Roman"/>
          <w:outline w:val="0"/>
          <w:color w:val="ff0000"/>
          <w:u w:color="ff0000"/>
          <w:rtl w:val="0"/>
          <w:lang w:val="en-US"/>
          <w14:textFill>
            <w14:solidFill>
              <w14:srgbClr w14:val="FF0000"/>
            </w14:solidFill>
          </w14:textFill>
        </w:rPr>
        <w:t xml:space="preserve">Sign it, and you're my streamer. Six hours a day, follow my rules. I'll </w:t>
      </w:r>
      <w:ins w:id="1" w:date="2026-06-23T21:59:23Z" w:author="吴晓羽">
        <w:r>
          <w:rPr>
            <w:rFonts w:ascii="Times New Roman" w:hAnsi="Times New Roman"/>
            <w:outline w:val="0"/>
            <w:color w:val="ff0000"/>
            <w:u w:color="ff0000"/>
            <w:rtl w:val="0"/>
            <w:lang w:val="en-US"/>
            <w14:textFill>
              <w14:solidFill>
                <w14:srgbClr w14:val="FF0000"/>
              </w14:solidFill>
            </w14:textFill>
          </w:rPr>
          <w:t>front</w:t>
        </w:r>
      </w:ins>
      <w:commentRangeStart w:id="2"/>
      <w:del w:id="3" w:date="2026-06-23T21:59:22Z" w:author="吴晓羽">
        <w:r>
          <w:rPr>
            <w:rFonts w:ascii="Times New Roman" w:hAnsi="Times New Roman"/>
            <w:outline w:val="0"/>
            <w:color w:val="ff0000"/>
            <w:u w:color="ff0000"/>
            <w:rtl w:val="0"/>
            <w:lang w:val="en-US"/>
            <w14:textFill>
              <w14:solidFill>
                <w14:srgbClr w14:val="FF0000"/>
              </w14:solidFill>
            </w14:textFill>
          </w:rPr>
          <w:delText>advance</w:delText>
        </w:r>
      </w:del>
      <w:commentRangeEnd w:id="2"/>
      <w:r>
        <w:commentReference w:id="2"/>
      </w:r>
      <w:r>
        <w:rPr>
          <w:rFonts w:ascii="Times New Roman" w:hAnsi="Times New Roman"/>
          <w:outline w:val="0"/>
          <w:color w:val="ff0000"/>
          <w:u w:color="ff0000"/>
          <w:rtl w:val="0"/>
          <w:lang w:val="en-US"/>
          <w14:textFill>
            <w14:solidFill>
              <w14:srgbClr w14:val="FF0000"/>
            </w14:solidFill>
          </w14:textFill>
        </w:rPr>
        <w:t xml:space="preserve"> you ten grand for the hospital.</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（翻合同，手抖）：平台抽成后你再拿</w:t>
      </w:r>
      <w:r>
        <w:rPr>
          <w:rFonts w:ascii="Times New Roman" w:hAnsi="Times New Roman"/>
          <w:rtl w:val="0"/>
          <w:lang w:val="en-US"/>
        </w:rPr>
        <w:t>90%</w:t>
      </w:r>
      <w:r>
        <w:rPr>
          <w:rtl w:val="0"/>
          <w:lang w:val="zh-TW" w:eastAsia="zh-TW"/>
        </w:rPr>
        <w:t>？违约要赔一百万美金？你这是抢钱！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After Twitch takes its cut, you take 90%? And breach is a million dollars? This is robbery!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：你有的选？布鲁克林贫民窟的穷鬼，除了这张脸，你还有什么能换钱？要么签，要么明早看着你弟断气。</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Eric: Do you have a choice? A broke girl from the Brooklyn slums. </w:t>
      </w:r>
      <w:ins w:id="4" w:date="2026-06-23T21:42:49Z" w:author="吴晓羽">
        <w:r>
          <w:rPr>
            <w:rFonts w:ascii="Times New Roman" w:hAnsi="Times New Roman"/>
            <w:outline w:val="0"/>
            <w:color w:val="ff0000"/>
            <w:u w:color="ff0000"/>
            <w:rtl w:val="0"/>
            <w:lang w:val="en-US"/>
            <w14:textFill>
              <w14:solidFill>
                <w14:srgbClr w14:val="FF0000"/>
              </w14:solidFill>
            </w14:textFill>
          </w:rPr>
          <w:t>All you've got is that face.</w:t>
        </w:r>
      </w:ins>
      <w:r>
        <w:rPr>
          <w:rFonts w:ascii="Times New Roman" w:hAnsi="Times New Roman"/>
          <w:outline w:val="0"/>
          <w:color w:val="ff0000"/>
          <w:u w:color="ff0000"/>
          <w:rtl w:val="0"/>
          <w:lang w:val="en-US"/>
          <w14:textFill>
            <w14:solidFill>
              <w14:srgbClr w14:val="FF0000"/>
            </w14:solidFill>
          </w14:textFill>
        </w:rPr>
        <w:t xml:space="preserve"> Sign it, or watch your little brother die tomorrow.</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看向</w:t>
      </w:r>
      <w:r>
        <w:rPr>
          <w:rFonts w:ascii="Times New Roman" w:hAnsi="Times New Roman"/>
          <w:rtl w:val="0"/>
          <w:lang w:val="en-US"/>
        </w:rPr>
        <w:t>ICU</w:t>
      </w:r>
      <w:r>
        <w:rPr>
          <w:rtl w:val="0"/>
          <w:lang w:val="zh-TW" w:eastAsia="zh-TW"/>
        </w:rPr>
        <w:t>紧闭的门，咬着牙签下名字。</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1-2</w:t>
      </w:r>
      <w:r>
        <w:rPr>
          <w:rtl w:val="0"/>
          <w:lang w:val="zh-TW" w:eastAsia="zh-TW"/>
        </w:rPr>
        <w:t>夜内布鲁克林出租屋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、直播间弹幕、</w:t>
      </w:r>
      <w:r>
        <w:rPr>
          <w:rFonts w:ascii="Times New Roman" w:hAnsi="Times New Roman"/>
          <w:rtl w:val="0"/>
          <w:lang w:val="en-US"/>
        </w:rPr>
        <w:t>Liam</w:t>
      </w:r>
      <w:r>
        <w:rPr>
          <w:rtl w:val="0"/>
          <w:lang w:val="zh-TW" w:eastAsia="zh-TW"/>
        </w:rPr>
        <w:t>（</w:t>
      </w:r>
      <w:r>
        <w:rPr>
          <w:rFonts w:ascii="Times New Roman" w:hAnsi="Times New Roman"/>
          <w:rtl w:val="0"/>
          <w:lang w:val="en-US"/>
        </w:rPr>
        <w:t>ID</w:t>
      </w:r>
      <w:r>
        <w:rPr>
          <w:rtl w:val="0"/>
          <w:lang w:val="zh-TW" w:eastAsia="zh-TW"/>
        </w:rPr>
        <w:t>：</w:t>
      </w:r>
      <w:r>
        <w:rPr>
          <w:rFonts w:ascii="Times New Roman" w:hAnsi="Times New Roman"/>
          <w:rtl w:val="0"/>
          <w:lang w:val="en-US"/>
        </w:rPr>
        <w:t>L</w:t>
      </w:r>
      <w:r>
        <w:rPr>
          <w:rtl w:val="0"/>
          <w:lang w:val="zh-TW" w:eastAsia="zh-TW"/>
        </w:rPr>
        <w:t>先生</w:t>
      </w:r>
      <w:r>
        <w:rPr>
          <w:rFonts w:ascii="Times New Roman" w:hAnsi="Times New Roman"/>
          <w:rtl w:val="0"/>
          <w:lang w:val="zh-TW" w:eastAsia="zh-TW"/>
        </w:rPr>
        <w:t xml:space="preserve"> </w:t>
      </w:r>
      <w:r>
        <w:rPr>
          <w:rFonts w:ascii="Times New Roman" w:hAnsi="Times New Roman"/>
          <w:outline w:val="0"/>
          <w:color w:val="ff2600"/>
          <w:u w:color="ff2600"/>
          <w:rtl w:val="0"/>
          <w:lang w:val="zh-TW" w:eastAsia="zh-TW"/>
          <w14:textFill>
            <w14:solidFill>
              <w14:srgbClr w14:val="FF2600"/>
            </w14:solidFill>
          </w14:textFill>
        </w:rPr>
        <w:t>Mr.L</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ID</w:t>
      </w:r>
      <w:r>
        <w:rPr>
          <w:rtl w:val="0"/>
          <w:lang w:val="zh-TW" w:eastAsia="zh-TW"/>
        </w:rPr>
        <w:t>：</w:t>
      </w:r>
      <w:r>
        <w:rPr>
          <w:rFonts w:ascii="Times New Roman" w:hAnsi="Times New Roman"/>
          <w:rtl w:val="0"/>
          <w:lang w:val="en-US"/>
        </w:rPr>
        <w:t>C</w:t>
      </w:r>
      <w:r>
        <w:rPr>
          <w:rtl w:val="0"/>
          <w:lang w:val="zh-TW" w:eastAsia="zh-TW"/>
        </w:rPr>
        <w:t>狂热</w:t>
      </w:r>
      <w:r>
        <w:rPr>
          <w:rFonts w:ascii="Times New Roman" w:hAnsi="Times New Roman"/>
          <w:outline w:val="0"/>
          <w:color w:val="ff2600"/>
          <w:u w:color="ff2600"/>
          <w:rtl w:val="0"/>
          <w:lang w:val="en-US"/>
          <w14:textFill>
            <w14:solidFill>
              <w14:srgbClr w14:val="FF2600"/>
            </w14:solidFill>
          </w14:textFill>
        </w:rPr>
        <w:t xml:space="preserve"> C-Craze</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ID</w:t>
      </w:r>
      <w:r>
        <w:rPr>
          <w:rtl w:val="0"/>
          <w:lang w:val="zh-TW" w:eastAsia="zh-TW"/>
        </w:rPr>
        <w:t>：</w:t>
      </w:r>
      <w:r>
        <w:rPr>
          <w:rFonts w:ascii="Times New Roman" w:hAnsi="Times New Roman"/>
          <w:outline w:val="0"/>
          <w:color w:val="ff2600"/>
          <w:u w:color="ff2600"/>
          <w:rtl w:val="0"/>
          <w:lang w:val="en-US"/>
          <w14:textFill>
            <w14:solidFill>
              <w14:srgbClr w14:val="FF2600"/>
            </w14:solidFill>
          </w14:textFill>
        </w:rPr>
        <w:t>D</w:t>
      </w:r>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坐在漏风的出租屋角落，打开直播镜头，背景是掉皮的墙面。</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直播间刚开播，涌入十几名观众，全是平台一姐</w:t>
      </w:r>
      <w:r>
        <w:rPr>
          <w:rFonts w:ascii="Times New Roman" w:hAnsi="Times New Roman"/>
          <w:rtl w:val="0"/>
          <w:lang w:val="en-US"/>
        </w:rPr>
        <w:t>Chloe</w:t>
      </w:r>
      <w:r>
        <w:rPr>
          <w:rtl w:val="0"/>
          <w:lang w:val="zh-TW" w:eastAsia="zh-TW"/>
        </w:rPr>
        <w:t>的粉丝。</w:t>
      </w:r>
    </w:p>
    <w:p>
      <w:pPr>
        <w:pStyle w:val="Normal (Web)"/>
        <w:widowControl w:val="1"/>
        <w:spacing w:line="288" w:lineRule="auto"/>
        <w:rPr>
          <w:rFonts w:ascii="Times New Roman" w:cs="Times New Roman" w:hAnsi="Times New Roman" w:eastAsia="Times New Roman"/>
        </w:rPr>
      </w:pPr>
      <w:r>
        <w:rPr>
          <w:rtl w:val="0"/>
          <w:lang w:val="zh-TW" w:eastAsia="zh-TW"/>
        </w:rPr>
        <w:t>弹幕：哪来的乞丐？这破地方也敢开直播？</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Where did this beggar come from? She livestreams in that dump place?</w:t>
      </w:r>
    </w:p>
    <w:p>
      <w:pPr>
        <w:pStyle w:val="Normal (Web)"/>
        <w:widowControl w:val="1"/>
        <w:spacing w:line="288" w:lineRule="auto"/>
        <w:rPr>
          <w:rFonts w:ascii="Times New Roman" w:cs="Times New Roman" w:hAnsi="Times New Roman" w:eastAsia="Times New Roman"/>
        </w:rPr>
      </w:pPr>
      <w:r>
        <w:rPr>
          <w:rtl w:val="0"/>
          <w:lang w:val="zh-TW" w:eastAsia="zh-TW"/>
        </w:rPr>
        <w:t>弹幕：脸长得还行，穷成这样，不如去擦边赚快钱。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Chat: Pretty face. That poor? </w:t>
      </w:r>
      <w:commentRangeStart w:id="5"/>
      <w:del w:id="6" w:date="2026-06-23T21:59:46Z" w:author="吴晓羽">
        <w:r>
          <w:rPr>
            <w:rFonts w:ascii="Times New Roman" w:hAnsi="Times New Roman"/>
            <w:outline w:val="0"/>
            <w:color w:val="ff0000"/>
            <w:u w:color="ff0000"/>
            <w:rtl w:val="0"/>
            <w:lang w:val="en-US"/>
            <w14:textFill>
              <w14:solidFill>
                <w14:srgbClr w14:val="FF0000"/>
              </w14:solidFill>
            </w14:textFill>
          </w:rPr>
          <w:delText>Better be a prostitute for quick cash.</w:delText>
        </w:r>
      </w:del>
      <w:commentRangeEnd w:id="5"/>
      <w:r>
        <w:commentReference w:id="5"/>
      </w:r>
      <w:ins w:id="7" w:date="2026-06-23T21:59:46Z" w:author="吴晓羽">
        <w:r>
          <w:rPr>
            <w:rFonts w:ascii="Times New Roman" w:hAnsi="Times New Roman"/>
            <w:outline w:val="0"/>
            <w:color w:val="ff0000"/>
            <w:u w:color="ff0000"/>
            <w:rtl w:val="0"/>
            <w:lang w:val="en-US"/>
            <w14:textFill>
              <w14:solidFill>
                <w14:srgbClr w14:val="FF0000"/>
              </w14:solidFill>
            </w14:textFill>
          </w:rPr>
          <w:t>Just go make bank on cam.</w:t>
        </w:r>
      </w:ins>
    </w:p>
    <w:p>
      <w:pPr>
        <w:pStyle w:val="Normal (Web)"/>
        <w:widowControl w:val="1"/>
        <w:spacing w:line="288" w:lineRule="auto"/>
        <w:rPr>
          <w:rFonts w:ascii="Times New Roman" w:cs="Times New Roman" w:hAnsi="Times New Roman" w:eastAsia="Times New Roman"/>
        </w:rPr>
      </w:pPr>
      <w:r>
        <w:rPr>
          <w:rtl w:val="0"/>
          <w:lang w:val="zh-TW" w:eastAsia="zh-TW"/>
        </w:rPr>
        <w:t>弹幕：滚出</w:t>
      </w:r>
      <w:r>
        <w:rPr>
          <w:rFonts w:ascii="Times New Roman" w:hAnsi="Times New Roman"/>
          <w:rtl w:val="0"/>
          <w:lang w:val="en-US"/>
        </w:rPr>
        <w:t>Twitch</w:t>
      </w:r>
      <w:r>
        <w:rPr>
          <w:rtl w:val="0"/>
          <w:lang w:val="zh-TW" w:eastAsia="zh-TW"/>
        </w:rPr>
        <w:t>！这里不是你该来的地方！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Get off Twitch! This place isn't for you!</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看着弹幕，眼眶通红，咬着嘴唇不让眼泪掉下来。</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画面快速切三个场景：华尔街顶层会议室，</w:t>
      </w:r>
      <w:r>
        <w:rPr>
          <w:rFonts w:ascii="Times New Roman" w:hAnsi="Times New Roman"/>
          <w:rtl w:val="0"/>
          <w:lang w:val="en-US"/>
        </w:rPr>
        <w:t>Liam</w:t>
      </w:r>
      <w:r>
        <w:rPr>
          <w:rtl w:val="0"/>
          <w:lang w:val="zh-TW" w:eastAsia="zh-TW"/>
        </w:rPr>
        <w:t>结束会议，指尖点开直播；好莱坞保姆车，</w:t>
      </w:r>
      <w:r>
        <w:rPr>
          <w:rFonts w:ascii="Times New Roman" w:hAnsi="Times New Roman"/>
          <w:rtl w:val="0"/>
          <w:lang w:val="en-US"/>
        </w:rPr>
        <w:t>Chase</w:t>
      </w:r>
      <w:r>
        <w:rPr>
          <w:rtl w:val="0"/>
          <w:lang w:val="zh-TW" w:eastAsia="zh-TW"/>
        </w:rPr>
        <w:t>刷到直播，停下刷手机的动作；黑手党庄园暗室，</w:t>
      </w:r>
      <w:r>
        <w:rPr>
          <w:rFonts w:ascii="Times New Roman" w:hAnsi="Times New Roman"/>
          <w:rtl w:val="0"/>
          <w:lang w:val="en-US"/>
        </w:rPr>
        <w:t>Dante</w:t>
      </w:r>
      <w:r>
        <w:rPr>
          <w:rtl w:val="0"/>
          <w:lang w:val="zh-TW" w:eastAsia="zh-TW"/>
        </w:rPr>
        <w:t>盯着屏幕，停下擦枪的手。</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直播间弹出提示：</w:t>
      </w:r>
      <w:commentRangeStart w:id="8"/>
      <w:r>
        <w:rPr>
          <w:rFonts w:ascii="Times New Roman" w:hAnsi="Times New Roman"/>
          <w:rtl w:val="0"/>
          <w:lang w:val="en-US"/>
        </w:rPr>
        <w:t>ID</w:t>
      </w:r>
      <w:r>
        <w:rPr>
          <w:rtl w:val="0"/>
          <w:lang w:val="zh-TW" w:eastAsia="zh-TW"/>
        </w:rPr>
        <w:t>【</w:t>
      </w:r>
      <w:r>
        <w:rPr>
          <w:rFonts w:ascii="Times New Roman" w:hAnsi="Times New Roman"/>
          <w:rtl w:val="0"/>
          <w:lang w:val="en-US"/>
        </w:rPr>
        <w:t>L</w:t>
      </w:r>
      <w:r>
        <w:rPr>
          <w:rtl w:val="0"/>
          <w:lang w:val="zh-TW" w:eastAsia="zh-TW"/>
        </w:rPr>
        <w:t>先生】进入直播间。</w:t>
      </w:r>
      <w:commentRangeEnd w:id="8"/>
      <w:r>
        <w:commentReference w:id="8"/>
      </w:r>
      <w:ins w:id="9" w:date="2026-06-23T21:58:58Z" w:author="吴晓羽">
        <w:r>
          <w:rPr>
            <w:outline w:val="0"/>
            <w:color w:val="ff2600"/>
            <w:rtl w:val="0"/>
            <w:lang w:val="zh-TW" w:eastAsia="zh-TW"/>
            <w14:textFill>
              <w14:solidFill>
                <w14:srgbClr w14:val="FF2600"/>
              </w14:solidFill>
            </w14:textFill>
          </w:rPr>
          <w:t>[</w:t>
        </w:r>
      </w:ins>
      <w:ins w:id="10" w:date="2026-06-23T21:58:58Z" w:author="吴晓羽">
        <w:r>
          <w:rPr>
            <w:outline w:val="0"/>
            <w:color w:val="ff2600"/>
            <w:rtl w:val="0"/>
            <w:lang w:val="zh-TW" w:eastAsia="zh-TW"/>
            <w14:textFill>
              <w14:solidFill>
                <w14:srgbClr w14:val="FF2600"/>
              </w14:solidFill>
            </w14:textFill>
          </w:rPr>
          <w:t>Mr. L</w:t>
        </w:r>
      </w:ins>
      <w:ins w:id="11" w:date="2026-06-23T21:58:58Z" w:author="吴晓羽">
        <w:r>
          <w:rPr>
            <w:outline w:val="0"/>
            <w:color w:val="ff2600"/>
            <w:rtl w:val="0"/>
            <w:lang w:val="zh-TW" w:eastAsia="zh-TW"/>
            <w14:textFill>
              <w14:solidFill>
                <w14:srgbClr w14:val="FF2600"/>
              </w14:solidFill>
            </w14:textFill>
          </w:rPr>
          <w:t>]</w:t>
        </w:r>
      </w:ins>
      <w:ins w:id="12" w:date="2026-06-23T21:58:58Z" w:author="吴晓羽">
        <w:r>
          <w:rPr>
            <w:outline w:val="0"/>
            <w:color w:val="ff2600"/>
            <w:rtl w:val="0"/>
            <w:lang w:val="zh-TW" w:eastAsia="zh-TW"/>
            <w14:textFill>
              <w14:solidFill>
                <w14:srgbClr w14:val="FF2600"/>
              </w14:solidFill>
            </w14:textFill>
          </w:rPr>
          <w:t xml:space="preserve"> has joined the live.</w:t>
        </w:r>
      </w:ins>
    </w:p>
    <w:p>
      <w:pPr>
        <w:pStyle w:val="Normal (Web)"/>
        <w:widowControl w:val="1"/>
        <w:spacing w:line="288" w:lineRule="auto"/>
        <w:rPr>
          <w:rFonts w:ascii="Times New Roman" w:cs="Times New Roman" w:hAnsi="Times New Roman" w:eastAsia="Times New Roman"/>
        </w:rPr>
      </w:pPr>
      <w:r>
        <w:rPr>
          <w:rtl w:val="0"/>
          <w:lang w:val="zh-TW" w:eastAsia="zh-TW"/>
        </w:rPr>
        <w:t>弹幕：卧槽！</w:t>
      </w:r>
      <w:r>
        <w:rPr>
          <w:rFonts w:ascii="Times New Roman" w:hAnsi="Times New Roman"/>
          <w:rtl w:val="0"/>
          <w:lang w:val="en-US"/>
        </w:rPr>
        <w:t>L</w:t>
      </w:r>
      <w:r>
        <w:rPr>
          <w:rtl w:val="0"/>
          <w:lang w:val="zh-TW" w:eastAsia="zh-TW"/>
        </w:rPr>
        <w:t>先生？那个只给顶流刷礼物的神豪？！</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Holy crap! Mr. L? The mystery whale who only tips top streamers?!</w:t>
      </w:r>
    </w:p>
    <w:p>
      <w:pPr>
        <w:pStyle w:val="Normal (Web)"/>
        <w:widowControl w:val="1"/>
        <w:spacing w:line="288" w:lineRule="auto"/>
        <w:rPr>
          <w:rFonts w:ascii="Times New Roman" w:cs="Times New Roman" w:hAnsi="Times New Roman" w:eastAsia="Times New Roman"/>
        </w:rPr>
      </w:pPr>
      <w:r>
        <w:rPr>
          <w:rtl w:val="0"/>
          <w:lang w:val="en-US"/>
        </w:rPr>
        <w:t>△</w:t>
      </w:r>
      <w:r>
        <w:rPr>
          <w:shd w:val="clear" w:color="auto" w:fill="ffff00"/>
          <w:rtl w:val="0"/>
          <w:lang w:val="zh-TW" w:eastAsia="zh-TW"/>
        </w:rPr>
        <w:t>【</w:t>
      </w:r>
      <w:r>
        <w:rPr>
          <w:rFonts w:ascii="Times New Roman" w:hAnsi="Times New Roman"/>
          <w:shd w:val="clear" w:color="auto" w:fill="ffff00"/>
          <w:rtl w:val="0"/>
          <w:lang w:val="en-US"/>
        </w:rPr>
        <w:t>L</w:t>
      </w:r>
      <w:r>
        <w:rPr>
          <w:shd w:val="clear" w:color="auto" w:fill="ffff00"/>
          <w:rtl w:val="0"/>
          <w:lang w:val="zh-TW" w:eastAsia="zh-TW"/>
        </w:rPr>
        <w:t>先生】送出</w:t>
      </w:r>
      <w:r>
        <w:rPr>
          <w:rFonts w:ascii="Times New Roman" w:hAnsi="Times New Roman"/>
          <w:shd w:val="clear" w:color="auto" w:fill="ffff00"/>
          <w:rtl w:val="0"/>
          <w:lang w:val="en-US"/>
        </w:rPr>
        <w:t>1</w:t>
      </w:r>
      <w:r>
        <w:rPr>
          <w:shd w:val="clear" w:color="auto" w:fill="ffff00"/>
          <w:rtl w:val="0"/>
          <w:lang w:val="zh-TW" w:eastAsia="zh-TW"/>
        </w:rPr>
        <w:t>个【世纪流星雨】</w:t>
      </w:r>
      <w:ins w:id="13" w:date="2026-06-23T22:00:34Z" w:author="吴晓羽">
        <w:r>
          <w:rPr>
            <w:outline w:val="0"/>
            <w:color w:val="ff2600"/>
            <w:shd w:val="clear" w:color="auto" w:fill="ffff00"/>
            <w:rtl w:val="0"/>
            <w:lang w:val="zh-TW" w:eastAsia="zh-TW"/>
            <w14:textFill>
              <w14:solidFill>
                <w14:srgbClr w14:val="FF2600"/>
              </w14:solidFill>
            </w14:textFill>
          </w:rPr>
          <w:t>[Mr. L] sent 1 Century Meteor Shower</w:t>
        </w:r>
      </w:ins>
      <w:ins w:id="14" w:date="2026-06-23T22:00:34Z" w:author="吴晓羽">
        <w:r>
          <w:rPr>
            <w:shd w:val="clear" w:color="auto" w:fill="ffff00"/>
            <w:rtl w:val="0"/>
            <w:lang w:val="zh-TW" w:eastAsia="zh-TW"/>
          </w:rPr>
          <w:t>.</w:t>
        </w:r>
      </w:ins>
      <w:r>
        <w:rPr>
          <w:rtl w:val="0"/>
          <w:lang w:val="zh-TW" w:eastAsia="zh-TW"/>
        </w:rPr>
        <w:t>，平台全服弹窗播报。</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愣住，盯着屏幕忘了说话。</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下一秒，</w:t>
      </w:r>
      <w:r>
        <w:rPr>
          <w:rFonts w:ascii="Times New Roman" w:hAnsi="Times New Roman"/>
          <w:rtl w:val="0"/>
          <w:lang w:val="en-US"/>
        </w:rPr>
        <w:t>ID</w:t>
      </w:r>
      <w:r>
        <w:rPr>
          <w:rtl w:val="0"/>
          <w:lang w:val="zh-TW" w:eastAsia="zh-TW"/>
        </w:rPr>
        <w:t>【</w:t>
      </w:r>
      <w:r>
        <w:rPr>
          <w:rFonts w:ascii="Times New Roman" w:hAnsi="Times New Roman"/>
          <w:shd w:val="clear" w:color="auto" w:fill="ffff00"/>
          <w:rtl w:val="0"/>
          <w:lang w:val="en-US"/>
        </w:rPr>
        <w:t>C</w:t>
      </w:r>
      <w:r>
        <w:rPr>
          <w:shd w:val="clear" w:color="auto" w:fill="ffff00"/>
          <w:rtl w:val="0"/>
          <w:lang w:val="zh-TW" w:eastAsia="zh-TW"/>
        </w:rPr>
        <w:t>狂热】【</w:t>
      </w:r>
      <w:r>
        <w:rPr>
          <w:rFonts w:ascii="Times New Roman" w:hAnsi="Times New Roman"/>
          <w:shd w:val="clear" w:color="auto" w:fill="ffff00"/>
          <w:rtl w:val="0"/>
          <w:lang w:val="en-US"/>
        </w:rPr>
        <w:t>D</w:t>
      </w:r>
      <w:r>
        <w:rPr>
          <w:shd w:val="clear" w:color="auto" w:fill="ffff00"/>
          <w:rtl w:val="0"/>
          <w:lang w:val="zh-TW" w:eastAsia="zh-TW"/>
        </w:rPr>
        <w:t>】同时进入直播间，分别送出</w:t>
      </w:r>
      <w:r>
        <w:rPr>
          <w:rFonts w:ascii="Times New Roman" w:hAnsi="Times New Roman"/>
          <w:shd w:val="clear" w:color="auto" w:fill="ffff00"/>
          <w:rtl w:val="0"/>
          <w:lang w:val="en-US"/>
        </w:rPr>
        <w:t>2</w:t>
      </w:r>
      <w:r>
        <w:rPr>
          <w:shd w:val="clear" w:color="auto" w:fill="ffff00"/>
          <w:rtl w:val="0"/>
          <w:lang w:val="zh-TW" w:eastAsia="zh-TW"/>
        </w:rPr>
        <w:t>个【世纪流星雨</w:t>
      </w:r>
      <w:r>
        <w:rPr>
          <w:rtl w:val="0"/>
          <w:lang w:val="zh-TW" w:eastAsia="zh-TW"/>
        </w:rPr>
        <w:t>】</w:t>
      </w:r>
      <w:ins w:id="15" w:date="2026-06-23T22:03:50Z" w:author="吴晓羽">
        <w:r>
          <w:rPr>
            <w:rtl w:val="0"/>
            <w:lang w:val="zh-TW" w:eastAsia="zh-TW"/>
          </w:rPr>
          <w:t>[C-Craze]</w:t>
        </w:r>
      </w:ins>
      <w:ins w:id="16" w:date="2026-06-23T22:03:50Z" w:author="吴晓羽">
        <w:r>
          <w:rPr>
            <w:rtl w:val="0"/>
            <w:lang w:val="zh-CN" w:eastAsia="zh-CN"/>
          </w:rPr>
          <w:t xml:space="preserve"> </w:t>
        </w:r>
      </w:ins>
      <w:ins w:id="17" w:date="2026-06-23T22:03:50Z" w:author="吴晓羽">
        <w:r>
          <w:rPr>
            <w:rtl w:val="0"/>
            <w:lang w:val="zh-TW" w:eastAsia="zh-TW"/>
          </w:rPr>
          <w:t>has joined the live. [C-Craze]</w:t>
        </w:r>
      </w:ins>
      <w:ins w:id="18" w:date="2026-06-23T22:03:50Z" w:author="吴晓羽">
        <w:r>
          <w:rPr>
            <w:shd w:val="clear" w:color="auto" w:fill="feffff"/>
            <w:rtl w:val="0"/>
            <w:lang w:val="zh-TW" w:eastAsia="zh-TW"/>
          </w:rPr>
          <w:t xml:space="preserve"> </w:t>
        </w:r>
      </w:ins>
      <w:ins w:id="19" w:date="2026-06-23T22:03:50Z" w:author="吴晓羽">
        <w:r>
          <w:rPr>
            <w:outline w:val="0"/>
            <w:color w:val="ff2600"/>
            <w:shd w:val="clear" w:color="auto" w:fill="feffff"/>
            <w:rtl w:val="0"/>
            <w:lang w:val="zh-TW" w:eastAsia="zh-TW"/>
            <w14:textFill>
              <w14:solidFill>
                <w14:srgbClr w14:val="FF2600"/>
              </w14:solidFill>
            </w14:textFill>
          </w:rPr>
          <w:t>sent 1 Century Meteor Shower</w:t>
        </w:r>
      </w:ins>
      <w:ins w:id="20" w:date="2026-06-23T22:03:50Z" w:author="吴晓羽">
        <w:r>
          <w:rPr>
            <w:shd w:val="clear" w:color="auto" w:fill="feffff"/>
            <w:rtl w:val="0"/>
            <w:lang w:val="zh-TW" w:eastAsia="zh-TW"/>
          </w:rPr>
          <w:t>.</w:t>
        </w:r>
      </w:ins>
      <w:ins w:id="21" w:date="2026-06-23T22:03:50Z" w:author="吴晓羽">
        <w:r>
          <w:rPr>
            <w:shd w:val="clear" w:color="auto" w:fill="feffff"/>
            <w:rtl w:val="0"/>
            <w:lang w:val="zh-TW" w:eastAsia="zh-TW"/>
          </w:rPr>
          <w:t xml:space="preserve">[D] has joined the live. </w:t>
        </w:r>
      </w:ins>
      <w:ins w:id="22" w:date="2026-06-23T22:03:50Z" w:author="吴晓羽">
        <w:r>
          <w:rPr>
            <w:rtl w:val="0"/>
            <w:lang w:val="zh-TW" w:eastAsia="zh-TW"/>
          </w:rPr>
          <w:t>[D]</w:t>
        </w:r>
      </w:ins>
      <w:ins w:id="23" w:date="2026-06-23T22:03:50Z" w:author="吴晓羽">
        <w:r>
          <w:rPr>
            <w:shd w:val="clear" w:color="auto" w:fill="feffff"/>
            <w:rtl w:val="0"/>
            <w:lang w:val="zh-TW" w:eastAsia="zh-TW"/>
          </w:rPr>
          <w:t xml:space="preserve"> </w:t>
        </w:r>
      </w:ins>
      <w:ins w:id="24" w:date="2026-06-23T22:03:50Z" w:author="吴晓羽">
        <w:r>
          <w:rPr>
            <w:outline w:val="0"/>
            <w:color w:val="ff2600"/>
            <w:shd w:val="clear" w:color="auto" w:fill="feffff"/>
            <w:rtl w:val="0"/>
            <w:lang w:val="zh-TW" w:eastAsia="zh-TW"/>
            <w14:textFill>
              <w14:solidFill>
                <w14:srgbClr w14:val="FF2600"/>
              </w14:solidFill>
            </w14:textFill>
          </w:rPr>
          <w:t>sent 1 Century Meteor Shower</w:t>
        </w:r>
      </w:ins>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平台系统提示：</w:t>
      </w:r>
      <w:r>
        <w:rPr>
          <w:shd w:val="clear" w:color="auto" w:fill="ffff00"/>
          <w:rtl w:val="0"/>
          <w:lang w:val="zh-TW" w:eastAsia="zh-TW"/>
        </w:rPr>
        <w:t>服务器负载过高，正在紧急维护</w:t>
      </w:r>
      <w:ins w:id="25" w:date="2026-06-23T22:04:28Z" w:author="吴晓羽">
        <w:r>
          <w:rPr>
            <w:shd w:val="clear" w:color="auto" w:fill="ffff00"/>
            <w:rtl w:val="0"/>
            <w:lang w:val="zh-CN" w:eastAsia="zh-CN"/>
          </w:rPr>
          <w:t xml:space="preserve"> </w:t>
        </w:r>
      </w:ins>
      <w:ins w:id="26" w:date="2026-06-23T22:04:28Z" w:author="吴晓羽">
        <w:r>
          <w:rPr>
            <w:shd w:val="clear" w:color="auto" w:fill="feffff"/>
            <w:rtl w:val="0"/>
            <w:lang w:val="zh-TW" w:eastAsia="zh-TW"/>
          </w:rPr>
          <w:t>Server overload. Emergency maintenance in progress.</w:t>
        </w:r>
      </w:ins>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看着满屏特效，整个人僵在原地，眼睛瞪得滚圆。</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2-1</w:t>
      </w:r>
      <w:r>
        <w:rPr>
          <w:rtl w:val="0"/>
          <w:lang w:val="zh-TW" w:eastAsia="zh-TW"/>
        </w:rPr>
        <w:t>夜内布鲁克林出租屋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Chloe</w:t>
      </w:r>
      <w:r>
        <w:rPr>
          <w:rtl w:val="0"/>
          <w:lang w:val="zh-TW" w:eastAsia="zh-TW"/>
        </w:rPr>
        <w:t>（女，</w:t>
      </w:r>
      <w:r>
        <w:rPr>
          <w:rFonts w:ascii="Times New Roman" w:hAnsi="Times New Roman"/>
          <w:rtl w:val="0"/>
          <w:lang w:val="en-US"/>
        </w:rPr>
        <w:t>24</w:t>
      </w:r>
      <w:r>
        <w:rPr>
          <w:rtl w:val="0"/>
          <w:lang w:val="zh-TW" w:eastAsia="zh-TW"/>
        </w:rPr>
        <w:t>岁）、直播间弹幕、</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平台服务器恢复，直播间在线人数破</w:t>
      </w:r>
      <w:r>
        <w:rPr>
          <w:rFonts w:ascii="Times New Roman" w:hAnsi="Times New Roman"/>
          <w:rtl w:val="0"/>
          <w:lang w:val="en-US"/>
        </w:rPr>
        <w:t>10</w:t>
      </w:r>
      <w:r>
        <w:rPr>
          <w:rtl w:val="0"/>
          <w:lang w:val="zh-TW" w:eastAsia="zh-TW"/>
        </w:rPr>
        <w:t>万。</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（慌乱）：谢谢大家的礼物，谢谢</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Ava: Thank you for the gifts. Thank you...</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直播间弹出提示：</w:t>
      </w:r>
      <w:r>
        <w:rPr>
          <w:rFonts w:ascii="Times New Roman" w:hAnsi="Times New Roman"/>
          <w:rtl w:val="0"/>
          <w:lang w:val="en-US"/>
        </w:rPr>
        <w:t>ID</w:t>
      </w:r>
      <w:r>
        <w:rPr>
          <w:rtl w:val="0"/>
          <w:lang w:val="zh-TW" w:eastAsia="zh-TW"/>
        </w:rPr>
        <w:t>【</w:t>
      </w:r>
      <w:r>
        <w:rPr>
          <w:rFonts w:ascii="Times New Roman" w:hAnsi="Times New Roman"/>
          <w:shd w:val="clear" w:color="auto" w:fill="ffff00"/>
          <w:rtl w:val="0"/>
          <w:lang w:val="en-US"/>
        </w:rPr>
        <w:t>Chloe</w:t>
      </w:r>
      <w:r>
        <w:rPr>
          <w:shd w:val="clear" w:color="auto" w:fill="ffff00"/>
          <w:rtl w:val="0"/>
          <w:lang w:val="zh-TW" w:eastAsia="zh-TW"/>
        </w:rPr>
        <w:t>女王</w:t>
      </w:r>
      <w:r>
        <w:rPr>
          <w:rFonts w:ascii="Times New Roman" w:hAnsi="Times New Roman"/>
          <w:shd w:val="clear" w:color="auto" w:fill="ffff00"/>
          <w:rtl w:val="0"/>
          <w:lang w:val="zh-TW" w:eastAsia="zh-TW"/>
        </w:rPr>
        <w:t xml:space="preserve"> </w:t>
      </w:r>
      <w:r>
        <w:rPr>
          <w:rFonts w:ascii="Times New Roman" w:hAnsi="Times New Roman"/>
          <w:outline w:val="0"/>
          <w:color w:val="ff2600"/>
          <w:u w:color="ff2600"/>
          <w:shd w:val="clear" w:color="auto" w:fill="ffff00"/>
          <w:rtl w:val="0"/>
          <w:lang w:val="zh-TW" w:eastAsia="zh-TW"/>
          <w14:textFill>
            <w14:solidFill>
              <w14:srgbClr w14:val="FF2600"/>
            </w14:solidFill>
          </w14:textFill>
        </w:rPr>
        <w:t>Queen Chloe</w:t>
      </w:r>
      <w:r>
        <w:rPr>
          <w:shd w:val="clear" w:color="auto" w:fill="ffff00"/>
          <w:rtl w:val="0"/>
          <w:lang w:val="zh-TW" w:eastAsia="zh-TW"/>
        </w:rPr>
        <w:t>】进入直播间，开启连麦</w:t>
      </w:r>
      <w:ins w:id="27" w:date="2026-06-23T22:08:51Z" w:author="吴晓羽">
        <w:r>
          <w:rPr>
            <w:shd w:val="clear" w:color="auto" w:fill="ffff00"/>
            <w:rtl w:val="0"/>
            <w:lang w:val="zh-CN" w:eastAsia="zh-CN"/>
          </w:rPr>
          <w:t xml:space="preserve"> </w:t>
        </w:r>
      </w:ins>
      <w:ins w:id="28" w:date="2026-06-23T22:08:51Z" w:author="吴晓羽">
        <w:r>
          <w:rPr>
            <w:shd w:val="clear" w:color="auto" w:fill="ffff00"/>
            <w:rtl w:val="0"/>
            <w:lang w:val="zh-TW" w:eastAsia="zh-TW"/>
          </w:rPr>
          <w:t>[Queen Chloe] started a live co-host</w:t>
        </w:r>
      </w:ins>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的画面出现在屏幕里，身后是奢华的大平层。</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（挑眉）：我当是谁，把服务器都干崩了，原来是个贫民窟出来的新人啊。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Chloe: So you're the nobody who crashed the server. A </w:t>
      </w:r>
      <w:commentRangeStart w:id="29"/>
      <w:del w:id="30" w:date="2026-06-23T22:07:45Z" w:author="吴晓羽">
        <w:r>
          <w:rPr>
            <w:rFonts w:ascii="Times New Roman" w:hAnsi="Times New Roman"/>
            <w:outline w:val="0"/>
            <w:color w:val="ff0000"/>
            <w:u w:color="ff0000"/>
            <w:rtl w:val="0"/>
            <w:lang w:val="en-US"/>
            <w14:textFill>
              <w14:solidFill>
                <w14:srgbClr w14:val="FF0000"/>
              </w14:solidFill>
            </w14:textFill>
          </w:rPr>
          <w:delText>slum girl, new streamer</w:delText>
        </w:r>
      </w:del>
      <w:commentRangeEnd w:id="29"/>
      <w:r>
        <w:commentReference w:id="29"/>
      </w:r>
      <w:ins w:id="31" w:date="2026-06-23T22:41:51Z" w:author="吴晓羽">
        <w:r>
          <w:rPr>
            <w:rFonts w:ascii="Times New Roman" w:hAnsi="Times New Roman"/>
            <w:outline w:val="0"/>
            <w:color w:val="ff0000"/>
            <w:u w:color="ff0000"/>
            <w:rtl w:val="0"/>
            <w:lang w:val="en-US"/>
            <w14:textFill>
              <w14:solidFill>
                <w14:srgbClr w14:val="FF0000"/>
              </w14:solidFill>
            </w14:textFill>
          </w:rPr>
          <w:t>broke streamer</w:t>
        </w:r>
      </w:ins>
      <w:r>
        <w:rPr>
          <w:rFonts w:ascii="Times New Roman" w:hAnsi="Times New Roman"/>
          <w:outline w:val="0"/>
          <w:color w:val="ff0000"/>
          <w:u w:color="ff0000"/>
          <w:rtl w:val="0"/>
          <w:lang w:val="en-US"/>
          <w14:textFill>
            <w14:solidFill>
              <w14:srgbClr w14:val="FF0000"/>
            </w14:solidFill>
          </w14:textFill>
        </w:rPr>
        <w:t>, of course.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（局促）：</w:t>
      </w:r>
      <w:r>
        <w:rPr>
          <w:rFonts w:ascii="Times New Roman" w:hAnsi="Times New Roman"/>
          <w:rtl w:val="0"/>
          <w:lang w:val="en-US"/>
        </w:rPr>
        <w:t>Chloe</w:t>
      </w:r>
      <w:r>
        <w:rPr>
          <w:rtl w:val="0"/>
          <w:lang w:val="zh-TW" w:eastAsia="zh-TW"/>
        </w:rPr>
        <w:t>姐好。</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Hi, Chloe.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：别叫我姐，我可没你这种妹妹。刚开播就勾搭上三个神豪？手段可以啊，背地里没少睡吧？</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act familiar. </w:t>
      </w:r>
      <w:del w:id="32" w:date="2026-06-23T18:07:35Z" w:author="王琚">
        <w:r>
          <w:rPr>
            <w:rFonts w:ascii="Times New Roman" w:hAnsi="Times New Roman"/>
            <w:outline w:val="0"/>
            <w:color w:val="ff0000"/>
            <w:u w:color="ff0000"/>
            <w:rtl w:val="0"/>
            <w:lang w:val="en-US"/>
            <w14:textFill>
              <w14:solidFill>
                <w14:srgbClr w14:val="FF0000"/>
              </w14:solidFill>
            </w14:textFill>
          </w:rPr>
          <w:delText>I don</w:delText>
        </w:r>
      </w:del>
      <w:del w:id="33" w:date="2026-06-23T18:07:35Z" w:author="王琚">
        <w:r>
          <w:rPr>
            <w:rFonts w:ascii="Times New Roman" w:hAnsi="Times New Roman" w:hint="default"/>
            <w:outline w:val="0"/>
            <w:color w:val="ff0000"/>
            <w:u w:color="ff0000"/>
            <w:rtl w:val="0"/>
            <w:lang w:val="en-US"/>
            <w14:textFill>
              <w14:solidFill>
                <w14:srgbClr w14:val="FF0000"/>
              </w14:solidFill>
            </w14:textFill>
          </w:rPr>
          <w:delText>’</w:delText>
        </w:r>
      </w:del>
      <w:del w:id="34" w:date="2026-06-23T18:07:35Z" w:author="王琚">
        <w:r>
          <w:rPr>
            <w:rFonts w:ascii="Times New Roman" w:hAnsi="Times New Roman"/>
            <w:outline w:val="0"/>
            <w:color w:val="ff0000"/>
            <w:u w:color="ff0000"/>
            <w:rtl w:val="0"/>
            <w:lang w:val="en-US"/>
            <w14:textFill>
              <w14:solidFill>
                <w14:srgbClr w14:val="FF0000"/>
              </w14:solidFill>
            </w14:textFill>
          </w:rPr>
          <w:delText>t know you.</w:delText>
        </w:r>
      </w:del>
      <w:del w:id="35" w:date="2026-06-23T18:07:35Z" w:author="王琚">
        <w:r>
          <w:rPr>
            <w:rFonts w:ascii="Times New Roman" w:hAnsi="Times New Roman"/>
            <w:outline w:val="0"/>
            <w:color w:val="ff0000"/>
            <w:u w:color="ff0000"/>
            <w:rtl w:val="0"/>
            <w:lang w:val="zh-TW" w:eastAsia="zh-TW"/>
            <w14:textFill>
              <w14:solidFill>
                <w14:srgbClr w14:val="FF0000"/>
              </w14:solidFill>
            </w14:textFill>
          </w:rPr>
          <w:delText xml:space="preserve"> </w:delText>
        </w:r>
      </w:del>
      <w:r>
        <w:rPr>
          <w:rFonts w:ascii="Times New Roman" w:hAnsi="Times New Roman"/>
          <w:outline w:val="0"/>
          <w:color w:val="ff0000"/>
          <w:u w:color="ff0000"/>
          <w:rtl w:val="0"/>
          <w:lang w:val="en-US"/>
          <w14:textFill>
            <w14:solidFill>
              <w14:srgbClr w14:val="FF0000"/>
            </w14:solidFill>
          </w14:textFill>
        </w:rPr>
        <w:t>First stream and already have three whales? Nice tricks. How many nights did that take?</w:t>
      </w:r>
    </w:p>
    <w:p>
      <w:pPr>
        <w:pStyle w:val="Normal (Web)"/>
        <w:widowControl w:val="1"/>
        <w:spacing w:line="288" w:lineRule="auto"/>
        <w:rPr>
          <w:rFonts w:ascii="Times New Roman" w:cs="Times New Roman" w:hAnsi="Times New Roman" w:eastAsia="Times New Roman"/>
        </w:rPr>
      </w:pPr>
      <w:r>
        <w:rPr>
          <w:rtl w:val="0"/>
          <w:lang w:val="zh-TW" w:eastAsia="zh-TW"/>
        </w:rPr>
        <w:t>弹幕：哈哈哈女王说的对！肯定是卖的！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Queen's right! She must be selling herself!</w:t>
      </w:r>
    </w:p>
    <w:p>
      <w:pPr>
        <w:pStyle w:val="Normal (Web)"/>
        <w:widowControl w:val="1"/>
        <w:spacing w:line="288" w:lineRule="auto"/>
        <w:rPr>
          <w:rFonts w:ascii="Times New Roman" w:cs="Times New Roman" w:hAnsi="Times New Roman" w:eastAsia="Times New Roman"/>
        </w:rPr>
      </w:pPr>
      <w:r>
        <w:rPr>
          <w:rtl w:val="0"/>
          <w:lang w:val="zh-TW" w:eastAsia="zh-TW"/>
        </w:rPr>
        <w:t>弹幕：穷鬼就是想捞钱，恶心！</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Broke girls only want money. Disgusting!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：就你这破出租屋，配得上这么贵的礼物吗？我看这些大哥也是瞎了眼，给你刷钱，不如给我刷，我还能给他们点福利。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That dump of yours deserves gifts that expensive? Those men must be blind. Tip me instead. At least I'll give them something back.</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话音刚落，</w:t>
      </w:r>
      <w:r>
        <w:rPr>
          <w:shd w:val="clear" w:color="auto" w:fill="ffff00"/>
          <w:rtl w:val="0"/>
          <w:lang w:val="zh-TW" w:eastAsia="zh-TW"/>
        </w:rPr>
        <w:t>【</w:t>
      </w:r>
      <w:r>
        <w:rPr>
          <w:rFonts w:ascii="Times New Roman" w:hAnsi="Times New Roman"/>
          <w:shd w:val="clear" w:color="auto" w:fill="ffff00"/>
          <w:rtl w:val="0"/>
          <w:lang w:val="en-US"/>
        </w:rPr>
        <w:t>L</w:t>
      </w:r>
      <w:r>
        <w:rPr>
          <w:shd w:val="clear" w:color="auto" w:fill="ffff00"/>
          <w:rtl w:val="0"/>
          <w:lang w:val="zh-TW" w:eastAsia="zh-TW"/>
        </w:rPr>
        <w:t>先生】直接送出</w:t>
      </w:r>
      <w:r>
        <w:rPr>
          <w:rFonts w:ascii="Times New Roman" w:hAnsi="Times New Roman"/>
          <w:shd w:val="clear" w:color="auto" w:fill="ffff00"/>
          <w:rtl w:val="0"/>
          <w:lang w:val="en-US"/>
        </w:rPr>
        <w:t>10</w:t>
      </w:r>
      <w:r>
        <w:rPr>
          <w:shd w:val="clear" w:color="auto" w:fill="ffff00"/>
          <w:rtl w:val="0"/>
          <w:lang w:val="zh-TW" w:eastAsia="zh-TW"/>
        </w:rPr>
        <w:t>个【世纪流星雨】</w:t>
      </w:r>
      <w:ins w:id="36" w:date="2026-06-23T22:12:44Z" w:author="吴晓羽">
        <w:r>
          <w:rPr>
            <w:outline w:val="0"/>
            <w:color w:val="ff2600"/>
            <w:shd w:val="clear" w:color="auto" w:fill="ffff00"/>
            <w:rtl w:val="0"/>
            <w:lang w:val="zh-TW" w:eastAsia="zh-TW"/>
            <w14:textFill>
              <w14:solidFill>
                <w14:srgbClr w14:val="FF2600"/>
              </w14:solidFill>
            </w14:textFill>
          </w:rPr>
          <w:t>[Mr. L] sent 1</w:t>
        </w:r>
      </w:ins>
      <w:ins w:id="37" w:date="2026-06-23T22:12:44Z" w:author="吴晓羽">
        <w:r>
          <w:rPr>
            <w:outline w:val="0"/>
            <w:color w:val="ff2600"/>
            <w:shd w:val="clear" w:color="auto" w:fill="ffff00"/>
            <w:rtl w:val="0"/>
            <w:lang w:val="zh-TW" w:eastAsia="zh-TW"/>
            <w14:textFill>
              <w14:solidFill>
                <w14:srgbClr w14:val="FF2600"/>
              </w14:solidFill>
            </w14:textFill>
          </w:rPr>
          <w:t>0</w:t>
        </w:r>
      </w:ins>
      <w:ins w:id="38" w:date="2026-06-23T22:12:44Z" w:author="吴晓羽">
        <w:r>
          <w:rPr>
            <w:outline w:val="0"/>
            <w:color w:val="ff2600"/>
            <w:shd w:val="clear" w:color="auto" w:fill="ffff00"/>
            <w:rtl w:val="0"/>
            <w:lang w:val="zh-TW" w:eastAsia="zh-TW"/>
            <w14:textFill>
              <w14:solidFill>
                <w14:srgbClr w14:val="FF2600"/>
              </w14:solidFill>
            </w14:textFill>
          </w:rPr>
          <w:t xml:space="preserve"> Century Meteor Shower</w:t>
        </w:r>
      </w:ins>
      <w:ins w:id="39" w:date="2026-06-23T22:12:44Z" w:author="吴晓羽">
        <w:r>
          <w:rPr>
            <w:shd w:val="clear" w:color="auto" w:fill="ffff00"/>
            <w:rtl w:val="0"/>
            <w:lang w:val="zh-TW" w:eastAsia="zh-TW"/>
          </w:rPr>
          <w:t>.</w:t>
        </w:r>
      </w:ins>
      <w:ins w:id="40" w:date="2026-06-23T22:12:44Z" w:author="吴晓羽">
        <w:r>
          <w:rPr>
            <w:rtl w:val="0"/>
            <w:lang w:val="zh-TW" w:eastAsia="zh-TW"/>
          </w:rPr>
          <w:t>，</w:t>
        </w:r>
      </w:ins>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全服弹窗持续刷屏，直播间人数瞬间破</w:t>
      </w:r>
      <w:r>
        <w:rPr>
          <w:rFonts w:ascii="Times New Roman" w:hAnsi="Times New Roman"/>
          <w:rtl w:val="0"/>
          <w:lang w:val="en-US"/>
        </w:rPr>
        <w:t>50</w:t>
      </w:r>
      <w:r>
        <w:rPr>
          <w:rtl w:val="0"/>
          <w:lang w:val="zh-TW" w:eastAsia="zh-TW"/>
        </w:rPr>
        <w:t>万。</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（脸瞬间僵住）：你</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Chloe: You...</w:t>
      </w:r>
    </w:p>
    <w:p>
      <w:pPr>
        <w:pStyle w:val="Normal (Web)"/>
        <w:widowControl w:val="1"/>
        <w:spacing w:line="288" w:lineRule="auto"/>
        <w:rPr>
          <w:rFonts w:ascii="Times New Roman" w:cs="Times New Roman" w:hAnsi="Times New Roman" w:eastAsia="Times New Roman"/>
        </w:rPr>
      </w:pPr>
      <w:r>
        <w:rPr>
          <w:rtl w:val="0"/>
          <w:lang w:val="en-US"/>
        </w:rPr>
        <w:t>△</w:t>
      </w:r>
      <w:r>
        <w:rPr>
          <w:shd w:val="clear" w:color="auto" w:fill="ffff00"/>
          <w:rtl w:val="0"/>
          <w:lang w:val="zh-TW" w:eastAsia="zh-TW"/>
        </w:rPr>
        <w:t>【</w:t>
      </w:r>
      <w:r>
        <w:rPr>
          <w:rFonts w:ascii="Times New Roman" w:hAnsi="Times New Roman"/>
          <w:shd w:val="clear" w:color="auto" w:fill="ffff00"/>
          <w:rtl w:val="0"/>
          <w:lang w:val="en-US"/>
        </w:rPr>
        <w:t>C</w:t>
      </w:r>
      <w:r>
        <w:rPr>
          <w:shd w:val="clear" w:color="auto" w:fill="ffff00"/>
          <w:rtl w:val="0"/>
          <w:lang w:val="zh-TW" w:eastAsia="zh-TW"/>
        </w:rPr>
        <w:t>狂热】送出</w:t>
      </w:r>
      <w:r>
        <w:rPr>
          <w:rFonts w:ascii="Times New Roman" w:hAnsi="Times New Roman"/>
          <w:shd w:val="clear" w:color="auto" w:fill="ffff00"/>
          <w:rtl w:val="0"/>
          <w:lang w:val="en-US"/>
        </w:rPr>
        <w:t>20</w:t>
      </w:r>
      <w:r>
        <w:rPr>
          <w:shd w:val="clear" w:color="auto" w:fill="ffff00"/>
          <w:rtl w:val="0"/>
          <w:lang w:val="zh-TW" w:eastAsia="zh-TW"/>
        </w:rPr>
        <w:t>个【世纪流星雨】</w:t>
      </w:r>
      <w:ins w:id="41" w:date="2026-06-23T22:13:04Z" w:author="吴晓羽">
        <w:r>
          <w:rPr>
            <w:outline w:val="0"/>
            <w:color w:val="ff2600"/>
            <w:shd w:val="clear" w:color="auto" w:fill="ffff00"/>
            <w:rtl w:val="0"/>
            <w:lang w:val="zh-TW" w:eastAsia="zh-TW"/>
            <w14:textFill>
              <w14:solidFill>
                <w14:srgbClr w14:val="FF2600"/>
              </w14:solidFill>
            </w14:textFill>
          </w:rPr>
          <w:t>[</w:t>
        </w:r>
      </w:ins>
      <w:ins w:id="42" w:date="2026-06-23T22:13:04Z" w:author="吴晓羽">
        <w:r>
          <w:rPr>
            <w:outline w:val="0"/>
            <w:color w:val="ff2600"/>
            <w:shd w:val="clear" w:color="auto" w:fill="ffff00"/>
            <w:rtl w:val="0"/>
            <w:lang w:val="zh-TW" w:eastAsia="zh-TW"/>
            <w14:textFill>
              <w14:solidFill>
                <w14:srgbClr w14:val="FF2600"/>
              </w14:solidFill>
            </w14:textFill>
          </w:rPr>
          <w:t>C-Craze</w:t>
        </w:r>
      </w:ins>
      <w:ins w:id="43" w:date="2026-06-23T22:13:04Z" w:author="吴晓羽">
        <w:r>
          <w:rPr>
            <w:outline w:val="0"/>
            <w:color w:val="ff2600"/>
            <w:shd w:val="clear" w:color="auto" w:fill="ffff00"/>
            <w:rtl w:val="0"/>
            <w:lang w:val="zh-TW" w:eastAsia="zh-TW"/>
            <w14:textFill>
              <w14:solidFill>
                <w14:srgbClr w14:val="FF2600"/>
              </w14:solidFill>
            </w14:textFill>
          </w:rPr>
          <w:t xml:space="preserve">] sent </w:t>
        </w:r>
      </w:ins>
      <w:ins w:id="44" w:date="2026-06-23T22:13:04Z" w:author="吴晓羽">
        <w:r>
          <w:rPr>
            <w:outline w:val="0"/>
            <w:color w:val="ff2600"/>
            <w:shd w:val="clear" w:color="auto" w:fill="ffff00"/>
            <w:rtl w:val="0"/>
            <w:lang w:val="zh-TW" w:eastAsia="zh-TW"/>
            <w14:textFill>
              <w14:solidFill>
                <w14:srgbClr w14:val="FF2600"/>
              </w14:solidFill>
            </w14:textFill>
          </w:rPr>
          <w:t>20</w:t>
        </w:r>
      </w:ins>
      <w:ins w:id="45" w:date="2026-06-23T22:13:04Z" w:author="吴晓羽">
        <w:r>
          <w:rPr>
            <w:outline w:val="0"/>
            <w:color w:val="ff2600"/>
            <w:shd w:val="clear" w:color="auto" w:fill="ffff00"/>
            <w:rtl w:val="0"/>
            <w:lang w:val="zh-TW" w:eastAsia="zh-TW"/>
            <w14:textFill>
              <w14:solidFill>
                <w14:srgbClr w14:val="FF2600"/>
              </w14:solidFill>
            </w14:textFill>
          </w:rPr>
          <w:t xml:space="preserve"> Century Meteor Shower</w:t>
        </w:r>
      </w:ins>
      <w:ins w:id="46" w:date="2026-06-23T22:13:04Z" w:author="吴晓羽">
        <w:r>
          <w:rPr>
            <w:shd w:val="clear" w:color="auto" w:fill="ffff00"/>
            <w:rtl w:val="0"/>
            <w:lang w:val="zh-TW" w:eastAsia="zh-TW"/>
          </w:rPr>
          <w:t>.</w:t>
        </w:r>
      </w:ins>
      <w:r>
        <w:rPr>
          <w:rtl w:val="0"/>
          <w:lang w:val="zh-TW" w:eastAsia="zh-TW"/>
        </w:rPr>
        <w:t>，弹幕直接刷屏。</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（弹幕）：我的女孩，轮得到你指手画脚？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Chase: Who gave you the right to </w:t>
      </w:r>
      <w:ins w:id="47" w:date="2026-06-23T22:09:37Z" w:author="吴晓羽">
        <w:r>
          <w:rPr>
            <w:rFonts w:ascii="Times New Roman" w:hAnsi="Times New Roman"/>
            <w:outline w:val="0"/>
            <w:color w:val="ff0000"/>
            <w:u w:color="ff0000"/>
            <w:rtl w:val="0"/>
            <w:lang w:val="en-US"/>
            <w14:textFill>
              <w14:solidFill>
                <w14:srgbClr w14:val="FF0000"/>
              </w14:solidFill>
            </w14:textFill>
          </w:rPr>
          <w:t>talk about</w:t>
        </w:r>
      </w:ins>
      <w:commentRangeStart w:id="48"/>
      <w:del w:id="49" w:date="2026-06-23T22:09:35Z" w:author="吴晓羽">
        <w:r>
          <w:rPr>
            <w:rFonts w:ascii="Times New Roman" w:hAnsi="Times New Roman"/>
            <w:outline w:val="0"/>
            <w:color w:val="ff0000"/>
            <w:u w:color="ff0000"/>
            <w:rtl w:val="0"/>
            <w:lang w:val="en-US"/>
            <w14:textFill>
              <w14:solidFill>
                <w14:srgbClr w14:val="FF0000"/>
              </w14:solidFill>
            </w14:textFill>
          </w:rPr>
          <w:delText>judge</w:delText>
        </w:r>
      </w:del>
      <w:commentRangeEnd w:id="48"/>
      <w:r>
        <w:commentReference w:id="48"/>
      </w:r>
      <w:r>
        <w:rPr>
          <w:rFonts w:ascii="Times New Roman" w:hAnsi="Times New Roman"/>
          <w:outline w:val="0"/>
          <w:color w:val="ff0000"/>
          <w:u w:color="ff0000"/>
          <w:rtl w:val="0"/>
          <w:lang w:val="en-US"/>
          <w14:textFill>
            <w14:solidFill>
              <w14:srgbClr w14:val="FF0000"/>
            </w14:solidFill>
          </w14:textFill>
        </w:rPr>
        <w:t xml:space="preserve"> my girl?</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（脸色惨白）：</w:t>
      </w:r>
      <w:r>
        <w:rPr>
          <w:rFonts w:ascii="Times New Roman" w:hAnsi="Times New Roman"/>
          <w:rtl w:val="0"/>
          <w:lang w:val="en-US"/>
        </w:rPr>
        <w:t>C</w:t>
      </w:r>
      <w:r>
        <w:rPr>
          <w:rtl w:val="0"/>
          <w:lang w:val="zh-TW" w:eastAsia="zh-TW"/>
        </w:rPr>
        <w:t>狂热？你是</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Chloe: C-Craze? Are you...</w:t>
      </w:r>
    </w:p>
    <w:p>
      <w:pPr>
        <w:pStyle w:val="Normal (Web)"/>
        <w:widowControl w:val="1"/>
        <w:spacing w:line="288" w:lineRule="auto"/>
        <w:rPr>
          <w:rFonts w:ascii="Times New Roman" w:cs="Times New Roman" w:hAnsi="Times New Roman" w:eastAsia="Times New Roman"/>
        </w:rPr>
      </w:pPr>
      <w:r>
        <w:rPr>
          <w:rtl w:val="0"/>
          <w:lang w:val="en-US"/>
        </w:rPr>
        <w:t>△</w:t>
      </w:r>
      <w:r>
        <w:rPr>
          <w:shd w:val="clear" w:color="auto" w:fill="ffff00"/>
          <w:rtl w:val="0"/>
          <w:lang w:val="zh-TW" w:eastAsia="zh-TW"/>
        </w:rPr>
        <w:t>【</w:t>
      </w:r>
      <w:r>
        <w:rPr>
          <w:rFonts w:ascii="Times New Roman" w:hAnsi="Times New Roman"/>
          <w:shd w:val="clear" w:color="auto" w:fill="ffff00"/>
          <w:rtl w:val="0"/>
          <w:lang w:val="en-US"/>
        </w:rPr>
        <w:t>D</w:t>
      </w:r>
      <w:r>
        <w:rPr>
          <w:shd w:val="clear" w:color="auto" w:fill="ffff00"/>
          <w:rtl w:val="0"/>
          <w:lang w:val="zh-TW" w:eastAsia="zh-TW"/>
        </w:rPr>
        <w:t>】送出</w:t>
      </w:r>
      <w:r>
        <w:rPr>
          <w:rFonts w:ascii="Times New Roman" w:hAnsi="Times New Roman"/>
          <w:shd w:val="clear" w:color="auto" w:fill="ffff00"/>
          <w:rtl w:val="0"/>
          <w:lang w:val="en-US"/>
        </w:rPr>
        <w:t>30</w:t>
      </w:r>
      <w:r>
        <w:rPr>
          <w:shd w:val="clear" w:color="auto" w:fill="ffff00"/>
          <w:rtl w:val="0"/>
          <w:lang w:val="zh-TW" w:eastAsia="zh-TW"/>
        </w:rPr>
        <w:t>个【世纪流星雨】</w:t>
      </w:r>
      <w:ins w:id="50" w:date="2026-06-23T22:13:10Z" w:author="吴晓羽">
        <w:r>
          <w:rPr>
            <w:outline w:val="0"/>
            <w:color w:val="ff2600"/>
            <w:shd w:val="clear" w:color="auto" w:fill="ffff00"/>
            <w:rtl w:val="0"/>
            <w:lang w:val="zh-TW" w:eastAsia="zh-TW"/>
            <w14:textFill>
              <w14:solidFill>
                <w14:srgbClr w14:val="FF2600"/>
              </w14:solidFill>
            </w14:textFill>
          </w:rPr>
          <w:t xml:space="preserve">[Mr. </w:t>
        </w:r>
      </w:ins>
      <w:ins w:id="51" w:date="2026-06-23T22:13:10Z" w:author="吴晓羽">
        <w:r>
          <w:rPr>
            <w:outline w:val="0"/>
            <w:color w:val="ff2600"/>
            <w:shd w:val="clear" w:color="auto" w:fill="ffff00"/>
            <w:rtl w:val="0"/>
            <w:lang w:val="zh-TW" w:eastAsia="zh-TW"/>
            <w14:textFill>
              <w14:solidFill>
                <w14:srgbClr w14:val="FF2600"/>
              </w14:solidFill>
            </w14:textFill>
          </w:rPr>
          <w:t>D</w:t>
        </w:r>
      </w:ins>
      <w:ins w:id="52" w:date="2026-06-23T22:13:10Z" w:author="吴晓羽">
        <w:r>
          <w:rPr>
            <w:outline w:val="0"/>
            <w:color w:val="ff2600"/>
            <w:shd w:val="clear" w:color="auto" w:fill="ffff00"/>
            <w:rtl w:val="0"/>
            <w:lang w:val="zh-TW" w:eastAsia="zh-TW"/>
            <w14:textFill>
              <w14:solidFill>
                <w14:srgbClr w14:val="FF2600"/>
              </w14:solidFill>
            </w14:textFill>
          </w:rPr>
          <w:t xml:space="preserve">] sent </w:t>
        </w:r>
      </w:ins>
      <w:ins w:id="53" w:date="2026-06-23T22:13:10Z" w:author="吴晓羽">
        <w:r>
          <w:rPr>
            <w:outline w:val="0"/>
            <w:color w:val="ff2600"/>
            <w:shd w:val="clear" w:color="auto" w:fill="ffff00"/>
            <w:rtl w:val="0"/>
            <w:lang w:val="zh-TW" w:eastAsia="zh-TW"/>
            <w14:textFill>
              <w14:solidFill>
                <w14:srgbClr w14:val="FF2600"/>
              </w14:solidFill>
            </w14:textFill>
          </w:rPr>
          <w:t>30</w:t>
        </w:r>
      </w:ins>
      <w:ins w:id="54" w:date="2026-06-23T22:13:10Z" w:author="吴晓羽">
        <w:r>
          <w:rPr>
            <w:outline w:val="0"/>
            <w:color w:val="ff2600"/>
            <w:shd w:val="clear" w:color="auto" w:fill="ffff00"/>
            <w:rtl w:val="0"/>
            <w:lang w:val="zh-TW" w:eastAsia="zh-TW"/>
            <w14:textFill>
              <w14:solidFill>
                <w14:srgbClr w14:val="FF2600"/>
              </w14:solidFill>
            </w14:textFill>
          </w:rPr>
          <w:t xml:space="preserve"> Century Meteor Shower</w:t>
        </w:r>
      </w:ins>
      <w:ins w:id="55" w:date="2026-06-23T22:13:10Z" w:author="吴晓羽">
        <w:r>
          <w:rPr>
            <w:shd w:val="clear" w:color="auto" w:fill="ffff00"/>
            <w:rtl w:val="0"/>
            <w:lang w:val="zh-TW" w:eastAsia="zh-TW"/>
          </w:rPr>
          <w:t>.</w:t>
        </w:r>
      </w:ins>
      <w:r>
        <w:rPr>
          <w:rtl w:val="0"/>
          <w:lang w:val="zh-TW" w:eastAsia="zh-TW"/>
        </w:rPr>
        <w:t>，平台服务器再次弹出过载提示。</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（弹幕）：再吠一句，撕烂你的嘴。</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Bark again, and I'll tear your mouth open.</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直播间弹幕直接炸锅，在线人数破百万。</w:t>
      </w:r>
    </w:p>
    <w:p>
      <w:pPr>
        <w:pStyle w:val="Normal (Web)"/>
        <w:widowControl w:val="1"/>
        <w:spacing w:line="288" w:lineRule="auto"/>
        <w:rPr>
          <w:rFonts w:ascii="Times New Roman" w:cs="Times New Roman" w:hAnsi="Times New Roman" w:eastAsia="Times New Roman"/>
        </w:rPr>
      </w:pPr>
      <w:r>
        <w:rPr>
          <w:rtl w:val="0"/>
          <w:lang w:val="zh-TW" w:eastAsia="zh-TW"/>
        </w:rPr>
        <w:t>弹幕：卧槽！神仙打架！这三个大哥是疯了吗？！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Holy crap! Billionaire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fight! Are these three whales insane?!</w:t>
      </w:r>
    </w:p>
    <w:p>
      <w:pPr>
        <w:pStyle w:val="Normal (Web)"/>
        <w:widowControl w:val="1"/>
        <w:spacing w:line="288" w:lineRule="auto"/>
        <w:rPr>
          <w:rFonts w:ascii="Times New Roman" w:cs="Times New Roman" w:hAnsi="Times New Roman" w:eastAsia="Times New Roman"/>
        </w:rPr>
      </w:pPr>
      <w:r>
        <w:rPr>
          <w:rtl w:val="0"/>
          <w:lang w:val="zh-TW" w:eastAsia="zh-TW"/>
        </w:rPr>
        <w:t>弹幕：加起来打赏破千万美金了？！我的天！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Over ten million dollars tips?! My God!</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看着满屏特效，脸绿得像菜叶，狠狠挂断连麦。</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坐在镜头前，整个人还没回过神，手一直在抖。</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画面切到出租屋楼下，</w:t>
      </w:r>
      <w:r>
        <w:rPr>
          <w:rFonts w:ascii="Times New Roman" w:hAnsi="Times New Roman"/>
          <w:rtl w:val="0"/>
          <w:lang w:val="en-US"/>
        </w:rPr>
        <w:t>Eric</w:t>
      </w:r>
      <w:r>
        <w:rPr>
          <w:rtl w:val="0"/>
          <w:lang w:val="zh-TW" w:eastAsia="zh-TW"/>
        </w:rPr>
        <w:t>盯着手机里的打赏金额，眼睛发红，舔了舔嘴唇，转身往楼上走。</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3-1</w:t>
      </w:r>
      <w:r>
        <w:rPr>
          <w:rtl w:val="0"/>
          <w:lang w:val="zh-TW" w:eastAsia="zh-TW"/>
        </w:rPr>
        <w:t>夜内布鲁克林出租屋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Eric</w:t>
      </w:r>
      <w:r>
        <w:rPr>
          <w:rtl w:val="0"/>
          <w:lang w:val="zh-TW" w:eastAsia="zh-TW"/>
        </w:rPr>
        <w:t>、</w:t>
      </w:r>
      <w:r>
        <w:rPr>
          <w:rFonts w:ascii="Times New Roman" w:hAnsi="Times New Roman"/>
          <w:rtl w:val="0"/>
          <w:lang w:val="en-US"/>
        </w:rPr>
        <w:t>Dante</w:t>
      </w:r>
      <w:r>
        <w:rPr>
          <w:rtl w:val="0"/>
          <w:lang w:val="zh-TW" w:eastAsia="zh-TW"/>
        </w:rPr>
        <w:t>的手下</w:t>
      </w:r>
      <w:r>
        <w:rPr>
          <w:rFonts w:ascii="Times New Roman" w:hAnsi="Times New Roman"/>
          <w:rtl w:val="0"/>
          <w:lang w:val="en-US"/>
        </w:rPr>
        <w:t>*2</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刚下播，攥着手机，看着后台的打赏余额，呼吸急促。</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出租屋的门被一脚踹开，</w:t>
      </w:r>
      <w:r>
        <w:rPr>
          <w:rFonts w:ascii="Times New Roman" w:hAnsi="Times New Roman"/>
          <w:rtl w:val="0"/>
          <w:lang w:val="en-US"/>
        </w:rPr>
        <w:t>Eric</w:t>
      </w:r>
      <w:r>
        <w:rPr>
          <w:rtl w:val="0"/>
          <w:lang w:val="zh-TW" w:eastAsia="zh-TW"/>
        </w:rPr>
        <w:t>带着两个壮汉闯进来。</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（狞笑）：可以啊</w:t>
      </w:r>
      <w:r>
        <w:rPr>
          <w:rFonts w:ascii="Times New Roman" w:hAnsi="Times New Roman"/>
          <w:rtl w:val="0"/>
          <w:lang w:val="en-US"/>
        </w:rPr>
        <w:t>Ava</w:t>
      </w:r>
      <w:r>
        <w:rPr>
          <w:rtl w:val="0"/>
          <w:lang w:val="zh-TW" w:eastAsia="zh-TW"/>
        </w:rPr>
        <w:t>，刚开播就赚了这么多钱，不愧是我带出来的人。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w:t>
      </w:r>
      <w:ins w:id="56" w:date="2026-06-23T22:09:51Z" w:author="吴晓羽">
        <w:r>
          <w:rPr>
            <w:rFonts w:ascii="Times New Roman" w:hAnsi="Times New Roman"/>
            <w:outline w:val="0"/>
            <w:color w:val="ff0000"/>
            <w:u w:color="ff0000"/>
            <w:rtl w:val="0"/>
            <w:lang w:val="en-US"/>
            <w14:textFill>
              <w14:solidFill>
                <w14:srgbClr w14:val="FF0000"/>
              </w14:solidFill>
            </w14:textFill>
          </w:rPr>
          <w:t>Nice work</w:t>
        </w:r>
      </w:ins>
      <w:del w:id="57" w:date="2026-06-23T22:09:48Z" w:author="吴晓羽">
        <w:r>
          <w:rPr>
            <w:rFonts w:ascii="Times New Roman" w:hAnsi="Times New Roman"/>
            <w:outline w:val="0"/>
            <w:color w:val="ff0000"/>
            <w:u w:color="ff0000"/>
            <w:rtl w:val="0"/>
            <w:lang w:val="en-US"/>
            <w14:textFill>
              <w14:solidFill>
                <w14:srgbClr w14:val="FF0000"/>
              </w14:solidFill>
            </w14:textFill>
          </w:rPr>
          <w:delText xml:space="preserve"> </w:delText>
        </w:r>
      </w:del>
      <w:commentRangeStart w:id="58"/>
      <w:del w:id="59" w:date="2026-06-23T22:09:48Z" w:author="吴晓羽">
        <w:r>
          <w:rPr>
            <w:rFonts w:ascii="Times New Roman" w:hAnsi="Times New Roman"/>
            <w:outline w:val="0"/>
            <w:color w:val="ff0000"/>
            <w:u w:color="ff0000"/>
            <w:rtl w:val="0"/>
            <w:lang w:val="en-US"/>
            <w14:textFill>
              <w14:solidFill>
                <w14:srgbClr w14:val="FF0000"/>
              </w14:solidFill>
            </w14:textFill>
          </w:rPr>
          <w:delText>Not bad</w:delText>
        </w:r>
      </w:del>
      <w:commentRangeEnd w:id="58"/>
      <w:r>
        <w:commentReference w:id="58"/>
      </w:r>
      <w:r>
        <w:rPr>
          <w:rFonts w:ascii="Times New Roman" w:hAnsi="Times New Roman"/>
          <w:outline w:val="0"/>
          <w:color w:val="ff0000"/>
          <w:u w:color="ff0000"/>
          <w:rtl w:val="0"/>
          <w:lang w:val="en-US"/>
          <w14:textFill>
            <w14:solidFill>
              <w14:srgbClr w14:val="FF0000"/>
            </w14:solidFill>
          </w14:textFill>
        </w:rPr>
        <w:t xml:space="preserve">, Ava. </w:t>
      </w:r>
      <w:del w:id="60" w:date="2026-06-23T22:10:59Z" w:author="吴晓羽">
        <w:r>
          <w:rPr>
            <w:rFonts w:ascii="Times New Roman" w:hAnsi="Times New Roman"/>
            <w:outline w:val="0"/>
            <w:color w:val="ff0000"/>
            <w:u w:color="ff0000"/>
            <w:rtl w:val="0"/>
            <w:lang w:val="en-US"/>
            <w14:textFill>
              <w14:solidFill>
                <w14:srgbClr w14:val="FF0000"/>
              </w14:solidFill>
            </w14:textFill>
          </w:rPr>
          <w:delText>Making this much on day one.</w:delText>
        </w:r>
      </w:del>
      <w:commentRangeStart w:id="61"/>
      <w:del w:id="62" w:date="2026-06-23T22:10:59Z" w:author="吴晓羽">
        <w:r>
          <w:rPr>
            <w:rFonts w:ascii="Times New Roman" w:hAnsi="Times New Roman"/>
            <w:outline w:val="0"/>
            <w:color w:val="ff0000"/>
            <w:u w:color="ff0000"/>
            <w:rtl w:val="0"/>
            <w:lang w:val="en-US"/>
            <w14:textFill>
              <w14:solidFill>
                <w14:srgbClr w14:val="FF0000"/>
              </w14:solidFill>
            </w14:textFill>
          </w:rPr>
          <w:delText xml:space="preserve"> I trained you well</w:delText>
        </w:r>
      </w:del>
      <w:commentRangeEnd w:id="61"/>
      <w:r>
        <w:commentReference w:id="61"/>
      </w:r>
      <w:del w:id="63" w:date="2026-06-23T22:10:59Z" w:author="吴晓羽">
        <w:r>
          <w:rPr>
            <w:rFonts w:ascii="Times New Roman" w:hAnsi="Times New Roman"/>
            <w:outline w:val="0"/>
            <w:color w:val="ff0000"/>
            <w:u w:color="ff0000"/>
            <w:rtl w:val="0"/>
            <w:lang w:val="en-US"/>
            <w14:textFill>
              <w14:solidFill>
                <w14:srgbClr w14:val="FF0000"/>
              </w14:solidFill>
            </w14:textFill>
          </w:rPr>
          <w:delText>.</w:delText>
        </w:r>
      </w:del>
      <w:ins w:id="64" w:date="2026-06-23T22:10:59Z" w:author="吴晓羽">
        <w:r>
          <w:rPr>
            <w:rFonts w:ascii="Times New Roman" w:hAnsi="Times New Roman"/>
            <w:outline w:val="0"/>
            <w:color w:val="ff0000"/>
            <w:u w:color="ff0000"/>
            <w:rtl w:val="0"/>
            <w:lang w:val="en-US"/>
            <w14:textFill>
              <w14:solidFill>
                <w14:srgbClr w14:val="FF0000"/>
              </w14:solidFill>
            </w14:textFill>
          </w:rPr>
          <w:t>Making this much on day one? Guess I taught you well.</w:t>
        </w:r>
      </w:ins>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（往后缩）：你想干什么？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What do you want?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：干什么？合同写的清清楚楚，打赏</w:t>
      </w:r>
      <w:r>
        <w:rPr>
          <w:rFonts w:ascii="Times New Roman" w:hAnsi="Times New Roman"/>
          <w:rtl w:val="0"/>
          <w:lang w:val="en-US"/>
        </w:rPr>
        <w:t>90%</w:t>
      </w:r>
      <w:r>
        <w:rPr>
          <w:rtl w:val="0"/>
          <w:lang w:val="zh-TW" w:eastAsia="zh-TW"/>
        </w:rPr>
        <w:t>归我，现在把钱全转过来。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What do I want? The contract is clear. I get 90% of your tips. Transfer it all to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：这钱是给我弟弟治病的！我不能给你！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That's for my brother's treatment! I can't give it to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：你弟弟的命？你现在是我的人，你的钱就是我的钱！别说我没提醒你，合同里写了，我让你干什么你就得干什么。今晚有个大客户，你跟我去陪酒，把客户哄开心了，你弟弟的医药费我可以考虑帮你垫点。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Your brother's life?</w:t>
      </w:r>
      <w:del w:id="65" w:date="2026-06-23T22:10:09Z" w:author="吴晓羽">
        <w:r>
          <w:rPr>
            <w:rFonts w:ascii="Times New Roman" w:hAnsi="Times New Roman"/>
            <w:outline w:val="0"/>
            <w:color w:val="ff0000"/>
            <w:u w:color="ff0000"/>
            <w:rtl w:val="0"/>
            <w:lang w:val="en-US"/>
            <w14:textFill>
              <w14:solidFill>
                <w14:srgbClr w14:val="FF0000"/>
              </w14:solidFill>
            </w14:textFill>
          </w:rPr>
          <w:delText xml:space="preserve"> </w:delText>
        </w:r>
      </w:del>
      <w:commentRangeStart w:id="66"/>
      <w:del w:id="67" w:date="2026-06-23T22:10:09Z" w:author="吴晓羽">
        <w:r>
          <w:rPr>
            <w:rFonts w:ascii="Times New Roman" w:hAnsi="Times New Roman"/>
            <w:outline w:val="0"/>
            <w:color w:val="ff0000"/>
            <w:u w:color="ff0000"/>
            <w:rtl w:val="0"/>
            <w:lang w:val="en-US"/>
            <w14:textFill>
              <w14:solidFill>
                <w14:srgbClr w14:val="FF0000"/>
              </w14:solidFill>
            </w14:textFill>
          </w:rPr>
          <w:delText>You're mine now. Your money is my money!</w:delText>
        </w:r>
      </w:del>
      <w:commentRangeEnd w:id="66"/>
      <w:r>
        <w:commentReference w:id="66"/>
      </w:r>
      <w:ins w:id="68" w:date="2026-06-23T22:10:09Z" w:author="吴晓羽">
        <w:r>
          <w:rPr>
            <w:rFonts w:ascii="Times New Roman" w:hAnsi="Times New Roman"/>
            <w:outline w:val="0"/>
            <w:color w:val="ff0000"/>
            <w:u w:color="ff0000"/>
            <w:rtl w:val="0"/>
            <w:lang w:val="en-US"/>
            <w14:textFill>
              <w14:solidFill>
                <w14:srgbClr w14:val="FF0000"/>
              </w14:solidFill>
            </w14:textFill>
          </w:rPr>
          <w:t>You and your money are mine now.</w:t>
        </w:r>
      </w:ins>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zh-CN" w:eastAsia="zh-CN"/>
          <w14:textFill>
            <w14:solidFill>
              <w14:srgbClr w14:val="FF0000"/>
            </w14:solidFill>
          </w14:textFill>
        </w:rPr>
        <w:t>T</w:t>
      </w:r>
      <w:commentRangeStart w:id="69"/>
      <w:del w:id="70" w:date="2026-06-23T22:11:18Z" w:author="吴晓羽">
        <w:r>
          <w:rPr>
            <w:rFonts w:ascii="Times New Roman" w:hAnsi="Times New Roman"/>
            <w:outline w:val="0"/>
            <w:color w:val="ff0000"/>
            <w:u w:color="ff0000"/>
            <w:rtl w:val="0"/>
            <w:lang w:val="en-US"/>
            <w14:textFill>
              <w14:solidFill>
                <w14:srgbClr w14:val="FF0000"/>
              </w14:solidFill>
            </w14:textFill>
          </w:rPr>
          <w:delText>I reminded you,</w:delText>
        </w:r>
      </w:del>
      <w:commentRangeEnd w:id="69"/>
      <w:r>
        <w:commentReference w:id="69"/>
      </w:r>
      <w:del w:id="71" w:date="2026-06-23T22:11:18Z" w:author="吴晓羽">
        <w:r>
          <w:rPr>
            <w:rFonts w:ascii="Times New Roman" w:hAnsi="Times New Roman"/>
            <w:outline w:val="0"/>
            <w:color w:val="ff0000"/>
            <w:u w:color="ff0000"/>
            <w:rtl w:val="0"/>
            <w:lang w:val="en-US"/>
            <w14:textFill>
              <w14:solidFill>
                <w14:srgbClr w14:val="FF0000"/>
              </w14:solidFill>
            </w14:textFill>
          </w:rPr>
          <w:delText xml:space="preserve"> t</w:delText>
        </w:r>
      </w:del>
      <w:r>
        <w:rPr>
          <w:rFonts w:ascii="Times New Roman" w:hAnsi="Times New Roman"/>
          <w:outline w:val="0"/>
          <w:color w:val="ff0000"/>
          <w:u w:color="ff0000"/>
          <w:rtl w:val="0"/>
          <w:lang w:val="en-US"/>
          <w14:textFill>
            <w14:solidFill>
              <w14:srgbClr w14:val="FF0000"/>
            </w14:solidFill>
          </w14:textFill>
        </w:rPr>
        <w:t>he contract said you must</w:t>
      </w:r>
      <w:r>
        <w:rPr>
          <w:rFonts w:ascii="Times New Roman" w:hAnsi="Times New Roman"/>
          <w:outline w:val="0"/>
          <w:color w:val="ff0000"/>
          <w:u w:color="ff0000"/>
          <w:rtl w:val="0"/>
          <w:lang w:val="zh-TW" w:eastAsia="zh-TW"/>
          <w14:textFill>
            <w14:solidFill>
              <w14:srgbClr w14:val="FF0000"/>
            </w14:solidFill>
          </w14:textFill>
        </w:rPr>
        <w:t xml:space="preserve"> follow </w:t>
      </w:r>
      <w:r>
        <w:rPr>
          <w:rFonts w:ascii="Times New Roman" w:hAnsi="Times New Roman"/>
          <w:outline w:val="0"/>
          <w:color w:val="ff0000"/>
          <w:u w:color="ff0000"/>
          <w:rtl w:val="0"/>
          <w:lang w:val="en-US"/>
          <w14:textFill>
            <w14:solidFill>
              <w14:srgbClr w14:val="FF0000"/>
            </w14:solidFill>
          </w14:textFill>
        </w:rPr>
        <w:t>my rules.  There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 rich client tonight. You're coming to play with him. Make him happy, and maybe I'll front your brother's bills.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（咬牙）：我不去！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not going!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（上前拽</w:t>
      </w:r>
      <w:r>
        <w:rPr>
          <w:rFonts w:ascii="Times New Roman" w:hAnsi="Times New Roman"/>
          <w:rtl w:val="0"/>
          <w:lang w:val="en-US"/>
        </w:rPr>
        <w:t>Ava</w:t>
      </w:r>
      <w:r>
        <w:rPr>
          <w:rtl w:val="0"/>
          <w:lang w:val="zh-TW" w:eastAsia="zh-TW"/>
        </w:rPr>
        <w:t>的胳膊）：不去？由得你吗？签了合同，你就是我的狗！今天你去也得去，不去也得去！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Not going? You think you get a say? You signed the contract! Now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my slave! You're going tonight whether you like it or not!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抬手就要打</w:t>
      </w:r>
      <w:r>
        <w:rPr>
          <w:rFonts w:ascii="Times New Roman" w:hAnsi="Times New Roman"/>
          <w:rtl w:val="0"/>
          <w:lang w:val="en-US"/>
        </w:rPr>
        <w:t>Ava</w:t>
      </w:r>
      <w:r>
        <w:rPr>
          <w:rtl w:val="0"/>
          <w:lang w:val="zh-TW" w:eastAsia="zh-TW"/>
        </w:rPr>
        <w:t>，出租屋的门再次被踹开。</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两个穿黑西装的男人走进来，眼神冰冷，直接把</w:t>
      </w:r>
      <w:r>
        <w:rPr>
          <w:rFonts w:ascii="Times New Roman" w:hAnsi="Times New Roman"/>
          <w:rtl w:val="0"/>
          <w:lang w:val="en-US"/>
        </w:rPr>
        <w:t>Eric</w:t>
      </w:r>
      <w:r>
        <w:rPr>
          <w:rtl w:val="0"/>
          <w:lang w:val="zh-TW" w:eastAsia="zh-TW"/>
        </w:rPr>
        <w:t>按在地上。</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（挣扎）：你们他妈是谁？敢动我？知道我是谁吗？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Who the hell are you? You dare touch me? Do you know who I am?</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黑西装男人一脚踩在</w:t>
      </w:r>
      <w:r>
        <w:rPr>
          <w:rFonts w:ascii="Times New Roman" w:hAnsi="Times New Roman"/>
          <w:rtl w:val="0"/>
          <w:lang w:val="en-US"/>
        </w:rPr>
        <w:t>Eric</w:t>
      </w:r>
      <w:r>
        <w:rPr>
          <w:rtl w:val="0"/>
          <w:lang w:val="zh-TW" w:eastAsia="zh-TW"/>
        </w:rPr>
        <w:t>的背上，</w:t>
      </w:r>
      <w:r>
        <w:rPr>
          <w:rFonts w:ascii="Times New Roman" w:hAnsi="Times New Roman"/>
          <w:rtl w:val="0"/>
          <w:lang w:val="en-US"/>
        </w:rPr>
        <w:t>Eric</w:t>
      </w:r>
      <w:r>
        <w:rPr>
          <w:rtl w:val="0"/>
          <w:lang w:val="zh-TW" w:eastAsia="zh-TW"/>
        </w:rPr>
        <w:t>疼得惨叫一声。</w:t>
      </w:r>
    </w:p>
    <w:p>
      <w:pPr>
        <w:pStyle w:val="Normal (Web)"/>
        <w:widowControl w:val="1"/>
        <w:spacing w:line="288" w:lineRule="auto"/>
        <w:rPr>
          <w:rFonts w:ascii="Times New Roman" w:cs="Times New Roman" w:hAnsi="Times New Roman" w:eastAsia="Times New Roman"/>
        </w:rPr>
      </w:pPr>
      <w:r>
        <w:rPr>
          <w:rtl w:val="0"/>
          <w:lang w:val="zh-TW" w:eastAsia="zh-TW"/>
        </w:rPr>
        <w:t>黑西装男人（冷）：她的人，也是你能动的？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Man in Black: You think you can touch </w:t>
      </w:r>
      <w:r>
        <w:rPr>
          <w:rFonts w:ascii="Times New Roman" w:hAnsi="Times New Roman"/>
          <w:outline w:val="0"/>
          <w:color w:val="ff0000"/>
          <w:u w:color="ff0000"/>
          <w:rtl w:val="0"/>
          <w:lang w:val="zh-TW" w:eastAsia="zh-TW"/>
          <w14:textFill>
            <w14:solidFill>
              <w14:srgbClr w14:val="FF0000"/>
            </w14:solidFill>
          </w14:textFill>
        </w:rPr>
        <w:t>her</w:t>
      </w:r>
      <w:r>
        <w:rPr>
          <w:rFonts w:ascii="Times New Roman" w:hAnsi="Times New Roman"/>
          <w:outline w:val="0"/>
          <w:color w:val="ff0000"/>
          <w:u w:color="ff0000"/>
          <w:rtl w:val="0"/>
          <w:lang w:val="en-US"/>
          <w14:textFill>
            <w14:solidFill>
              <w14:srgbClr w14:val="FF0000"/>
            </w14:solidFill>
          </w14:textFill>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（慌了）：大哥，误会，都是误会！她是我旗下的主播，我们是自己人！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Eric: </w:t>
      </w:r>
      <w:r>
        <w:rPr>
          <w:rFonts w:ascii="Times New Roman" w:hAnsi="Times New Roman"/>
          <w:outline w:val="0"/>
          <w:color w:val="ff0000"/>
          <w:u w:color="ff0000"/>
          <w:rtl w:val="0"/>
          <w:lang w:val="zh-TW" w:eastAsia="zh-TW"/>
          <w14:textFill>
            <w14:solidFill>
              <w14:srgbClr w14:val="FF0000"/>
            </w14:solidFill>
          </w14:textFill>
        </w:rPr>
        <w:t>Bro</w:t>
      </w:r>
      <w:r>
        <w:rPr>
          <w:rFonts w:ascii="Times New Roman" w:hAnsi="Times New Roman"/>
          <w:outline w:val="0"/>
          <w:color w:val="ff0000"/>
          <w:u w:color="ff0000"/>
          <w:rtl w:val="0"/>
          <w:lang w:val="en-US"/>
          <w14:textFill>
            <w14:solidFill>
              <w14:srgbClr w14:val="FF0000"/>
            </w14:solidFill>
          </w14:textFill>
        </w:rPr>
        <w:t>, it's a misunderstanding! She's my streamer. We</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two are on the same side!</w:t>
      </w:r>
    </w:p>
    <w:p>
      <w:pPr>
        <w:pStyle w:val="Normal (Web)"/>
        <w:widowControl w:val="1"/>
        <w:spacing w:line="288" w:lineRule="auto"/>
        <w:rPr>
          <w:rFonts w:ascii="Times New Roman" w:cs="Times New Roman" w:hAnsi="Times New Roman" w:eastAsia="Times New Roman"/>
        </w:rPr>
      </w:pPr>
      <w:r>
        <w:rPr>
          <w:rtl w:val="0"/>
          <w:lang w:val="zh-TW" w:eastAsia="zh-TW"/>
        </w:rPr>
        <w:t>黑西装男人：</w:t>
      </w:r>
      <w:r>
        <w:rPr>
          <w:rFonts w:ascii="Times New Roman" w:hAnsi="Times New Roman"/>
          <w:rtl w:val="0"/>
          <w:lang w:val="en-US"/>
        </w:rPr>
        <w:t>D</w:t>
      </w:r>
      <w:r>
        <w:rPr>
          <w:rtl w:val="0"/>
          <w:lang w:val="zh-TW" w:eastAsia="zh-TW"/>
        </w:rPr>
        <w:t>先生说了，再敢碰她一根手指头，卸了你两条胳膊。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Man in Black: Mr. D said if you </w:t>
      </w:r>
      <w:commentRangeStart w:id="72"/>
      <w:del w:id="73" w:date="2026-06-23T22:11:29Z" w:author="吴晓羽">
        <w:r>
          <w:rPr>
            <w:rFonts w:ascii="Times New Roman" w:hAnsi="Times New Roman"/>
            <w:outline w:val="0"/>
            <w:color w:val="ff0000"/>
            <w:u w:color="ff0000"/>
            <w:rtl w:val="0"/>
            <w:lang w:val="en-US"/>
            <w14:textFill>
              <w14:solidFill>
                <w14:srgbClr w14:val="FF0000"/>
              </w14:solidFill>
            </w14:textFill>
          </w:rPr>
          <w:delText>dare touch one more finger of hers</w:delText>
        </w:r>
      </w:del>
      <w:commentRangeEnd w:id="72"/>
      <w:r>
        <w:commentReference w:id="72"/>
      </w:r>
      <w:ins w:id="74" w:date="2026-06-23T22:11:29Z" w:author="吴晓羽">
        <w:r>
          <w:rPr>
            <w:rFonts w:ascii="Times New Roman" w:hAnsi="Times New Roman"/>
            <w:outline w:val="0"/>
            <w:color w:val="ff0000"/>
            <w:u w:color="ff0000"/>
            <w:rtl w:val="0"/>
            <w:lang w:val="en-US"/>
            <w14:textFill>
              <w14:solidFill>
                <w14:srgbClr w14:val="FF0000"/>
              </w14:solidFill>
            </w14:textFill>
          </w:rPr>
          <w:t>lay a finger on her again</w:t>
        </w:r>
      </w:ins>
      <w:r>
        <w:rPr>
          <w:rFonts w:ascii="Times New Roman" w:hAnsi="Times New Roman"/>
          <w:outline w:val="0"/>
          <w:color w:val="ff0000"/>
          <w:u w:color="ff0000"/>
          <w:rtl w:val="0"/>
          <w:lang w:val="en-US"/>
          <w14:textFill>
            <w14:solidFill>
              <w14:srgbClr w14:val="FF0000"/>
            </w14:solidFill>
          </w14:textFill>
        </w:rPr>
        <w:t>, he</w:t>
      </w:r>
      <w:ins w:id="75" w:date="2026-06-23T22:11:36Z" w:author="吴晓羽">
        <w:r>
          <w:rPr>
            <w:rFonts w:ascii="Times New Roman" w:hAnsi="Times New Roman" w:hint="default"/>
            <w:outline w:val="0"/>
            <w:color w:val="ff0000"/>
            <w:u w:color="ff0000"/>
            <w:rtl w:val="0"/>
            <w:lang w:val="en-US"/>
            <w14:textFill>
              <w14:solidFill>
                <w14:srgbClr w14:val="FF0000"/>
              </w14:solidFill>
            </w14:textFill>
          </w:rPr>
          <w:t>’</w:t>
        </w:r>
      </w:ins>
      <w:ins w:id="76" w:date="2026-06-23T22:11:36Z" w:author="吴晓羽">
        <w:r>
          <w:rPr>
            <w:rFonts w:ascii="Times New Roman" w:hAnsi="Times New Roman"/>
            <w:outline w:val="0"/>
            <w:color w:val="ff0000"/>
            <w:u w:color="ff0000"/>
            <w:rtl w:val="0"/>
            <w:lang w:val="en-US"/>
            <w14:textFill>
              <w14:solidFill>
                <w14:srgbClr w14:val="FF0000"/>
              </w14:solidFill>
            </w14:textFill>
          </w:rPr>
          <w:t>ll take</w:t>
        </w:r>
      </w:ins>
      <w:del w:id="77" w:date="2026-06-23T22:11:32Z" w:author="吴晓羽">
        <w:r>
          <w:rPr>
            <w:rFonts w:ascii="Times New Roman" w:hAnsi="Times New Roman"/>
            <w:outline w:val="0"/>
            <w:color w:val="ff0000"/>
            <w:u w:color="ff0000"/>
            <w:rtl w:val="0"/>
            <w:lang w:val="en-US"/>
            <w14:textFill>
              <w14:solidFill>
                <w14:srgbClr w14:val="FF0000"/>
              </w14:solidFill>
            </w14:textFill>
          </w:rPr>
          <w:delText xml:space="preserve"> </w:delText>
        </w:r>
      </w:del>
      <w:commentRangeStart w:id="78"/>
      <w:del w:id="79" w:date="2026-06-23T22:11:32Z" w:author="吴晓羽">
        <w:r>
          <w:rPr>
            <w:rFonts w:ascii="Times New Roman" w:hAnsi="Times New Roman"/>
            <w:outline w:val="0"/>
            <w:color w:val="ff0000"/>
            <w:u w:color="ff0000"/>
            <w:rtl w:val="0"/>
            <w:lang w:val="en-US"/>
            <w14:textFill>
              <w14:solidFill>
                <w14:srgbClr w14:val="FF0000"/>
              </w14:solidFill>
            </w14:textFill>
          </w:rPr>
          <w:delText>takes</w:delText>
        </w:r>
      </w:del>
      <w:commentRangeEnd w:id="78"/>
      <w:r>
        <w:commentReference w:id="78"/>
      </w:r>
      <w:r>
        <w:rPr>
          <w:rFonts w:ascii="Times New Roman" w:hAnsi="Times New Roman"/>
          <w:outline w:val="0"/>
          <w:color w:val="ff0000"/>
          <w:u w:color="ff0000"/>
          <w:rtl w:val="0"/>
          <w:lang w:val="en-US"/>
          <w14:textFill>
            <w14:solidFill>
              <w14:srgbClr w14:val="FF0000"/>
            </w14:solidFill>
          </w14:textFill>
        </w:rPr>
        <w:t xml:space="preserve"> both your arms.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黑西装男人抬手，给了</w:t>
      </w:r>
      <w:r>
        <w:rPr>
          <w:rFonts w:ascii="Times New Roman" w:hAnsi="Times New Roman"/>
          <w:rtl w:val="0"/>
          <w:lang w:val="en-US"/>
        </w:rPr>
        <w:t>Eric</w:t>
      </w:r>
      <w:r>
        <w:rPr>
          <w:rtl w:val="0"/>
          <w:lang w:val="zh-TW" w:eastAsia="zh-TW"/>
        </w:rPr>
        <w:t>两巴掌，</w:t>
      </w:r>
      <w:r>
        <w:rPr>
          <w:rFonts w:ascii="Times New Roman" w:hAnsi="Times New Roman"/>
          <w:rtl w:val="0"/>
          <w:lang w:val="en-US"/>
        </w:rPr>
        <w:t>Eric</w:t>
      </w:r>
      <w:r>
        <w:rPr>
          <w:rtl w:val="0"/>
          <w:lang w:val="zh-TW" w:eastAsia="zh-TW"/>
        </w:rPr>
        <w:t>的脸瞬间肿起来。</w:t>
      </w:r>
    </w:p>
    <w:p>
      <w:pPr>
        <w:pStyle w:val="Normal (Web)"/>
        <w:widowControl w:val="1"/>
        <w:spacing w:line="288" w:lineRule="auto"/>
        <w:rPr>
          <w:rFonts w:ascii="Times New Roman" w:cs="Times New Roman" w:hAnsi="Times New Roman" w:eastAsia="Times New Roman"/>
        </w:rPr>
      </w:pPr>
      <w:r>
        <w:rPr>
          <w:rtl w:val="0"/>
          <w:lang w:val="zh-TW" w:eastAsia="zh-TW"/>
        </w:rPr>
        <w:t>黑西装男人：滚。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in Black: Get out.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两个黑西装拖着</w:t>
      </w:r>
      <w:r>
        <w:rPr>
          <w:rFonts w:ascii="Times New Roman" w:hAnsi="Times New Roman"/>
          <w:rtl w:val="0"/>
          <w:lang w:val="en-US"/>
        </w:rPr>
        <w:t>Eric</w:t>
      </w:r>
      <w:r>
        <w:rPr>
          <w:rtl w:val="0"/>
          <w:lang w:val="zh-TW" w:eastAsia="zh-TW"/>
        </w:rPr>
        <w:t>扔出门外，转身看向</w:t>
      </w:r>
      <w:r>
        <w:rPr>
          <w:rFonts w:ascii="Times New Roman" w:hAnsi="Times New Roman"/>
          <w:rtl w:val="0"/>
          <w:lang w:val="en-US"/>
        </w:rPr>
        <w:t>Ava</w:t>
      </w:r>
      <w:r>
        <w:rPr>
          <w:rtl w:val="0"/>
          <w:lang w:val="zh-TW" w:eastAsia="zh-TW"/>
        </w:rPr>
        <w:t>，微微躬身，转身离开，轻轻带上门。</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靠在墙上，浑身发抖，看着紧闭的门，眼里全是茫然。</w:t>
      </w:r>
    </w:p>
    <w:p>
      <w:pPr>
        <w:pStyle w:val="Normal (Web)"/>
        <w:widowControl w:val="1"/>
        <w:spacing w:line="288" w:lineRule="auto"/>
        <w:rPr>
          <w:del w:id="80" w:date="2026-06-23T22:16:07Z" w:author="吴晓羽"/>
          <w:rFonts w:ascii="Times New Roman" w:cs="Times New Roman" w:hAnsi="Times New Roman" w:eastAsia="Times New Roman"/>
        </w:rPr>
      </w:pPr>
      <w:del w:id="81" w:date="2026-06-23T22:16:07Z" w:author="吴晓羽">
        <w:r>
          <w:rPr>
            <w:rtl w:val="0"/>
            <w:lang w:val="en-US"/>
          </w:rPr>
          <w:delText>△</w:delText>
        </w:r>
      </w:del>
      <w:del w:id="82" w:date="2026-06-23T22:16:07Z" w:author="吴晓羽">
        <w:r>
          <w:rPr>
            <w:rtl w:val="0"/>
            <w:lang w:val="zh-TW" w:eastAsia="zh-TW"/>
          </w:rPr>
          <w:delText>画面切到华尔街顶层办公室，</w:delText>
        </w:r>
      </w:del>
      <w:del w:id="83" w:date="2026-06-23T22:16:07Z" w:author="吴晓羽">
        <w:r>
          <w:rPr>
            <w:rFonts w:ascii="Times New Roman" w:hAnsi="Times New Roman"/>
            <w:rtl w:val="0"/>
            <w:lang w:val="en-US"/>
          </w:rPr>
          <w:delText>Liam</w:delText>
        </w:r>
      </w:del>
      <w:del w:id="84" w:date="2026-06-23T22:16:07Z" w:author="吴晓羽">
        <w:r>
          <w:rPr>
            <w:rtl w:val="0"/>
            <w:lang w:val="zh-TW" w:eastAsia="zh-TW"/>
          </w:rPr>
          <w:delText>看着手机里</w:delText>
        </w:r>
      </w:del>
      <w:del w:id="85" w:date="2026-06-23T22:16:07Z" w:author="吴晓羽">
        <w:r>
          <w:rPr>
            <w:rFonts w:ascii="Times New Roman" w:hAnsi="Times New Roman"/>
            <w:rtl w:val="0"/>
            <w:lang w:val="en-US"/>
          </w:rPr>
          <w:delText>Ava</w:delText>
        </w:r>
      </w:del>
      <w:del w:id="86" w:date="2026-06-23T22:16:07Z" w:author="吴晓羽">
        <w:r>
          <w:rPr>
            <w:rtl w:val="0"/>
            <w:lang w:val="zh-TW" w:eastAsia="zh-TW"/>
          </w:rPr>
          <w:delText>的直播回放，对着身边的特助开口。</w:delText>
        </w:r>
      </w:del>
    </w:p>
    <w:p>
      <w:pPr>
        <w:pStyle w:val="Normal (Web)"/>
        <w:widowControl w:val="1"/>
        <w:spacing w:line="288" w:lineRule="auto"/>
        <w:rPr>
          <w:del w:id="87" w:date="2026-06-23T22:16:07Z" w:author="吴晓羽"/>
          <w:rFonts w:ascii="Times New Roman" w:cs="Times New Roman" w:hAnsi="Times New Roman" w:eastAsia="Times New Roman"/>
        </w:rPr>
      </w:pPr>
      <w:del w:id="88" w:date="2026-06-23T22:16:07Z" w:author="吴晓羽">
        <w:r>
          <w:rPr>
            <w:rFonts w:ascii="Times New Roman" w:hAnsi="Times New Roman"/>
            <w:rtl w:val="0"/>
            <w:lang w:val="en-US"/>
          </w:rPr>
          <w:delText>Liam</w:delText>
        </w:r>
      </w:del>
      <w:del w:id="89" w:date="2026-06-23T22:16:07Z" w:author="吴晓羽">
        <w:r>
          <w:rPr>
            <w:rtl w:val="0"/>
            <w:lang w:val="zh-TW" w:eastAsia="zh-TW"/>
          </w:rPr>
          <w:delText>：她直播里说的那个</w:delText>
        </w:r>
      </w:del>
      <w:commentRangeStart w:id="90"/>
      <w:del w:id="91" w:date="2026-06-23T22:16:07Z" w:author="吴晓羽">
        <w:r>
          <w:rPr>
            <w:rtl w:val="0"/>
            <w:lang w:val="zh-TW" w:eastAsia="zh-TW"/>
          </w:rPr>
          <w:delText>城堡特效</w:delText>
        </w:r>
      </w:del>
      <w:commentRangeEnd w:id="90"/>
      <w:r>
        <w:commentReference w:id="90"/>
      </w:r>
      <w:del w:id="92" w:date="2026-06-23T22:16:07Z" w:author="吴晓羽">
        <w:r>
          <w:rPr>
            <w:rtl w:val="0"/>
            <w:lang w:val="zh-TW" w:eastAsia="zh-TW"/>
          </w:rPr>
          <w:delText>，去长岛找一座同款的真实城堡，明天早上之前，过户到她名下。</w:delText>
        </w:r>
      </w:del>
      <w:del w:id="93" w:date="2026-06-23T22:16:07Z" w:author="吴晓羽">
        <w:r>
          <w:rPr>
            <w:rFonts w:ascii="Times New Roman" w:cs="Times New Roman" w:hAnsi="Times New Roman" w:eastAsia="Times New Roman"/>
            <w:lang w:val="en-US"/>
          </w:rPr>
          <w:br w:type="textWrapping"/>
        </w:r>
      </w:del>
      <w:del w:id="94" w:date="2026-06-23T22:16:07Z" w:author="吴晓羽">
        <w:r>
          <w:rPr>
            <w:rFonts w:ascii="Times New Roman" w:hAnsi="Times New Roman"/>
            <w:outline w:val="0"/>
            <w:color w:val="ff0000"/>
            <w:u w:color="ff0000"/>
            <w:rtl w:val="0"/>
            <w:lang w:val="en-US"/>
            <w14:textFill>
              <w14:solidFill>
                <w14:srgbClr w14:val="FF0000"/>
              </w14:solidFill>
            </w14:textFill>
          </w:rPr>
          <w:delText xml:space="preserve">Liam: That castle effect she mentioned on stream. Find a </w:delText>
        </w:r>
      </w:del>
      <w:commentRangeStart w:id="95"/>
      <w:del w:id="96" w:date="2026-06-23T22:16:07Z" w:author="吴晓羽">
        <w:r>
          <w:rPr>
            <w:rFonts w:ascii="Times New Roman" w:hAnsi="Times New Roman"/>
            <w:outline w:val="0"/>
            <w:color w:val="ff0000"/>
            <w:u w:color="ff0000"/>
            <w:rtl w:val="0"/>
            <w:lang w:val="en-US"/>
            <w14:textFill>
              <w14:solidFill>
                <w14:srgbClr w14:val="FF0000"/>
              </w14:solidFill>
            </w14:textFill>
          </w:rPr>
          <w:delText>similar real castle</w:delText>
        </w:r>
      </w:del>
      <w:commentRangeEnd w:id="95"/>
      <w:r>
        <w:commentReference w:id="95"/>
      </w:r>
      <w:del w:id="97" w:date="2026-06-23T22:16:07Z" w:author="吴晓羽">
        <w:r>
          <w:rPr>
            <w:rFonts w:ascii="Times New Roman" w:hAnsi="Times New Roman"/>
            <w:outline w:val="0"/>
            <w:color w:val="ff0000"/>
            <w:u w:color="ff0000"/>
            <w:rtl w:val="0"/>
            <w:lang w:val="en-US"/>
            <w14:textFill>
              <w14:solidFill>
                <w14:srgbClr w14:val="FF0000"/>
              </w14:solidFill>
            </w14:textFill>
          </w:rPr>
          <w:delText xml:space="preserve"> in Long Island. Put it under her name by tomorrow morning.</w:delText>
        </w:r>
      </w:del>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del w:id="98" w:date="2026-06-23T22:16:07Z" w:author="吴晓羽">
        <w:r>
          <w:rPr>
            <w:rtl w:val="0"/>
            <w:lang w:val="zh-TW" w:eastAsia="zh-TW"/>
          </w:rPr>
          <w:delText>特助：好的</w:delText>
        </w:r>
      </w:del>
      <w:del w:id="99" w:date="2026-06-23T22:16:07Z" w:author="吴晓羽">
        <w:r>
          <w:rPr>
            <w:rFonts w:ascii="Times New Roman" w:hAnsi="Times New Roman"/>
            <w:rtl w:val="0"/>
            <w:lang w:val="en-US"/>
          </w:rPr>
          <w:delText>Liam</w:delText>
        </w:r>
      </w:del>
      <w:del w:id="100" w:date="2026-06-23T22:16:07Z" w:author="吴晓羽">
        <w:r>
          <w:rPr>
            <w:rtl w:val="0"/>
            <w:lang w:val="zh-TW" w:eastAsia="zh-TW"/>
          </w:rPr>
          <w:delText>先生。</w:delText>
        </w:r>
      </w:del>
      <w:del w:id="101" w:date="2026-06-23T22:16:07Z" w:author="吴晓羽">
        <w:r>
          <w:rPr>
            <w:rFonts w:ascii="Times New Roman" w:cs="Times New Roman" w:hAnsi="Times New Roman" w:eastAsia="Times New Roman"/>
            <w:lang w:val="en-US"/>
          </w:rPr>
          <w:br w:type="textWrapping"/>
        </w:r>
      </w:del>
      <w:del w:id="102" w:date="2026-06-23T22:16:07Z" w:author="吴晓羽">
        <w:r>
          <w:rPr>
            <w:rFonts w:ascii="Times New Roman" w:hAnsi="Times New Roman"/>
            <w:outline w:val="0"/>
            <w:color w:val="ff0000"/>
            <w:u w:color="ff0000"/>
            <w:rtl w:val="0"/>
            <w:lang w:val="en-US"/>
            <w14:textFill>
              <w14:solidFill>
                <w14:srgbClr w14:val="FF0000"/>
              </w14:solidFill>
            </w14:textFill>
          </w:rPr>
          <w:delText>Assistant: Yes, Mr. Liam.</w:delText>
        </w:r>
      </w:del>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第四集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4-1</w:t>
      </w:r>
      <w:r>
        <w:rPr>
          <w:rtl w:val="0"/>
          <w:lang w:val="zh-TW" w:eastAsia="zh-TW"/>
        </w:rPr>
        <w:t>夜内布鲁克林出租屋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、直播间弹幕、</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Chloe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第二天晚上，</w:t>
      </w:r>
      <w:r>
        <w:rPr>
          <w:rFonts w:ascii="Times New Roman" w:hAnsi="Times New Roman"/>
          <w:rtl w:val="0"/>
          <w:lang w:val="en-US"/>
        </w:rPr>
        <w:t>Ava</w:t>
      </w:r>
      <w:r>
        <w:rPr>
          <w:rtl w:val="0"/>
          <w:lang w:val="zh-TW" w:eastAsia="zh-TW"/>
        </w:rPr>
        <w:t>开启直播，在线人数直接破</w:t>
      </w:r>
      <w:r>
        <w:rPr>
          <w:rFonts w:ascii="Times New Roman" w:hAnsi="Times New Roman"/>
          <w:rtl w:val="0"/>
          <w:lang w:val="en-US"/>
        </w:rPr>
        <w:t>200</w:t>
      </w:r>
      <w:r>
        <w:rPr>
          <w:rtl w:val="0"/>
          <w:lang w:val="zh-TW" w:eastAsia="zh-TW"/>
        </w:rPr>
        <w:t>万。</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（鞠躬）：谢谢大家昨天的帮助，也谢谢三位大哥，真的非常感谢。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Ava: Thank you for yesterday. And thank you to the three </w:t>
      </w:r>
      <w:commentRangeStart w:id="103"/>
      <w:commentRangeStart w:id="104"/>
      <w:del w:id="105" w:date="2026-06-23T22:41:02Z" w:author="吴晓羽">
        <w:r>
          <w:rPr>
            <w:rFonts w:ascii="Times New Roman" w:hAnsi="Times New Roman"/>
            <w:outline w:val="0"/>
            <w:color w:val="ff0000"/>
            <w:u w:color="ff0000"/>
            <w:rtl w:val="0"/>
            <w:lang w:val="en-US"/>
            <w14:textFill>
              <w14:solidFill>
                <w14:srgbClr w14:val="FF0000"/>
              </w14:solidFill>
            </w14:textFill>
          </w:rPr>
          <w:delText>gentlemen</w:delText>
        </w:r>
      </w:del>
      <w:commentRangeEnd w:id="103"/>
      <w:r>
        <w:commentReference w:id="103"/>
      </w:r>
      <w:commentRangeEnd w:id="104"/>
      <w:r>
        <w:commentReference w:id="104"/>
      </w:r>
      <w:ins w:id="106" w:date="2026-06-23T22:41:04Z" w:author="吴晓羽">
        <w:r>
          <w:rPr>
            <w:rFonts w:ascii="Times New Roman" w:hAnsi="Times New Roman"/>
            <w:outline w:val="0"/>
            <w:color w:val="ff0000"/>
            <w:u w:color="ff0000"/>
            <w:rtl w:val="0"/>
            <w:lang w:val="zh-CN" w:eastAsia="zh-CN"/>
            <w14:textFill>
              <w14:solidFill>
                <w14:srgbClr w14:val="FF0000"/>
              </w14:solidFill>
            </w14:textFill>
          </w:rPr>
          <w:t>supporter</w:t>
        </w:r>
      </w:ins>
      <w:r>
        <w:rPr>
          <w:rFonts w:ascii="Times New Roman" w:hAnsi="Times New Roman"/>
          <w:outline w:val="0"/>
          <w:color w:val="ff0000"/>
          <w:u w:color="ff0000"/>
          <w:rtl w:val="0"/>
          <w:lang w:val="en-US"/>
          <w14:textFill>
            <w14:solidFill>
              <w14:srgbClr w14:val="FF0000"/>
            </w14:solidFill>
          </w14:textFill>
        </w:rPr>
        <w:t>. Sincerely.</w:t>
      </w:r>
    </w:p>
    <w:p>
      <w:pPr>
        <w:pStyle w:val="Normal (Web)"/>
        <w:widowControl w:val="1"/>
        <w:spacing w:line="288" w:lineRule="auto"/>
        <w:rPr>
          <w:rFonts w:ascii="Times New Roman" w:cs="Times New Roman" w:hAnsi="Times New Roman" w:eastAsia="Times New Roman"/>
        </w:rPr>
      </w:pPr>
      <w:r>
        <w:rPr>
          <w:rtl w:val="0"/>
          <w:lang w:val="zh-TW" w:eastAsia="zh-TW"/>
        </w:rPr>
        <w:t>弹幕：女神终于开播了！昨天的神仙打架我看了十遍！</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finally live! I rewatched yesterday's battle ten times!</w:t>
      </w:r>
    </w:p>
    <w:p>
      <w:pPr>
        <w:pStyle w:val="Normal (Web)"/>
        <w:widowControl w:val="1"/>
        <w:spacing w:line="288" w:lineRule="auto"/>
        <w:rPr>
          <w:rFonts w:ascii="Times New Roman" w:cs="Times New Roman" w:hAnsi="Times New Roman" w:eastAsia="Times New Roman"/>
        </w:rPr>
      </w:pPr>
      <w:r>
        <w:rPr>
          <w:rtl w:val="0"/>
          <w:lang w:val="zh-TW" w:eastAsia="zh-TW"/>
        </w:rPr>
        <w:t>弹幕：女神快看看！</w:t>
      </w:r>
      <w:r>
        <w:rPr>
          <w:rFonts w:ascii="Times New Roman" w:hAnsi="Times New Roman"/>
          <w:rtl w:val="0"/>
          <w:lang w:val="en-US"/>
        </w:rPr>
        <w:t>L</w:t>
      </w:r>
      <w:r>
        <w:rPr>
          <w:rtl w:val="0"/>
          <w:lang w:val="zh-TW" w:eastAsia="zh-TW"/>
        </w:rPr>
        <w:t>先生、</w:t>
      </w:r>
      <w:r>
        <w:rPr>
          <w:rFonts w:ascii="Times New Roman" w:hAnsi="Times New Roman"/>
          <w:rtl w:val="0"/>
          <w:lang w:val="en-US"/>
        </w:rPr>
        <w:t>C</w:t>
      </w:r>
      <w:r>
        <w:rPr>
          <w:rtl w:val="0"/>
          <w:lang w:val="zh-TW" w:eastAsia="zh-TW"/>
        </w:rPr>
        <w:t>狂热、</w:t>
      </w:r>
      <w:r>
        <w:rPr>
          <w:rFonts w:ascii="Times New Roman" w:hAnsi="Times New Roman"/>
          <w:rtl w:val="0"/>
          <w:lang w:val="en-US"/>
        </w:rPr>
        <w:t>D</w:t>
      </w:r>
      <w:r>
        <w:rPr>
          <w:rtl w:val="0"/>
          <w:lang w:val="zh-TW" w:eastAsia="zh-TW"/>
        </w:rPr>
        <w:t>先生都在榜一挂着呢！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Look! Mr. L, C-Craze, and Mr. D are all tied for top donor!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（看向榜单，愣了一下）：谢谢三位大哥，真的太破费了。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Thank you, all three of you. You really spent too much.</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有观众刷礼物，送出【梦幻城堡</w:t>
      </w:r>
      <w:r>
        <w:rPr>
          <w:rFonts w:ascii="Times New Roman" w:hAnsi="Times New Roman"/>
          <w:outline w:val="0"/>
          <w:color w:val="ff2600"/>
          <w:u w:color="ff2600"/>
          <w:rtl w:val="0"/>
          <w:lang w:val="zh-TW" w:eastAsia="zh-TW"/>
          <w14:textFill>
            <w14:solidFill>
              <w14:srgbClr w14:val="FF2600"/>
            </w14:solidFill>
          </w14:textFill>
        </w:rPr>
        <w:t xml:space="preserve"> Dream Castle</w:t>
      </w:r>
      <w:r>
        <w:rPr>
          <w:rtl w:val="0"/>
          <w:lang w:val="zh-TW" w:eastAsia="zh-TW"/>
        </w:rPr>
        <w:t>】特效，满屏的城堡画面。</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（看着特效，笑了一下）：这个城堡特效真好看，像童话里的房子一样。</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This castle effect is really beautiful. Like a house from a fairy tale.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她随口说完，继续和观众聊天，没把这句话放在心上。</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w:t>
      </w:r>
      <w:r>
        <w:rPr>
          <w:rFonts w:ascii="Times New Roman" w:hAnsi="Times New Roman"/>
          <w:rtl w:val="0"/>
          <w:lang w:val="en-US"/>
        </w:rPr>
        <w:t>Chloe</w:t>
      </w:r>
      <w:r>
        <w:rPr>
          <w:rtl w:val="0"/>
          <w:lang w:val="zh-TW" w:eastAsia="zh-TW"/>
        </w:rPr>
        <w:t>的豪华公寓，</w:t>
      </w:r>
      <w:r>
        <w:rPr>
          <w:rFonts w:ascii="Times New Roman" w:hAnsi="Times New Roman"/>
          <w:rtl w:val="0"/>
          <w:lang w:val="en-US"/>
        </w:rPr>
        <w:t>Chloe</w:t>
      </w:r>
      <w:r>
        <w:rPr>
          <w:rtl w:val="0"/>
          <w:lang w:val="zh-TW" w:eastAsia="zh-TW"/>
        </w:rPr>
        <w:t>看着</w:t>
      </w:r>
      <w:r>
        <w:rPr>
          <w:rFonts w:ascii="Times New Roman" w:hAnsi="Times New Roman"/>
          <w:rtl w:val="0"/>
          <w:lang w:val="en-US"/>
        </w:rPr>
        <w:t>Ava</w:t>
      </w:r>
      <w:r>
        <w:rPr>
          <w:rtl w:val="0"/>
          <w:lang w:val="zh-TW" w:eastAsia="zh-TW"/>
        </w:rPr>
        <w:t>的直播，把手机狠狠摔在地上。</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（嘶吼）：凭什么？！她一个贫民窟的穷鬼，凭什么能得到三个神豪的喜欢？！凭什么她一开播就这么火？！</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Why?! She's a broke slum girl. Why do three whales like her?! Why did she blow up on day one?!</w:t>
      </w:r>
    </w:p>
    <w:p>
      <w:pPr>
        <w:pStyle w:val="Normal (Web)"/>
        <w:widowControl w:val="1"/>
        <w:spacing w:line="288" w:lineRule="auto"/>
        <w:rPr>
          <w:rFonts w:ascii="Times New Roman" w:cs="Times New Roman" w:hAnsi="Times New Roman" w:eastAsia="Times New Roman"/>
        </w:rPr>
      </w:pPr>
      <w:r>
        <w:rPr>
          <w:rtl w:val="0"/>
          <w:lang w:val="zh-TW" w:eastAsia="zh-TW"/>
        </w:rPr>
        <w:t>助理（小心翼翼）：</w:t>
      </w:r>
      <w:r>
        <w:rPr>
          <w:rFonts w:ascii="Times New Roman" w:hAnsi="Times New Roman"/>
          <w:rtl w:val="0"/>
          <w:lang w:val="en-US"/>
        </w:rPr>
        <w:t>Chloe</w:t>
      </w:r>
      <w:r>
        <w:rPr>
          <w:rtl w:val="0"/>
          <w:lang w:val="zh-TW" w:eastAsia="zh-TW"/>
        </w:rPr>
        <w:t>姐，现在平台全是她的热度，你的粉丝都跑了不少</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Assistant: Chloe, she's everywhere on the platform now. A lot of your fans have left...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（咬牙）：跑了？我要让她身败名裂！我要让所有人都知道，她就是个出来卖的捞女！</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Chloe: Left? I'll ruin her! I'll make </w:t>
      </w:r>
      <w:commentRangeStart w:id="107"/>
      <w:del w:id="108" w:date="2026-06-23T22:17:08Z" w:author="吴晓羽">
        <w:r>
          <w:rPr>
            <w:rFonts w:ascii="Times New Roman" w:hAnsi="Times New Roman"/>
            <w:outline w:val="0"/>
            <w:color w:val="ff0000"/>
            <w:u w:color="ff0000"/>
            <w:rtl w:val="0"/>
            <w:lang w:val="en-US"/>
            <w14:textFill>
              <w14:solidFill>
                <w14:srgbClr w14:val="FF0000"/>
              </w14:solidFill>
            </w14:textFill>
          </w:rPr>
          <w:delText>all New York</w:delText>
        </w:r>
      </w:del>
      <w:commentRangeEnd w:id="107"/>
      <w:r>
        <w:commentReference w:id="107"/>
      </w:r>
      <w:ins w:id="109" w:date="2026-06-23T22:17:09Z" w:author="吴晓羽">
        <w:r>
          <w:rPr>
            <w:rFonts w:ascii="Times New Roman" w:hAnsi="Times New Roman"/>
            <w:outline w:val="0"/>
            <w:color w:val="ff0000"/>
            <w:u w:color="ff0000"/>
            <w:rtl w:val="0"/>
            <w:lang w:val="en-US"/>
            <w14:textFill>
              <w14:solidFill>
                <w14:srgbClr w14:val="FF0000"/>
              </w14:solidFill>
            </w14:textFill>
          </w:rPr>
          <w:t>everyone</w:t>
        </w:r>
      </w:ins>
      <w:r>
        <w:rPr>
          <w:rFonts w:ascii="Times New Roman" w:hAnsi="Times New Roman"/>
          <w:outline w:val="0"/>
          <w:color w:val="ff0000"/>
          <w:u w:color="ff0000"/>
          <w:rtl w:val="0"/>
          <w:lang w:val="en-US"/>
          <w14:textFill>
            <w14:solidFill>
              <w14:srgbClr w14:val="FF0000"/>
            </w14:solidFill>
          </w14:textFill>
        </w:rPr>
        <w:t xml:space="preserve"> know she's just a gold-digging whore!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：去，给我找最好的水军，再</w:t>
      </w:r>
      <w:r>
        <w:rPr>
          <w:rFonts w:ascii="Times New Roman" w:hAnsi="Times New Roman"/>
          <w:rtl w:val="0"/>
          <w:lang w:val="en-US"/>
        </w:rPr>
        <w:t>P</w:t>
      </w:r>
      <w:r>
        <w:rPr>
          <w:rtl w:val="0"/>
          <w:lang w:val="zh-TW" w:eastAsia="zh-TW"/>
        </w:rPr>
        <w:t>几张她和老男人的开房照，我要让全纽约的人都看看，这个清纯女主播到底是什么货色！</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Chloe: Go. Hire the best trolls. Fake a few sex photos with old men. </w:t>
      </w:r>
      <w:commentRangeStart w:id="110"/>
      <w:r>
        <w:rPr>
          <w:rFonts w:ascii="Times New Roman" w:hAnsi="Times New Roman"/>
          <w:outline w:val="0"/>
          <w:color w:val="ff0000"/>
          <w:u w:color="ff0000"/>
          <w:rtl w:val="0"/>
          <w:lang w:val="en-US"/>
          <w14:textFill>
            <w14:solidFill>
              <w14:srgbClr w14:val="FF0000"/>
            </w14:solidFill>
          </w14:textFill>
        </w:rPr>
        <w:t xml:space="preserve">I want </w:t>
      </w:r>
      <w:del w:id="111" w:date="2026-06-23T22:17:20Z" w:author="吴晓羽">
        <w:r>
          <w:rPr>
            <w:rFonts w:ascii="Times New Roman" w:hAnsi="Times New Roman"/>
            <w:outline w:val="0"/>
            <w:color w:val="ff0000"/>
            <w:u w:color="ff0000"/>
            <w:rtl w:val="0"/>
            <w:lang w:val="en-US"/>
            <w14:textFill>
              <w14:solidFill>
                <w14:srgbClr w14:val="FF0000"/>
              </w14:solidFill>
            </w14:textFill>
          </w:rPr>
          <w:delText>all New York</w:delText>
        </w:r>
      </w:del>
      <w:ins w:id="112" w:date="2026-06-23T22:17:21Z" w:author="吴晓羽">
        <w:r>
          <w:rPr>
            <w:rFonts w:ascii="Times New Roman" w:hAnsi="Times New Roman"/>
            <w:outline w:val="0"/>
            <w:color w:val="ff0000"/>
            <w:u w:color="ff0000"/>
            <w:rtl w:val="0"/>
            <w:lang w:val="en-US"/>
            <w14:textFill>
              <w14:solidFill>
                <w14:srgbClr w14:val="FF0000"/>
              </w14:solidFill>
            </w14:textFill>
          </w:rPr>
          <w:t>everyone</w:t>
        </w:r>
      </w:ins>
      <w:r>
        <w:rPr>
          <w:rFonts w:ascii="Times New Roman" w:hAnsi="Times New Roman"/>
          <w:outline w:val="0"/>
          <w:color w:val="ff0000"/>
          <w:u w:color="ff0000"/>
          <w:rtl w:val="0"/>
          <w:lang w:val="en-US"/>
          <w14:textFill>
            <w14:solidFill>
              <w14:srgbClr w14:val="FF0000"/>
            </w14:solidFill>
          </w14:textFill>
        </w:rPr>
        <w:t xml:space="preserve"> to see what this </w:t>
      </w:r>
      <w:ins w:id="113" w:date="2026-06-23T22:38:06Z" w:author="吴晓羽">
        <w:r>
          <w:rPr>
            <w:rFonts w:ascii="Times New Roman" w:hAnsi="Times New Roman" w:hint="default"/>
            <w:outline w:val="0"/>
            <w:color w:val="ff0000"/>
            <w:u w:color="ff0000"/>
            <w:rtl w:val="0"/>
            <w:lang w:val="zh-CN" w:eastAsia="zh-CN"/>
            <w14:textFill>
              <w14:solidFill>
                <w14:srgbClr w14:val="FF0000"/>
              </w14:solidFill>
            </w14:textFill>
          </w:rPr>
          <w:t>“</w:t>
        </w:r>
      </w:ins>
      <w:ins w:id="114" w:date="2026-06-23T22:38:06Z" w:author="吴晓羽">
        <w:r>
          <w:rPr>
            <w:rFonts w:ascii="Times New Roman" w:hAnsi="Times New Roman"/>
            <w:outline w:val="0"/>
            <w:color w:val="ff0000"/>
            <w:u w:color="ff0000"/>
            <w:rtl w:val="0"/>
            <w:lang w:val="zh-CN" w:eastAsia="zh-CN"/>
            <w14:textFill>
              <w14:solidFill>
                <w14:srgbClr w14:val="FF0000"/>
              </w14:solidFill>
            </w14:textFill>
          </w:rPr>
          <w:t>innocent</w:t>
        </w:r>
      </w:ins>
      <w:ins w:id="115" w:date="2026-06-23T22:38:06Z" w:author="吴晓羽">
        <w:r>
          <w:rPr>
            <w:rFonts w:ascii="Times New Roman" w:hAnsi="Times New Roman" w:hint="default"/>
            <w:outline w:val="0"/>
            <w:color w:val="ff0000"/>
            <w:u w:color="ff0000"/>
            <w:rtl w:val="0"/>
            <w:lang w:val="zh-CN" w:eastAsia="zh-CN"/>
            <w14:textFill>
              <w14:solidFill>
                <w14:srgbClr w14:val="FF0000"/>
              </w14:solidFill>
            </w14:textFill>
          </w:rPr>
          <w:t xml:space="preserve">” </w:t>
        </w:r>
      </w:ins>
      <w:ins w:id="116" w:date="2026-06-23T22:38:06Z" w:author="吴晓羽">
        <w:r>
          <w:rPr>
            <w:rFonts w:ascii="Times New Roman" w:hAnsi="Times New Roman"/>
            <w:outline w:val="0"/>
            <w:color w:val="ff0000"/>
            <w:u w:color="ff0000"/>
            <w:rtl w:val="0"/>
            <w:lang w:val="en-US"/>
            <w14:textFill>
              <w14:solidFill>
                <w14:srgbClr w14:val="FF0000"/>
              </w14:solidFill>
            </w14:textFill>
          </w:rPr>
          <w:t xml:space="preserve">streamer </w:t>
        </w:r>
      </w:ins>
      <w:del w:id="117" w:date="2026-06-23T22:37:48Z" w:author="吴晓羽">
        <w:r>
          <w:rPr>
            <w:rFonts w:ascii="Times New Roman" w:hAnsi="Times New Roman"/>
            <w:outline w:val="0"/>
            <w:color w:val="ff0000"/>
            <w:u w:color="ff0000"/>
            <w:rtl w:val="0"/>
            <w:lang w:val="en-US"/>
            <w14:textFill>
              <w14:solidFill>
                <w14:srgbClr w14:val="FF0000"/>
              </w14:solidFill>
            </w14:textFill>
          </w:rPr>
          <w:delText xml:space="preserve">pure little streamer </w:delText>
        </w:r>
      </w:del>
      <w:r>
        <w:rPr>
          <w:rFonts w:ascii="Times New Roman" w:hAnsi="Times New Roman"/>
          <w:outline w:val="0"/>
          <w:color w:val="ff0000"/>
          <w:u w:color="ff0000"/>
          <w:rtl w:val="0"/>
          <w:lang w:val="en-US"/>
          <w14:textFill>
            <w14:solidFill>
              <w14:srgbClr w14:val="FF0000"/>
            </w14:solidFill>
          </w14:textFill>
        </w:rPr>
        <w:t xml:space="preserve">really is! </w:t>
      </w:r>
      <w:commentRangeEnd w:id="110"/>
      <w:r>
        <w:commentReference w:id="110"/>
      </w:r>
    </w:p>
    <w:p>
      <w:pPr>
        <w:pStyle w:val="Normal (Web)"/>
        <w:widowControl w:val="1"/>
        <w:spacing w:line="288" w:lineRule="auto"/>
        <w:rPr>
          <w:rFonts w:ascii="Times New Roman" w:cs="Times New Roman" w:hAnsi="Times New Roman" w:eastAsia="Times New Roman"/>
        </w:rPr>
      </w:pPr>
      <w:r>
        <w:rPr>
          <w:rtl w:val="0"/>
          <w:lang w:val="zh-TW" w:eastAsia="zh-TW"/>
        </w:rPr>
        <w:t>助理：好的</w:t>
      </w:r>
      <w:r>
        <w:rPr>
          <w:rFonts w:ascii="Times New Roman" w:hAnsi="Times New Roman"/>
          <w:rtl w:val="0"/>
          <w:lang w:val="en-US"/>
        </w:rPr>
        <w:t>Chloe</w:t>
      </w:r>
      <w:r>
        <w:rPr>
          <w:rtl w:val="0"/>
          <w:lang w:val="zh-TW" w:eastAsia="zh-TW"/>
        </w:rPr>
        <w:t>姐，我现在就去办。</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Yes, Chloe. I'll do it now.</w:t>
      </w:r>
    </w:p>
    <w:p>
      <w:pPr>
        <w:pStyle w:val="Normal (Web)"/>
        <w:widowControl w:val="1"/>
        <w:spacing w:line="288" w:lineRule="auto"/>
        <w:rPr>
          <w:ins w:id="118" w:date="2026-06-23T22:16:57Z" w:author="吴晓羽"/>
          <w:lang w:val="zh-TW" w:eastAsia="zh-TW"/>
        </w:rPr>
      </w:pPr>
      <w:r>
        <w:rPr>
          <w:rtl w:val="0"/>
          <w:lang w:val="en-US"/>
        </w:rPr>
        <w:t>△</w:t>
      </w:r>
      <w:r>
        <w:rPr>
          <w:rFonts w:ascii="Times New Roman" w:hAnsi="Times New Roman"/>
          <w:rtl w:val="0"/>
          <w:lang w:val="en-US"/>
        </w:rPr>
        <w:t>Chloe</w:t>
      </w:r>
      <w:r>
        <w:rPr>
          <w:rtl w:val="0"/>
          <w:lang w:val="zh-TW" w:eastAsia="zh-TW"/>
        </w:rPr>
        <w:t>看着屏幕里笑的</w:t>
      </w:r>
      <w:r>
        <w:rPr>
          <w:rFonts w:ascii="Times New Roman" w:hAnsi="Times New Roman"/>
          <w:rtl w:val="0"/>
          <w:lang w:val="en-US"/>
        </w:rPr>
        <w:t>Ava</w:t>
      </w:r>
      <w:r>
        <w:rPr>
          <w:rtl w:val="0"/>
          <w:lang w:val="zh-TW" w:eastAsia="zh-TW"/>
        </w:rPr>
        <w:t>，眼里全是怨毒，指甲狠狠掐进掌心。</w:t>
      </w:r>
    </w:p>
    <w:p>
      <w:pPr>
        <w:pStyle w:val="Normal (Web)"/>
        <w:widowControl w:val="1"/>
        <w:spacing w:line="288" w:lineRule="auto"/>
        <w:rPr>
          <w:ins w:id="119" w:date="2026-06-23T22:16:57Z" w:author="吴晓羽"/>
          <w:rFonts w:ascii="Times New Roman" w:cs="Times New Roman" w:hAnsi="Times New Roman" w:eastAsia="Times New Roman"/>
        </w:rPr>
      </w:pPr>
      <w:ins w:id="120" w:date="2026-06-23T22:16:57Z" w:author="吴晓羽">
        <w:r>
          <w:rPr>
            <w:rtl w:val="0"/>
            <w:lang w:val="en-US"/>
          </w:rPr>
          <w:t>△</w:t>
        </w:r>
      </w:ins>
      <w:ins w:id="121" w:date="2026-06-23T22:16:57Z" w:author="吴晓羽">
        <w:r>
          <w:rPr>
            <w:rtl w:val="0"/>
            <w:lang w:val="zh-TW" w:eastAsia="zh-TW"/>
          </w:rPr>
          <w:t>画面切到华尔街顶层办公室，</w:t>
        </w:r>
      </w:ins>
      <w:ins w:id="122" w:date="2026-06-23T22:16:57Z" w:author="吴晓羽">
        <w:r>
          <w:rPr>
            <w:rFonts w:ascii="Times New Roman" w:hAnsi="Times New Roman"/>
            <w:rtl w:val="0"/>
            <w:lang w:val="en-US"/>
          </w:rPr>
          <w:t>Liam</w:t>
        </w:r>
      </w:ins>
      <w:ins w:id="123" w:date="2026-06-23T22:16:57Z" w:author="吴晓羽">
        <w:r>
          <w:rPr>
            <w:rtl w:val="0"/>
            <w:lang w:val="zh-TW" w:eastAsia="zh-TW"/>
          </w:rPr>
          <w:t>看着手机里</w:t>
        </w:r>
      </w:ins>
      <w:ins w:id="124" w:date="2026-06-23T22:16:57Z" w:author="吴晓羽">
        <w:r>
          <w:rPr>
            <w:rFonts w:ascii="Times New Roman" w:hAnsi="Times New Roman"/>
            <w:rtl w:val="0"/>
            <w:lang w:val="en-US"/>
          </w:rPr>
          <w:t>Ava</w:t>
        </w:r>
      </w:ins>
      <w:ins w:id="125" w:date="2026-06-23T22:16:57Z" w:author="吴晓羽">
        <w:r>
          <w:rPr>
            <w:rtl w:val="0"/>
            <w:lang w:val="zh-TW" w:eastAsia="zh-TW"/>
          </w:rPr>
          <w:t>的直播回放，对着身边的特助开口。</w:t>
        </w:r>
      </w:ins>
    </w:p>
    <w:p>
      <w:pPr>
        <w:pStyle w:val="Normal (Web)"/>
        <w:widowControl w:val="1"/>
        <w:spacing w:line="288" w:lineRule="auto"/>
        <w:rPr>
          <w:ins w:id="126" w:date="2026-06-23T22:16:57Z" w:author="吴晓羽"/>
          <w:rFonts w:ascii="Times New Roman" w:cs="Times New Roman" w:hAnsi="Times New Roman" w:eastAsia="Times New Roman"/>
        </w:rPr>
      </w:pPr>
      <w:ins w:id="127" w:date="2026-06-23T22:16:57Z" w:author="吴晓羽">
        <w:r>
          <w:rPr>
            <w:rFonts w:ascii="Times New Roman" w:hAnsi="Times New Roman"/>
            <w:rtl w:val="0"/>
            <w:lang w:val="en-US"/>
          </w:rPr>
          <w:t>Liam</w:t>
        </w:r>
      </w:ins>
      <w:ins w:id="128" w:date="2026-06-23T22:16:57Z" w:author="吴晓羽">
        <w:r>
          <w:rPr>
            <w:rtl w:val="0"/>
            <w:lang w:val="zh-TW" w:eastAsia="zh-TW"/>
          </w:rPr>
          <w:t>：她直播里说的那个</w:t>
        </w:r>
      </w:ins>
      <w:commentRangeStart w:id="129"/>
      <w:ins w:id="130" w:date="2026-06-23T22:16:57Z" w:author="吴晓羽">
        <w:r>
          <w:rPr>
            <w:rtl w:val="0"/>
            <w:lang w:val="zh-TW" w:eastAsia="zh-TW"/>
          </w:rPr>
          <w:t>城堡特效</w:t>
        </w:r>
      </w:ins>
      <w:commentRangeEnd w:id="129"/>
      <w:r>
        <w:commentReference w:id="129"/>
      </w:r>
      <w:ins w:id="131" w:date="2026-06-23T22:16:57Z" w:author="吴晓羽">
        <w:r>
          <w:rPr>
            <w:rtl w:val="0"/>
            <w:lang w:val="zh-TW" w:eastAsia="zh-TW"/>
          </w:rPr>
          <w:t>，去长岛找一座同款的真实城堡，明天早上之前，过户到她名下。</w:t>
        </w:r>
      </w:ins>
      <w:ins w:id="132" w:date="2026-06-23T22:16:57Z" w:author="吴晓羽">
        <w:r>
          <w:rPr>
            <w:rFonts w:ascii="Times New Roman" w:cs="Times New Roman" w:hAnsi="Times New Roman" w:eastAsia="Times New Roman"/>
            <w:lang w:val="en-US"/>
          </w:rPr>
          <w:br w:type="textWrapping"/>
        </w:r>
      </w:ins>
      <w:ins w:id="133" w:date="2026-06-23T22:16:57Z" w:author="吴晓羽">
        <w:r>
          <w:rPr>
            <w:rFonts w:ascii="Times New Roman" w:hAnsi="Times New Roman"/>
            <w:outline w:val="0"/>
            <w:color w:val="ff0000"/>
            <w:u w:color="ff0000"/>
            <w:rtl w:val="0"/>
            <w:lang w:val="en-US"/>
            <w14:textFill>
              <w14:solidFill>
                <w14:srgbClr w14:val="FF0000"/>
              </w14:solidFill>
            </w14:textFill>
          </w:rPr>
          <w:t xml:space="preserve">Liam: That castle effect she mentioned on stream. Find a </w:t>
        </w:r>
      </w:ins>
      <w:commentRangeStart w:id="134"/>
      <w:ins w:id="135" w:date="2026-06-23T22:16:57Z" w:author="吴晓羽">
        <w:r>
          <w:rPr>
            <w:rFonts w:ascii="Times New Roman" w:hAnsi="Times New Roman"/>
            <w:outline w:val="0"/>
            <w:color w:val="ff0000"/>
            <w:u w:color="ff0000"/>
            <w:rtl w:val="0"/>
            <w:lang w:val="en-US"/>
            <w14:textFill>
              <w14:solidFill>
                <w14:srgbClr w14:val="FF0000"/>
              </w14:solidFill>
            </w14:textFill>
          </w:rPr>
          <w:t>a</w:t>
        </w:r>
      </w:ins>
      <w:commentRangeEnd w:id="134"/>
      <w:r>
        <w:commentReference w:id="134"/>
      </w:r>
      <w:ins w:id="136" w:date="2026-06-23T22:16:57Z" w:author="吴晓羽">
        <w:r>
          <w:rPr>
            <w:rFonts w:ascii="Times New Roman" w:hAnsi="Times New Roman"/>
            <w:outline w:val="0"/>
            <w:color w:val="ff0000"/>
            <w:u w:color="ff0000"/>
            <w:rtl w:val="0"/>
            <w:lang w:val="en-US"/>
            <w14:textFill>
              <w14:solidFill>
                <w14:srgbClr w14:val="FF0000"/>
              </w14:solidFill>
            </w14:textFill>
          </w:rPr>
          <w:t xml:space="preserve"> real one like it</w:t>
        </w:r>
      </w:ins>
      <w:ins w:id="137" w:date="2026-06-23T22:16:57Z" w:author="吴晓羽">
        <w:r>
          <w:rPr>
            <w:rFonts w:ascii="Times New Roman" w:hAnsi="Times New Roman"/>
            <w:outline w:val="0"/>
            <w:color w:val="ff0000"/>
            <w:u w:color="ff0000"/>
            <w:rtl w:val="0"/>
            <w:lang w:val="en-US"/>
            <w14:textFill>
              <w14:solidFill>
                <w14:srgbClr w14:val="FF0000"/>
              </w14:solidFill>
            </w14:textFill>
          </w:rPr>
          <w:t xml:space="preserve"> in Long Island. Put it under her name by tomorrow morning.</w:t>
        </w:r>
      </w:ins>
    </w:p>
    <w:p>
      <w:pPr>
        <w:pStyle w:val="Normal (Web)"/>
        <w:widowControl w:val="1"/>
        <w:spacing w:line="288" w:lineRule="auto"/>
        <w:rPr>
          <w:rFonts w:ascii="Times New Roman" w:cs="Times New Roman" w:hAnsi="Times New Roman" w:eastAsia="Times New Roman"/>
        </w:rPr>
      </w:pPr>
      <w:ins w:id="138" w:date="2026-06-23T22:16:57Z" w:author="吴晓羽">
        <w:r>
          <w:rPr>
            <w:rtl w:val="0"/>
            <w:lang w:val="zh-TW" w:eastAsia="zh-TW"/>
          </w:rPr>
          <w:t>特助：好的</w:t>
        </w:r>
      </w:ins>
      <w:ins w:id="139" w:date="2026-06-23T22:16:57Z" w:author="吴晓羽">
        <w:r>
          <w:rPr>
            <w:rFonts w:ascii="Times New Roman" w:hAnsi="Times New Roman"/>
            <w:rtl w:val="0"/>
            <w:lang w:val="en-US"/>
          </w:rPr>
          <w:t>Liam</w:t>
        </w:r>
      </w:ins>
      <w:ins w:id="140" w:date="2026-06-23T22:16:57Z" w:author="吴晓羽">
        <w:r>
          <w:rPr>
            <w:rtl w:val="0"/>
            <w:lang w:val="zh-TW" w:eastAsia="zh-TW"/>
          </w:rPr>
          <w:t>先生。</w:t>
        </w:r>
      </w:ins>
      <w:ins w:id="141" w:date="2026-06-23T22:16:57Z" w:author="吴晓羽">
        <w:r>
          <w:rPr>
            <w:rFonts w:ascii="Times New Roman" w:cs="Times New Roman" w:hAnsi="Times New Roman" w:eastAsia="Times New Roman"/>
            <w:lang w:val="en-US"/>
          </w:rPr>
          <w:br w:type="textWrapping"/>
        </w:r>
      </w:ins>
      <w:ins w:id="142" w:date="2026-06-23T22:16:57Z" w:author="吴晓羽">
        <w:r>
          <w:rPr>
            <w:rFonts w:ascii="Times New Roman" w:hAnsi="Times New Roman"/>
            <w:outline w:val="0"/>
            <w:color w:val="ff0000"/>
            <w:u w:color="ff0000"/>
            <w:rtl w:val="0"/>
            <w:lang w:val="en-US"/>
            <w14:textFill>
              <w14:solidFill>
                <w14:srgbClr w14:val="FF0000"/>
              </w14:solidFill>
            </w14:textFill>
          </w:rPr>
          <w:t>Assistant: Yes, Mr. Liam.</w:t>
        </w:r>
      </w:ins>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4-2</w:t>
      </w:r>
      <w:r>
        <w:rPr>
          <w:rtl w:val="0"/>
          <w:lang w:val="zh-TW" w:eastAsia="zh-TW"/>
        </w:rPr>
        <w:t>清晨外布鲁克林街道</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的特助、围观邻居</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出门买早餐，刚下楼，就看到几辆劳斯莱斯停在狭窄的街道上，把路堵得严严实实。</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穿西装的特助快步走过来，手里捧着一个文件袋，对着</w:t>
      </w:r>
      <w:r>
        <w:rPr>
          <w:rFonts w:ascii="Times New Roman" w:hAnsi="Times New Roman"/>
          <w:rtl w:val="0"/>
          <w:lang w:val="en-US"/>
        </w:rPr>
        <w:t>Ava</w:t>
      </w:r>
      <w:r>
        <w:rPr>
          <w:rtl w:val="0"/>
          <w:lang w:val="zh-TW" w:eastAsia="zh-TW"/>
        </w:rPr>
        <w:t>微微躬身。</w:t>
      </w:r>
    </w:p>
    <w:p>
      <w:pPr>
        <w:pStyle w:val="Normal (Web)"/>
        <w:widowControl w:val="1"/>
        <w:spacing w:line="288" w:lineRule="auto"/>
        <w:rPr>
          <w:rFonts w:ascii="Times New Roman" w:cs="Times New Roman" w:hAnsi="Times New Roman" w:eastAsia="Times New Roman"/>
        </w:rPr>
      </w:pPr>
      <w:r>
        <w:rPr>
          <w:rtl w:val="0"/>
          <w:lang w:val="zh-TW" w:eastAsia="zh-TW"/>
        </w:rPr>
        <w:t>特助（恭敬）：</w:t>
      </w:r>
      <w:r>
        <w:rPr>
          <w:rFonts w:ascii="Times New Roman" w:hAnsi="Times New Roman"/>
          <w:rtl w:val="0"/>
          <w:lang w:val="en-US"/>
        </w:rPr>
        <w:t>Ava</w:t>
      </w:r>
      <w:r>
        <w:rPr>
          <w:rtl w:val="0"/>
          <w:lang w:val="zh-TW" w:eastAsia="zh-TW"/>
        </w:rPr>
        <w:t>小姐，您好，我是</w:t>
      </w:r>
      <w:r>
        <w:rPr>
          <w:rFonts w:ascii="Times New Roman" w:hAnsi="Times New Roman"/>
          <w:rtl w:val="0"/>
          <w:lang w:val="en-US"/>
        </w:rPr>
        <w:t>Liam</w:t>
      </w:r>
      <w:r>
        <w:rPr>
          <w:rtl w:val="0"/>
          <w:lang w:val="zh-TW" w:eastAsia="zh-TW"/>
        </w:rPr>
        <w:t>先生的特助。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Miss Ava, hello. I'm Mr. Liam's assistant.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（愣住）：</w:t>
      </w:r>
      <w:r>
        <w:rPr>
          <w:rFonts w:ascii="Times New Roman" w:hAnsi="Times New Roman"/>
          <w:rtl w:val="0"/>
          <w:lang w:val="en-US"/>
        </w:rPr>
        <w:t>Liam</w:t>
      </w:r>
      <w:r>
        <w:rPr>
          <w:rtl w:val="0"/>
          <w:lang w:val="zh-TW" w:eastAsia="zh-TW"/>
        </w:rPr>
        <w:t>先生？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Mr. Liam?</w:t>
      </w:r>
    </w:p>
    <w:p>
      <w:pPr>
        <w:pStyle w:val="Normal (Web)"/>
        <w:widowControl w:val="1"/>
        <w:spacing w:line="288" w:lineRule="auto"/>
        <w:rPr>
          <w:rFonts w:ascii="Times New Roman" w:cs="Times New Roman" w:hAnsi="Times New Roman" w:eastAsia="Times New Roman"/>
        </w:rPr>
      </w:pPr>
      <w:r>
        <w:rPr>
          <w:rtl w:val="0"/>
          <w:lang w:val="zh-TW" w:eastAsia="zh-TW"/>
        </w:rPr>
        <w:t>特助：您昨晚在直播间说城堡特效好看，这是</w:t>
      </w:r>
      <w:r>
        <w:rPr>
          <w:rFonts w:ascii="Times New Roman" w:hAnsi="Times New Roman"/>
          <w:rtl w:val="0"/>
          <w:lang w:val="en-US"/>
        </w:rPr>
        <w:t>Liam</w:t>
      </w:r>
      <w:r>
        <w:rPr>
          <w:rtl w:val="0"/>
          <w:lang w:val="zh-TW" w:eastAsia="zh-TW"/>
        </w:rPr>
        <w:t>先生为您买下的长岛中世纪城堡，产权已经全部过户到您的名下。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Assistant: You said last night that the castle effect was pretty. Mr. Liam bought you a medieval castle in Long Island. </w:t>
      </w:r>
      <w:commentRangeStart w:id="143"/>
      <w:del w:id="144" w:date="2026-06-23T22:39:48Z" w:author="吴晓羽">
        <w:r>
          <w:rPr>
            <w:rFonts w:ascii="Times New Roman" w:hAnsi="Times New Roman"/>
            <w:outline w:val="0"/>
            <w:color w:val="ff0000"/>
            <w:u w:color="ff0000"/>
            <w:rtl w:val="0"/>
            <w:lang w:val="en-US"/>
            <w14:textFill>
              <w14:solidFill>
                <w14:srgbClr w14:val="FF0000"/>
              </w14:solidFill>
            </w14:textFill>
          </w:rPr>
          <w:delText>It</w:delText>
        </w:r>
      </w:del>
      <w:del w:id="145" w:date="2026-06-23T22:39:48Z" w:author="吴晓羽">
        <w:r>
          <w:rPr>
            <w:rFonts w:ascii="Times New Roman" w:hAnsi="Times New Roman" w:hint="default"/>
            <w:outline w:val="0"/>
            <w:color w:val="ff0000"/>
            <w:u w:color="ff0000"/>
            <w:rtl w:val="0"/>
            <w:lang w:val="en-US"/>
            <w14:textFill>
              <w14:solidFill>
                <w14:srgbClr w14:val="FF0000"/>
              </w14:solidFill>
            </w14:textFill>
          </w:rPr>
          <w:delText>’</w:delText>
        </w:r>
      </w:del>
      <w:del w:id="146" w:date="2026-06-23T22:39:48Z" w:author="吴晓羽">
        <w:r>
          <w:rPr>
            <w:rFonts w:ascii="Times New Roman" w:hAnsi="Times New Roman"/>
            <w:outline w:val="0"/>
            <w:color w:val="ff0000"/>
            <w:u w:color="ff0000"/>
            <w:rtl w:val="0"/>
            <w:lang w:val="en-US"/>
            <w14:textFill>
              <w14:solidFill>
                <w14:srgbClr w14:val="FF0000"/>
              </w14:solidFill>
            </w14:textFill>
          </w:rPr>
          <w:delText>s officially under your name now.</w:delText>
        </w:r>
      </w:del>
      <w:commentRangeEnd w:id="143"/>
      <w:r>
        <w:commentReference w:id="143"/>
      </w:r>
      <w:ins w:id="147" w:date="2026-06-23T22:39:48Z" w:author="吴晓羽">
        <w:r>
          <w:rPr>
            <w:rFonts w:ascii="Times New Roman" w:hAnsi="Times New Roman"/>
            <w:outline w:val="0"/>
            <w:color w:val="ff0000"/>
            <w:u w:color="ff0000"/>
            <w:rtl w:val="0"/>
            <w:lang w:val="en-US"/>
            <w14:textFill>
              <w14:solidFill>
                <w14:srgbClr w14:val="FF0000"/>
              </w14:solidFill>
            </w14:textFill>
          </w:rPr>
          <w:t>The deed is already in your name</w:t>
        </w:r>
      </w:ins>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特助把文件袋递到</w:t>
      </w:r>
      <w:r>
        <w:rPr>
          <w:rFonts w:ascii="Times New Roman" w:hAnsi="Times New Roman"/>
          <w:rtl w:val="0"/>
          <w:lang w:val="en-US"/>
        </w:rPr>
        <w:t>Ava</w:t>
      </w:r>
      <w:r>
        <w:rPr>
          <w:rtl w:val="0"/>
          <w:lang w:val="zh-TW" w:eastAsia="zh-TW"/>
        </w:rPr>
        <w:t>面前，周围的邻居全都围过来，发出阵阵惊呼。</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看着文件袋里的房产证，整个人僵在原地，手里的早餐掉在地上。</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画面切到推特，</w:t>
      </w:r>
      <w:r>
        <w:rPr>
          <w:rFonts w:ascii="Times New Roman" w:hAnsi="Times New Roman"/>
          <w:rtl w:val="0"/>
          <w:lang w:val="en-US"/>
        </w:rPr>
        <w:t>Chloe</w:t>
      </w:r>
      <w:r>
        <w:rPr>
          <w:rtl w:val="0"/>
          <w:lang w:val="zh-TW" w:eastAsia="zh-TW"/>
        </w:rPr>
        <w:t>的账号发布了一条长文，附带几张伪造的</w:t>
      </w:r>
      <w:r>
        <w:rPr>
          <w:rFonts w:ascii="Times New Roman" w:hAnsi="Times New Roman"/>
          <w:rtl w:val="0"/>
          <w:lang w:val="en-US"/>
        </w:rPr>
        <w:t>Ava</w:t>
      </w:r>
      <w:r>
        <w:rPr>
          <w:rtl w:val="0"/>
          <w:lang w:val="zh-TW" w:eastAsia="zh-TW"/>
        </w:rPr>
        <w:t>的不雅照片，标题是：</w:t>
      </w:r>
      <w:r>
        <w:rPr>
          <w:rFonts w:ascii="Times New Roman" w:hAnsi="Times New Roman"/>
          <w:rtl w:val="0"/>
          <w:lang w:val="en-US"/>
        </w:rPr>
        <w:t>Twitch</w:t>
      </w:r>
      <w:r>
        <w:rPr>
          <w:rtl w:val="0"/>
          <w:lang w:val="zh-TW" w:eastAsia="zh-TW"/>
        </w:rPr>
        <w:t>新晋顶流</w:t>
      </w:r>
      <w:r>
        <w:rPr>
          <w:rFonts w:ascii="Times New Roman" w:hAnsi="Times New Roman"/>
          <w:rtl w:val="0"/>
          <w:lang w:val="en-US"/>
        </w:rPr>
        <w:t>Ava</w:t>
      </w:r>
      <w:r>
        <w:rPr>
          <w:rtl w:val="0"/>
          <w:lang w:val="zh-TW" w:eastAsia="zh-TW"/>
        </w:rPr>
        <w:t>，清纯外表下的天价外围女。</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Calibri" w:cs="Calibri" w:hAnsi="Calibri" w:eastAsia="Calibri"/>
          <w:outline w:val="0"/>
          <w:color w:val="ff0000"/>
          <w:u w:color="ff0000"/>
          <w:lang w:val="en-US"/>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Ava, Twitch</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latest top star, an expensive prostitute under that innocent face.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这条推文，一分钟内转发破万，直接冲上热搜榜首。</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第五集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5-1</w:t>
      </w:r>
      <w:r>
        <w:rPr>
          <w:rtl w:val="0"/>
          <w:lang w:val="zh-TW" w:eastAsia="zh-TW"/>
        </w:rPr>
        <w:t>日外布鲁克林街道</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、极端黑粉、围观路人</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拿着城堡的房产证，刚走到路口，就被两个戴口罩的女人拦住。</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其中一个女人直接把手里的脏水泼在</w:t>
      </w:r>
      <w:r>
        <w:rPr>
          <w:rFonts w:ascii="Times New Roman" w:hAnsi="Times New Roman"/>
          <w:rtl w:val="0"/>
          <w:lang w:val="en-US"/>
        </w:rPr>
        <w:t>Ava</w:t>
      </w:r>
      <w:r>
        <w:rPr>
          <w:rtl w:val="0"/>
          <w:lang w:val="zh-TW" w:eastAsia="zh-TW"/>
        </w:rPr>
        <w:t>身上，</w:t>
      </w:r>
      <w:r>
        <w:rPr>
          <w:rFonts w:ascii="Times New Roman" w:hAnsi="Times New Roman"/>
          <w:rtl w:val="0"/>
          <w:lang w:val="en-US"/>
        </w:rPr>
        <w:t>Ava</w:t>
      </w:r>
      <w:r>
        <w:rPr>
          <w:rtl w:val="0"/>
          <w:lang w:val="zh-TW" w:eastAsia="zh-TW"/>
        </w:rPr>
        <w:t>浑身湿透，愣在原地。</w:t>
      </w:r>
    </w:p>
    <w:p>
      <w:pPr>
        <w:pStyle w:val="Normal (Web)"/>
        <w:widowControl w:val="1"/>
        <w:spacing w:line="288" w:lineRule="auto"/>
        <w:rPr>
          <w:rFonts w:ascii="Times New Roman" w:cs="Times New Roman" w:hAnsi="Times New Roman" w:eastAsia="Times New Roman"/>
        </w:rPr>
      </w:pPr>
      <w:r>
        <w:rPr>
          <w:rtl w:val="0"/>
          <w:lang w:val="zh-TW" w:eastAsia="zh-TW"/>
        </w:rPr>
        <w:t>黑粉（嘶吼）：捞女！你这个不要脸的外围女！骗大哥的钱！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Hater: Gold digger! Shameless whore! Scamming men for money!</w:t>
      </w:r>
    </w:p>
    <w:p>
      <w:pPr>
        <w:pStyle w:val="Normal (Web)"/>
        <w:widowControl w:val="1"/>
        <w:spacing w:line="288" w:lineRule="auto"/>
        <w:rPr>
          <w:rFonts w:ascii="Times New Roman" w:cs="Times New Roman" w:hAnsi="Times New Roman" w:eastAsia="Times New Roman"/>
        </w:rPr>
      </w:pPr>
      <w:r>
        <w:rPr>
          <w:rtl w:val="0"/>
          <w:lang w:val="zh-TW" w:eastAsia="zh-TW"/>
        </w:rPr>
        <w:t>黑粉：滚出纽约！你这种脏女人不配活在世上！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Hater: Get out of New York! Filthy bitch like you don't deserve to live!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周围的路人围过来，拿着手机对着</w:t>
      </w:r>
      <w:r>
        <w:rPr>
          <w:rFonts w:ascii="Times New Roman" w:hAnsi="Times New Roman"/>
          <w:rtl w:val="0"/>
          <w:lang w:val="en-US"/>
        </w:rPr>
        <w:t>Ava</w:t>
      </w:r>
      <w:r>
        <w:rPr>
          <w:rtl w:val="0"/>
          <w:lang w:val="zh-TW" w:eastAsia="zh-TW"/>
        </w:rPr>
        <w:t>拍，指指点点。</w:t>
      </w:r>
    </w:p>
    <w:p>
      <w:pPr>
        <w:pStyle w:val="Normal (Web)"/>
        <w:widowControl w:val="1"/>
        <w:spacing w:line="288" w:lineRule="auto"/>
        <w:rPr>
          <w:rFonts w:ascii="Times New Roman" w:cs="Times New Roman" w:hAnsi="Times New Roman" w:eastAsia="Times New Roman"/>
        </w:rPr>
      </w:pPr>
      <w:r>
        <w:rPr>
          <w:rtl w:val="0"/>
          <w:lang w:val="zh-TW" w:eastAsia="zh-TW"/>
        </w:rPr>
        <w:t>路人：她就是那个直播捞钱的</w:t>
      </w:r>
      <w:r>
        <w:rPr>
          <w:rFonts w:ascii="Times New Roman" w:hAnsi="Times New Roman"/>
          <w:rtl w:val="0"/>
          <w:lang w:val="en-US"/>
        </w:rPr>
        <w:t>Ava</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Passerby: Is she that Ava who scams money on livestream?</w:t>
      </w:r>
    </w:p>
    <w:p>
      <w:pPr>
        <w:pStyle w:val="Normal (Web)"/>
        <w:widowControl w:val="1"/>
        <w:spacing w:line="288" w:lineRule="auto"/>
        <w:rPr>
          <w:rFonts w:ascii="Times New Roman" w:cs="Times New Roman" w:hAnsi="Times New Roman" w:eastAsia="Times New Roman"/>
        </w:rPr>
      </w:pPr>
      <w:r>
        <w:rPr>
          <w:rtl w:val="0"/>
          <w:lang w:val="zh-TW" w:eastAsia="zh-TW"/>
        </w:rPr>
        <w:t>路人：听说她陪睡换打赏，还骗粉丝钱，真恶心。</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Passerby: Heard she sleeps for tips and scams fans. Gross.</w:t>
      </w:r>
    </w:p>
    <w:p>
      <w:pPr>
        <w:pStyle w:val="Normal (Web)"/>
        <w:widowControl w:val="1"/>
        <w:spacing w:line="288" w:lineRule="auto"/>
        <w:rPr>
          <w:rFonts w:ascii="Times New Roman" w:cs="Times New Roman" w:hAnsi="Times New Roman" w:eastAsia="Times New Roman"/>
        </w:rPr>
      </w:pPr>
      <w:r>
        <w:rPr>
          <w:rtl w:val="0"/>
          <w:lang w:val="zh-TW" w:eastAsia="zh-TW"/>
        </w:rPr>
        <w:t>路人：长的这么清纯，背地里这么脏啊？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Passerby: Looks so innocent. Filthy behind closed doors.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抱着怀里的文件袋，浑身湿透，眼泪不受控制的掉下来，转身跑回出租屋。</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5-2</w:t>
      </w:r>
      <w:r>
        <w:rPr>
          <w:rtl w:val="0"/>
          <w:lang w:val="zh-TW" w:eastAsia="zh-TW"/>
        </w:rPr>
        <w:t>日内布鲁克林出租屋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Chloe</w:t>
      </w:r>
      <w:r>
        <w:rPr>
          <w:rtl w:val="0"/>
          <w:lang w:val="zh-TW" w:eastAsia="zh-TW"/>
        </w:rPr>
        <w:t>、直播间弹幕</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锁上门，蹲在门后，抱着膝盖哭。她拿起手机，打开推特，热搜前十全是关于她的黑料。</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外围女</w:t>
      </w:r>
      <w:r>
        <w:rPr>
          <w:rFonts w:ascii="Times New Roman" w:hAnsi="Times New Roman"/>
          <w:rtl w:val="0"/>
          <w:lang w:val="en-US"/>
        </w:rPr>
        <w:t>##Ava</w:t>
      </w:r>
      <w:r>
        <w:rPr>
          <w:rtl w:val="0"/>
          <w:lang w:val="zh-TW" w:eastAsia="zh-TW"/>
        </w:rPr>
        <w:t>滚出</w:t>
      </w:r>
      <w:r>
        <w:rPr>
          <w:rFonts w:ascii="Times New Roman" w:hAnsi="Times New Roman"/>
          <w:rtl w:val="0"/>
          <w:lang w:val="en-US"/>
        </w:rPr>
        <w:t>Twitch##</w:t>
      </w:r>
      <w:r>
        <w:rPr>
          <w:rtl w:val="0"/>
          <w:lang w:val="zh-TW" w:eastAsia="zh-TW"/>
        </w:rPr>
        <w:t>捞女</w:t>
      </w:r>
      <w:r>
        <w:rPr>
          <w:rFonts w:ascii="Times New Roman" w:hAnsi="Times New Roman"/>
          <w:rtl w:val="0"/>
          <w:lang w:val="en-US"/>
        </w:rPr>
        <w:t>Ava#</w:t>
      </w:r>
      <w:r>
        <w:rPr>
          <w:rFonts w:ascii="Times New Roman" w:hAnsi="Times New Roman"/>
          <w:rtl w:val="0"/>
          <w:lang w:val="zh-TW" w:eastAsia="zh-TW"/>
        </w:rPr>
        <w:t xml:space="preserve"> </w:t>
      </w:r>
      <w:r>
        <w:rPr>
          <w:rFonts w:ascii="Times New Roman" w:hAnsi="Times New Roman"/>
          <w:outline w:val="0"/>
          <w:color w:val="ff2600"/>
          <w:u w:color="ff2600"/>
          <w:rtl w:val="0"/>
          <w:lang w:val="en-US"/>
          <w14:textFill>
            <w14:solidFill>
              <w14:srgbClr w14:val="FF2600"/>
            </w14:solidFill>
          </w14:textFill>
        </w:rPr>
        <w:t>#AvaProstitute #AvaOutOfTwitch #GoldDiggerAva#</w:t>
      </w:r>
      <w:r>
        <w:rPr>
          <w:rtl w:val="0"/>
          <w:lang w:val="zh-TW" w:eastAsia="zh-TW"/>
        </w:rPr>
        <w:t>词条全挂在热搜上，转发量破百万。</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开了直播，直播间人数破百万。</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（抹眼泪，装委屈）：我真的没想到她是这种人，我本来还觉得她一个小姑娘不容易，结果她背地里干这种事，真的太毁三观了。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Chloe: I really didn't </w:t>
      </w:r>
      <w:r>
        <w:rPr>
          <w:rFonts w:ascii="Times New Roman" w:hAnsi="Times New Roman"/>
          <w:outline w:val="0"/>
          <w:color w:val="ff0000"/>
          <w:u w:color="ff0000"/>
          <w:rtl w:val="0"/>
          <w:lang w:val="zh-TW" w:eastAsia="zh-TW"/>
          <w14:textFill>
            <w14:solidFill>
              <w14:srgbClr w14:val="FF0000"/>
            </w14:solidFill>
          </w14:textFill>
        </w:rPr>
        <w:t>know</w:t>
      </w:r>
      <w:r>
        <w:rPr>
          <w:rFonts w:ascii="Times New Roman" w:hAnsi="Times New Roman"/>
          <w:outline w:val="0"/>
          <w:color w:val="ff0000"/>
          <w:u w:color="ff0000"/>
          <w:rtl w:val="0"/>
          <w:lang w:val="en-US"/>
          <w14:textFill>
            <w14:solidFill>
              <w14:srgbClr w14:val="FF0000"/>
            </w14:solidFill>
          </w14:textFill>
        </w:rPr>
        <w:t xml:space="preserve"> she was that kind of person. I felt bad for her, a young girl struggling for survice. Then she does this? It's disgusting.</w:t>
      </w:r>
      <w:r>
        <w:rPr>
          <w:rFonts w:ascii="Times New Roman" w:hAnsi="Times New Roman"/>
          <w:outline w:val="0"/>
          <w:color w:val="ff0000"/>
          <w:u w:color="ff0000"/>
          <w:rtl w:val="0"/>
          <w:lang w:val="zh-TW" w:eastAsia="zh-TW"/>
          <w14:textFill>
            <w14:solidFill>
              <w14:srgbClr w14:val="FF0000"/>
            </w14:solidFill>
          </w14:textFill>
        </w:rPr>
        <w:t xml:space="preserve"> </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：我不是针对她，我就是觉得，直播平台应该干净一点，不能让这种靠身体捞钱的人，带坏风气。</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I'm not attacking her. I just think livestream should stay clean. People who sell their bodies for money shouldn't poison the platform.</w:t>
      </w:r>
    </w:p>
    <w:p>
      <w:pPr>
        <w:pStyle w:val="Normal (Web)"/>
        <w:widowControl w:val="1"/>
        <w:spacing w:line="288" w:lineRule="auto"/>
        <w:rPr>
          <w:rFonts w:ascii="Times New Roman" w:cs="Times New Roman" w:hAnsi="Times New Roman" w:eastAsia="Times New Roman"/>
        </w:rPr>
      </w:pPr>
      <w:r>
        <w:rPr>
          <w:rtl w:val="0"/>
          <w:lang w:val="zh-TW" w:eastAsia="zh-TW"/>
        </w:rPr>
        <w:t>弹幕：女王说的对！必须封杀她！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Queen is right! Ban her!</w:t>
      </w:r>
    </w:p>
    <w:p>
      <w:pPr>
        <w:pStyle w:val="Normal (Web)"/>
        <w:widowControl w:val="1"/>
        <w:spacing w:line="288" w:lineRule="auto"/>
        <w:rPr>
          <w:rFonts w:ascii="Times New Roman" w:cs="Times New Roman" w:hAnsi="Times New Roman" w:eastAsia="Times New Roman"/>
        </w:rPr>
      </w:pPr>
      <w:r>
        <w:rPr>
          <w:rtl w:val="0"/>
          <w:lang w:val="zh-TW" w:eastAsia="zh-TW"/>
        </w:rPr>
        <w:t>弹幕：赶紧把她账号封了！看着就恶心！</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Chat: </w:t>
      </w:r>
      <w:r>
        <w:rPr>
          <w:rFonts w:ascii="Times New Roman" w:hAnsi="Times New Roman"/>
          <w:outline w:val="0"/>
          <w:color w:val="ff0000"/>
          <w:u w:color="ff0000"/>
          <w:rtl w:val="0"/>
          <w:lang w:val="zh-TW" w:eastAsia="zh-TW"/>
          <w14:textFill>
            <w14:solidFill>
              <w14:srgbClr w14:val="FF0000"/>
            </w14:solidFill>
          </w14:textFill>
        </w:rPr>
        <w:t>Lock</w:t>
      </w:r>
      <w:r>
        <w:rPr>
          <w:rFonts w:ascii="Times New Roman" w:hAnsi="Times New Roman"/>
          <w:outline w:val="0"/>
          <w:color w:val="ff0000"/>
          <w:u w:color="ff0000"/>
          <w:rtl w:val="0"/>
          <w:lang w:val="en-US"/>
          <w14:textFill>
            <w14:solidFill>
              <w14:srgbClr w14:val="FF0000"/>
            </w14:solidFill>
          </w14:textFill>
        </w:rPr>
        <w:t xml:space="preserve"> her account! She's disgusting!</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画面快速切三个场景：</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华尔街顶层办公室，</w:t>
      </w:r>
      <w:r>
        <w:rPr>
          <w:rFonts w:ascii="Times New Roman" w:hAnsi="Times New Roman"/>
          <w:rtl w:val="0"/>
          <w:lang w:val="en-US"/>
        </w:rPr>
        <w:t>Liam</w:t>
      </w:r>
      <w:r>
        <w:rPr>
          <w:rtl w:val="0"/>
          <w:lang w:val="zh-TW" w:eastAsia="zh-TW"/>
        </w:rPr>
        <w:t>看着热搜，手指攥紧，脸色冰冷。</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（冷）：查清楚，所有造谣的水军、发推文的媒体，还有伪造照片的人，全部处理掉。我要让这条推文，十分钟内从互联网上彻底消失。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Find every troll, every media account, and whoever faked those photos. Handle them all. I want that post wiped from the internet in ten minutes.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好莱坞私人别墅，</w:t>
      </w:r>
      <w:r>
        <w:rPr>
          <w:rFonts w:ascii="Times New Roman" w:hAnsi="Times New Roman"/>
          <w:rtl w:val="0"/>
          <w:lang w:val="en-US"/>
        </w:rPr>
        <w:t>Chaze</w:t>
      </w:r>
      <w:r>
        <w:rPr>
          <w:rtl w:val="0"/>
          <w:lang w:val="zh-TW" w:eastAsia="zh-TW"/>
        </w:rPr>
        <w:t>看着手机里</w:t>
      </w:r>
      <w:r>
        <w:rPr>
          <w:rFonts w:ascii="Times New Roman" w:hAnsi="Times New Roman"/>
          <w:rtl w:val="0"/>
          <w:lang w:val="en-US"/>
        </w:rPr>
        <w:t>Ava</w:t>
      </w:r>
      <w:r>
        <w:rPr>
          <w:rtl w:val="0"/>
          <w:lang w:val="zh-TW" w:eastAsia="zh-TW"/>
        </w:rPr>
        <w:t>被泼脏水的视频，抓起车钥匙就往外冲。</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（咬牙）：敢动我的人，我看你们是活腻了。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Touch my person? You must have a death wish.</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黑手党庄园，</w:t>
      </w:r>
      <w:r>
        <w:rPr>
          <w:rFonts w:ascii="Times New Roman" w:hAnsi="Times New Roman"/>
          <w:rtl w:val="0"/>
          <w:lang w:val="en-US"/>
        </w:rPr>
        <w:t>Dante</w:t>
      </w:r>
      <w:r>
        <w:rPr>
          <w:rtl w:val="0"/>
          <w:lang w:val="zh-TW" w:eastAsia="zh-TW"/>
        </w:rPr>
        <w:t>看着屏幕里哭的</w:t>
      </w:r>
      <w:r>
        <w:rPr>
          <w:rFonts w:ascii="Times New Roman" w:hAnsi="Times New Roman"/>
          <w:rtl w:val="0"/>
          <w:lang w:val="en-US"/>
        </w:rPr>
        <w:t>Ava</w:t>
      </w:r>
      <w:r>
        <w:rPr>
          <w:rtl w:val="0"/>
          <w:lang w:val="zh-TW" w:eastAsia="zh-TW"/>
        </w:rPr>
        <w:t>，把手里的酒杯狠狠捏碎，玻璃碎片扎进掌心，血顺着手指往下滴。</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rtl w:val="0"/>
          <w:lang w:val="en-US"/>
        </w:rPr>
        <w:t>Dante</w:t>
      </w:r>
      <w:r>
        <w:rPr>
          <w:rtl w:val="0"/>
          <w:lang w:val="zh-TW" w:eastAsia="zh-TW"/>
        </w:rPr>
        <w:t>（眼神阴鸷）：所有参与这件事的人，我要他们全家，生不如死。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Everyone involved will wish their families had never been born.</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5-3</w:t>
      </w:r>
      <w:r>
        <w:rPr>
          <w:rtl w:val="0"/>
          <w:lang w:val="zh-TW" w:eastAsia="zh-TW"/>
        </w:rPr>
        <w:t>日外布鲁克林出租屋楼下</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开着限量版跑车，一个甩尾停在出租屋楼下。</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无数狗仔收到消息，扛着相机围过来，闪光灯不停闪烁。</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推开车门，摘下墨镜，抬头看向</w:t>
      </w:r>
      <w:r>
        <w:rPr>
          <w:rFonts w:ascii="Times New Roman" w:hAnsi="Times New Roman"/>
          <w:rtl w:val="0"/>
          <w:lang w:val="en-US"/>
        </w:rPr>
        <w:t>Ava</w:t>
      </w:r>
      <w:r>
        <w:rPr>
          <w:rtl w:val="0"/>
          <w:lang w:val="zh-TW" w:eastAsia="zh-TW"/>
        </w:rPr>
        <w:t>所在的楼层，眼神里全是怒火。</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第六集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6-1</w:t>
      </w:r>
      <w:r>
        <w:rPr>
          <w:rtl w:val="0"/>
          <w:lang w:val="zh-TW" w:eastAsia="zh-TW"/>
        </w:rPr>
        <w:t>日外布鲁克林出租屋楼下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Chase</w:t>
      </w:r>
      <w:r>
        <w:rPr>
          <w:rtl w:val="0"/>
          <w:lang w:val="zh-TW" w:eastAsia="zh-TW"/>
        </w:rPr>
        <w:t>、狗仔</w:t>
      </w:r>
      <w:r>
        <w:rPr>
          <w:rFonts w:ascii="Times New Roman" w:hAnsi="Times New Roman"/>
          <w:rtl w:val="0"/>
          <w:lang w:val="en-US"/>
        </w:rPr>
        <w:t>*</w:t>
      </w:r>
      <w:r>
        <w:rPr>
          <w:rtl w:val="0"/>
          <w:lang w:val="zh-TW" w:eastAsia="zh-TW"/>
        </w:rPr>
        <w:t>若干、围观路人</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站在跑车旁，被狗仔层层围住，闪光灯不停闪烁。</w:t>
      </w:r>
    </w:p>
    <w:p>
      <w:pPr>
        <w:pStyle w:val="Normal (Web)"/>
        <w:widowControl w:val="1"/>
        <w:spacing w:line="288" w:lineRule="auto"/>
        <w:rPr>
          <w:rFonts w:ascii="Times New Roman" w:cs="Times New Roman" w:hAnsi="Times New Roman" w:eastAsia="Times New Roman"/>
        </w:rPr>
      </w:pPr>
      <w:r>
        <w:rPr>
          <w:rtl w:val="0"/>
          <w:lang w:val="zh-TW" w:eastAsia="zh-TW"/>
        </w:rPr>
        <w:t>狗仔</w:t>
      </w:r>
      <w:r>
        <w:rPr>
          <w:rFonts w:ascii="Times New Roman" w:hAnsi="Times New Roman"/>
          <w:rtl w:val="0"/>
          <w:lang w:val="en-US"/>
        </w:rPr>
        <w:t>1</w:t>
      </w:r>
      <w:r>
        <w:rPr>
          <w:rtl w:val="0"/>
          <w:lang w:val="zh-TW" w:eastAsia="zh-TW"/>
        </w:rPr>
        <w:t>：</w:t>
      </w:r>
      <w:r>
        <w:rPr>
          <w:rFonts w:ascii="Times New Roman" w:hAnsi="Times New Roman"/>
          <w:rtl w:val="0"/>
          <w:lang w:val="en-US"/>
        </w:rPr>
        <w:t>Chase</w:t>
      </w:r>
      <w:r>
        <w:rPr>
          <w:rtl w:val="0"/>
          <w:lang w:val="zh-TW" w:eastAsia="zh-TW"/>
        </w:rPr>
        <w:t>先生！您来这里是为了</w:t>
      </w:r>
      <w:r>
        <w:rPr>
          <w:rFonts w:ascii="Times New Roman" w:hAnsi="Times New Roman"/>
          <w:rtl w:val="0"/>
          <w:lang w:val="en-US"/>
        </w:rPr>
        <w:t>Twitch</w:t>
      </w:r>
      <w:r>
        <w:rPr>
          <w:rtl w:val="0"/>
          <w:lang w:val="zh-TW" w:eastAsia="zh-TW"/>
        </w:rPr>
        <w:t>主播</w:t>
      </w:r>
      <w:r>
        <w:rPr>
          <w:rFonts w:ascii="Times New Roman" w:hAnsi="Times New Roman"/>
          <w:rtl w:val="0"/>
          <w:lang w:val="en-US"/>
        </w:rPr>
        <w:t>Ava</w:t>
      </w:r>
      <w:r>
        <w:rPr>
          <w:rtl w:val="0"/>
          <w:lang w:val="zh-TW" w:eastAsia="zh-TW"/>
        </w:rPr>
        <w:t>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Paparazzo 1: Mr. Chase! Are you here for Twitch streamer Ava?</w:t>
      </w:r>
    </w:p>
    <w:p>
      <w:pPr>
        <w:pStyle w:val="Normal (Web)"/>
        <w:widowControl w:val="1"/>
        <w:spacing w:line="288" w:lineRule="auto"/>
        <w:rPr>
          <w:rFonts w:ascii="Times New Roman" w:cs="Times New Roman" w:hAnsi="Times New Roman" w:eastAsia="Times New Roman"/>
        </w:rPr>
      </w:pPr>
      <w:r>
        <w:rPr>
          <w:rtl w:val="0"/>
          <w:lang w:val="zh-TW" w:eastAsia="zh-TW"/>
        </w:rPr>
        <w:t>狗仔</w:t>
      </w:r>
      <w:r>
        <w:rPr>
          <w:rFonts w:ascii="Times New Roman" w:hAnsi="Times New Roman"/>
          <w:rtl w:val="0"/>
          <w:lang w:val="en-US"/>
        </w:rPr>
        <w:t>2</w:t>
      </w:r>
      <w:r>
        <w:rPr>
          <w:rtl w:val="0"/>
          <w:lang w:val="zh-TW" w:eastAsia="zh-TW"/>
        </w:rPr>
        <w:t>：网传您和</w:t>
      </w:r>
      <w:r>
        <w:rPr>
          <w:rFonts w:ascii="Times New Roman" w:hAnsi="Times New Roman"/>
          <w:rtl w:val="0"/>
          <w:lang w:val="en-US"/>
        </w:rPr>
        <w:t>Ava</w:t>
      </w:r>
      <w:r>
        <w:rPr>
          <w:rtl w:val="0"/>
          <w:lang w:val="zh-TW" w:eastAsia="zh-TW"/>
        </w:rPr>
        <w:t>正在交往，是真的吗？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Paparazzo 2: Rumor says you're dating Ava. Is it true?</w:t>
      </w:r>
    </w:p>
    <w:p>
      <w:pPr>
        <w:pStyle w:val="Normal (Web)"/>
        <w:widowControl w:val="1"/>
        <w:spacing w:line="288" w:lineRule="auto"/>
        <w:rPr>
          <w:rFonts w:ascii="Times New Roman" w:cs="Times New Roman" w:hAnsi="Times New Roman" w:eastAsia="Times New Roman"/>
        </w:rPr>
      </w:pPr>
      <w:r>
        <w:rPr>
          <w:rtl w:val="0"/>
          <w:lang w:val="zh-TW" w:eastAsia="zh-TW"/>
        </w:rPr>
        <w:t>狗仔</w:t>
      </w:r>
      <w:r>
        <w:rPr>
          <w:rFonts w:ascii="Times New Roman" w:hAnsi="Times New Roman"/>
          <w:rtl w:val="0"/>
          <w:lang w:val="en-US"/>
        </w:rPr>
        <w:t>3</w:t>
      </w:r>
      <w:r>
        <w:rPr>
          <w:rtl w:val="0"/>
          <w:lang w:val="zh-TW" w:eastAsia="zh-TW"/>
        </w:rPr>
        <w:t>：现在全网都在传</w:t>
      </w:r>
      <w:r>
        <w:rPr>
          <w:rFonts w:ascii="Times New Roman" w:hAnsi="Times New Roman"/>
          <w:rtl w:val="0"/>
          <w:lang w:val="en-US"/>
        </w:rPr>
        <w:t>Ava</w:t>
      </w:r>
      <w:r>
        <w:rPr>
          <w:rtl w:val="0"/>
          <w:lang w:val="zh-TW" w:eastAsia="zh-TW"/>
        </w:rPr>
        <w:t>是外围女，您对此有什么回应？</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Paparazzo 3: The whole internet says Ava is a prostitute. What's your response?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（冷脸）：我的女孩，轮不到你们指指点点。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My girl is not yours to judge.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：所有参与造谣、</w:t>
      </w:r>
      <w:r>
        <w:rPr>
          <w:rFonts w:ascii="Times New Roman" w:hAnsi="Times New Roman"/>
          <w:rtl w:val="0"/>
          <w:lang w:val="en-US"/>
        </w:rPr>
        <w:t>P</w:t>
      </w:r>
      <w:r>
        <w:rPr>
          <w:rtl w:val="0"/>
          <w:lang w:val="zh-TW" w:eastAsia="zh-TW"/>
        </w:rPr>
        <w:t>图、网暴她的人，我的律师团会挨个联系。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Everyone who spread rumors, faked photos, or cyber-bullied her will hear from my lawyers.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：今天我把话放这，谁敢再动她一下，我让他在全美国混不下去。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Touch her again, and I'll make sure you can't work anywhere in America.</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推开人群，径直往楼上走。</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6-2</w:t>
      </w:r>
      <w:r>
        <w:rPr>
          <w:rtl w:val="0"/>
          <w:lang w:val="zh-TW" w:eastAsia="zh-TW"/>
        </w:rPr>
        <w:t>日内布鲁克林出租屋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Chase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打开门，看到站在门口的</w:t>
      </w:r>
      <w:r>
        <w:rPr>
          <w:rFonts w:ascii="Times New Roman" w:hAnsi="Times New Roman"/>
          <w:rtl w:val="0"/>
          <w:lang w:val="en-US"/>
        </w:rPr>
        <w:t>Chase</w:t>
      </w:r>
      <w:r>
        <w:rPr>
          <w:rtl w:val="0"/>
          <w:lang w:val="zh-TW" w:eastAsia="zh-TW"/>
        </w:rPr>
        <w:t>，愣在原地。</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（慌乱）：你怎么真的上来了？你是好莱坞顶流，被拍到这里，你的事业会毁了的！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You personally come up here? You're a Hollywood A-lister. If they found you here, your career could be ruined!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：我的事业，我自己说了算。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My career is mine to decide.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走进屋，关上门，看到</w:t>
      </w:r>
      <w:r>
        <w:rPr>
          <w:rFonts w:ascii="Times New Roman" w:hAnsi="Times New Roman"/>
          <w:rtl w:val="0"/>
          <w:lang w:val="en-US"/>
        </w:rPr>
        <w:t>Ava</w:t>
      </w:r>
      <w:r>
        <w:rPr>
          <w:rtl w:val="0"/>
          <w:lang w:val="zh-TW" w:eastAsia="zh-TW"/>
        </w:rPr>
        <w:t>湿透的衣服和红肿的眼睛，伸手把她揽进怀里。</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（哽咽）：他们都骂我是捞女，说我骗钱</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Ava: They all call me a gold digger, scamming money...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：他们懂个屁。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They don't know shit.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：你为了弟弟拼命的样子，比那些躲在屏幕后面造谣的垃圾干净一万倍。</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The way you fight for your brother is cleaner than every piece of trash hiding behind the screen.</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拿出手机，当着</w:t>
      </w:r>
      <w:r>
        <w:rPr>
          <w:rFonts w:ascii="Times New Roman" w:hAnsi="Times New Roman"/>
          <w:rtl w:val="0"/>
          <w:lang w:val="en-US"/>
        </w:rPr>
        <w:t>Ava</w:t>
      </w:r>
      <w:r>
        <w:rPr>
          <w:rtl w:val="0"/>
          <w:lang w:val="zh-TW" w:eastAsia="zh-TW"/>
        </w:rPr>
        <w:t>的面拨通电话。</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：时代广场所有户外大屏，现在全部换成</w:t>
      </w:r>
      <w:r>
        <w:rPr>
          <w:rFonts w:ascii="Times New Roman" w:hAnsi="Times New Roman"/>
          <w:rtl w:val="0"/>
          <w:lang w:val="en-US"/>
        </w:rPr>
        <w:t>Ava</w:t>
      </w:r>
      <w:r>
        <w:rPr>
          <w:rtl w:val="0"/>
          <w:lang w:val="zh-TW" w:eastAsia="zh-TW"/>
        </w:rPr>
        <w:t>的澄清视频和伪造照片的鉴定报告，包下</w:t>
      </w:r>
      <w:r>
        <w:rPr>
          <w:rFonts w:ascii="Times New Roman" w:hAnsi="Times New Roman"/>
          <w:rtl w:val="0"/>
          <w:lang w:val="en-US"/>
        </w:rPr>
        <w:t>24</w:t>
      </w:r>
      <w:r>
        <w:rPr>
          <w:rtl w:val="0"/>
          <w:lang w:val="zh-TW" w:eastAsia="zh-TW"/>
        </w:rPr>
        <w:t>小时。</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Put Ava's clarification video and the fake-photo forensic report on every Times Square screen. Buy them for 24 hours.</w:t>
      </w:r>
    </w:p>
    <w:p>
      <w:pPr>
        <w:pStyle w:val="Normal (Web)"/>
        <w:widowControl w:val="1"/>
        <w:spacing w:line="288" w:lineRule="auto"/>
        <w:rPr>
          <w:rFonts w:ascii="Times New Roman" w:cs="Times New Roman" w:hAnsi="Times New Roman" w:eastAsia="Times New Roman"/>
        </w:rPr>
      </w:pPr>
      <w:r>
        <w:rPr>
          <w:rtl w:val="0"/>
          <w:lang w:val="zh-TW" w:eastAsia="zh-TW"/>
        </w:rPr>
        <w:t>电话那头：好的</w:t>
      </w:r>
      <w:r>
        <w:rPr>
          <w:rFonts w:ascii="Times New Roman" w:hAnsi="Times New Roman"/>
          <w:rtl w:val="0"/>
          <w:lang w:val="en-US"/>
        </w:rPr>
        <w:t>Chase</w:t>
      </w:r>
      <w:r>
        <w:rPr>
          <w:rtl w:val="0"/>
          <w:lang w:val="zh-TW" w:eastAsia="zh-TW"/>
        </w:rPr>
        <w:t>先生，立刻执行。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On the Phone: Yes, Mr. Chase. Right away.</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挂了电话，打开推特，编辑内容直接发布。</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（念内容）：我的女孩，我护着。造谣者，法庭见。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My girl is under my protection. Rumor mongers, see you in court.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推文发布瞬间，点赞转发量直接炸榜，冲上全球热搜第一。</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（眼眶通红）：你没必要为我做到这个地步</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Ava: You didn't have to go this far for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（抬手擦去她的眼泪）：为你，做什么都值得。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For you, anything is worth it.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w:t>
      </w:r>
      <w:r>
        <w:rPr>
          <w:rFonts w:ascii="Times New Roman" w:hAnsi="Times New Roman"/>
          <w:rtl w:val="0"/>
          <w:lang w:val="en-US"/>
        </w:rPr>
        <w:t>Chloe</w:t>
      </w:r>
      <w:r>
        <w:rPr>
          <w:rtl w:val="0"/>
          <w:lang w:val="zh-TW" w:eastAsia="zh-TW"/>
        </w:rPr>
        <w:t>的豪华公寓，</w:t>
      </w:r>
      <w:r>
        <w:rPr>
          <w:rFonts w:ascii="Times New Roman" w:hAnsi="Times New Roman"/>
          <w:rtl w:val="0"/>
          <w:lang w:val="en-US"/>
        </w:rPr>
        <w:t>Chloe</w:t>
      </w:r>
      <w:r>
        <w:rPr>
          <w:rtl w:val="0"/>
          <w:lang w:val="zh-TW" w:eastAsia="zh-TW"/>
        </w:rPr>
        <w:t>看着时代广场满屏的</w:t>
      </w:r>
      <w:r>
        <w:rPr>
          <w:rFonts w:ascii="Times New Roman" w:hAnsi="Times New Roman"/>
          <w:rtl w:val="0"/>
          <w:lang w:val="en-US"/>
        </w:rPr>
        <w:t>Ava</w:t>
      </w:r>
      <w:r>
        <w:rPr>
          <w:rtl w:val="0"/>
          <w:lang w:val="zh-TW" w:eastAsia="zh-TW"/>
        </w:rPr>
        <w:t>澄清内容，狠狠把手机砸在地上。</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（嘶吼）：</w:t>
      </w:r>
      <w:r>
        <w:rPr>
          <w:rFonts w:ascii="Times New Roman" w:hAnsi="Times New Roman"/>
          <w:rtl w:val="0"/>
          <w:lang w:val="en-US"/>
        </w:rPr>
        <w:t>Ava</w:t>
      </w:r>
      <w:r>
        <w:rPr>
          <w:rtl w:val="0"/>
          <w:lang w:val="zh-TW" w:eastAsia="zh-TW"/>
        </w:rPr>
        <w:t>！我不会就这么算了的！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Ava! I won't let this end here!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抓起手机，拨通</w:t>
      </w:r>
      <w:r>
        <w:rPr>
          <w:rFonts w:ascii="Times New Roman" w:hAnsi="Times New Roman"/>
          <w:rtl w:val="0"/>
          <w:lang w:val="en-US"/>
        </w:rPr>
        <w:t>Eric</w:t>
      </w:r>
      <w:r>
        <w:rPr>
          <w:rtl w:val="0"/>
          <w:lang w:val="zh-TW" w:eastAsia="zh-TW"/>
        </w:rPr>
        <w:t>的电话，眼神阴狠。</w:t>
      </w:r>
      <w:r>
        <w:rPr>
          <w:rFonts w:ascii="Times New Roman" w:hAnsi="Times New Roman" w:hint="default"/>
          <w:rtl w:val="0"/>
          <w:lang w:val="zh-TW" w:eastAsia="zh-TW"/>
        </w:rPr>
        <w:t>’</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第七集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7-1</w:t>
      </w:r>
      <w:r>
        <w:rPr>
          <w:rtl w:val="0"/>
          <w:lang w:val="zh-TW" w:eastAsia="zh-TW"/>
        </w:rPr>
        <w:t>夜内布鲁克林出租屋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、直播间弹幕、</w:t>
      </w:r>
      <w:r>
        <w:rPr>
          <w:rFonts w:ascii="Times New Roman" w:hAnsi="Times New Roman"/>
          <w:rtl w:val="0"/>
          <w:lang w:val="en-US"/>
        </w:rPr>
        <w:t>Chloe</w:t>
      </w:r>
      <w:r>
        <w:rPr>
          <w:rtl w:val="0"/>
          <w:lang w:val="zh-TW" w:eastAsia="zh-TW"/>
        </w:rPr>
        <w:t>、</w:t>
      </w:r>
      <w:r>
        <w:rPr>
          <w:rFonts w:ascii="Times New Roman" w:hAnsi="Times New Roman"/>
          <w:rtl w:val="0"/>
          <w:lang w:val="en-US"/>
        </w:rPr>
        <w:t>Liam</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开启直播，在线人数瞬间破</w:t>
      </w:r>
      <w:r>
        <w:rPr>
          <w:rFonts w:ascii="Times New Roman" w:hAnsi="Times New Roman"/>
          <w:rtl w:val="0"/>
          <w:lang w:val="en-US"/>
        </w:rPr>
        <w:t>300</w:t>
      </w:r>
      <w:r>
        <w:rPr>
          <w:rtl w:val="0"/>
          <w:lang w:val="zh-TW" w:eastAsia="zh-TW"/>
        </w:rPr>
        <w:t>万。</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：今天开播，是想跟大家澄清，网上所有关于我的不雅照片全是伪造的，我已经委托律师处理。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here to clarify that every sex photo of me is fake. My lawyers are handling it.</w:t>
      </w:r>
    </w:p>
    <w:p>
      <w:pPr>
        <w:pStyle w:val="Normal (Web)"/>
        <w:widowControl w:val="1"/>
        <w:spacing w:line="288" w:lineRule="auto"/>
        <w:rPr>
          <w:rFonts w:ascii="Times New Roman" w:cs="Times New Roman" w:hAnsi="Times New Roman" w:eastAsia="Times New Roman"/>
        </w:rPr>
      </w:pPr>
      <w:r>
        <w:rPr>
          <w:rtl w:val="0"/>
          <w:lang w:val="zh-TW" w:eastAsia="zh-TW"/>
        </w:rPr>
        <w:t>弹幕：装什么装？捞女就是捞女！</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Stop pretending.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re definitely a gold digger! </w:t>
      </w:r>
    </w:p>
    <w:p>
      <w:pPr>
        <w:pStyle w:val="Normal (Web)"/>
        <w:widowControl w:val="1"/>
        <w:spacing w:line="288" w:lineRule="auto"/>
        <w:rPr>
          <w:rFonts w:ascii="Times New Roman" w:cs="Times New Roman" w:hAnsi="Times New Roman" w:eastAsia="Times New Roman"/>
        </w:rPr>
      </w:pPr>
      <w:r>
        <w:rPr>
          <w:rtl w:val="0"/>
          <w:lang w:val="zh-TW" w:eastAsia="zh-TW"/>
        </w:rPr>
        <w:t>弹幕：有大哥撑腰就是不一样，黑的都能说成白的？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Must be nice having whale backing you. Now you can rewrite the truth?</w:t>
      </w:r>
    </w:p>
    <w:p>
      <w:pPr>
        <w:pStyle w:val="Normal (Web)"/>
        <w:widowControl w:val="1"/>
        <w:spacing w:line="288" w:lineRule="auto"/>
        <w:rPr>
          <w:rFonts w:ascii="Times New Roman" w:cs="Times New Roman" w:hAnsi="Times New Roman" w:eastAsia="Times New Roman"/>
        </w:rPr>
      </w:pPr>
      <w:r>
        <w:rPr>
          <w:rtl w:val="0"/>
          <w:lang w:val="zh-TW" w:eastAsia="zh-TW"/>
        </w:rPr>
        <w:t>弹幕：赶紧滚出</w:t>
      </w:r>
      <w:r>
        <w:rPr>
          <w:rFonts w:ascii="Times New Roman" w:hAnsi="Times New Roman"/>
          <w:rtl w:val="0"/>
          <w:lang w:val="en-US"/>
        </w:rPr>
        <w:t>Twitch</w:t>
      </w:r>
      <w:r>
        <w:rPr>
          <w:rtl w:val="0"/>
          <w:lang w:val="zh-TW" w:eastAsia="zh-TW"/>
        </w:rPr>
        <w:t>！别脏了平台！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Chat: Get off Twitch! Stop </w:t>
      </w:r>
      <w:r>
        <w:rPr>
          <w:rFonts w:ascii="Times New Roman" w:hAnsi="Times New Roman"/>
          <w:outline w:val="0"/>
          <w:color w:val="ff0000"/>
          <w:u w:color="ff0000"/>
          <w:rtl w:val="0"/>
          <w:lang w:val="zh-TW" w:eastAsia="zh-TW"/>
          <w14:textFill>
            <w14:solidFill>
              <w14:srgbClr w14:val="FF0000"/>
            </w14:solidFill>
          </w14:textFill>
        </w:rPr>
        <w:t>poisoning</w:t>
      </w:r>
      <w:r>
        <w:rPr>
          <w:rFonts w:ascii="Times New Roman" w:hAnsi="Times New Roman"/>
          <w:outline w:val="0"/>
          <w:color w:val="ff0000"/>
          <w:u w:color="ff0000"/>
          <w:rtl w:val="0"/>
          <w:lang w:val="en-US"/>
          <w14:textFill>
            <w14:solidFill>
              <w14:srgbClr w14:val="FF0000"/>
            </w14:solidFill>
          </w14:textFill>
        </w:rPr>
        <w:t xml:space="preserve"> the platform!</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直播间弹出提示：</w:t>
      </w:r>
      <w:r>
        <w:rPr>
          <w:rFonts w:ascii="Times New Roman" w:hAnsi="Times New Roman"/>
          <w:shd w:val="clear" w:color="auto" w:fill="ffff00"/>
          <w:rtl w:val="0"/>
          <w:lang w:val="en-US"/>
        </w:rPr>
        <w:t>ID</w:t>
      </w:r>
      <w:r>
        <w:rPr>
          <w:shd w:val="clear" w:color="auto" w:fill="ffff00"/>
          <w:rtl w:val="0"/>
          <w:lang w:val="zh-TW" w:eastAsia="zh-TW"/>
        </w:rPr>
        <w:t>【</w:t>
      </w:r>
      <w:r>
        <w:rPr>
          <w:rFonts w:ascii="Times New Roman" w:hAnsi="Times New Roman"/>
          <w:shd w:val="clear" w:color="auto" w:fill="ffff00"/>
          <w:rtl w:val="0"/>
          <w:lang w:val="en-US"/>
        </w:rPr>
        <w:t>Chloe</w:t>
      </w:r>
      <w:r>
        <w:rPr>
          <w:shd w:val="clear" w:color="auto" w:fill="ffff00"/>
          <w:rtl w:val="0"/>
          <w:lang w:val="zh-TW" w:eastAsia="zh-TW"/>
        </w:rPr>
        <w:t>女王】申请连麦</w:t>
      </w:r>
      <w:ins w:id="148" w:date="2026-06-23T22:13:56Z" w:author="吴晓羽">
        <w:r>
          <w:rPr>
            <w:shd w:val="clear" w:color="auto" w:fill="ffff00"/>
            <w:rtl w:val="0"/>
            <w:lang w:val="zh-TW" w:eastAsia="zh-TW"/>
          </w:rPr>
          <w:t xml:space="preserve"> </w:t>
        </w:r>
      </w:ins>
      <w:ins w:id="149" w:date="2026-06-23T22:13:56Z" w:author="吴晓羽">
        <w:r>
          <w:rPr>
            <w:shd w:val="clear" w:color="auto" w:fill="ffff00"/>
            <w:rtl w:val="0"/>
            <w:lang w:val="zh-TW" w:eastAsia="zh-TW"/>
          </w:rPr>
          <w:t>[</w:t>
        </w:r>
      </w:ins>
      <w:ins w:id="150" w:date="2026-06-23T22:13:56Z" w:author="吴晓羽">
        <w:r>
          <w:rPr>
            <w:shd w:val="clear" w:color="auto" w:fill="ffff00"/>
            <w:rtl w:val="0"/>
            <w:lang w:val="zh-TW" w:eastAsia="zh-TW"/>
          </w:rPr>
          <w:t>Queen Chloe</w:t>
        </w:r>
      </w:ins>
      <w:ins w:id="151" w:date="2026-06-23T22:13:56Z" w:author="吴晓羽">
        <w:r>
          <w:rPr>
            <w:shd w:val="clear" w:color="auto" w:fill="ffff00"/>
            <w:rtl w:val="0"/>
            <w:lang w:val="zh-TW" w:eastAsia="zh-TW"/>
          </w:rPr>
          <w:t>] requested to go live with Ava.</w:t>
        </w:r>
      </w:ins>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顿了一下，点了同意。</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的画面出现在屏幕里，满脸委屈，眼眶通红。</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（哽咽）：</w:t>
      </w:r>
      <w:r>
        <w:rPr>
          <w:rFonts w:ascii="Times New Roman" w:hAnsi="Times New Roman"/>
          <w:rtl w:val="0"/>
          <w:lang w:val="en-US"/>
        </w:rPr>
        <w:t>Ava</w:t>
      </w:r>
      <w:r>
        <w:rPr>
          <w:rtl w:val="0"/>
          <w:lang w:val="zh-TW" w:eastAsia="zh-TW"/>
        </w:rPr>
        <w:t>，我真的没想到你是这种人。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Ava, I really didn't expect you were this kind of person.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：我本来还觉得你一个小姑娘带弟弟不容易，结果你靠身体骗大哥的钱，还反过来买水军黑我？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I felt sorry for you, a young girl raising her brother. But you sell yourself to rich men, then hired trolls to smear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（皱眉）：我什么时候买水军黑你了？造谣的人是你，</w:t>
      </w:r>
      <w:r>
        <w:rPr>
          <w:rFonts w:ascii="Times New Roman" w:hAnsi="Times New Roman"/>
          <w:rtl w:val="0"/>
          <w:lang w:val="en-US"/>
        </w:rPr>
        <w:t>P</w:t>
      </w:r>
      <w:r>
        <w:rPr>
          <w:rtl w:val="0"/>
          <w:lang w:val="zh-TW" w:eastAsia="zh-TW"/>
        </w:rPr>
        <w:t>图的人也是你！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When did I hire trolls against you? You're the one spreading rumors and faking photos!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：你还嘴硬？你敢说你那些打赏，不是靠陪睡换来的？你敢当着全网的面，拿出你没做过的证据吗？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Still denying it? Can you swear those tips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come from selling yourself? Can you prove it to everyone watching?</w:t>
      </w:r>
    </w:p>
    <w:p>
      <w:pPr>
        <w:pStyle w:val="Normal (Web)"/>
        <w:widowControl w:val="1"/>
        <w:spacing w:line="288" w:lineRule="auto"/>
        <w:rPr>
          <w:rFonts w:ascii="Times New Roman" w:cs="Times New Roman" w:hAnsi="Times New Roman" w:eastAsia="Times New Roman"/>
        </w:rPr>
      </w:pPr>
      <w:r>
        <w:rPr>
          <w:rtl w:val="0"/>
          <w:lang w:val="zh-TW" w:eastAsia="zh-TW"/>
        </w:rPr>
        <w:t>弹幕：对！拿证据！拿不出来就是默认了！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Yes! Show proof! No proof means guilty!</w:t>
      </w:r>
    </w:p>
    <w:p>
      <w:pPr>
        <w:pStyle w:val="Normal (Web)"/>
        <w:widowControl w:val="1"/>
        <w:spacing w:line="288" w:lineRule="auto"/>
        <w:rPr>
          <w:rFonts w:ascii="Times New Roman" w:cs="Times New Roman" w:hAnsi="Times New Roman" w:eastAsia="Times New Roman"/>
        </w:rPr>
      </w:pPr>
      <w:r>
        <w:rPr>
          <w:rtl w:val="0"/>
          <w:lang w:val="zh-TW" w:eastAsia="zh-TW"/>
        </w:rPr>
        <w:t>弹幕：女王说的对！她就是不敢！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Queen is right! She doesn't dare!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就在这时，直播间弹出全服提示：</w:t>
      </w:r>
      <w:r>
        <w:rPr>
          <w:rFonts w:ascii="Times New Roman" w:hAnsi="Times New Roman"/>
          <w:shd w:val="clear" w:color="auto" w:fill="ffff00"/>
          <w:rtl w:val="0"/>
          <w:lang w:val="en-US"/>
        </w:rPr>
        <w:t>ID</w:t>
      </w:r>
      <w:r>
        <w:rPr>
          <w:shd w:val="clear" w:color="auto" w:fill="ffff00"/>
          <w:rtl w:val="0"/>
          <w:lang w:val="zh-TW" w:eastAsia="zh-TW"/>
        </w:rPr>
        <w:t>【</w:t>
      </w:r>
      <w:r>
        <w:rPr>
          <w:rFonts w:ascii="Times New Roman" w:hAnsi="Times New Roman"/>
          <w:shd w:val="clear" w:color="auto" w:fill="ffff00"/>
          <w:rtl w:val="0"/>
          <w:lang w:val="en-US"/>
        </w:rPr>
        <w:t>L</w:t>
      </w:r>
      <w:r>
        <w:rPr>
          <w:shd w:val="clear" w:color="auto" w:fill="ffff00"/>
          <w:rtl w:val="0"/>
          <w:lang w:val="zh-TW" w:eastAsia="zh-TW"/>
        </w:rPr>
        <w:t>先生】以平台唯一大股东身份，空降直播间</w:t>
      </w:r>
      <w:ins w:id="152" w:date="2026-06-23T22:14:35Z" w:author="吴晓羽">
        <w:r>
          <w:rPr>
            <w:shd w:val="clear" w:color="auto" w:fill="ffff00"/>
            <w:rtl w:val="0"/>
            <w:lang w:val="zh-TW" w:eastAsia="zh-TW"/>
          </w:rPr>
          <w:t>[Mr. L], the platform</w:t>
        </w:r>
      </w:ins>
      <w:ins w:id="153" w:date="2026-06-23T22:14:35Z" w:author="吴晓羽">
        <w:r>
          <w:rPr>
            <w:shd w:val="clear" w:color="auto" w:fill="ffff00"/>
            <w:rtl w:val="0"/>
            <w:lang w:val="zh-TW" w:eastAsia="zh-TW"/>
          </w:rPr>
          <w:t>’</w:t>
        </w:r>
      </w:ins>
      <w:ins w:id="154" w:date="2026-06-23T22:14:35Z" w:author="吴晓羽">
        <w:r>
          <w:rPr>
            <w:shd w:val="clear" w:color="auto" w:fill="ffff00"/>
            <w:rtl w:val="0"/>
            <w:lang w:val="zh-TW" w:eastAsia="zh-TW"/>
          </w:rPr>
          <w:t xml:space="preserve">s sole majority shareholder, </w:t>
        </w:r>
      </w:ins>
      <w:ins w:id="155" w:date="2026-06-23T22:14:35Z" w:author="吴晓羽">
        <w:r>
          <w:rPr>
            <w:shd w:val="clear" w:color="auto" w:fill="ffff00"/>
            <w:rtl w:val="0"/>
            <w:lang w:val="zh-TW" w:eastAsia="zh-TW"/>
          </w:rPr>
          <w:t>joined</w:t>
        </w:r>
      </w:ins>
      <w:ins w:id="156" w:date="2026-06-23T22:14:35Z" w:author="吴晓羽">
        <w:r>
          <w:rPr>
            <w:shd w:val="clear" w:color="auto" w:fill="ffff00"/>
            <w:rtl w:val="0"/>
            <w:lang w:val="zh-TW" w:eastAsia="zh-TW"/>
          </w:rPr>
          <w:t xml:space="preserve"> the live.</w:t>
        </w:r>
      </w:ins>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直播间瞬间卡顿，在线人数直接冲破</w:t>
      </w:r>
      <w:r>
        <w:rPr>
          <w:rFonts w:ascii="Times New Roman" w:hAnsi="Times New Roman"/>
          <w:rtl w:val="0"/>
          <w:lang w:val="en-US"/>
        </w:rPr>
        <w:t>800</w:t>
      </w:r>
      <w:r>
        <w:rPr>
          <w:rtl w:val="0"/>
          <w:lang w:val="zh-TW" w:eastAsia="zh-TW"/>
        </w:rPr>
        <w:t>万。</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（弹幕）：证据，我给你。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You want proof? I'll give it.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直播间公屏直接弹出</w:t>
      </w:r>
      <w:r>
        <w:rPr>
          <w:rFonts w:ascii="Times New Roman" w:hAnsi="Times New Roman"/>
          <w:rtl w:val="0"/>
          <w:lang w:val="en-US"/>
        </w:rPr>
        <w:t>Chloe</w:t>
      </w:r>
      <w:r>
        <w:rPr>
          <w:rtl w:val="0"/>
          <w:lang w:val="zh-TW" w:eastAsia="zh-TW"/>
        </w:rPr>
        <w:t>买水军、给</w:t>
      </w:r>
      <w:r>
        <w:rPr>
          <w:rFonts w:ascii="Times New Roman" w:hAnsi="Times New Roman"/>
          <w:rtl w:val="0"/>
          <w:lang w:val="en-US"/>
        </w:rPr>
        <w:t>P</w:t>
      </w:r>
      <w:r>
        <w:rPr>
          <w:rtl w:val="0"/>
          <w:lang w:val="zh-TW" w:eastAsia="zh-TW"/>
        </w:rPr>
        <w:t>图师转账的全部流水记录，还有她和助理商量造谣的录音文件。</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全网瞬间炸锅。</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（弹幕）：从现在起，永久封禁</w:t>
      </w:r>
      <w:r>
        <w:rPr>
          <w:rFonts w:ascii="Times New Roman" w:hAnsi="Times New Roman"/>
          <w:rtl w:val="0"/>
          <w:lang w:val="en-US"/>
        </w:rPr>
        <w:t>Chloe</w:t>
      </w:r>
      <w:r>
        <w:rPr>
          <w:rtl w:val="0"/>
          <w:lang w:val="zh-TW" w:eastAsia="zh-TW"/>
        </w:rPr>
        <w:t>的平台账号。</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From now on, Chloe's platform account is permanently banned.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（弹幕）：所有参与造谣的账号，全部永久封禁，追究法律责任。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Every account involved in the smear campaign is permanently banned and will face legal action.</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的连麦画面瞬间被掐断，账号直接显示已封禁。</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直播间弹幕彻底疯狂，满屏都是卧槽。</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看着屏幕，整个人愣在原地，忘了说话。</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w:t>
      </w:r>
      <w:r>
        <w:rPr>
          <w:rFonts w:ascii="Times New Roman" w:hAnsi="Times New Roman"/>
          <w:rtl w:val="0"/>
          <w:lang w:val="en-US"/>
        </w:rPr>
        <w:t>Chloe</w:t>
      </w:r>
      <w:r>
        <w:rPr>
          <w:rtl w:val="0"/>
          <w:lang w:val="zh-TW" w:eastAsia="zh-TW"/>
        </w:rPr>
        <w:t>的公寓，</w:t>
      </w:r>
      <w:r>
        <w:rPr>
          <w:rFonts w:ascii="Times New Roman" w:hAnsi="Times New Roman"/>
          <w:rtl w:val="0"/>
          <w:lang w:val="en-US"/>
        </w:rPr>
        <w:t>Chloe</w:t>
      </w:r>
      <w:r>
        <w:rPr>
          <w:rtl w:val="0"/>
          <w:lang w:val="zh-TW" w:eastAsia="zh-TW"/>
        </w:rPr>
        <w:t>看着自己被封禁的账号，疯了一样砸东西。</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（嘶吼）：</w:t>
      </w:r>
      <w:r>
        <w:rPr>
          <w:rFonts w:ascii="Times New Roman" w:hAnsi="Times New Roman"/>
          <w:rtl w:val="0"/>
          <w:lang w:val="en-US"/>
        </w:rPr>
        <w:t>Ava</w:t>
      </w:r>
      <w:r>
        <w:rPr>
          <w:rtl w:val="0"/>
          <w:lang w:val="zh-TW" w:eastAsia="zh-TW"/>
        </w:rPr>
        <w:t>！我要你死！我一定要你身败名裂！</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Ava! I</w:t>
      </w:r>
      <w:r>
        <w:rPr>
          <w:rFonts w:ascii="Times New Roman" w:hAnsi="Times New Roman" w:hint="default"/>
          <w:outline w:val="0"/>
          <w:color w:val="ff0000"/>
          <w:u w:color="ff0000"/>
          <w:rtl w:val="0"/>
          <w:lang w:val="zh-TW" w:eastAsia="zh-TW"/>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kill you! I will ruin you!</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抓起车钥匙，疯了一样冲出家门，往</w:t>
      </w:r>
      <w:r>
        <w:rPr>
          <w:rFonts w:ascii="Times New Roman" w:hAnsi="Times New Roman"/>
          <w:rtl w:val="0"/>
          <w:lang w:val="en-US"/>
        </w:rPr>
        <w:t>Eric</w:t>
      </w:r>
      <w:r>
        <w:rPr>
          <w:rtl w:val="0"/>
          <w:lang w:val="zh-TW" w:eastAsia="zh-TW"/>
        </w:rPr>
        <w:t>的公会赶去。</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第八集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8-1</w:t>
      </w:r>
      <w:r>
        <w:rPr>
          <w:rtl w:val="0"/>
          <w:lang w:val="zh-TW" w:eastAsia="zh-TW"/>
        </w:rPr>
        <w:t>夜内</w:t>
      </w:r>
      <w:r>
        <w:rPr>
          <w:rFonts w:ascii="Times New Roman" w:hAnsi="Times New Roman"/>
          <w:rtl w:val="0"/>
          <w:lang w:val="zh-TW" w:eastAsia="zh-TW"/>
        </w:rPr>
        <w:t xml:space="preserve"> </w:t>
      </w:r>
      <w:r>
        <w:rPr>
          <w:rFonts w:ascii="Times New Roman" w:hAnsi="Times New Roman"/>
          <w:rtl w:val="0"/>
          <w:lang w:val="en-US"/>
        </w:rPr>
        <w:t>Eric</w:t>
      </w:r>
      <w:r>
        <w:rPr>
          <w:rtl w:val="0"/>
          <w:lang w:val="zh-TW" w:eastAsia="zh-TW"/>
        </w:rPr>
        <w:t>的公会办公室</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Chloe</w:t>
      </w:r>
      <w:r>
        <w:rPr>
          <w:rtl w:val="0"/>
          <w:lang w:val="zh-TW" w:eastAsia="zh-TW"/>
        </w:rPr>
        <w:t>、</w:t>
      </w:r>
      <w:r>
        <w:rPr>
          <w:rFonts w:ascii="Times New Roman" w:hAnsi="Times New Roman"/>
          <w:rtl w:val="0"/>
          <w:lang w:val="en-US"/>
        </w:rPr>
        <w:t>Eric</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一脚踹开办公室的门，冲进去把包狠狠砸在桌子上。</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（嘶吼）：</w:t>
      </w:r>
      <w:r>
        <w:rPr>
          <w:rFonts w:ascii="Times New Roman" w:hAnsi="Times New Roman"/>
          <w:rtl w:val="0"/>
          <w:lang w:val="en-US"/>
        </w:rPr>
        <w:t>Eric</w:t>
      </w:r>
      <w:r>
        <w:rPr>
          <w:rtl w:val="0"/>
          <w:lang w:val="zh-TW" w:eastAsia="zh-TW"/>
        </w:rPr>
        <w:t>！你看到了吗？我的账号被封了！我全完了！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Eric! Did you see that? My account is banned! I'm finished!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（叼着烟，抬眼）：喊什么喊？账号封了就封了，至于跟疯狗一样？</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Why are you screaming? So the account's gone. No need to act rabid.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：你说得轻巧！我现在什么都没了！都是因为</w:t>
      </w:r>
      <w:r>
        <w:rPr>
          <w:rFonts w:ascii="Times New Roman" w:hAnsi="Times New Roman"/>
          <w:rtl w:val="0"/>
          <w:lang w:val="en-US"/>
        </w:rPr>
        <w:t>Ava</w:t>
      </w:r>
      <w:r>
        <w:rPr>
          <w:rtl w:val="0"/>
          <w:lang w:val="zh-TW" w:eastAsia="zh-TW"/>
        </w:rPr>
        <w:t>那个贱人！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Easy for you to say! I lost everything! All because of that bitch Ava!</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：你不是她的公会老板吗？你不是有她的合同吗？你就眼睁睁看着她骑在我们头上？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Aren't you her agent? Don't you have her contract? You're just letting her step on us?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（冷笑）：急什么？她的命脉，全攥在我手里。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Relax. I hold her lifeline in my hand.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：她跟我签的合同，打赏收益</w:t>
      </w:r>
      <w:r>
        <w:rPr>
          <w:rFonts w:ascii="Times New Roman" w:hAnsi="Times New Roman"/>
          <w:rtl w:val="0"/>
          <w:lang w:val="en-US"/>
        </w:rPr>
        <w:t>90%</w:t>
      </w:r>
      <w:r>
        <w:rPr>
          <w:rtl w:val="0"/>
          <w:lang w:val="zh-TW" w:eastAsia="zh-TW"/>
        </w:rPr>
        <w:t>归我，违约要赔一百万美金。她现在所有的钱，我想扣就扣。</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Her contract gives me 90% of her tips, and breach costs a million. Every dollar she has, I can freeze whenever I want.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（眼睛亮了）：你扣了她的钱？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You froze her money?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：不然呢？她后台几千万美金的打赏，我一分都没给她提现。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Of course. Tens of millions in tips backstage, and I haven't let her withdraw a cent.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：她弟弟下周就要做手术，没有这笔钱，她弟弟只能等死。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Her brother's surgery is next week. Without that money, he can only wait to die.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（狂笑）：好！太好了！我看她这次还怎么嚣张！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Good! Perfect! She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be so happy </w:t>
      </w:r>
      <w:r>
        <w:rPr>
          <w:rFonts w:ascii="Times New Roman" w:hAnsi="Times New Roman"/>
          <w:outline w:val="0"/>
          <w:color w:val="ff0000"/>
          <w:u w:color="ff0000"/>
          <w:rtl w:val="0"/>
          <w:lang w:val="zh-TW" w:eastAsia="zh-TW"/>
          <w14:textFill>
            <w14:solidFill>
              <w14:srgbClr w14:val="FF0000"/>
            </w14:solidFill>
          </w14:textFill>
        </w:rPr>
        <w:t>this</w:t>
      </w:r>
      <w:r>
        <w:rPr>
          <w:rFonts w:ascii="Times New Roman" w:hAnsi="Times New Roman"/>
          <w:outline w:val="0"/>
          <w:color w:val="ff0000"/>
          <w:u w:color="ff0000"/>
          <w:rtl w:val="0"/>
          <w:lang w:val="en-US"/>
          <w14:textFill>
            <w14:solidFill>
              <w14:srgbClr w14:val="FF0000"/>
            </w14:solidFill>
          </w14:textFill>
        </w:rPr>
        <w:t xml:space="preserve"> time! </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：光扣钱还不够。全美</w:t>
      </w:r>
      <w:r>
        <w:rPr>
          <w:rFonts w:ascii="Times New Roman" w:hAnsi="Times New Roman"/>
          <w:rtl w:val="0"/>
          <w:lang w:val="en-US"/>
        </w:rPr>
        <w:t>Twitch</w:t>
      </w:r>
      <w:r>
        <w:rPr>
          <w:rtl w:val="0"/>
          <w:lang w:val="zh-TW" w:eastAsia="zh-TW"/>
        </w:rPr>
        <w:t>年度星光盛典，三天后举办，平台邀请了她当压轴嘉宾。</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Freezing the money isn't enough. The Twitch National Starlight Gala is in three days. They invited her as the finale guest.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：到时候，我们就在全网直播的镜头前，把她彻底踩死，让她永世不得翻身。</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We'll crush her on a nationwide livestream and make sure she never gets back up.</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（凑上前）：你想怎么做？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How?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：我手里有她签的合同，还有我找人剪辑的她放弃治疗弟弟的录音。到时候，我要让她在全美国面前，身败名裂。</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I have her contract, plus an edited recording saying she gave up on her brother's treatment. I'll ruin her in front of America.</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：还有，她弟弟住的医院，我已经打点好了。盛典当天，我会让人停掉她弟弟的呼吸机。我要让她亲眼看着，自己最在乎的东西，一点点毁掉。</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And I handled the hospital. On gala day, my people will pull her brother's ventilator.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make Ava watch everything she has left fall apart.</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rtl w:val="0"/>
          <w:lang w:val="en-US"/>
        </w:rPr>
        <w:t>Chloe</w:t>
      </w:r>
      <w:r>
        <w:rPr>
          <w:rtl w:val="0"/>
          <w:lang w:val="zh-TW" w:eastAsia="zh-TW"/>
        </w:rPr>
        <w:t>（眼神阴狠）：好！就这么干！我要让</w:t>
      </w:r>
      <w:r>
        <w:rPr>
          <w:rFonts w:ascii="Times New Roman" w:hAnsi="Times New Roman"/>
          <w:rtl w:val="0"/>
          <w:lang w:val="en-US"/>
        </w:rPr>
        <w:t>Ava</w:t>
      </w:r>
      <w:r>
        <w:rPr>
          <w:rtl w:val="0"/>
          <w:lang w:val="zh-TW" w:eastAsia="zh-TW"/>
        </w:rPr>
        <w:t>那个贱人，死无葬身之地！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Chloe: Yes! Do it! I want that bitch Ava </w:t>
      </w:r>
      <w:r>
        <w:rPr>
          <w:rFonts w:ascii="Times New Roman" w:hAnsi="Times New Roman"/>
          <w:outline w:val="0"/>
          <w:color w:val="ff0000"/>
          <w:u w:color="ff0000"/>
          <w:rtl w:val="0"/>
          <w:lang w:val="zh-TW" w:eastAsia="zh-TW"/>
          <w14:textFill>
            <w14:solidFill>
              <w14:srgbClr w14:val="FF0000"/>
            </w14:solidFill>
          </w14:textFill>
        </w:rPr>
        <w:t>ruined</w:t>
      </w:r>
      <w:r>
        <w:rPr>
          <w:rFonts w:ascii="Times New Roman" w:hAnsi="Times New Roman"/>
          <w:outline w:val="0"/>
          <w:color w:val="ff0000"/>
          <w:u w:color="ff0000"/>
          <w:rtl w:val="0"/>
          <w:lang w:val="en-US"/>
          <w14:textFill>
            <w14:solidFill>
              <w14:srgbClr w14:val="FF0000"/>
            </w14:solidFill>
          </w14:textFill>
        </w:rPr>
        <w:t xml:space="preserve"> beyond burial!</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8-2</w:t>
      </w:r>
      <w:r>
        <w:rPr>
          <w:rtl w:val="0"/>
          <w:lang w:val="zh-TW" w:eastAsia="zh-TW"/>
        </w:rPr>
        <w:t>夜内布鲁克林出租屋</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坐在电脑前，尝试提现后台的打赏收益，系统反复提示提现失败。</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拨通公会财务的电话。</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：你好，我想问一下，我的后台收益为什么提现不了？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Hi, I'd like to ask why I can't withdraw my earnings</w:t>
      </w:r>
      <w:r>
        <w:rPr>
          <w:outline w:val="0"/>
          <w:color w:val="ff0000"/>
          <w:u w:color="ff0000"/>
          <w:rtl w:val="0"/>
          <w:lang w:val="zh-TW" w:eastAsia="zh-TW"/>
          <w14:textFill>
            <w14:solidFill>
              <w14:srgbClr w14:val="FF0000"/>
            </w14:solidFill>
          </w14:textFill>
        </w:rPr>
        <w:t>？</w:t>
      </w:r>
    </w:p>
    <w:p>
      <w:pPr>
        <w:pStyle w:val="Normal (Web)"/>
        <w:widowControl w:val="1"/>
        <w:spacing w:line="288" w:lineRule="auto"/>
        <w:rPr>
          <w:rFonts w:ascii="Times New Roman" w:cs="Times New Roman" w:hAnsi="Times New Roman" w:eastAsia="Times New Roman"/>
        </w:rPr>
      </w:pPr>
      <w:r>
        <w:rPr>
          <w:rtl w:val="0"/>
          <w:lang w:val="zh-TW" w:eastAsia="zh-TW"/>
        </w:rPr>
        <w:t>财务</w:t>
      </w:r>
      <w:r>
        <w:rPr>
          <w:rFonts w:ascii="Times New Roman" w:hAnsi="Times New Roman"/>
          <w:rtl w:val="0"/>
          <w:lang w:val="en-US"/>
        </w:rPr>
        <w:t>VO</w:t>
      </w:r>
      <w:r>
        <w:rPr>
          <w:rtl w:val="0"/>
          <w:lang w:val="zh-TW" w:eastAsia="zh-TW"/>
        </w:rPr>
        <w:t>：不好意思</w:t>
      </w:r>
      <w:r>
        <w:rPr>
          <w:rFonts w:ascii="Times New Roman" w:hAnsi="Times New Roman"/>
          <w:rtl w:val="0"/>
          <w:lang w:val="en-US"/>
        </w:rPr>
        <w:t>Ava</w:t>
      </w:r>
      <w:r>
        <w:rPr>
          <w:rtl w:val="0"/>
          <w:lang w:val="zh-TW" w:eastAsia="zh-TW"/>
        </w:rPr>
        <w:t>小姐，</w:t>
      </w:r>
      <w:r>
        <w:rPr>
          <w:rFonts w:ascii="Times New Roman" w:hAnsi="Times New Roman"/>
          <w:rtl w:val="0"/>
          <w:lang w:val="en-US"/>
        </w:rPr>
        <w:t>Eric</w:t>
      </w:r>
      <w:r>
        <w:rPr>
          <w:rtl w:val="0"/>
          <w:lang w:val="zh-TW" w:eastAsia="zh-TW"/>
        </w:rPr>
        <w:t>先生说了，你的收益暂时冻结，不能提现。</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Finance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w:t>
      </w:r>
      <w:r>
        <w:rPr>
          <w:rFonts w:ascii="Times New Roman" w:hAnsi="Times New Roman"/>
          <w:outline w:val="0"/>
          <w:color w:val="ff0000"/>
          <w:u w:color="ff0000"/>
          <w:rtl w:val="0"/>
          <w:lang w:val="en-US"/>
          <w14:textFill>
            <w14:solidFill>
              <w14:srgbClr w14:val="FF0000"/>
            </w14:solidFill>
          </w14:textFill>
        </w:rPr>
        <w:t xml:space="preserve"> Sorry, Miss Ava. Mr. Eric said your earnings are temporarily frozen.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（慌了）：为什么？那是我弟弟的手术费！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Why? That's my brother's surgery money!</w:t>
      </w:r>
    </w:p>
    <w:p>
      <w:pPr>
        <w:pStyle w:val="Normal (Web)"/>
        <w:widowControl w:val="1"/>
        <w:spacing w:line="288" w:lineRule="auto"/>
        <w:rPr>
          <w:rFonts w:ascii="Times New Roman" w:cs="Times New Roman" w:hAnsi="Times New Roman" w:eastAsia="Times New Roman"/>
        </w:rPr>
      </w:pPr>
      <w:r>
        <w:rPr>
          <w:rtl w:val="0"/>
          <w:lang w:val="zh-TW" w:eastAsia="zh-TW"/>
        </w:rPr>
        <w:t>财务</w:t>
      </w:r>
      <w:r>
        <w:rPr>
          <w:rFonts w:ascii="Times New Roman" w:hAnsi="Times New Roman"/>
          <w:rtl w:val="0"/>
          <w:lang w:val="en-US"/>
        </w:rPr>
        <w:t>VO</w:t>
      </w:r>
      <w:r>
        <w:rPr>
          <w:rtl w:val="0"/>
          <w:lang w:val="zh-TW" w:eastAsia="zh-TW"/>
        </w:rPr>
        <w:t>：这是</w:t>
      </w:r>
      <w:r>
        <w:rPr>
          <w:rFonts w:ascii="Times New Roman" w:hAnsi="Times New Roman"/>
          <w:rtl w:val="0"/>
          <w:lang w:val="en-US"/>
        </w:rPr>
        <w:t>Eric</w:t>
      </w:r>
      <w:r>
        <w:rPr>
          <w:rtl w:val="0"/>
          <w:lang w:val="zh-TW" w:eastAsia="zh-TW"/>
        </w:rPr>
        <w:t>先生的决定，我也没办法。</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Fina</w:t>
      </w:r>
      <w:r>
        <w:rPr>
          <w:rFonts w:ascii="Times New Roman" w:hAnsi="Times New Roman"/>
          <w:outline w:val="0"/>
          <w:color w:val="ff2600"/>
          <w:u w:color="ff0000"/>
          <w:rtl w:val="0"/>
          <w:lang w:val="en-US"/>
          <w14:textFill>
            <w14:solidFill>
              <w14:srgbClr w14:val="FF2600"/>
            </w14:solidFill>
          </w14:textFill>
        </w:rPr>
        <w:t>nce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xml:space="preserve">): It's Mr. </w:t>
      </w:r>
      <w:r>
        <w:rPr>
          <w:rFonts w:ascii="Times New Roman" w:hAnsi="Times New Roman"/>
          <w:outline w:val="0"/>
          <w:color w:val="ff0000"/>
          <w:u w:color="ff0000"/>
          <w:rtl w:val="0"/>
          <w:lang w:val="en-US"/>
          <w14:textFill>
            <w14:solidFill>
              <w14:srgbClr w14:val="FF0000"/>
            </w14:solidFill>
          </w14:textFill>
        </w:rPr>
        <w:t>Eric's decision. I can't do anything.</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电话被挂断，</w:t>
      </w:r>
      <w:r>
        <w:rPr>
          <w:rFonts w:ascii="Times New Roman" w:hAnsi="Times New Roman"/>
          <w:rtl w:val="0"/>
          <w:lang w:val="en-US"/>
        </w:rPr>
        <w:t>Ava</w:t>
      </w:r>
      <w:r>
        <w:rPr>
          <w:rtl w:val="0"/>
          <w:lang w:val="zh-TW" w:eastAsia="zh-TW"/>
        </w:rPr>
        <w:t>握着手机，手不停发抖。</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反复拨打</w:t>
      </w:r>
      <w:r>
        <w:rPr>
          <w:rFonts w:ascii="Times New Roman" w:hAnsi="Times New Roman"/>
          <w:rtl w:val="0"/>
          <w:lang w:val="en-US"/>
        </w:rPr>
        <w:t>Eric</w:t>
      </w:r>
      <w:r>
        <w:rPr>
          <w:rtl w:val="0"/>
          <w:lang w:val="zh-TW" w:eastAsia="zh-TW"/>
        </w:rPr>
        <w:t>的电话，全被拒接。</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w:t>
      </w:r>
      <w:r>
        <w:rPr>
          <w:rFonts w:ascii="Times New Roman" w:hAnsi="Times New Roman"/>
          <w:rtl w:val="0"/>
          <w:lang w:val="en-US"/>
        </w:rPr>
        <w:t>ICU</w:t>
      </w:r>
      <w:r>
        <w:rPr>
          <w:rtl w:val="0"/>
          <w:lang w:val="zh-TW" w:eastAsia="zh-TW"/>
        </w:rPr>
        <w:t>发来的手术缴费通知单，眼泪瞬间掉了下来，整个人陷入绝望。</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第九集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9-1</w:t>
      </w:r>
      <w:r>
        <w:rPr>
          <w:rtl w:val="0"/>
          <w:lang w:val="zh-TW" w:eastAsia="zh-TW"/>
        </w:rPr>
        <w:t>夜内黑手党庄园暗室</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Dante</w:t>
      </w:r>
      <w:r>
        <w:rPr>
          <w:rtl w:val="0"/>
          <w:lang w:val="zh-TW" w:eastAsia="zh-TW"/>
        </w:rPr>
        <w:t>、手下</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坐在真皮座椅上，手里把玩着手枪，面前的屏幕上，是</w:t>
      </w:r>
      <w:r>
        <w:rPr>
          <w:rFonts w:ascii="Times New Roman" w:hAnsi="Times New Roman"/>
          <w:rtl w:val="0"/>
          <w:lang w:val="en-US"/>
        </w:rPr>
        <w:t>Eric</w:t>
      </w:r>
      <w:r>
        <w:rPr>
          <w:rtl w:val="0"/>
          <w:lang w:val="zh-TW" w:eastAsia="zh-TW"/>
        </w:rPr>
        <w:t>和</w:t>
      </w:r>
      <w:r>
        <w:rPr>
          <w:rFonts w:ascii="Times New Roman" w:hAnsi="Times New Roman"/>
          <w:rtl w:val="0"/>
          <w:lang w:val="en-US"/>
        </w:rPr>
        <w:t>Chloe</w:t>
      </w:r>
      <w:r>
        <w:rPr>
          <w:rtl w:val="0"/>
          <w:lang w:val="zh-TW" w:eastAsia="zh-TW"/>
        </w:rPr>
        <w:t>在办公室密谋的监控画面。</w:t>
      </w:r>
    </w:p>
    <w:p>
      <w:pPr>
        <w:pStyle w:val="Normal (Web)"/>
        <w:widowControl w:val="1"/>
        <w:spacing w:line="288" w:lineRule="auto"/>
        <w:rPr>
          <w:rFonts w:ascii="Times New Roman" w:cs="Times New Roman" w:hAnsi="Times New Roman" w:eastAsia="Times New Roman"/>
        </w:rPr>
      </w:pPr>
      <w:r>
        <w:rPr>
          <w:rtl w:val="0"/>
          <w:lang w:val="zh-TW" w:eastAsia="zh-TW"/>
        </w:rPr>
        <w:t>手下：</w:t>
      </w:r>
      <w:r>
        <w:rPr>
          <w:rFonts w:ascii="Times New Roman" w:hAnsi="Times New Roman"/>
          <w:rtl w:val="0"/>
          <w:lang w:val="en-US"/>
        </w:rPr>
        <w:t>D</w:t>
      </w:r>
      <w:r>
        <w:rPr>
          <w:rtl w:val="0"/>
          <w:lang w:val="zh-TW" w:eastAsia="zh-TW"/>
        </w:rPr>
        <w:t>先生，</w:t>
      </w:r>
      <w:r>
        <w:rPr>
          <w:rFonts w:ascii="Times New Roman" w:hAnsi="Times New Roman"/>
          <w:rtl w:val="0"/>
          <w:lang w:val="en-US"/>
        </w:rPr>
        <w:t>Eric</w:t>
      </w:r>
      <w:r>
        <w:rPr>
          <w:rtl w:val="0"/>
          <w:lang w:val="zh-TW" w:eastAsia="zh-TW"/>
        </w:rPr>
        <w:t>和</w:t>
      </w:r>
      <w:r>
        <w:rPr>
          <w:rFonts w:ascii="Times New Roman" w:hAnsi="Times New Roman"/>
          <w:rtl w:val="0"/>
          <w:lang w:val="en-US"/>
        </w:rPr>
        <w:t>Chloe</w:t>
      </w:r>
      <w:r>
        <w:rPr>
          <w:rtl w:val="0"/>
          <w:lang w:val="zh-TW" w:eastAsia="zh-TW"/>
        </w:rPr>
        <w:t>已经买通了医院的护工，盛典当天会停掉</w:t>
      </w:r>
      <w:r>
        <w:rPr>
          <w:rFonts w:ascii="Times New Roman" w:hAnsi="Times New Roman"/>
          <w:rtl w:val="0"/>
          <w:lang w:val="en-US"/>
        </w:rPr>
        <w:t>Ava</w:t>
      </w:r>
      <w:r>
        <w:rPr>
          <w:rtl w:val="0"/>
          <w:lang w:val="zh-TW" w:eastAsia="zh-TW"/>
        </w:rPr>
        <w:t>小姐弟弟的呼吸机。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Mr. D, Eric and Chloe bribed a hospital caregiver. On gala day, they'll pull Miss Ava's brother's ventilator.</w:t>
      </w:r>
    </w:p>
    <w:p>
      <w:pPr>
        <w:pStyle w:val="Normal (Web)"/>
        <w:widowControl w:val="1"/>
        <w:spacing w:line="288" w:lineRule="auto"/>
        <w:rPr>
          <w:rFonts w:ascii="Times New Roman" w:cs="Times New Roman" w:hAnsi="Times New Roman" w:eastAsia="Times New Roman"/>
        </w:rPr>
      </w:pPr>
      <w:r>
        <w:rPr>
          <w:rtl w:val="0"/>
          <w:lang w:val="zh-TW" w:eastAsia="zh-TW"/>
        </w:rPr>
        <w:t>手下：他们还买通了盛典的主持人，准备在红毯环节当众羞辱</w:t>
      </w:r>
      <w:r>
        <w:rPr>
          <w:rFonts w:ascii="Times New Roman" w:hAnsi="Times New Roman"/>
          <w:rtl w:val="0"/>
          <w:lang w:val="en-US"/>
        </w:rPr>
        <w:t>Ava</w:t>
      </w:r>
      <w:r>
        <w:rPr>
          <w:rtl w:val="0"/>
          <w:lang w:val="zh-TW" w:eastAsia="zh-TW"/>
        </w:rPr>
        <w:t>小姐，还会在直播现场放出伪造的录音。</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They also bribed the gala host to humiliate Miss Ava on the red carpet and play a fake recording during the livestream.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（手指摩挲着枪身，冷笑）：敢动我养的小玫瑰，他们的命，到头了。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They dare touched my little rose. Their time is up.</w:t>
      </w:r>
    </w:p>
    <w:p>
      <w:pPr>
        <w:pStyle w:val="Normal (Web)"/>
        <w:widowControl w:val="1"/>
        <w:spacing w:line="288" w:lineRule="auto"/>
        <w:rPr>
          <w:rFonts w:ascii="Times New Roman" w:cs="Times New Roman" w:hAnsi="Times New Roman" w:eastAsia="Times New Roman"/>
        </w:rPr>
      </w:pPr>
      <w:r>
        <w:rPr>
          <w:rtl w:val="0"/>
          <w:lang w:val="zh-TW" w:eastAsia="zh-TW"/>
        </w:rPr>
        <w:t>手下：</w:t>
      </w:r>
      <w:r>
        <w:rPr>
          <w:rFonts w:ascii="Times New Roman" w:hAnsi="Times New Roman"/>
          <w:rtl w:val="0"/>
          <w:lang w:val="en-US"/>
        </w:rPr>
        <w:t>D</w:t>
      </w:r>
      <w:r>
        <w:rPr>
          <w:rtl w:val="0"/>
          <w:lang w:val="zh-TW" w:eastAsia="zh-TW"/>
        </w:rPr>
        <w:t>先生，需要我们现在就处理掉他们吗？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Mr. D, should we deal with them now?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：不急。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Not yet.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：我要在盛典现场，当着全美国的面，让他们知道，什么叫生不如死。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At the gala, in front of all America, I'll show them what living hell means.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：医院那边，安排我们的人接管，</w:t>
      </w:r>
      <w:r>
        <w:rPr>
          <w:rFonts w:ascii="Times New Roman" w:hAnsi="Times New Roman"/>
          <w:rtl w:val="0"/>
          <w:lang w:val="en-US"/>
        </w:rPr>
        <w:t>24</w:t>
      </w:r>
      <w:r>
        <w:rPr>
          <w:rtl w:val="0"/>
          <w:lang w:val="zh-TW" w:eastAsia="zh-TW"/>
        </w:rPr>
        <w:t>小时守着，谁敢碰一下呼吸机，直接做掉。</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Take over the hospital. Guard it 24/7. Anyone touches that ventilator, kill. </w:t>
      </w:r>
    </w:p>
    <w:p>
      <w:pPr>
        <w:pStyle w:val="Normal (Web)"/>
        <w:widowControl w:val="1"/>
        <w:spacing w:line="288" w:lineRule="auto"/>
        <w:rPr>
          <w:rFonts w:ascii="Times New Roman" w:cs="Times New Roman" w:hAnsi="Times New Roman" w:eastAsia="Times New Roman"/>
        </w:rPr>
      </w:pPr>
      <w:r>
        <w:rPr>
          <w:rtl w:val="0"/>
          <w:lang w:val="zh-TW" w:eastAsia="zh-TW"/>
        </w:rPr>
        <w:t>手下：是，</w:t>
      </w:r>
      <w:r>
        <w:rPr>
          <w:rFonts w:ascii="Times New Roman" w:hAnsi="Times New Roman"/>
          <w:rtl w:val="0"/>
          <w:lang w:val="en-US"/>
        </w:rPr>
        <w:t>D</w:t>
      </w:r>
      <w:r>
        <w:rPr>
          <w:rtl w:val="0"/>
          <w:lang w:val="zh-TW" w:eastAsia="zh-TW"/>
        </w:rPr>
        <w:t>先生。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Yes, Mr. 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：盛典现场的安保，也全部换掉，我要确保，当天没有任何意外。</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Replace all security at the gala too. I want zero surprises that day.</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tl w:val="0"/>
          <w:lang w:val="zh-TW" w:eastAsia="zh-TW"/>
        </w:rPr>
        <w:t>手下：明白。</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Understood.</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9-2</w:t>
      </w:r>
      <w:r>
        <w:rPr>
          <w:rtl w:val="0"/>
          <w:lang w:val="zh-TW" w:eastAsia="zh-TW"/>
        </w:rPr>
        <w:t>日内华尔街顶层办公室</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Liam</w:t>
      </w:r>
      <w:r>
        <w:rPr>
          <w:rtl w:val="0"/>
          <w:lang w:val="zh-TW" w:eastAsia="zh-TW"/>
        </w:rPr>
        <w:t>、特助</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特助站在办公桌前，递上一份文件。</w:t>
      </w:r>
    </w:p>
    <w:p>
      <w:pPr>
        <w:pStyle w:val="Normal (Web)"/>
        <w:widowControl w:val="1"/>
        <w:spacing w:line="288" w:lineRule="auto"/>
        <w:rPr>
          <w:rFonts w:ascii="Times New Roman" w:cs="Times New Roman" w:hAnsi="Times New Roman" w:eastAsia="Times New Roman"/>
        </w:rPr>
      </w:pPr>
      <w:r>
        <w:rPr>
          <w:rtl w:val="0"/>
          <w:lang w:val="zh-TW" w:eastAsia="zh-TW"/>
        </w:rPr>
        <w:t>特助：</w:t>
      </w:r>
      <w:r>
        <w:rPr>
          <w:rFonts w:ascii="Times New Roman" w:hAnsi="Times New Roman"/>
          <w:rtl w:val="0"/>
          <w:lang w:val="en-US"/>
        </w:rPr>
        <w:t>Liam</w:t>
      </w:r>
      <w:r>
        <w:rPr>
          <w:rtl w:val="0"/>
          <w:lang w:val="zh-TW" w:eastAsia="zh-TW"/>
        </w:rPr>
        <w:t>先生，这是</w:t>
      </w:r>
      <w:r>
        <w:rPr>
          <w:rFonts w:ascii="Times New Roman" w:hAnsi="Times New Roman"/>
          <w:rtl w:val="0"/>
          <w:lang w:val="en-US"/>
        </w:rPr>
        <w:t>Twitch</w:t>
      </w:r>
      <w:r>
        <w:rPr>
          <w:rtl w:val="0"/>
          <w:lang w:val="zh-TW" w:eastAsia="zh-TW"/>
        </w:rPr>
        <w:t>年度星光盛典的全部流程，还有</w:t>
      </w:r>
      <w:r>
        <w:rPr>
          <w:rFonts w:ascii="Times New Roman" w:hAnsi="Times New Roman"/>
          <w:rtl w:val="0"/>
          <w:lang w:val="en-US"/>
        </w:rPr>
        <w:t>Eric</w:t>
      </w:r>
      <w:r>
        <w:rPr>
          <w:rtl w:val="0"/>
          <w:lang w:val="zh-TW" w:eastAsia="zh-TW"/>
        </w:rPr>
        <w:t>和</w:t>
      </w:r>
      <w:r>
        <w:rPr>
          <w:rFonts w:ascii="Times New Roman" w:hAnsi="Times New Roman"/>
          <w:rtl w:val="0"/>
          <w:lang w:val="en-US"/>
        </w:rPr>
        <w:t>Chloe</w:t>
      </w:r>
      <w:r>
        <w:rPr>
          <w:rtl w:val="0"/>
          <w:lang w:val="zh-TW" w:eastAsia="zh-TW"/>
        </w:rPr>
        <w:t>的全部计划。</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Mr. Liam, here's the full gala schedule, plus Eric and Chloe's entire plan.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（翻文件，面无表情）：盛典的举办场地，是哪个集团的？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Which group owns the venue?</w:t>
      </w:r>
    </w:p>
    <w:p>
      <w:pPr>
        <w:pStyle w:val="Normal (Web)"/>
        <w:widowControl w:val="1"/>
        <w:spacing w:line="288" w:lineRule="auto"/>
        <w:rPr>
          <w:rFonts w:ascii="Times New Roman" w:cs="Times New Roman" w:hAnsi="Times New Roman" w:eastAsia="Times New Roman"/>
        </w:rPr>
      </w:pPr>
      <w:r>
        <w:rPr>
          <w:rtl w:val="0"/>
          <w:lang w:val="zh-TW" w:eastAsia="zh-TW"/>
        </w:rPr>
        <w:t>特助：是洛克菲勒家族的产业。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The Rockefeller family.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：给洛克菲勒先生打电话，盛典当天，场地的控制权，我要全部拿到。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Call Mr. Rockefeller. On gala day, I want full control of the venue.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：还有，查清楚</w:t>
      </w:r>
      <w:r>
        <w:rPr>
          <w:rFonts w:ascii="Times New Roman" w:hAnsi="Times New Roman"/>
          <w:rtl w:val="0"/>
          <w:lang w:val="en-US"/>
        </w:rPr>
        <w:t>Eric</w:t>
      </w:r>
      <w:r>
        <w:rPr>
          <w:rtl w:val="0"/>
          <w:lang w:val="zh-TW" w:eastAsia="zh-TW"/>
        </w:rPr>
        <w:t>的所有负债和资产，我要让他在盛典当天，直接破产清算。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Also dig up all of Eric's debts and assets. I want him liquidated at the gala right away.</w:t>
      </w:r>
    </w:p>
    <w:p>
      <w:pPr>
        <w:pStyle w:val="Normal (Web)"/>
        <w:widowControl w:val="1"/>
        <w:spacing w:line="288" w:lineRule="auto"/>
        <w:rPr>
          <w:rFonts w:ascii="Times New Roman" w:cs="Times New Roman" w:hAnsi="Times New Roman" w:eastAsia="Times New Roman"/>
        </w:rPr>
      </w:pPr>
      <w:r>
        <w:rPr>
          <w:rtl w:val="0"/>
          <w:lang w:val="zh-TW" w:eastAsia="zh-TW"/>
        </w:rPr>
        <w:t>特助：好的</w:t>
      </w:r>
      <w:r>
        <w:rPr>
          <w:rFonts w:ascii="Times New Roman" w:hAnsi="Times New Roman"/>
          <w:rtl w:val="0"/>
          <w:lang w:val="en-US"/>
        </w:rPr>
        <w:t>Liam</w:t>
      </w:r>
      <w:r>
        <w:rPr>
          <w:rtl w:val="0"/>
          <w:lang w:val="zh-TW" w:eastAsia="zh-TW"/>
        </w:rPr>
        <w:t>先生。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Yes, Mr. Liam.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：盛典当天，安排好直升机，我要准时到场。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Have the helicopter ready that day. I'll arrive on time.</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tl w:val="0"/>
          <w:lang w:val="zh-TW" w:eastAsia="zh-TW"/>
        </w:rPr>
        <w:t>特助：明白。</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Understood.</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9-3</w:t>
      </w:r>
      <w:r>
        <w:rPr>
          <w:rtl w:val="0"/>
          <w:lang w:val="zh-TW" w:eastAsia="zh-TW"/>
        </w:rPr>
        <w:t>日内好莱坞私人别墅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Chase</w:t>
      </w:r>
      <w:r>
        <w:rPr>
          <w:rtl w:val="0"/>
          <w:lang w:val="zh-TW" w:eastAsia="zh-TW"/>
        </w:rPr>
        <w:t>、经纪人</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经纪人站在</w:t>
      </w:r>
      <w:r>
        <w:rPr>
          <w:rFonts w:ascii="Times New Roman" w:hAnsi="Times New Roman"/>
          <w:rtl w:val="0"/>
          <w:lang w:val="en-US"/>
        </w:rPr>
        <w:t>Chase</w:t>
      </w:r>
      <w:r>
        <w:rPr>
          <w:rtl w:val="0"/>
          <w:lang w:val="zh-TW" w:eastAsia="zh-TW"/>
        </w:rPr>
        <w:t>面前，满脸焦急。</w:t>
      </w:r>
    </w:p>
    <w:p>
      <w:pPr>
        <w:pStyle w:val="Normal (Web)"/>
        <w:widowControl w:val="1"/>
        <w:spacing w:line="288" w:lineRule="auto"/>
        <w:rPr>
          <w:rFonts w:ascii="Times New Roman" w:cs="Times New Roman" w:hAnsi="Times New Roman" w:eastAsia="Times New Roman"/>
        </w:rPr>
      </w:pPr>
      <w:r>
        <w:rPr>
          <w:rtl w:val="0"/>
          <w:lang w:val="zh-TW" w:eastAsia="zh-TW"/>
        </w:rPr>
        <w:t>经纪人：</w:t>
      </w:r>
      <w:r>
        <w:rPr>
          <w:rFonts w:ascii="Times New Roman" w:hAnsi="Times New Roman"/>
          <w:rtl w:val="0"/>
          <w:lang w:val="en-US"/>
        </w:rPr>
        <w:t>Chase</w:t>
      </w:r>
      <w:r>
        <w:rPr>
          <w:rtl w:val="0"/>
          <w:lang w:val="zh-TW" w:eastAsia="zh-TW"/>
        </w:rPr>
        <w:t>！你真的要去</w:t>
      </w:r>
      <w:r>
        <w:rPr>
          <w:rFonts w:ascii="Times New Roman" w:hAnsi="Times New Roman"/>
          <w:rtl w:val="0"/>
          <w:lang w:val="en-US"/>
        </w:rPr>
        <w:t>Twitch</w:t>
      </w:r>
      <w:r>
        <w:rPr>
          <w:rtl w:val="0"/>
          <w:lang w:val="zh-TW" w:eastAsia="zh-TW"/>
        </w:rPr>
        <w:t>的年度盛典？你是好莱坞顶流，去这种直播平台的盛典，会掉咖位的！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Manager: Chase! You're really going to Twitch's annual gala? You're a Hollywood A-lister. A livestream platform gala will drag down your status!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：掉咖位？我不在乎。</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Status? I don't care.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：我的女孩要去现场，我必须陪着她。谁敢动她，我就让谁死。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My girl will be there. I have to be with her. Anyone who touches her dies.</w:t>
      </w:r>
    </w:p>
    <w:p>
      <w:pPr>
        <w:pStyle w:val="Normal (Web)"/>
        <w:widowControl w:val="1"/>
        <w:spacing w:line="288" w:lineRule="auto"/>
        <w:rPr>
          <w:rFonts w:ascii="Times New Roman" w:cs="Times New Roman" w:hAnsi="Times New Roman" w:eastAsia="Times New Roman"/>
        </w:rPr>
      </w:pPr>
      <w:r>
        <w:rPr>
          <w:rtl w:val="0"/>
          <w:lang w:val="zh-TW" w:eastAsia="zh-TW"/>
        </w:rPr>
        <w:t>经纪人：可是全网都在传你和她的绯闻，你再公开露面，对你的代言和影视资源影响太大了！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Manager: But the whole internet is gossiping about you two. If you show up publicly, your endorsements and </w:t>
      </w:r>
      <w:r>
        <w:rPr>
          <w:rFonts w:ascii="Times New Roman" w:hAnsi="Times New Roman"/>
          <w:outline w:val="0"/>
          <w:color w:val="ff0000"/>
          <w:u w:color="ff0000"/>
          <w:rtl w:val="0"/>
          <w:lang w:val="zh-TW" w:eastAsia="zh-TW"/>
          <w14:textFill>
            <w14:solidFill>
              <w14:srgbClr w14:val="FF0000"/>
            </w14:solidFill>
          </w14:textFill>
        </w:rPr>
        <w:t>lead</w:t>
      </w:r>
      <w:r>
        <w:rPr>
          <w:rFonts w:ascii="Times New Roman" w:hAnsi="Times New Roman"/>
          <w:outline w:val="0"/>
          <w:color w:val="ff0000"/>
          <w:u w:color="ff0000"/>
          <w:rtl w:val="0"/>
          <w:lang w:val="en-US"/>
          <w14:textFill>
            <w14:solidFill>
              <w14:srgbClr w14:val="FF0000"/>
            </w14:solidFill>
          </w14:textFill>
        </w:rPr>
        <w:t xml:space="preserve"> role offers will take a huge hit!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：代言没了可以再谈，资源没了可以再找。</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Chase: Endorsements can be renegotiated. </w:t>
      </w:r>
      <w:r>
        <w:rPr>
          <w:rFonts w:ascii="Times New Roman" w:hAnsi="Times New Roman"/>
          <w:outline w:val="0"/>
          <w:color w:val="ff0000"/>
          <w:u w:color="ff0000"/>
          <w:rtl w:val="0"/>
          <w:lang w:val="zh-TW" w:eastAsia="zh-TW"/>
          <w14:textFill>
            <w14:solidFill>
              <w14:srgbClr w14:val="FF0000"/>
            </w14:solidFill>
          </w14:textFill>
        </w:rPr>
        <w:t>Offers</w:t>
      </w:r>
      <w:r>
        <w:rPr>
          <w:rFonts w:ascii="Times New Roman" w:hAnsi="Times New Roman"/>
          <w:outline w:val="0"/>
          <w:color w:val="ff0000"/>
          <w:u w:color="ff0000"/>
          <w:rtl w:val="0"/>
          <w:lang w:val="en-US"/>
          <w14:textFill>
            <w14:solidFill>
              <w14:srgbClr w14:val="FF0000"/>
            </w14:solidFill>
          </w14:textFill>
        </w:rPr>
        <w:t xml:space="preserve"> can be won back.</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：我的女孩要是受了委屈，我这辈子都不会原谅自己。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If my girl is wronged, I'll never forgive myself.</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：去，给我安排盛典当天的行程，我要坐第一排最中间的位置。还有，把我全球媒体的资源全部调动起来，盛典当天，我要让所有镜头，都对准她。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Chase: Arrange my gala schedule. I want the front row, dead center. And mobilize my global media contacts. On gala day, </w:t>
      </w:r>
      <w:r>
        <w:rPr>
          <w:rFonts w:ascii="Times New Roman" w:hAnsi="Times New Roman"/>
          <w:outline w:val="0"/>
          <w:color w:val="ff0000"/>
          <w:u w:color="ff0000"/>
          <w:rtl w:val="0"/>
          <w:lang w:val="zh-TW" w:eastAsia="zh-TW"/>
          <w14:textFill>
            <w14:solidFill>
              <w14:srgbClr w14:val="FF0000"/>
            </w14:solidFill>
          </w14:textFill>
        </w:rPr>
        <w:t>I</w:t>
      </w:r>
      <w:r>
        <w:rPr>
          <w:rFonts w:ascii="Times New Roman" w:hAnsi="Times New Roman"/>
          <w:outline w:val="0"/>
          <w:color w:val="ff0000"/>
          <w:u w:color="ff0000"/>
          <w:rtl w:val="0"/>
          <w:lang w:val="en-US"/>
          <w14:textFill>
            <w14:solidFill>
              <w14:srgbClr w14:val="FF0000"/>
            </w14:solidFill>
          </w14:textFill>
        </w:rPr>
        <w:t xml:space="preserve"> need every camera to point at her.</w:t>
      </w:r>
    </w:p>
    <w:p>
      <w:pPr>
        <w:pStyle w:val="Normal (Web)"/>
        <w:widowControl w:val="1"/>
        <w:spacing w:line="288" w:lineRule="auto"/>
        <w:rPr>
          <w:rFonts w:ascii="Times New Roman" w:cs="Times New Roman" w:hAnsi="Times New Roman" w:eastAsia="Times New Roman"/>
        </w:rPr>
      </w:pPr>
      <w:r>
        <w:rPr>
          <w:rtl w:val="0"/>
          <w:lang w:val="zh-TW" w:eastAsia="zh-TW"/>
        </w:rPr>
        <w:t>经纪人：</w:t>
      </w:r>
      <w:r>
        <w:rPr>
          <w:rFonts w:ascii="Times New Roman" w:hAnsi="Times New Roman" w:hint="default"/>
          <w:rtl w:val="0"/>
          <w:lang w:val="en-US"/>
        </w:rPr>
        <w:t>……</w:t>
      </w:r>
      <w:r>
        <w:rPr>
          <w:rtl w:val="0"/>
          <w:lang w:val="zh-TW" w:eastAsia="zh-TW"/>
        </w:rPr>
        <w:t>好，我现在就去安排。</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Manager: ...Okay. I'll arrange it now.</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画面切到布鲁克林出租屋，</w:t>
      </w:r>
      <w:r>
        <w:rPr>
          <w:rFonts w:ascii="Times New Roman" w:hAnsi="Times New Roman"/>
          <w:rtl w:val="0"/>
          <w:lang w:val="en-US"/>
        </w:rPr>
        <w:t>Ava</w:t>
      </w:r>
      <w:r>
        <w:rPr>
          <w:rtl w:val="0"/>
          <w:lang w:val="zh-TW" w:eastAsia="zh-TW"/>
        </w:rPr>
        <w:t>看着手机里盛典的邀请函，手指攥得发白。</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她抬头看向</w:t>
      </w:r>
      <w:r>
        <w:rPr>
          <w:rFonts w:ascii="Times New Roman" w:hAnsi="Times New Roman"/>
          <w:rtl w:val="0"/>
          <w:lang w:val="en-US"/>
        </w:rPr>
        <w:t>ICU</w:t>
      </w:r>
      <w:r>
        <w:rPr>
          <w:rtl w:val="0"/>
          <w:lang w:val="zh-TW" w:eastAsia="zh-TW"/>
        </w:rPr>
        <w:t>的方向，深吸一口气，眼神里带着决绝。</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rtl w:val="0"/>
          <w:lang w:val="en-US"/>
        </w:rPr>
        <w:t>Ava</w:t>
      </w:r>
      <w:r>
        <w:rPr>
          <w:rtl w:val="0"/>
          <w:lang w:val="zh-TW" w:eastAsia="zh-TW"/>
        </w:rPr>
        <w:t>（轻声）：弟弟，姐姐一定会救你。不管前面是什么，姐姐都不怕。</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Little brother, I will save you. Whatever comes, I'm not afraid.</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10-1</w:t>
      </w:r>
      <w:r>
        <w:rPr>
          <w:rtl w:val="0"/>
          <w:lang w:val="zh-TW" w:eastAsia="zh-TW"/>
        </w:rPr>
        <w:t>夜内星光盛典红毯现场</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、主持人、</w:t>
      </w:r>
      <w:r>
        <w:rPr>
          <w:rFonts w:ascii="Times New Roman" w:hAnsi="Times New Roman"/>
          <w:rtl w:val="0"/>
          <w:lang w:val="en-US"/>
        </w:rPr>
        <w:t>Chloe</w:t>
      </w:r>
      <w:r>
        <w:rPr>
          <w:rtl w:val="0"/>
          <w:lang w:val="zh-TW" w:eastAsia="zh-TW"/>
        </w:rPr>
        <w:t>、</w:t>
      </w:r>
      <w:r>
        <w:rPr>
          <w:rFonts w:ascii="Times New Roman" w:hAnsi="Times New Roman"/>
          <w:rtl w:val="0"/>
          <w:lang w:val="en-US"/>
        </w:rPr>
        <w:t>Eric</w:t>
      </w:r>
      <w:r>
        <w:rPr>
          <w:rtl w:val="0"/>
          <w:lang w:val="zh-TW" w:eastAsia="zh-TW"/>
        </w:rPr>
        <w:t>、直播间千万观众</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盛典现场全网直播，红毯两边挤满了媒体和粉丝，闪光灯不停闪烁。</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直播间在线人数破</w:t>
      </w:r>
      <w:r>
        <w:rPr>
          <w:rFonts w:ascii="Times New Roman" w:hAnsi="Times New Roman"/>
          <w:rtl w:val="0"/>
          <w:lang w:val="en-US"/>
        </w:rPr>
        <w:t>2000</w:t>
      </w:r>
      <w:r>
        <w:rPr>
          <w:rtl w:val="0"/>
          <w:lang w:val="zh-TW" w:eastAsia="zh-TW"/>
        </w:rPr>
        <w:t>万，弹幕疯狂刷屏。</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穿着一身洗得发白的旧礼服，独自走上红毯，周围全是嘲讽的目光和嘘声。</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主持人拿着话筒，拦住了</w:t>
      </w:r>
      <w:r>
        <w:rPr>
          <w:rFonts w:ascii="Times New Roman" w:hAnsi="Times New Roman"/>
          <w:rtl w:val="0"/>
          <w:lang w:val="en-US"/>
        </w:rPr>
        <w:t>Ava</w:t>
      </w:r>
      <w:r>
        <w:rPr>
          <w:rtl w:val="0"/>
          <w:lang w:val="zh-TW" w:eastAsia="zh-TW"/>
        </w:rPr>
        <w:t>，脸上带着不怀好意的笑。</w:t>
      </w:r>
    </w:p>
    <w:p>
      <w:pPr>
        <w:pStyle w:val="Normal (Web)"/>
        <w:widowControl w:val="1"/>
        <w:spacing w:line="288" w:lineRule="auto"/>
        <w:rPr>
          <w:rFonts w:ascii="Times New Roman" w:cs="Times New Roman" w:hAnsi="Times New Roman" w:eastAsia="Times New Roman"/>
        </w:rPr>
      </w:pPr>
      <w:r>
        <w:rPr>
          <w:rtl w:val="0"/>
          <w:lang w:val="zh-TW" w:eastAsia="zh-TW"/>
        </w:rPr>
        <w:t>主持人：</w:t>
      </w:r>
      <w:r>
        <w:rPr>
          <w:rFonts w:ascii="Times New Roman" w:hAnsi="Times New Roman"/>
          <w:rtl w:val="0"/>
          <w:lang w:val="en-US"/>
        </w:rPr>
        <w:t>Ava</w:t>
      </w:r>
      <w:r>
        <w:rPr>
          <w:rtl w:val="0"/>
          <w:lang w:val="zh-TW" w:eastAsia="zh-TW"/>
        </w:rPr>
        <w:t>小姐，欢迎来到盛典现场。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Host: Miss Ava, welcome to the gala.</w:t>
      </w:r>
    </w:p>
    <w:p>
      <w:pPr>
        <w:pStyle w:val="Normal (Web)"/>
        <w:widowControl w:val="1"/>
        <w:spacing w:line="288" w:lineRule="auto"/>
        <w:rPr>
          <w:rFonts w:ascii="Times New Roman" w:cs="Times New Roman" w:hAnsi="Times New Roman" w:eastAsia="Times New Roman"/>
        </w:rPr>
      </w:pPr>
      <w:r>
        <w:rPr>
          <w:rtl w:val="0"/>
          <w:lang w:val="zh-TW" w:eastAsia="zh-TW"/>
        </w:rPr>
        <w:t>主持人：现在全网都在传，你是靠陪睡大佬才拿到今天的热度，请问这件事是真的吗？你真的是大家说的捞女吗？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Host: The whole internet says you got famous by sleeping with powerful men. Is that true? Are you really a gold digger?</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全场瞬间安静，镜头全部对准</w:t>
      </w:r>
      <w:r>
        <w:rPr>
          <w:rFonts w:ascii="Times New Roman" w:hAnsi="Times New Roman"/>
          <w:rtl w:val="0"/>
          <w:lang w:val="en-US"/>
        </w:rPr>
        <w:t>Ava</w:t>
      </w:r>
      <w:r>
        <w:rPr>
          <w:rtl w:val="0"/>
          <w:lang w:val="zh-TW" w:eastAsia="zh-TW"/>
        </w:rPr>
        <w:t>，直播间弹幕直接炸锅。</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（握紧拳头）：我不是。所有的造谣，我都已经交给律师处理。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 My lawyers are handling every rumor.</w:t>
      </w:r>
    </w:p>
    <w:p>
      <w:pPr>
        <w:pStyle w:val="Normal (Web)"/>
        <w:widowControl w:val="1"/>
        <w:spacing w:line="288" w:lineRule="auto"/>
        <w:rPr>
          <w:rFonts w:ascii="Times New Roman" w:cs="Times New Roman" w:hAnsi="Times New Roman" w:eastAsia="Times New Roman"/>
        </w:rPr>
      </w:pPr>
      <w:r>
        <w:rPr>
          <w:rtl w:val="0"/>
          <w:lang w:val="zh-TW" w:eastAsia="zh-TW"/>
        </w:rPr>
        <w:t>主持人（挑眉）：是吗？那我们这里，还有更劲爆的东西，要给全网观众看看。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Host: Is that so? Then we have something even juicier for the viewers.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主持人抬手，身后的超大屏幕瞬间亮起。</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屏幕上开始播放</w:t>
      </w:r>
      <w:r>
        <w:rPr>
          <w:rFonts w:ascii="Times New Roman" w:hAnsi="Times New Roman"/>
          <w:rtl w:val="0"/>
          <w:lang w:val="en-US"/>
        </w:rPr>
        <w:t>Eric</w:t>
      </w:r>
      <w:r>
        <w:rPr>
          <w:rtl w:val="0"/>
          <w:lang w:val="zh-TW" w:eastAsia="zh-TW"/>
        </w:rPr>
        <w:t>找人剪辑的伪造录音，还有</w:t>
      </w:r>
      <w:r>
        <w:rPr>
          <w:rFonts w:ascii="Times New Roman" w:hAnsi="Times New Roman"/>
          <w:rtl w:val="0"/>
          <w:lang w:val="en-US"/>
        </w:rPr>
        <w:t>Ava</w:t>
      </w:r>
      <w:r>
        <w:rPr>
          <w:rtl w:val="0"/>
          <w:lang w:val="zh-TW" w:eastAsia="zh-TW"/>
        </w:rPr>
        <w:t>的</w:t>
      </w:r>
      <w:r>
        <w:rPr>
          <w:rFonts w:ascii="Times New Roman" w:hAnsi="Times New Roman" w:hint="default"/>
          <w:rtl w:val="0"/>
          <w:lang w:val="en-US"/>
        </w:rPr>
        <w:t>“</w:t>
      </w:r>
      <w:r>
        <w:rPr>
          <w:rtl w:val="0"/>
          <w:lang w:val="zh-TW" w:eastAsia="zh-TW"/>
        </w:rPr>
        <w:t>黑料合集</w:t>
      </w:r>
      <w:r>
        <w:rPr>
          <w:rFonts w:ascii="Times New Roman" w:hAnsi="Times New Roman" w:hint="default"/>
          <w:rtl w:val="0"/>
          <w:lang w:val="en-US"/>
        </w:rPr>
        <w:t>”</w:t>
      </w:r>
      <w:r>
        <w:rPr>
          <w:rtl w:val="0"/>
          <w:lang w:val="zh-TW" w:eastAsia="zh-TW"/>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（录音里，伪造的声音）：我弟弟的死活跟我没关系，我直播就是为了骗大哥的钱，等我捞够了，就直接拔了他的呼吸机。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My little brother's life has nothing to do with me. I stream to scam rich men. Once I get enough money, I'll pull his ventilator myself.</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全场瞬间哗然，嘘声和骂声铺天盖地而来。</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红毯两边的粉丝，把手里的水瓶、垃圾全往</w:t>
      </w:r>
      <w:r>
        <w:rPr>
          <w:rFonts w:ascii="Times New Roman" w:hAnsi="Times New Roman"/>
          <w:rtl w:val="0"/>
          <w:lang w:val="en-US"/>
        </w:rPr>
        <w:t>Ava</w:t>
      </w:r>
      <w:r>
        <w:rPr>
          <w:rtl w:val="0"/>
          <w:lang w:val="zh-TW" w:eastAsia="zh-TW"/>
        </w:rPr>
        <w:t>身上砸。</w:t>
      </w:r>
    </w:p>
    <w:p>
      <w:pPr>
        <w:pStyle w:val="Normal (Web)"/>
        <w:widowControl w:val="1"/>
        <w:spacing w:line="288" w:lineRule="auto"/>
        <w:rPr>
          <w:rFonts w:ascii="Times New Roman" w:cs="Times New Roman" w:hAnsi="Times New Roman" w:eastAsia="Times New Roman"/>
        </w:rPr>
      </w:pPr>
      <w:r>
        <w:rPr>
          <w:rtl w:val="0"/>
          <w:lang w:val="zh-TW" w:eastAsia="zh-TW"/>
        </w:rPr>
        <w:t>弹幕：卧槽！真的是捞女！太恶心了！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Holy crap! She really is a gold digger! Disgusting!</w:t>
      </w:r>
    </w:p>
    <w:p>
      <w:pPr>
        <w:pStyle w:val="Normal (Web)"/>
        <w:widowControl w:val="1"/>
        <w:spacing w:line="288" w:lineRule="auto"/>
        <w:rPr>
          <w:rFonts w:ascii="Times New Roman" w:cs="Times New Roman" w:hAnsi="Times New Roman" w:eastAsia="Times New Roman"/>
        </w:rPr>
      </w:pPr>
      <w:r>
        <w:rPr>
          <w:rtl w:val="0"/>
          <w:lang w:val="zh-TW" w:eastAsia="zh-TW"/>
        </w:rPr>
        <w:t>弹幕：为了钱连亲弟弟都不管？还是人吗？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She'd abandon her own brother for money? Is she even human?</w:t>
      </w:r>
    </w:p>
    <w:p>
      <w:pPr>
        <w:pStyle w:val="Normal (Web)"/>
        <w:widowControl w:val="1"/>
        <w:spacing w:line="288" w:lineRule="auto"/>
        <w:rPr>
          <w:rFonts w:ascii="Times New Roman" w:cs="Times New Roman" w:hAnsi="Times New Roman" w:eastAsia="Times New Roman"/>
        </w:rPr>
      </w:pPr>
      <w:r>
        <w:rPr>
          <w:rtl w:val="0"/>
          <w:lang w:val="zh-TW" w:eastAsia="zh-TW"/>
        </w:rPr>
        <w:t>弹幕：滚出红毯！滚出直播圈！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Get off the red carpet! Get out of livestream!</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站在红毯中央，浑身发抖，看着屏幕，脸色惨白。</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就在这时，她的手机震动，是</w:t>
      </w:r>
      <w:r>
        <w:rPr>
          <w:rFonts w:ascii="Times New Roman" w:hAnsi="Times New Roman"/>
          <w:rtl w:val="0"/>
          <w:lang w:val="en-US"/>
        </w:rPr>
        <w:t>Eric</w:t>
      </w:r>
      <w:r>
        <w:rPr>
          <w:rtl w:val="0"/>
          <w:lang w:val="zh-TW" w:eastAsia="zh-TW"/>
        </w:rPr>
        <w:t>发来的短信。</w:t>
      </w:r>
    </w:p>
    <w:p>
      <w:pPr>
        <w:pStyle w:val="Normal (Web)"/>
        <w:widowControl w:val="1"/>
        <w:spacing w:line="288" w:lineRule="auto"/>
        <w:rPr>
          <w:rFonts w:ascii="Times New Roman" w:cs="Times New Roman" w:hAnsi="Times New Roman" w:eastAsia="Times New Roman"/>
        </w:rPr>
      </w:pPr>
      <w:r>
        <w:rPr>
          <w:rtl w:val="0"/>
          <w:lang w:val="zh-TW" w:eastAsia="zh-TW"/>
        </w:rPr>
        <w:t>短信内容：我已经让人拔了你弟弟的呼吸机。现在，立刻跪下给我磕头认错，我或许还能让他多活几分钟。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Text Message: I had someone pull your brother's ventilator. Kneel and apologize now. Maybe I'll let him live a few more minutes.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看着短信，瞳孔骤缩，整个人瞬间崩溃，尖叫着蹲在地上，眼泪疯狂往下掉。</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全场的骂声更大了，</w:t>
      </w:r>
      <w:r>
        <w:rPr>
          <w:rFonts w:ascii="Times New Roman" w:hAnsi="Times New Roman"/>
          <w:rtl w:val="0"/>
          <w:lang w:val="en-US"/>
        </w:rPr>
        <w:t>Chloe</w:t>
      </w:r>
      <w:r>
        <w:rPr>
          <w:rtl w:val="0"/>
          <w:lang w:val="zh-TW" w:eastAsia="zh-TW"/>
        </w:rPr>
        <w:t>和</w:t>
      </w:r>
      <w:r>
        <w:rPr>
          <w:rFonts w:ascii="Times New Roman" w:hAnsi="Times New Roman"/>
          <w:rtl w:val="0"/>
          <w:lang w:val="en-US"/>
        </w:rPr>
        <w:t>Eric</w:t>
      </w:r>
      <w:r>
        <w:rPr>
          <w:rtl w:val="0"/>
          <w:lang w:val="zh-TW" w:eastAsia="zh-TW"/>
        </w:rPr>
        <w:t>站在舞台侧面，看着崩溃的</w:t>
      </w:r>
      <w:r>
        <w:rPr>
          <w:rFonts w:ascii="Times New Roman" w:hAnsi="Times New Roman"/>
          <w:rtl w:val="0"/>
          <w:lang w:val="en-US"/>
        </w:rPr>
        <w:t>Ava</w:t>
      </w:r>
      <w:r>
        <w:rPr>
          <w:rtl w:val="0"/>
          <w:lang w:val="zh-TW" w:eastAsia="zh-TW"/>
        </w:rPr>
        <w:t>，露出得意的狞笑。</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就在全网都在喊着让</w:t>
      </w:r>
      <w:r>
        <w:rPr>
          <w:rFonts w:ascii="Times New Roman" w:hAnsi="Times New Roman"/>
          <w:rtl w:val="0"/>
          <w:lang w:val="en-US"/>
        </w:rPr>
        <w:t>Ava</w:t>
      </w:r>
      <w:r>
        <w:rPr>
          <w:rtl w:val="0"/>
          <w:lang w:val="zh-TW" w:eastAsia="zh-TW"/>
        </w:rPr>
        <w:t>滚出去的时候，会场的玻璃穹顶突然传来巨大的轰鸣声。</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三架私人直升机的探照灯，瞬间锁定舞台中央的</w:t>
      </w:r>
      <w:r>
        <w:rPr>
          <w:rFonts w:ascii="Times New Roman" w:hAnsi="Times New Roman"/>
          <w:rtl w:val="0"/>
          <w:lang w:val="en-US"/>
        </w:rPr>
        <w:t>Ava</w:t>
      </w:r>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会场的大门被轰然撞开，一排排持枪的黑衣人涌入现场，瞬间控制了全场。</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全场死寂，所有人都僵在原地，镜头全部对准门口的方向。</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，三个站在纽约权力顶端的男人，并肩踏着红毯，一步步朝着崩溃的</w:t>
      </w:r>
      <w:r>
        <w:rPr>
          <w:rFonts w:ascii="Times New Roman" w:hAnsi="Times New Roman"/>
          <w:rtl w:val="0"/>
          <w:lang w:val="en-US"/>
        </w:rPr>
        <w:t>Ava</w:t>
      </w:r>
      <w:r>
        <w:rPr>
          <w:rtl w:val="0"/>
          <w:lang w:val="zh-TW" w:eastAsia="zh-TW"/>
        </w:rPr>
        <w:t>走来。</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第十一集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11-1</w:t>
      </w:r>
      <w:r>
        <w:rPr>
          <w:rtl w:val="0"/>
          <w:lang w:val="zh-TW" w:eastAsia="zh-TW"/>
        </w:rPr>
        <w:t>夜内星光盛典主会场</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Ava</w:t>
      </w:r>
      <w:r>
        <w:rPr>
          <w:rtl w:val="0"/>
          <w:lang w:val="zh-TW" w:eastAsia="zh-TW"/>
        </w:rPr>
        <w:t>、</w:t>
      </w:r>
      <w:r>
        <w:rPr>
          <w:rFonts w:ascii="Times New Roman" w:hAnsi="Times New Roman"/>
          <w:rtl w:val="0"/>
          <w:lang w:val="en-US"/>
        </w:rPr>
        <w:t>Eric</w:t>
      </w:r>
      <w:r>
        <w:rPr>
          <w:rtl w:val="0"/>
          <w:lang w:val="zh-TW" w:eastAsia="zh-TW"/>
        </w:rPr>
        <w:t>、</w:t>
      </w:r>
      <w:r>
        <w:rPr>
          <w:rFonts w:ascii="Times New Roman" w:hAnsi="Times New Roman"/>
          <w:rtl w:val="0"/>
          <w:lang w:val="en-US"/>
        </w:rPr>
        <w:t>Chloe</w:t>
      </w:r>
      <w:r>
        <w:rPr>
          <w:rtl w:val="0"/>
          <w:lang w:val="zh-TW" w:eastAsia="zh-TW"/>
        </w:rPr>
        <w:t>、现场观众、黑衣人</w:t>
      </w:r>
      <w:r>
        <w:rPr>
          <w:rFonts w:ascii="Times New Roman" w:hAnsi="Times New Roman"/>
          <w:rtl w:val="0"/>
          <w:lang w:val="en-US"/>
        </w:rPr>
        <w:t>*</w:t>
      </w:r>
      <w:r>
        <w:rPr>
          <w:rtl w:val="0"/>
          <w:lang w:val="zh-TW" w:eastAsia="zh-TW"/>
        </w:rPr>
        <w:t>若干</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全场死寂，所有镜头对准走来的三个男人，直播间在线人数直接破亿。</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快步走到</w:t>
      </w:r>
      <w:r>
        <w:rPr>
          <w:rFonts w:ascii="Times New Roman" w:hAnsi="Times New Roman"/>
          <w:rtl w:val="0"/>
          <w:lang w:val="en-US"/>
        </w:rPr>
        <w:t>Ava</w:t>
      </w:r>
      <w:r>
        <w:rPr>
          <w:rtl w:val="0"/>
          <w:lang w:val="zh-TW" w:eastAsia="zh-TW"/>
        </w:rPr>
        <w:t>面前，脱下高定西装裹住发抖的</w:t>
      </w:r>
      <w:r>
        <w:rPr>
          <w:rFonts w:ascii="Times New Roman" w:hAnsi="Times New Roman"/>
          <w:rtl w:val="0"/>
          <w:lang w:val="en-US"/>
        </w:rPr>
        <w:t>Ava</w:t>
      </w:r>
      <w:r>
        <w:rPr>
          <w:rtl w:val="0"/>
          <w:lang w:val="zh-TW" w:eastAsia="zh-TW"/>
        </w:rPr>
        <w:t>，把她抱进怀里。</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（轻声）：别怕，我来了。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Don't be scared. I'm here.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（哽咽，浑身抖）：我弟弟</w:t>
      </w:r>
      <w:r>
        <w:rPr>
          <w:rFonts w:ascii="Times New Roman" w:hAnsi="Times New Roman" w:hint="default"/>
          <w:rtl w:val="0"/>
          <w:lang w:val="en-US"/>
        </w:rPr>
        <w:t>……</w:t>
      </w:r>
      <w:r>
        <w:rPr>
          <w:rtl w:val="0"/>
          <w:lang w:val="zh-TW" w:eastAsia="zh-TW"/>
        </w:rPr>
        <w:t>他的呼吸机被拔了</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Ava: My brother... his ventilator was pulled...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（走到</w:t>
      </w:r>
      <w:r>
        <w:rPr>
          <w:rFonts w:ascii="Times New Roman" w:hAnsi="Times New Roman"/>
          <w:rtl w:val="0"/>
          <w:lang w:val="en-US"/>
        </w:rPr>
        <w:t>Eric</w:t>
      </w:r>
      <w:r>
        <w:rPr>
          <w:rtl w:val="0"/>
          <w:lang w:val="zh-TW" w:eastAsia="zh-TW"/>
        </w:rPr>
        <w:t>面前，把文件甩在他脸上）：你拔的那个病房，我十分钟前刚买下了整个医院。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That ward you touched? I bought the entire hospital ten minutes ago.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w:t>
      </w:r>
      <w:r>
        <w:rPr>
          <w:rtl w:val="0"/>
          <w:lang w:val="zh-TW" w:eastAsia="zh-TW"/>
        </w:rPr>
        <w:t>（对</w:t>
      </w:r>
      <w:r>
        <w:rPr>
          <w:rFonts w:ascii="Times New Roman" w:hAnsi="Times New Roman"/>
          <w:rtl w:val="0"/>
          <w:lang w:val="zh-TW" w:eastAsia="zh-TW"/>
        </w:rPr>
        <w:t>Eric</w:t>
      </w:r>
      <w:r>
        <w:rPr>
          <w:rtl w:val="0"/>
          <w:lang w:val="zh-TW" w:eastAsia="zh-TW"/>
        </w:rPr>
        <w:t>）</w:t>
      </w:r>
      <w:r>
        <w:rPr>
          <w:rtl w:val="0"/>
          <w:lang w:val="zh-TW" w:eastAsia="zh-TW"/>
        </w:rPr>
        <w:t>你安排的护工，已经被我的人控制了。</w:t>
      </w:r>
      <w:r>
        <w:rPr>
          <w:rtl w:val="0"/>
          <w:lang w:val="zh-TW" w:eastAsia="zh-TW"/>
        </w:rPr>
        <w:t>（对</w:t>
      </w:r>
      <w:r>
        <w:rPr>
          <w:rFonts w:ascii="Times New Roman" w:hAnsi="Times New Roman"/>
          <w:rtl w:val="0"/>
          <w:lang w:val="zh-TW" w:eastAsia="zh-TW"/>
        </w:rPr>
        <w:t>Av</w:t>
      </w:r>
      <w:r>
        <w:rPr>
          <w:rFonts w:ascii="Times New Roman" w:hAnsi="Times New Roman"/>
          <w:rtl w:val="0"/>
          <w:lang w:val="zh-TW" w:eastAsia="zh-TW"/>
        </w:rPr>
        <w:t>a</w:t>
      </w:r>
      <w:r>
        <w:rPr>
          <w:rtl w:val="0"/>
          <w:lang w:val="zh-TW" w:eastAsia="zh-TW"/>
        </w:rPr>
        <w:t>）</w:t>
      </w:r>
      <w:r>
        <w:rPr>
          <w:rtl w:val="0"/>
          <w:lang w:val="zh-TW" w:eastAsia="zh-TW"/>
        </w:rPr>
        <w:t>你弟弟的呼吸机，从来没停过。</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Your caregiver has been taken by my people. Your brother's ventilator never stopped.</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看着医院收购合同，脸瞬间惨白，腿一软差点跪下。</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（慌了）：你</w:t>
      </w:r>
      <w:r>
        <w:rPr>
          <w:rFonts w:ascii="Times New Roman" w:hAnsi="Times New Roman" w:hint="default"/>
          <w:rtl w:val="0"/>
          <w:lang w:val="en-US"/>
        </w:rPr>
        <w:t>……</w:t>
      </w:r>
      <w:r>
        <w:rPr>
          <w:rtl w:val="0"/>
          <w:lang w:val="zh-TW" w:eastAsia="zh-TW"/>
        </w:rPr>
        <w:t>你是谁？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Who... who are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：我是</w:t>
      </w:r>
      <w:r>
        <w:rPr>
          <w:rFonts w:ascii="Times New Roman" w:hAnsi="Times New Roman"/>
          <w:rtl w:val="0"/>
          <w:lang w:val="en-US"/>
        </w:rPr>
        <w:t>Liam</w:t>
      </w:r>
      <w:r>
        <w:rPr>
          <w:rtl w:val="0"/>
          <w:lang w:val="zh-TW" w:eastAsia="zh-TW"/>
        </w:rPr>
        <w:t>。华尔街洛克菲勒家族的控股人，也是你用的这个直播平台，唯一的大股东。</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I'm Liam. The controlling heir of the Rockefeller family on Wall Street, and the sole majority shareholder of this platform.</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全场哗然，直播间弹幕直接炸穿。</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（瘫在地上）：不可能</w:t>
      </w:r>
      <w:r>
        <w:rPr>
          <w:rFonts w:ascii="Times New Roman" w:hAnsi="Times New Roman" w:hint="default"/>
          <w:rtl w:val="0"/>
          <w:lang w:val="en-US"/>
        </w:rPr>
        <w:t>……</w:t>
      </w:r>
      <w:r>
        <w:rPr>
          <w:rtl w:val="0"/>
          <w:lang w:val="zh-TW" w:eastAsia="zh-TW"/>
        </w:rPr>
        <w:t>你怎么会</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Eric: Impossible... how could you...</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抬手，两个黑衣人上前，把</w:t>
      </w:r>
      <w:r>
        <w:rPr>
          <w:rFonts w:ascii="Times New Roman" w:hAnsi="Times New Roman"/>
          <w:rtl w:val="0"/>
          <w:lang w:val="en-US"/>
        </w:rPr>
        <w:t>Eric</w:t>
      </w:r>
      <w:r>
        <w:rPr>
          <w:rtl w:val="0"/>
          <w:lang w:val="zh-TW" w:eastAsia="zh-TW"/>
        </w:rPr>
        <w:t>死死按在地上，脸贴住地面。</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（走到</w:t>
      </w:r>
      <w:r>
        <w:rPr>
          <w:rFonts w:ascii="Times New Roman" w:hAnsi="Times New Roman"/>
          <w:rtl w:val="0"/>
          <w:lang w:val="en-US"/>
        </w:rPr>
        <w:t>Eric</w:t>
      </w:r>
      <w:r>
        <w:rPr>
          <w:rtl w:val="0"/>
          <w:lang w:val="zh-TW" w:eastAsia="zh-TW"/>
        </w:rPr>
        <w:t>面前，蹲下来，语气冰冷）：你动她的那一刻，就该想好自己的下场。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 second you touched her, you should've thought about your</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life ending.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（惨叫）：放开我！我是她的公会老板！我有她的合同！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Let me go! I'm her agent! I have her contract!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（抬手，用枪托狠狠砸在</w:t>
      </w:r>
      <w:r>
        <w:rPr>
          <w:rFonts w:ascii="Times New Roman" w:hAnsi="Times New Roman"/>
          <w:rtl w:val="0"/>
          <w:lang w:val="en-US"/>
        </w:rPr>
        <w:t>Eric</w:t>
      </w:r>
      <w:r>
        <w:rPr>
          <w:rtl w:val="0"/>
          <w:lang w:val="zh-TW" w:eastAsia="zh-TW"/>
        </w:rPr>
        <w:t>的手上）：你的合同？在纽约，我说的话，就是规矩。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Your contract? In New York, my word is law.</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站在舞台侧面，看着眼前的一切，吓得浑身发抖，转身就想往后台跑。</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四个黑衣人瞬间上前，拦住</w:t>
      </w:r>
      <w:r>
        <w:rPr>
          <w:rFonts w:ascii="Times New Roman" w:hAnsi="Times New Roman"/>
          <w:rtl w:val="0"/>
          <w:lang w:val="en-US"/>
        </w:rPr>
        <w:t>Chloe</w:t>
      </w:r>
      <w:r>
        <w:rPr>
          <w:rtl w:val="0"/>
          <w:lang w:val="zh-TW" w:eastAsia="zh-TW"/>
        </w:rPr>
        <w:t>的去路，把她拖到舞台中央，扔在</w:t>
      </w:r>
      <w:r>
        <w:rPr>
          <w:rFonts w:ascii="Times New Roman" w:hAnsi="Times New Roman"/>
          <w:rtl w:val="0"/>
          <w:lang w:val="en-US"/>
        </w:rPr>
        <w:t>Eric</w:t>
      </w:r>
      <w:r>
        <w:rPr>
          <w:rtl w:val="0"/>
          <w:lang w:val="zh-TW" w:eastAsia="zh-TW"/>
        </w:rPr>
        <w:t>身边。</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全场所有镜头，瞬间对准瘫在地上的两人。</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第十二集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12-1</w:t>
      </w:r>
      <w:r>
        <w:rPr>
          <w:rtl w:val="0"/>
          <w:lang w:val="zh-TW" w:eastAsia="zh-TW"/>
        </w:rPr>
        <w:t>夜内星光盛典主会场</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Ava</w:t>
      </w:r>
      <w:r>
        <w:rPr>
          <w:rtl w:val="0"/>
          <w:lang w:val="zh-TW" w:eastAsia="zh-TW"/>
        </w:rPr>
        <w:t>、</w:t>
      </w:r>
      <w:r>
        <w:rPr>
          <w:rFonts w:ascii="Times New Roman" w:hAnsi="Times New Roman"/>
          <w:rtl w:val="0"/>
          <w:lang w:val="en-US"/>
        </w:rPr>
        <w:t>Chloe</w:t>
      </w:r>
      <w:r>
        <w:rPr>
          <w:rtl w:val="0"/>
          <w:lang w:val="zh-TW" w:eastAsia="zh-TW"/>
        </w:rPr>
        <w:t>、</w:t>
      </w:r>
      <w:r>
        <w:rPr>
          <w:rFonts w:ascii="Times New Roman" w:hAnsi="Times New Roman"/>
          <w:rtl w:val="0"/>
          <w:lang w:val="en-US"/>
        </w:rPr>
        <w:t>Eric</w:t>
      </w:r>
      <w:r>
        <w:rPr>
          <w:rtl w:val="0"/>
          <w:lang w:val="zh-TW" w:eastAsia="zh-TW"/>
        </w:rPr>
        <w:t>、全网直播观众</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瘫在地上，看着三个男人，吓得眼泪直流，连滚带爬想上前求饶。</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（哭腔）：</w:t>
      </w:r>
      <w:r>
        <w:rPr>
          <w:rFonts w:ascii="Times New Roman" w:hAnsi="Times New Roman"/>
          <w:rtl w:val="0"/>
          <w:lang w:val="en-US"/>
        </w:rPr>
        <w:t>Liam</w:t>
      </w:r>
      <w:r>
        <w:rPr>
          <w:rtl w:val="0"/>
          <w:lang w:val="zh-TW" w:eastAsia="zh-TW"/>
        </w:rPr>
        <w:t>先生！</w:t>
      </w:r>
      <w:r>
        <w:rPr>
          <w:rFonts w:ascii="Times New Roman" w:hAnsi="Times New Roman"/>
          <w:rtl w:val="0"/>
          <w:lang w:val="en-US"/>
        </w:rPr>
        <w:t>Chase</w:t>
      </w:r>
      <w:r>
        <w:rPr>
          <w:rtl w:val="0"/>
          <w:lang w:val="zh-TW" w:eastAsia="zh-TW"/>
        </w:rPr>
        <w:t>先生！</w:t>
      </w:r>
      <w:r>
        <w:rPr>
          <w:rFonts w:ascii="Times New Roman" w:hAnsi="Times New Roman"/>
          <w:rtl w:val="0"/>
          <w:lang w:val="en-US"/>
        </w:rPr>
        <w:t>Dante</w:t>
      </w:r>
      <w:r>
        <w:rPr>
          <w:rtl w:val="0"/>
          <w:lang w:val="zh-TW" w:eastAsia="zh-TW"/>
        </w:rPr>
        <w:t>先生！我错了！我真的错了！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Mr. Liam! Mr. Chase! Mr. Dante! I was wrong! I really was!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：都是</w:t>
      </w:r>
      <w:r>
        <w:rPr>
          <w:rFonts w:ascii="Times New Roman" w:hAnsi="Times New Roman"/>
          <w:rtl w:val="0"/>
          <w:lang w:val="en-US"/>
        </w:rPr>
        <w:t>Eric</w:t>
      </w:r>
      <w:r>
        <w:rPr>
          <w:rtl w:val="0"/>
          <w:lang w:val="zh-TW" w:eastAsia="zh-TW"/>
        </w:rPr>
        <w:t>逼我的！是他让我造谣的！是他让我害</w:t>
      </w:r>
      <w:r>
        <w:rPr>
          <w:rFonts w:ascii="Times New Roman" w:hAnsi="Times New Roman"/>
          <w:rtl w:val="0"/>
          <w:lang w:val="en-US"/>
        </w:rPr>
        <w:t>Ava</w:t>
      </w:r>
      <w:r>
        <w:rPr>
          <w:rtl w:val="0"/>
          <w:lang w:val="zh-TW" w:eastAsia="zh-TW"/>
        </w:rPr>
        <w:t>的！跟我一点关系都没有！</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Eric forced me! He made me spread rumors! He made me frame Ava! It had nothing to do with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（嘶吼）：你放屁！明明是你先找我的！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Bullshit! You came to me first!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（上前，一脚踩在</w:t>
      </w:r>
      <w:r>
        <w:rPr>
          <w:rFonts w:ascii="Times New Roman" w:hAnsi="Times New Roman"/>
          <w:rtl w:val="0"/>
          <w:lang w:val="en-US"/>
        </w:rPr>
        <w:t>Chloe</w:t>
      </w:r>
      <w:r>
        <w:rPr>
          <w:rtl w:val="0"/>
          <w:lang w:val="zh-TW" w:eastAsia="zh-TW"/>
        </w:rPr>
        <w:t>的手背上，枪口抵住她的额头）：闭嘴。</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Shut up.</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瞬间僵住，吓得浑身抽搐，当场失禁，全场发出阵阵惊呼。</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：再吠一声，我现在就崩了你。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Bark again, and I'll blow your head off right now.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（抬手，身后的大屏幕瞬间切换，播放</w:t>
      </w:r>
      <w:r>
        <w:rPr>
          <w:rFonts w:ascii="Times New Roman" w:hAnsi="Times New Roman"/>
          <w:rtl w:val="0"/>
          <w:lang w:val="en-US"/>
        </w:rPr>
        <w:t>Chloe</w:t>
      </w:r>
      <w:r>
        <w:rPr>
          <w:rtl w:val="0"/>
          <w:lang w:val="zh-TW" w:eastAsia="zh-TW"/>
        </w:rPr>
        <w:t>陪睡公会高层、做假账偷税、买水军造谣的全部视频和证据）：你做的所有事，全网都看着。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Everything you did, the whole internet saw.</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视频全程直播，直播间在线人数冲破</w:t>
      </w:r>
      <w:r>
        <w:rPr>
          <w:rFonts w:ascii="Times New Roman" w:hAnsi="Times New Roman"/>
          <w:rtl w:val="0"/>
          <w:lang w:val="en-US"/>
        </w:rPr>
        <w:t>1.2</w:t>
      </w:r>
      <w:r>
        <w:rPr>
          <w:rtl w:val="0"/>
          <w:lang w:val="zh-TW" w:eastAsia="zh-TW"/>
        </w:rPr>
        <w:t>亿，全网瞬间炸锅。</w:t>
      </w:r>
    </w:p>
    <w:p>
      <w:pPr>
        <w:pStyle w:val="Normal (Web)"/>
        <w:widowControl w:val="1"/>
        <w:spacing w:line="288" w:lineRule="auto"/>
        <w:rPr>
          <w:rFonts w:ascii="Times New Roman" w:cs="Times New Roman" w:hAnsi="Times New Roman" w:eastAsia="Times New Roman"/>
        </w:rPr>
      </w:pPr>
      <w:r>
        <w:rPr>
          <w:rtl w:val="0"/>
          <w:lang w:val="zh-TW" w:eastAsia="zh-TW"/>
        </w:rPr>
        <w:t>弹幕：卧槽！原来</w:t>
      </w:r>
      <w:r>
        <w:rPr>
          <w:rFonts w:ascii="Times New Roman" w:hAnsi="Times New Roman"/>
          <w:rtl w:val="0"/>
          <w:lang w:val="en-US"/>
        </w:rPr>
        <w:t>Chloe</w:t>
      </w:r>
      <w:r>
        <w:rPr>
          <w:rtl w:val="0"/>
          <w:lang w:val="zh-TW" w:eastAsia="zh-TW"/>
        </w:rPr>
        <w:t>才是这种人！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Holy crap! Chloe was the real trash all along!</w:t>
      </w:r>
    </w:p>
    <w:p>
      <w:pPr>
        <w:pStyle w:val="Normal (Web)"/>
        <w:widowControl w:val="1"/>
        <w:spacing w:line="288" w:lineRule="auto"/>
        <w:rPr>
          <w:rFonts w:ascii="Times New Roman" w:cs="Times New Roman" w:hAnsi="Times New Roman" w:eastAsia="Times New Roman"/>
        </w:rPr>
      </w:pPr>
      <w:r>
        <w:rPr>
          <w:rtl w:val="0"/>
          <w:lang w:val="zh-TW" w:eastAsia="zh-TW"/>
        </w:rPr>
        <w:t>弹幕：自己靠睡上位，还造谣别人！太恶心了！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Chat: She slept her way up and smeared someone else! Disgusting!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（拿起话筒，声音传遍全场，同步全网直播）：我宣布，从现在起，全好莱坞所有影视公司、媒体平台，永久封杀</w:t>
      </w:r>
      <w:r>
        <w:rPr>
          <w:rFonts w:ascii="Times New Roman" w:hAnsi="Times New Roman"/>
          <w:rtl w:val="0"/>
          <w:lang w:val="en-US"/>
        </w:rPr>
        <w:t>Chloe</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 hereby announce that every studio and media platform in Hollywood will blacklist Chloe permanently.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：谁敢用她，就是跟我</w:t>
      </w:r>
      <w:r>
        <w:rPr>
          <w:rFonts w:ascii="Times New Roman" w:hAnsi="Times New Roman"/>
          <w:rtl w:val="0"/>
          <w:lang w:val="en-US"/>
        </w:rPr>
        <w:t>Chase</w:t>
      </w:r>
      <w:r>
        <w:rPr>
          <w:rtl w:val="0"/>
          <w:lang w:val="zh-TW" w:eastAsia="zh-TW"/>
        </w:rPr>
        <w:t>作对。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Anyone who uses her is against me.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看着屏幕里的自己，听着封杀令，彻底崩溃，尖叫着晕了过去。</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黑衣人上前，把晕过去的</w:t>
      </w:r>
      <w:r>
        <w:rPr>
          <w:rFonts w:ascii="Times New Roman" w:hAnsi="Times New Roman"/>
          <w:rtl w:val="0"/>
          <w:lang w:val="en-US"/>
        </w:rPr>
        <w:t>Chloe</w:t>
      </w:r>
      <w:r>
        <w:rPr>
          <w:rtl w:val="0"/>
          <w:lang w:val="zh-TW" w:eastAsia="zh-TW"/>
        </w:rPr>
        <w:t>拖到一边。</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看着眼前的一切，突然疯了一样从怀里掏出合同，举起来嘶吼。</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：你们别得意！我有她签的合同！她违约要赔一百万美金！她这辈子都得给我打工！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Don't get cocky! I have her contract! Breach costs a million dollars! She has to work for me for life!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全场瞬间安静，镜头再次对准</w:t>
      </w:r>
      <w:r>
        <w:rPr>
          <w:rFonts w:ascii="Times New Roman" w:hAnsi="Times New Roman"/>
          <w:rtl w:val="0"/>
          <w:lang w:val="en-US"/>
        </w:rPr>
        <w:t>Eric</w:t>
      </w:r>
      <w:r>
        <w:rPr>
          <w:rtl w:val="0"/>
          <w:lang w:val="zh-TW" w:eastAsia="zh-TW"/>
        </w:rPr>
        <w:t>手里的合同。</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第十三集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13-1</w:t>
      </w:r>
      <w:r>
        <w:rPr>
          <w:rtl w:val="0"/>
          <w:lang w:val="zh-TW" w:eastAsia="zh-TW"/>
        </w:rPr>
        <w:t>夜内星光盛典主会场</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Liam</w:t>
      </w:r>
      <w:r>
        <w:rPr>
          <w:rtl w:val="0"/>
          <w:lang w:val="zh-TW" w:eastAsia="zh-TW"/>
        </w:rPr>
        <w:t>、</w:t>
      </w:r>
      <w:r>
        <w:rPr>
          <w:rFonts w:ascii="Times New Roman" w:hAnsi="Times New Roman"/>
          <w:rtl w:val="0"/>
          <w:lang w:val="en-US"/>
        </w:rPr>
        <w:t>Ava</w:t>
      </w:r>
      <w:r>
        <w:rPr>
          <w:rtl w:val="0"/>
          <w:lang w:val="zh-TW" w:eastAsia="zh-TW"/>
        </w:rPr>
        <w:t>、</w:t>
      </w:r>
      <w:r>
        <w:rPr>
          <w:rFonts w:ascii="Times New Roman" w:hAnsi="Times New Roman"/>
          <w:rtl w:val="0"/>
          <w:lang w:val="en-US"/>
        </w:rPr>
        <w:t>Eric</w:t>
      </w:r>
      <w:r>
        <w:rPr>
          <w:rtl w:val="0"/>
          <w:lang w:val="zh-TW" w:eastAsia="zh-TW"/>
        </w:rPr>
        <w:t>、律师团</w:t>
      </w:r>
      <w:r>
        <w:rPr>
          <w:rFonts w:ascii="Times New Roman" w:hAnsi="Times New Roman"/>
          <w:rtl w:val="0"/>
          <w:lang w:val="en-US"/>
        </w:rPr>
        <w:t>*3</w:t>
      </w:r>
      <w:r>
        <w:rPr>
          <w:rtl w:val="0"/>
          <w:lang w:val="zh-TW" w:eastAsia="zh-TW"/>
        </w:rPr>
        <w:t>、警察</w:t>
      </w:r>
      <w:r>
        <w:rPr>
          <w:rFonts w:ascii="Times New Roman" w:hAnsi="Times New Roman"/>
          <w:rtl w:val="0"/>
          <w:lang w:val="en-US"/>
        </w:rPr>
        <w:t>*</w:t>
      </w:r>
      <w:r>
        <w:rPr>
          <w:rtl w:val="0"/>
          <w:lang w:val="zh-TW" w:eastAsia="zh-TW"/>
        </w:rPr>
        <w:t>若干</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举着合同，满脸狰狞，对着镜头嘶吼。</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：你们看到了吗？这是她亲手签的合同！白纸黑字！她就是我的人！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See this? She signed it herself! Black and white! She belongs to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：你们就算再有钱，也管不了合同！法律面前，你们说了不算！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No matter how rich you are, you can't override a contract! You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final the final call!</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（冷笑，抬手）：法律？你跟我谈法律？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The law? You're talking law to me?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三个穿西装的律师上前，走到舞台中央，接过</w:t>
      </w:r>
      <w:r>
        <w:rPr>
          <w:rFonts w:ascii="Times New Roman" w:hAnsi="Times New Roman"/>
          <w:rtl w:val="0"/>
          <w:lang w:val="en-US"/>
        </w:rPr>
        <w:t>Eric</w:t>
      </w:r>
      <w:r>
        <w:rPr>
          <w:rtl w:val="0"/>
          <w:lang w:val="zh-TW" w:eastAsia="zh-TW"/>
        </w:rPr>
        <w:t>手里的合同，快速翻看。</w:t>
      </w:r>
    </w:p>
    <w:p>
      <w:pPr>
        <w:pStyle w:val="Normal (Web)"/>
        <w:widowControl w:val="1"/>
        <w:spacing w:line="288" w:lineRule="auto"/>
        <w:rPr>
          <w:rFonts w:ascii="Times New Roman" w:cs="Times New Roman" w:hAnsi="Times New Roman" w:eastAsia="Times New Roman"/>
        </w:rPr>
      </w:pPr>
      <w:r>
        <w:rPr>
          <w:rtl w:val="0"/>
          <w:lang w:val="zh-TW" w:eastAsia="zh-TW"/>
        </w:rPr>
        <w:t>首席律师（对着话筒，声音传遍全场）：这份合同存在严重的欺诈、胁迫条款，签署时甲方隐瞒核心收益分成规则，属于无效合同。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Chief Lawyer: This contract contains serious fraud and coercive clauses. The agency hid the key revenue-split term, which makes the contract invalid.</w:t>
      </w:r>
    </w:p>
    <w:p>
      <w:pPr>
        <w:pStyle w:val="Normal (Web)"/>
        <w:widowControl w:val="1"/>
        <w:spacing w:line="288" w:lineRule="auto"/>
        <w:rPr>
          <w:rFonts w:ascii="Times New Roman" w:cs="Times New Roman" w:hAnsi="Times New Roman" w:eastAsia="Times New Roman"/>
        </w:rPr>
      </w:pPr>
      <w:r>
        <w:rPr>
          <w:rtl w:val="0"/>
          <w:lang w:val="zh-TW" w:eastAsia="zh-TW"/>
        </w:rPr>
        <w:t>首席律师：同时，</w:t>
      </w:r>
      <w:r>
        <w:rPr>
          <w:rFonts w:ascii="Times New Roman" w:hAnsi="Times New Roman"/>
          <w:rtl w:val="0"/>
          <w:lang w:val="en-US"/>
        </w:rPr>
        <w:t>Eric</w:t>
      </w:r>
      <w:r>
        <w:rPr>
          <w:rtl w:val="0"/>
          <w:lang w:val="zh-TW" w:eastAsia="zh-TW"/>
        </w:rPr>
        <w:t>先生利用这份合同，多次敲诈勒索</w:t>
      </w:r>
      <w:r>
        <w:rPr>
          <w:rFonts w:ascii="Times New Roman" w:hAnsi="Times New Roman"/>
          <w:rtl w:val="0"/>
          <w:lang w:val="en-US"/>
        </w:rPr>
        <w:t>Ava</w:t>
      </w:r>
      <w:r>
        <w:rPr>
          <w:rtl w:val="0"/>
          <w:lang w:val="zh-TW" w:eastAsia="zh-TW"/>
        </w:rPr>
        <w:t>小姐，涉案金额超过千万美金，已经触犯了联邦法律。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Chief Lawyer: Also, Mr. Eric used this contract to extort Miss Ava multiple times. The amount exceeds ten million dollars, violating federal law.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（脸瞬间惨白）：你胡说！这合同是她自愿签的！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You're lying! She signed it willingly!</w:t>
      </w:r>
    </w:p>
    <w:p>
      <w:pPr>
        <w:pStyle w:val="Normal (Web)"/>
        <w:widowControl w:val="1"/>
        <w:spacing w:line="288" w:lineRule="auto"/>
        <w:rPr>
          <w:rFonts w:ascii="Times New Roman" w:cs="Times New Roman" w:hAnsi="Times New Roman" w:eastAsia="Times New Roman"/>
        </w:rPr>
      </w:pPr>
      <w:r>
        <w:rPr>
          <w:rtl w:val="0"/>
          <w:lang w:val="zh-TW" w:eastAsia="zh-TW"/>
        </w:rPr>
        <w:t>律师：我们这里有</w:t>
      </w:r>
      <w:r>
        <w:rPr>
          <w:rFonts w:ascii="Times New Roman" w:hAnsi="Times New Roman"/>
          <w:rtl w:val="0"/>
          <w:lang w:val="en-US"/>
        </w:rPr>
        <w:t>Eric</w:t>
      </w:r>
      <w:r>
        <w:rPr>
          <w:rtl w:val="0"/>
          <w:lang w:val="zh-TW" w:eastAsia="zh-TW"/>
        </w:rPr>
        <w:t>先生威胁</w:t>
      </w:r>
      <w:r>
        <w:rPr>
          <w:rFonts w:ascii="Times New Roman" w:hAnsi="Times New Roman"/>
          <w:rtl w:val="0"/>
          <w:lang w:val="en-US"/>
        </w:rPr>
        <w:t>Ava</w:t>
      </w:r>
      <w:r>
        <w:rPr>
          <w:rtl w:val="0"/>
          <w:lang w:val="zh-TW" w:eastAsia="zh-TW"/>
        </w:rPr>
        <w:t>小姐，不签合同就停掉她弟弟医药费的录音，还有合同签署时的监控录像。</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Lawyer: We have audio of Mr. Eric threatening to stop Miss Ava's brother's medical payments unless she signed, plus surveillance </w:t>
      </w:r>
      <w:r>
        <w:rPr>
          <w:rFonts w:ascii="Times New Roman" w:hAnsi="Times New Roman"/>
          <w:outline w:val="0"/>
          <w:color w:val="ff0000"/>
          <w:u w:color="ff0000"/>
          <w:rtl w:val="0"/>
          <w:lang w:val="zh-TW" w:eastAsia="zh-TW"/>
          <w14:textFill>
            <w14:solidFill>
              <w14:srgbClr w14:val="FF0000"/>
            </w14:solidFill>
          </w14:textFill>
        </w:rPr>
        <w:t>of</w:t>
      </w:r>
      <w:r>
        <w:rPr>
          <w:rFonts w:ascii="Times New Roman" w:hAnsi="Times New Roman"/>
          <w:outline w:val="0"/>
          <w:color w:val="ff0000"/>
          <w:u w:color="ff0000"/>
          <w:rtl w:val="0"/>
          <w:lang w:val="en-US"/>
          <w14:textFill>
            <w14:solidFill>
              <w14:srgbClr w14:val="FF0000"/>
            </w14:solidFill>
          </w14:textFill>
        </w:rPr>
        <w:t xml:space="preserve"> the </w:t>
      </w:r>
      <w:r>
        <w:rPr>
          <w:rFonts w:ascii="Times New Roman" w:hAnsi="Times New Roman"/>
          <w:outline w:val="0"/>
          <w:color w:val="ff0000"/>
          <w:u w:color="ff0000"/>
          <w:rtl w:val="0"/>
          <w:lang w:val="zh-TW" w:eastAsia="zh-TW"/>
          <w14:textFill>
            <w14:solidFill>
              <w14:srgbClr w14:val="FF0000"/>
            </w14:solidFill>
          </w14:textFill>
        </w:rPr>
        <w:t>contract</w:t>
      </w:r>
      <w:r>
        <w:rPr>
          <w:rFonts w:ascii="Times New Roman" w:hAnsi="Times New Roman"/>
          <w:outline w:val="0"/>
          <w:color w:val="ff0000"/>
          <w:u w:color="ff0000"/>
          <w:rtl w:val="0"/>
          <w:lang w:val="en-US"/>
          <w14:textFill>
            <w14:solidFill>
              <w14:srgbClr w14:val="FF0000"/>
            </w14:solidFill>
          </w14:textFill>
        </w:rPr>
        <w:t xml:space="preserve"> signing.</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大屏幕上，瞬间播放出</w:t>
      </w:r>
      <w:r>
        <w:rPr>
          <w:rFonts w:ascii="Times New Roman" w:hAnsi="Times New Roman"/>
          <w:rtl w:val="0"/>
          <w:lang w:val="en-US"/>
        </w:rPr>
        <w:t>Eric</w:t>
      </w:r>
      <w:r>
        <w:rPr>
          <w:rtl w:val="0"/>
          <w:lang w:val="zh-TW" w:eastAsia="zh-TW"/>
        </w:rPr>
        <w:t>威胁</w:t>
      </w:r>
      <w:r>
        <w:rPr>
          <w:rFonts w:ascii="Times New Roman" w:hAnsi="Times New Roman"/>
          <w:rtl w:val="0"/>
          <w:lang w:val="en-US"/>
        </w:rPr>
        <w:t>Ava</w:t>
      </w:r>
      <w:r>
        <w:rPr>
          <w:rtl w:val="0"/>
          <w:lang w:val="zh-TW" w:eastAsia="zh-TW"/>
        </w:rPr>
        <w:t>签合同的全部录音和监控。</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全场嘘声一片，直播间弹幕全是骂声。</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（慌了，转身想跑）：你们别过来！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Don't come near me!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四个警察上前，直接把</w:t>
      </w:r>
      <w:r>
        <w:rPr>
          <w:rFonts w:ascii="Times New Roman" w:hAnsi="Times New Roman"/>
          <w:rtl w:val="0"/>
          <w:lang w:val="en-US"/>
        </w:rPr>
        <w:t>Eric</w:t>
      </w:r>
      <w:r>
        <w:rPr>
          <w:rtl w:val="0"/>
          <w:lang w:val="zh-TW" w:eastAsia="zh-TW"/>
        </w:rPr>
        <w:t>按在地上，戴上手铐。</w:t>
      </w:r>
    </w:p>
    <w:p>
      <w:pPr>
        <w:pStyle w:val="Normal (Web)"/>
        <w:widowControl w:val="1"/>
        <w:spacing w:line="288" w:lineRule="auto"/>
        <w:rPr>
          <w:rFonts w:ascii="Times New Roman" w:cs="Times New Roman" w:hAnsi="Times New Roman" w:eastAsia="Times New Roman"/>
        </w:rPr>
      </w:pPr>
      <w:r>
        <w:rPr>
          <w:rtl w:val="0"/>
          <w:lang w:val="zh-TW" w:eastAsia="zh-TW"/>
        </w:rPr>
        <w:t>警察：</w:t>
      </w:r>
      <w:r>
        <w:rPr>
          <w:rFonts w:ascii="Times New Roman" w:hAnsi="Times New Roman"/>
          <w:rtl w:val="0"/>
          <w:lang w:val="en-US"/>
        </w:rPr>
        <w:t>Eric</w:t>
      </w:r>
      <w:r>
        <w:rPr>
          <w:rtl w:val="0"/>
          <w:lang w:val="zh-TW" w:eastAsia="zh-TW"/>
        </w:rPr>
        <w:t>先生，你因涉嫌敲诈勒索、故意伤害，现在正式逮捕你。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Police: Mr. Eric, you are under arrest for suspected extortion and assault.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被警察拖着往外走，疯狂挣扎，对着</w:t>
      </w:r>
      <w:r>
        <w:rPr>
          <w:rFonts w:ascii="Times New Roman" w:hAnsi="Times New Roman"/>
          <w:rtl w:val="0"/>
          <w:lang w:val="en-US"/>
        </w:rPr>
        <w:t>Ava</w:t>
      </w:r>
      <w:r>
        <w:rPr>
          <w:rtl w:val="0"/>
          <w:lang w:val="zh-TW" w:eastAsia="zh-TW"/>
        </w:rPr>
        <w:t>嘶吼。</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w:t>
      </w:r>
      <w:r>
        <w:rPr>
          <w:rFonts w:ascii="Times New Roman" w:hAnsi="Times New Roman"/>
          <w:rtl w:val="0"/>
          <w:lang w:val="en-US"/>
        </w:rPr>
        <w:t>Ava</w:t>
      </w:r>
      <w:r>
        <w:rPr>
          <w:rtl w:val="0"/>
          <w:lang w:val="zh-TW" w:eastAsia="zh-TW"/>
        </w:rPr>
        <w:t>！你这个贱人！我不会放过你的！我就算坐牢，也不会让你好过！</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Ava! You bitch! I won't let you go! Even in prison, I'll make you suffer!</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被拖出会场，大门关上，全场瞬间安静。</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看着被拖走的</w:t>
      </w:r>
      <w:r>
        <w:rPr>
          <w:rFonts w:ascii="Times New Roman" w:hAnsi="Times New Roman"/>
          <w:rtl w:val="0"/>
          <w:lang w:val="en-US"/>
        </w:rPr>
        <w:t>Eric</w:t>
      </w:r>
      <w:r>
        <w:rPr>
          <w:rtl w:val="0"/>
          <w:lang w:val="zh-TW" w:eastAsia="zh-TW"/>
        </w:rPr>
        <w:t>，又看了看身边的三个男人，眼眶通红，终于松了一口气，身体晃了一下。</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立刻扶住她，</w:t>
      </w:r>
      <w:r>
        <w:rPr>
          <w:rFonts w:ascii="Times New Roman" w:hAnsi="Times New Roman"/>
          <w:rtl w:val="0"/>
          <w:lang w:val="en-US"/>
        </w:rPr>
        <w:t>Liam</w:t>
      </w:r>
      <w:r>
        <w:rPr>
          <w:rtl w:val="0"/>
          <w:lang w:val="zh-TW" w:eastAsia="zh-TW"/>
        </w:rPr>
        <w:t>和</w:t>
      </w:r>
      <w:r>
        <w:rPr>
          <w:rFonts w:ascii="Times New Roman" w:hAnsi="Times New Roman"/>
          <w:rtl w:val="0"/>
          <w:lang w:val="en-US"/>
        </w:rPr>
        <w:t>Dante</w:t>
      </w:r>
      <w:r>
        <w:rPr>
          <w:rtl w:val="0"/>
          <w:lang w:val="zh-TW" w:eastAsia="zh-TW"/>
        </w:rPr>
        <w:t>同时上前一步，眼神里全是担忧。</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13-2</w:t>
      </w:r>
      <w:r>
        <w:rPr>
          <w:rtl w:val="0"/>
          <w:lang w:val="zh-TW" w:eastAsia="zh-TW"/>
        </w:rPr>
        <w:t>夜内盛典后台停车场</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Ava</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被三人带到后台停车场，三辆顶级豪车并排停着：劳斯莱斯幻影、布加迪威龙、防弹悍马。</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三个男人站在各自的车旁，互相盯着对方，气氛瞬间剑拔弩张。</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w:t>
      </w:r>
      <w:r>
        <w:rPr>
          <w:rFonts w:ascii="Times New Roman" w:hAnsi="Times New Roman"/>
          <w:rtl w:val="0"/>
          <w:lang w:val="en-US"/>
        </w:rPr>
        <w:t>Ava</w:t>
      </w:r>
      <w:r>
        <w:rPr>
          <w:rtl w:val="0"/>
          <w:lang w:val="zh-TW" w:eastAsia="zh-TW"/>
        </w:rPr>
        <w:t>，坐我的车，我送你回城堡。</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Ava, take my car. I'll bring you back to the castle.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：别听他的，坐我的车，我带你去医院看你弟弟。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Don't listen to him. Take my car. I'll bring you to see your brother.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（拉开车门，语气不容拒绝）：上我的车，没人敢拦。</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Get in my car. No one dares stop us.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三个男人互不相让，眼神里全是火药味，修罗场一触即发。</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第十四集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14-1</w:t>
      </w:r>
      <w:r>
        <w:rPr>
          <w:rtl w:val="0"/>
          <w:lang w:val="zh-TW" w:eastAsia="zh-TW"/>
        </w:rPr>
        <w:t>夜内医院</w:t>
      </w:r>
      <w:r>
        <w:rPr>
          <w:rFonts w:ascii="Times New Roman" w:hAnsi="Times New Roman"/>
          <w:rtl w:val="0"/>
          <w:lang w:val="en-US"/>
        </w:rPr>
        <w:t>ICU</w:t>
      </w:r>
      <w:r>
        <w:rPr>
          <w:rtl w:val="0"/>
          <w:lang w:val="zh-TW" w:eastAsia="zh-TW"/>
        </w:rPr>
        <w:t>外走廊</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、主治医生</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最终</w:t>
      </w:r>
      <w:r>
        <w:rPr>
          <w:rFonts w:ascii="Times New Roman" w:hAnsi="Times New Roman"/>
          <w:rtl w:val="0"/>
          <w:lang w:val="en-US"/>
        </w:rPr>
        <w:t>Ava</w:t>
      </w:r>
      <w:r>
        <w:rPr>
          <w:rtl w:val="0"/>
          <w:lang w:val="zh-TW" w:eastAsia="zh-TW"/>
        </w:rPr>
        <w:t>谁的车都没坐，让三人一起开车跟着她，来了医院。</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四人站在</w:t>
      </w:r>
      <w:r>
        <w:rPr>
          <w:rFonts w:ascii="Times New Roman" w:hAnsi="Times New Roman"/>
          <w:rtl w:val="0"/>
          <w:lang w:val="en-US"/>
        </w:rPr>
        <w:t>ICU</w:t>
      </w:r>
      <w:r>
        <w:rPr>
          <w:rtl w:val="0"/>
          <w:lang w:val="zh-TW" w:eastAsia="zh-TW"/>
        </w:rPr>
        <w:t>门口，隔着玻璃看着里面躺着的弟弟。</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（看着弟弟，轻声）：谢谢你们。</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Thank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：不用谢。我已经安排了全球最好的罕见病医疗团队，明天就给你弟弟做手术。</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No need. I've arranged the world's best rare-disease medical team. They'll operate on your brother tomorrow.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：医院的</w:t>
      </w:r>
      <w:r>
        <w:rPr>
          <w:rFonts w:ascii="Times New Roman" w:hAnsi="Times New Roman"/>
          <w:rtl w:val="0"/>
          <w:lang w:val="en-US"/>
        </w:rPr>
        <w:t>VIP</w:t>
      </w:r>
      <w:r>
        <w:rPr>
          <w:rtl w:val="0"/>
          <w:lang w:val="zh-TW" w:eastAsia="zh-TW"/>
        </w:rPr>
        <w:t>病房我已经包下了，术后恢复的所有设备，我都安排好了。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 booked the VIP ward and all post-op recovery equipment.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：医院里里外外，全是我的人。</w:t>
      </w:r>
      <w:r>
        <w:rPr>
          <w:rFonts w:ascii="Times New Roman" w:hAnsi="Times New Roman"/>
          <w:rtl w:val="0"/>
          <w:lang w:val="en-US"/>
        </w:rPr>
        <w:t>24</w:t>
      </w:r>
      <w:r>
        <w:rPr>
          <w:rtl w:val="0"/>
          <w:lang w:val="zh-TW" w:eastAsia="zh-TW"/>
        </w:rPr>
        <w:t>小时守着，不会再出任何意外。</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 hospital is surrounded by my people. Guarded 24/7. Nothing will happen again.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（眼眶通红，转头看向三人）：你们为什么要对我这么好？我们明明素不相识。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Why are you all so good to me? We barely know each other.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：你眼底的倔强，我很喜欢。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 like the fire in your eyes.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：我想护着你，没有理由。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 want to protect you. No reason needed.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：你是我的人，我不对你好，对谁好？</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You're mine. If I'm not good to you, who should I be good to?</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看着三人，第一次破涕为笑，之前压在心底的自卑和怯懦，瞬间消散了大半。</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主治医生走过来，对着四人微微躬身。</w:t>
      </w:r>
    </w:p>
    <w:p>
      <w:pPr>
        <w:pStyle w:val="Normal (Web)"/>
        <w:widowControl w:val="1"/>
        <w:spacing w:line="288" w:lineRule="auto"/>
        <w:rPr>
          <w:rFonts w:ascii="Times New Roman" w:cs="Times New Roman" w:hAnsi="Times New Roman" w:eastAsia="Times New Roman"/>
        </w:rPr>
      </w:pPr>
      <w:r>
        <w:rPr>
          <w:rtl w:val="0"/>
          <w:lang w:val="zh-TW" w:eastAsia="zh-TW"/>
        </w:rPr>
        <w:t>医生：</w:t>
      </w:r>
      <w:r>
        <w:rPr>
          <w:rFonts w:ascii="Times New Roman" w:hAnsi="Times New Roman"/>
          <w:rtl w:val="0"/>
          <w:lang w:val="en-US"/>
        </w:rPr>
        <w:t>Ava</w:t>
      </w:r>
      <w:r>
        <w:rPr>
          <w:rtl w:val="0"/>
          <w:lang w:val="zh-TW" w:eastAsia="zh-TW"/>
        </w:rPr>
        <w:t>小姐，三位先生。病人的身体状况已经调整到最佳，明天早上八点，就可以进行手术。</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Doctor: Miss Ava, gentlemen. The patient is in optimal condition. Surgery can begin tomorrow at 8 a.m.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（握紧医生的手）：医生，求求你，一定要治好我弟弟。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Doctor, please. You have to save my brother.</w:t>
      </w:r>
    </w:p>
    <w:p>
      <w:pPr>
        <w:pStyle w:val="Normal (Web)"/>
        <w:widowControl w:val="1"/>
        <w:spacing w:line="288" w:lineRule="auto"/>
        <w:rPr>
          <w:rFonts w:ascii="Times New Roman" w:cs="Times New Roman" w:hAnsi="Times New Roman" w:eastAsia="Times New Roman"/>
        </w:rPr>
      </w:pPr>
      <w:r>
        <w:rPr>
          <w:rtl w:val="0"/>
          <w:lang w:val="zh-TW" w:eastAsia="zh-TW"/>
        </w:rPr>
        <w:t>医生：您放心，我们一定会尽全力。</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Doctor: Don't worry. We'll do everything we can.</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医生离开，走廊里只剩下四人。</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三个男人再次因为</w:t>
      </w:r>
      <w:r>
        <w:rPr>
          <w:rFonts w:ascii="Times New Roman" w:hAnsi="Times New Roman" w:hint="default"/>
          <w:rtl w:val="0"/>
          <w:lang w:val="en-US"/>
        </w:rPr>
        <w:t>“</w:t>
      </w:r>
      <w:r>
        <w:rPr>
          <w:rtl w:val="0"/>
          <w:lang w:val="zh-TW" w:eastAsia="zh-TW"/>
        </w:rPr>
        <w:t>谁留下来守夜</w:t>
      </w:r>
      <w:r>
        <w:rPr>
          <w:rFonts w:ascii="Times New Roman" w:hAnsi="Times New Roman" w:hint="default"/>
          <w:rtl w:val="0"/>
          <w:lang w:val="en-US"/>
        </w:rPr>
        <w:t>”</w:t>
      </w:r>
      <w:r>
        <w:rPr>
          <w:rtl w:val="0"/>
          <w:lang w:val="zh-TW" w:eastAsia="zh-TW"/>
        </w:rPr>
        <w:t>吵了起来。</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：我留下来，我的特助会处理好一切。</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I'll stay. My assistant will handle everything.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：你明天还要开董事会，别在这添乱，我留下来。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You have a board meeting tomorrow. Don't get in the way. I'll stay.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（靠在墙上，把玩着手枪）：都滚。我留下来，没人敢来闹事。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All of you, get out. I stay. No one dares cause trouble.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看着三个叱咤风云的男人，像小男孩一样争风吃醋，忍不住笑出了声。</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：你们都别争了，都回去。我自己留下来守着弟弟。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Stop fighting. All of you go back. I'll stay with my brother myself.</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三人对视一眼，最终都妥协了，答应第二天一早手术前赶过来。</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14-2</w:t>
      </w:r>
      <w:r>
        <w:rPr>
          <w:rtl w:val="0"/>
          <w:lang w:val="zh-TW" w:eastAsia="zh-TW"/>
        </w:rPr>
        <w:t>清晨内医院手术室门口</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、医生</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天刚亮，三个男人准时出现在手术室门口，全是一夜没睡的样子。</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护士推着弟弟进了手术室，手术灯亮起，门缓缓关上。</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站在门口，手紧紧攥着，浑身紧张。</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三个男人站在她身边，陪着她等。</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四个小时后，手术室的门突然打开，医生快步走出来，脸色凝重。</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（瞬间冲上去）：医生！怎么了？我弟弟怎么样了？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Doctor! What happened? How is my brother?</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tl w:val="0"/>
          <w:lang w:val="zh-TW" w:eastAsia="zh-TW"/>
        </w:rPr>
        <w:t>医生（叹气）：病人术中突发大出血，血库的匹配血量不够了！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Doctor: The patient had massive bleeding during surgery. We don't have enough matched blood! </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第十五集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15-1</w:t>
      </w:r>
      <w:r>
        <w:rPr>
          <w:rtl w:val="0"/>
          <w:lang w:val="zh-TW" w:eastAsia="zh-TW"/>
        </w:rPr>
        <w:t>日内医院手术室门口</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、医生</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听到医生的话，腿一软，差点摔倒，</w:t>
      </w:r>
      <w:r>
        <w:rPr>
          <w:rFonts w:ascii="Times New Roman" w:hAnsi="Times New Roman"/>
          <w:rtl w:val="0"/>
          <w:lang w:val="en-US"/>
        </w:rPr>
        <w:t>Chase</w:t>
      </w:r>
      <w:r>
        <w:rPr>
          <w:rtl w:val="0"/>
          <w:lang w:val="zh-TW" w:eastAsia="zh-TW"/>
        </w:rPr>
        <w:t>立刻扶住她。</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（声音抖）：怎么会不够？我是他亲姐姐，用我的血！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Not enough? I'm his sister. Use my blood!</w:t>
      </w:r>
    </w:p>
    <w:p>
      <w:pPr>
        <w:pStyle w:val="Normal (Web)"/>
        <w:widowControl w:val="1"/>
        <w:spacing w:line="288" w:lineRule="auto"/>
        <w:rPr>
          <w:rFonts w:ascii="Times New Roman" w:cs="Times New Roman" w:hAnsi="Times New Roman" w:eastAsia="Times New Roman"/>
        </w:rPr>
      </w:pPr>
      <w:r>
        <w:rPr>
          <w:rtl w:val="0"/>
          <w:lang w:val="zh-TW" w:eastAsia="zh-TW"/>
        </w:rPr>
        <w:t>医生：我们已经检测过了，您的血型和病人不匹配。病人是罕见的</w:t>
      </w:r>
      <w:r>
        <w:rPr>
          <w:rFonts w:ascii="Times New Roman" w:hAnsi="Times New Roman"/>
          <w:rtl w:val="0"/>
          <w:lang w:val="en-US"/>
        </w:rPr>
        <w:t>Rh</w:t>
      </w:r>
      <w:r>
        <w:rPr>
          <w:rtl w:val="0"/>
          <w:lang w:val="zh-TW" w:eastAsia="zh-TW"/>
        </w:rPr>
        <w:t>阴性血，血库只有两袋，根本不够。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Doctor: We've tested you. Your blood type doesn't match. The patient is rare Rh-negative. The blood bank has only two bags, nowhere near enough.</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（立刻拨通电话）：立刻调动全美所有血库的</w:t>
      </w:r>
      <w:r>
        <w:rPr>
          <w:rFonts w:ascii="Times New Roman" w:hAnsi="Times New Roman"/>
          <w:rtl w:val="0"/>
          <w:lang w:val="en-US"/>
        </w:rPr>
        <w:t>Rh</w:t>
      </w:r>
      <w:r>
        <w:rPr>
          <w:rtl w:val="0"/>
          <w:lang w:val="zh-TW" w:eastAsia="zh-TW"/>
        </w:rPr>
        <w:t>阴性血，用我的私人飞机运过来，半小时内，必须送到。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Mobilize every Rh-negative unit in America. Fly it in on my private jet. It must arrive within half an hour.</w:t>
      </w:r>
    </w:p>
    <w:p>
      <w:pPr>
        <w:pStyle w:val="Normal (Web)"/>
        <w:widowControl w:val="1"/>
        <w:spacing w:line="288" w:lineRule="auto"/>
        <w:rPr>
          <w:rFonts w:ascii="Times New Roman" w:cs="Times New Roman" w:hAnsi="Times New Roman" w:eastAsia="Times New Roman"/>
        </w:rPr>
      </w:pPr>
      <w:r>
        <w:rPr>
          <w:rtl w:val="0"/>
          <w:lang w:val="zh-TW" w:eastAsia="zh-TW"/>
        </w:rPr>
        <w:t>电话那头：好的</w:t>
      </w:r>
      <w:r>
        <w:rPr>
          <w:rFonts w:ascii="Times New Roman" w:hAnsi="Times New Roman"/>
          <w:rtl w:val="0"/>
          <w:lang w:val="en-US"/>
        </w:rPr>
        <w:t>Liam</w:t>
      </w:r>
      <w:r>
        <w:rPr>
          <w:rtl w:val="0"/>
          <w:lang w:val="zh-TW" w:eastAsia="zh-TW"/>
        </w:rPr>
        <w:t>先生，立刻执行！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On the Phone: Yes, Mr. Liam. Right away!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（同时拨通电话）：动用我所有的粉丝后援会，全网征集</w:t>
      </w:r>
      <w:r>
        <w:rPr>
          <w:rFonts w:ascii="Times New Roman" w:hAnsi="Times New Roman"/>
          <w:rtl w:val="0"/>
          <w:lang w:val="en-US"/>
        </w:rPr>
        <w:t>Rh</w:t>
      </w:r>
      <w:r>
        <w:rPr>
          <w:rtl w:val="0"/>
          <w:lang w:val="zh-TW" w:eastAsia="zh-TW"/>
        </w:rPr>
        <w:t>阴性血，匹配成功的，奖励一百万美金！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Tell all my fan clubs. Put out a nationwide call for Rh-negative blood. A successful match gets one million dollars!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（对着身后的手下开口）：让纽约所有我们的人，全部来医院验血，匹配的，直接带过来。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Have every New York man of ours come test at the hospital. Anyone who matches, bring them in.</w:t>
      </w:r>
    </w:p>
    <w:p>
      <w:pPr>
        <w:pStyle w:val="Normal (Web)"/>
        <w:widowControl w:val="1"/>
        <w:spacing w:line="288" w:lineRule="auto"/>
        <w:rPr>
          <w:rFonts w:ascii="Times New Roman" w:cs="Times New Roman" w:hAnsi="Times New Roman" w:eastAsia="Times New Roman"/>
        </w:rPr>
      </w:pPr>
      <w:r>
        <w:rPr>
          <w:rtl w:val="0"/>
          <w:lang w:val="zh-TW" w:eastAsia="zh-TW"/>
        </w:rPr>
        <w:t>手下：是，</w:t>
      </w:r>
      <w:r>
        <w:rPr>
          <w:rFonts w:ascii="Times New Roman" w:hAnsi="Times New Roman"/>
          <w:rtl w:val="0"/>
          <w:lang w:val="en-US"/>
        </w:rPr>
        <w:t>D</w:t>
      </w:r>
      <w:r>
        <w:rPr>
          <w:rtl w:val="0"/>
          <w:lang w:val="zh-TW" w:eastAsia="zh-TW"/>
        </w:rPr>
        <w:t>先生！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Yes, Mr. D!</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半小时后，医院走廊挤满了来献血的人，私人飞机降落在医院楼顶，一箱箱匹配的血袋送进手术室。</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医生拿着血袋，快步跑进手术室，门再次关上。</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又过了三个小时，手术室的门再次打开，医生摘下口罩，露出笑容。</w:t>
      </w:r>
    </w:p>
    <w:p>
      <w:pPr>
        <w:pStyle w:val="Normal (Web)"/>
        <w:widowControl w:val="1"/>
        <w:spacing w:line="288" w:lineRule="auto"/>
        <w:rPr>
          <w:rFonts w:ascii="Times New Roman" w:cs="Times New Roman" w:hAnsi="Times New Roman" w:eastAsia="Times New Roman"/>
        </w:rPr>
      </w:pPr>
      <w:r>
        <w:rPr>
          <w:rtl w:val="0"/>
          <w:lang w:val="zh-TW" w:eastAsia="zh-TW"/>
        </w:rPr>
        <w:t>医生：手术非常成功！病人已经脱离生命危险了！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Doctor: The surgery was a success! The patient is out of danger!</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瞬间哭了出来，瘫在</w:t>
      </w:r>
      <w:r>
        <w:rPr>
          <w:rFonts w:ascii="Times New Roman" w:hAnsi="Times New Roman"/>
          <w:rtl w:val="0"/>
          <w:lang w:val="en-US"/>
        </w:rPr>
        <w:t>Chase</w:t>
      </w:r>
      <w:r>
        <w:rPr>
          <w:rtl w:val="0"/>
          <w:lang w:val="zh-TW" w:eastAsia="zh-TW"/>
        </w:rPr>
        <w:t>怀里，不停道谢。</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15-2</w:t>
      </w:r>
      <w:r>
        <w:rPr>
          <w:rtl w:val="0"/>
          <w:lang w:val="zh-TW" w:eastAsia="zh-TW"/>
        </w:rPr>
        <w:t>日内医院</w:t>
      </w:r>
      <w:r>
        <w:rPr>
          <w:rFonts w:ascii="Times New Roman" w:hAnsi="Times New Roman"/>
          <w:rtl w:val="0"/>
          <w:lang w:val="en-US"/>
        </w:rPr>
        <w:t>VIP</w:t>
      </w:r>
      <w:r>
        <w:rPr>
          <w:rtl w:val="0"/>
          <w:lang w:val="zh-TW" w:eastAsia="zh-TW"/>
        </w:rPr>
        <w:t>病房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、弟弟、</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三天后，弟弟醒了过来，躺在</w:t>
      </w:r>
      <w:r>
        <w:rPr>
          <w:rFonts w:ascii="Times New Roman" w:hAnsi="Times New Roman"/>
          <w:rtl w:val="0"/>
          <w:lang w:val="en-US"/>
        </w:rPr>
        <w:t>VIP</w:t>
      </w:r>
      <w:r>
        <w:rPr>
          <w:rtl w:val="0"/>
          <w:lang w:val="zh-TW" w:eastAsia="zh-TW"/>
        </w:rPr>
        <w:t>病房里，精神好了很多。</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坐在床边，给弟弟削苹果。</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三个男人拎着东西走进病房，瞬间开启讨好模式。</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（递上一个盒子）：这是纽约最好的私立中学的录取通知书，等你好了，直接去上学。</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Liam: This is an acceptance letter from New York's best private middle school. Once you're better, you can start </w:t>
      </w:r>
      <w:r>
        <w:rPr>
          <w:rFonts w:ascii="Times New Roman" w:hAnsi="Times New Roman"/>
          <w:outline w:val="0"/>
          <w:color w:val="ff0000"/>
          <w:u w:color="ff0000"/>
          <w:rtl w:val="0"/>
          <w:lang w:val="zh-TW" w:eastAsia="zh-TW"/>
          <w14:textFill>
            <w14:solidFill>
              <w14:srgbClr w14:val="FF0000"/>
            </w14:solidFill>
          </w14:textFill>
        </w:rPr>
        <w:t>right away</w:t>
      </w:r>
      <w:r>
        <w:rPr>
          <w:rFonts w:ascii="Times New Roman" w:hAnsi="Times New Roman"/>
          <w:outline w:val="0"/>
          <w:color w:val="ff0000"/>
          <w:u w:color="ff0000"/>
          <w:rtl w:val="0"/>
          <w:lang w:val="en-US"/>
          <w14:textFill>
            <w14:solidFill>
              <w14:srgbClr w14:val="FF0000"/>
            </w14:solidFill>
          </w14:textFill>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（拎着一大箱限量版手办）：这些都是你喜欢的动漫周边，我给你全系列都买来了。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These are all the anime collectibles you like. I bought the full sets.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（把一个盒子放在床头柜）：这里面是金条，你拿着玩。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Gold bars. You new toys. </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弟弟看着三个气场强大的男人，又看了看</w:t>
      </w:r>
      <w:r>
        <w:rPr>
          <w:rFonts w:ascii="Times New Roman" w:hAnsi="Times New Roman"/>
          <w:rtl w:val="0"/>
          <w:lang w:val="en-US"/>
        </w:rPr>
        <w:t>Ava</w:t>
      </w:r>
      <w:r>
        <w:rPr>
          <w:rtl w:val="0"/>
          <w:lang w:val="zh-TW" w:eastAsia="zh-TW"/>
        </w:rPr>
        <w:t>，眼睛瞪得滚圆。</w:t>
      </w:r>
    </w:p>
    <w:p>
      <w:pPr>
        <w:pStyle w:val="Normal (Web)"/>
        <w:widowControl w:val="1"/>
        <w:spacing w:line="288" w:lineRule="auto"/>
        <w:rPr>
          <w:rFonts w:ascii="Times New Roman" w:cs="Times New Roman" w:hAnsi="Times New Roman" w:eastAsia="Times New Roman"/>
        </w:rPr>
      </w:pPr>
      <w:r>
        <w:rPr>
          <w:rtl w:val="0"/>
          <w:lang w:val="zh-TW" w:eastAsia="zh-TW"/>
        </w:rPr>
        <w:t>弟弟：姐姐，他们是谁啊？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Brother: </w:t>
      </w:r>
      <w:r>
        <w:rPr>
          <w:rFonts w:ascii="Times New Roman" w:hAnsi="Times New Roman"/>
          <w:outline w:val="0"/>
          <w:color w:val="ff0000"/>
          <w:u w:color="ff0000"/>
          <w:rtl w:val="0"/>
          <w:lang w:val="zh-TW" w:eastAsia="zh-TW"/>
          <w14:textFill>
            <w14:solidFill>
              <w14:srgbClr w14:val="FF0000"/>
            </w14:solidFill>
          </w14:textFill>
        </w:rPr>
        <w:t>Ava</w:t>
      </w:r>
      <w:r>
        <w:rPr>
          <w:rFonts w:ascii="Times New Roman" w:hAnsi="Times New Roman"/>
          <w:outline w:val="0"/>
          <w:color w:val="ff0000"/>
          <w:u w:color="ff0000"/>
          <w:rtl w:val="0"/>
          <w:lang w:val="en-US"/>
          <w14:textFill>
            <w14:solidFill>
              <w14:srgbClr w14:val="FF0000"/>
            </w14:solidFill>
          </w14:textFill>
        </w:rPr>
        <w:t>, who are they?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（脸一红）：他们是</w:t>
      </w:r>
      <w:r>
        <w:rPr>
          <w:rFonts w:ascii="Times New Roman" w:hAnsi="Times New Roman" w:hint="default"/>
          <w:rtl w:val="0"/>
          <w:lang w:val="en-US"/>
        </w:rPr>
        <w:t>……</w:t>
      </w:r>
      <w:r>
        <w:rPr>
          <w:rtl w:val="0"/>
          <w:lang w:val="zh-TW" w:eastAsia="zh-TW"/>
        </w:rPr>
        <w:t>姐姐的朋友。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They're... my friends.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三个男人对视一眼，同时开口。</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：我是你未来的姐夫。</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I'm your future brother-in-law.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：别听他的，我才是。</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Don't listen to him. I am.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（冷笑）：你们都不配。</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Neither of you qualifies.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病房里瞬间火药味十足，</w:t>
      </w:r>
      <w:r>
        <w:rPr>
          <w:rFonts w:ascii="Times New Roman" w:hAnsi="Times New Roman"/>
          <w:rtl w:val="0"/>
          <w:lang w:val="en-US"/>
        </w:rPr>
        <w:t>Ava</w:t>
      </w:r>
      <w:r>
        <w:rPr>
          <w:rtl w:val="0"/>
          <w:lang w:val="zh-TW" w:eastAsia="zh-TW"/>
        </w:rPr>
        <w:t>看着三人，无奈的笑了。</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画面切到纽约郊区的废弃仓库，</w:t>
      </w:r>
      <w:r>
        <w:rPr>
          <w:rFonts w:ascii="Times New Roman" w:hAnsi="Times New Roman"/>
          <w:rtl w:val="0"/>
          <w:lang w:val="en-US"/>
        </w:rPr>
        <w:t>Chloe</w:t>
      </w:r>
      <w:r>
        <w:rPr>
          <w:rtl w:val="0"/>
          <w:lang w:val="zh-TW" w:eastAsia="zh-TW"/>
        </w:rPr>
        <w:t>衣衫褴褛，站在满脸刀疤的墨西哥毒枭面前，对方是和</w:t>
      </w:r>
      <w:r>
        <w:rPr>
          <w:rFonts w:ascii="Times New Roman" w:hAnsi="Times New Roman"/>
          <w:rtl w:val="0"/>
          <w:lang w:val="en-US"/>
        </w:rPr>
        <w:t>Dante</w:t>
      </w:r>
      <w:r>
        <w:rPr>
          <w:rtl w:val="0"/>
          <w:lang w:val="zh-TW" w:eastAsia="zh-TW"/>
        </w:rPr>
        <w:t>敌对的帮派头目。</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（嘶吼）：我要</w:t>
      </w:r>
      <w:r>
        <w:rPr>
          <w:rFonts w:ascii="Times New Roman" w:hAnsi="Times New Roman"/>
          <w:rtl w:val="0"/>
          <w:lang w:val="en-US"/>
        </w:rPr>
        <w:t>Ava</w:t>
      </w:r>
      <w:r>
        <w:rPr>
          <w:rtl w:val="0"/>
          <w:lang w:val="zh-TW" w:eastAsia="zh-TW"/>
        </w:rPr>
        <w:t>死！我要那三个男人身败名裂！只要你帮我，我什么都愿意做！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I want Ava dead! I want those three men ruined! Help me, and I'll do anything!</w:t>
      </w:r>
    </w:p>
    <w:p>
      <w:pPr>
        <w:pStyle w:val="Normal (Web)"/>
        <w:widowControl w:val="1"/>
        <w:spacing w:line="288" w:lineRule="auto"/>
        <w:rPr>
          <w:rFonts w:ascii="Times New Roman" w:cs="Times New Roman" w:hAnsi="Times New Roman" w:eastAsia="Times New Roman"/>
        </w:rPr>
      </w:pPr>
      <w:r>
        <w:rPr>
          <w:rtl w:val="0"/>
          <w:lang w:val="zh-TW" w:eastAsia="zh-TW"/>
        </w:rPr>
        <w:t>毒枭（狞笑，伸手捏住</w:t>
      </w:r>
      <w:r>
        <w:rPr>
          <w:rFonts w:ascii="Times New Roman" w:hAnsi="Times New Roman"/>
          <w:rtl w:val="0"/>
          <w:lang w:val="en-US"/>
        </w:rPr>
        <w:t>Chloe</w:t>
      </w:r>
      <w:r>
        <w:rPr>
          <w:rtl w:val="0"/>
          <w:lang w:val="zh-TW" w:eastAsia="zh-TW"/>
        </w:rPr>
        <w:t>的下巴）：哦？你能给我什么？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Oh? What can you offer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：我知道他们的软肋！我知道</w:t>
      </w:r>
      <w:r>
        <w:rPr>
          <w:rFonts w:ascii="Times New Roman" w:hAnsi="Times New Roman"/>
          <w:rtl w:val="0"/>
          <w:lang w:val="en-US"/>
        </w:rPr>
        <w:t>Ava</w:t>
      </w:r>
      <w:r>
        <w:rPr>
          <w:rtl w:val="0"/>
          <w:lang w:val="zh-TW" w:eastAsia="zh-TW"/>
        </w:rPr>
        <w:t>的行踪！我能帮你抓住她，要挟那三个男人！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I know their weakness! I know where Ava goes! I can help you catch her and threaten all three men!</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毒枭听完，放声大笑，眼里全是贪婪。</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第十六集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16-1</w:t>
      </w:r>
      <w:r>
        <w:rPr>
          <w:rtl w:val="0"/>
          <w:lang w:val="zh-TW" w:eastAsia="zh-TW"/>
        </w:rPr>
        <w:t>日内医院</w:t>
      </w:r>
      <w:r>
        <w:rPr>
          <w:rFonts w:ascii="Times New Roman" w:hAnsi="Times New Roman"/>
          <w:rtl w:val="0"/>
          <w:lang w:val="en-US"/>
        </w:rPr>
        <w:t>VIP</w:t>
      </w:r>
      <w:r>
        <w:rPr>
          <w:rtl w:val="0"/>
          <w:lang w:val="zh-TW" w:eastAsia="zh-TW"/>
        </w:rPr>
        <w:t>病房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、弟弟、</w:t>
      </w:r>
      <w:r>
        <w:rPr>
          <w:rFonts w:ascii="Times New Roman" w:hAnsi="Times New Roman"/>
          <w:rtl w:val="0"/>
          <w:lang w:val="en-US"/>
        </w:rPr>
        <w:t>Chase</w:t>
      </w:r>
      <w:r>
        <w:rPr>
          <w:rtl w:val="0"/>
          <w:lang w:val="zh-TW" w:eastAsia="zh-TW"/>
        </w:rPr>
        <w:t>的助理</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坐在床边，给弟弟喂水。</w:t>
      </w:r>
    </w:p>
    <w:p>
      <w:pPr>
        <w:pStyle w:val="Normal (Web)"/>
        <w:widowControl w:val="1"/>
        <w:spacing w:line="288" w:lineRule="auto"/>
        <w:rPr>
          <w:rFonts w:ascii="Times New Roman" w:cs="Times New Roman" w:hAnsi="Times New Roman" w:eastAsia="Times New Roman"/>
        </w:rPr>
      </w:pPr>
      <w:r>
        <w:rPr>
          <w:rtl w:val="0"/>
          <w:lang w:val="zh-TW" w:eastAsia="zh-TW"/>
        </w:rPr>
        <w:t>弟弟：姐姐，那个</w:t>
      </w:r>
      <w:r>
        <w:rPr>
          <w:rFonts w:ascii="Times New Roman" w:hAnsi="Times New Roman"/>
          <w:rtl w:val="0"/>
          <w:lang w:val="en-US"/>
        </w:rPr>
        <w:t>Chase</w:t>
      </w:r>
      <w:r>
        <w:rPr>
          <w:rtl w:val="0"/>
          <w:lang w:val="zh-TW" w:eastAsia="zh-TW"/>
        </w:rPr>
        <w:t>哥哥说，等我好了，带我去好莱坞看拍电影，是真的吗？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Brother: </w:t>
      </w:r>
      <w:r>
        <w:rPr>
          <w:rFonts w:ascii="Times New Roman" w:hAnsi="Times New Roman"/>
          <w:outline w:val="0"/>
          <w:color w:val="ff0000"/>
          <w:u w:color="ff0000"/>
          <w:rtl w:val="0"/>
          <w:lang w:val="zh-TW" w:eastAsia="zh-TW"/>
          <w14:textFill>
            <w14:solidFill>
              <w14:srgbClr w14:val="FF0000"/>
            </w14:solidFill>
          </w14:textFill>
        </w:rPr>
        <w:t>Ava</w:t>
      </w:r>
      <w:r>
        <w:rPr>
          <w:rFonts w:ascii="Times New Roman" w:hAnsi="Times New Roman"/>
          <w:outline w:val="0"/>
          <w:color w:val="ff0000"/>
          <w:u w:color="ff0000"/>
          <w:rtl w:val="0"/>
          <w:lang w:val="en-US"/>
          <w14:textFill>
            <w14:solidFill>
              <w14:srgbClr w14:val="FF0000"/>
            </w14:solidFill>
          </w14:textFill>
        </w:rPr>
        <w:t>, Chase said when I'm better, he'll take me to Hollywood to visit film sets. Is that true?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（笑）：是真的，等你彻底康复了，想去哪，姐姐都带你去。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It's true. Once you're fully recovered, I'll take you wherever you want.</w:t>
      </w:r>
    </w:p>
    <w:p>
      <w:pPr>
        <w:pStyle w:val="Normal (Web)"/>
        <w:widowControl w:val="1"/>
        <w:spacing w:line="288" w:lineRule="auto"/>
        <w:rPr>
          <w:rFonts w:ascii="Times New Roman" w:cs="Times New Roman" w:hAnsi="Times New Roman" w:eastAsia="Times New Roman"/>
        </w:rPr>
      </w:pPr>
      <w:r>
        <w:rPr>
          <w:rtl w:val="0"/>
          <w:lang w:val="zh-TW" w:eastAsia="zh-TW"/>
        </w:rPr>
        <w:t>弟弟：那</w:t>
      </w:r>
      <w:r>
        <w:rPr>
          <w:rFonts w:ascii="Times New Roman" w:hAnsi="Times New Roman"/>
          <w:rtl w:val="0"/>
          <w:lang w:val="en-US"/>
        </w:rPr>
        <w:t>Dante</w:t>
      </w:r>
      <w:r>
        <w:rPr>
          <w:rtl w:val="0"/>
          <w:lang w:val="zh-TW" w:eastAsia="zh-TW"/>
        </w:rPr>
        <w:t>哥哥说要教我打枪，是不是也可以？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Then can Dante teach me to shoot too?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（脸一僵）：不行！那个绝对不行！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 Absolutely not!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病房门被推开，</w:t>
      </w:r>
      <w:r>
        <w:rPr>
          <w:rFonts w:ascii="Times New Roman" w:hAnsi="Times New Roman"/>
          <w:rtl w:val="0"/>
          <w:lang w:val="en-US"/>
        </w:rPr>
        <w:t>Chase</w:t>
      </w:r>
      <w:r>
        <w:rPr>
          <w:rtl w:val="0"/>
          <w:lang w:val="zh-TW" w:eastAsia="zh-TW"/>
        </w:rPr>
        <w:t>的助理走进来，手里拎着保温桶。</w:t>
      </w:r>
    </w:p>
    <w:p>
      <w:pPr>
        <w:pStyle w:val="Normal (Web)"/>
        <w:widowControl w:val="1"/>
        <w:spacing w:line="288" w:lineRule="auto"/>
        <w:rPr>
          <w:rFonts w:ascii="Times New Roman" w:cs="Times New Roman" w:hAnsi="Times New Roman" w:eastAsia="Times New Roman"/>
        </w:rPr>
      </w:pPr>
      <w:r>
        <w:rPr>
          <w:rtl w:val="0"/>
          <w:lang w:val="zh-TW" w:eastAsia="zh-TW"/>
        </w:rPr>
        <w:t>助理：</w:t>
      </w:r>
      <w:r>
        <w:rPr>
          <w:rFonts w:ascii="Times New Roman" w:hAnsi="Times New Roman"/>
          <w:rtl w:val="0"/>
          <w:lang w:val="en-US"/>
        </w:rPr>
        <w:t>Ava</w:t>
      </w:r>
      <w:r>
        <w:rPr>
          <w:rtl w:val="0"/>
          <w:lang w:val="zh-TW" w:eastAsia="zh-TW"/>
        </w:rPr>
        <w:t>小姐，</w:t>
      </w:r>
      <w:r>
        <w:rPr>
          <w:rFonts w:ascii="Times New Roman" w:hAnsi="Times New Roman"/>
          <w:rtl w:val="0"/>
          <w:lang w:val="en-US"/>
        </w:rPr>
        <w:t>Chase</w:t>
      </w:r>
      <w:r>
        <w:rPr>
          <w:rtl w:val="0"/>
          <w:lang w:val="zh-TW" w:eastAsia="zh-TW"/>
        </w:rPr>
        <w:t>先生让我给您和小少爷送午餐过来。他现在在开记者会，晚点就过来。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Miss Ava, Mr. Chase asked me to bring lunch for you and your brother. He's at a press conference and will come later.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：谢谢你，放这吧。</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Thank you. Put it there.</w:t>
      </w:r>
    </w:p>
    <w:p>
      <w:pPr>
        <w:pStyle w:val="Normal (Web)"/>
        <w:widowControl w:val="1"/>
        <w:spacing w:line="288" w:lineRule="auto"/>
        <w:rPr>
          <w:rFonts w:ascii="Times New Roman" w:cs="Times New Roman" w:hAnsi="Times New Roman" w:eastAsia="Times New Roman"/>
        </w:rPr>
      </w:pPr>
      <w:r>
        <w:rPr>
          <w:rtl w:val="0"/>
          <w:lang w:val="zh-TW" w:eastAsia="zh-TW"/>
        </w:rPr>
        <w:t>助理：对了</w:t>
      </w:r>
      <w:r>
        <w:rPr>
          <w:rFonts w:ascii="Times New Roman" w:hAnsi="Times New Roman"/>
          <w:rtl w:val="0"/>
          <w:lang w:val="en-US"/>
        </w:rPr>
        <w:t>Ava</w:t>
      </w:r>
      <w:r>
        <w:rPr>
          <w:rtl w:val="0"/>
          <w:lang w:val="zh-TW" w:eastAsia="zh-TW"/>
        </w:rPr>
        <w:t>小姐，</w:t>
      </w:r>
      <w:r>
        <w:rPr>
          <w:rFonts w:ascii="Times New Roman" w:hAnsi="Times New Roman"/>
          <w:rtl w:val="0"/>
          <w:lang w:val="en-US"/>
        </w:rPr>
        <w:t>Chase</w:t>
      </w:r>
      <w:r>
        <w:rPr>
          <w:rtl w:val="0"/>
          <w:lang w:val="zh-TW" w:eastAsia="zh-TW"/>
        </w:rPr>
        <w:t>先生给您定制的礼服到了，放在楼下的车里，您要不要下去看看？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Also, Miss Ava, the custom gown Mr. Chase ordered for you has arrived.. It's in the car downstairs. Would you like to see 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：好，我下去一趟，你帮我看着点弟弟。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Okay. I'll go down for a moment. Please watch my brother.</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tl w:val="0"/>
          <w:lang w:val="zh-TW" w:eastAsia="zh-TW"/>
        </w:rPr>
        <w:t>助理：好的</w:t>
      </w:r>
      <w:r>
        <w:rPr>
          <w:rFonts w:ascii="Times New Roman" w:hAnsi="Times New Roman"/>
          <w:rtl w:val="0"/>
          <w:lang w:val="en-US"/>
        </w:rPr>
        <w:t>Ava</w:t>
      </w:r>
      <w:r>
        <w:rPr>
          <w:rtl w:val="0"/>
          <w:lang w:val="zh-TW" w:eastAsia="zh-TW"/>
        </w:rPr>
        <w:t>小姐。</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Assistant: Yes, Miss Ava.</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16-2</w:t>
      </w:r>
      <w:r>
        <w:rPr>
          <w:rtl w:val="0"/>
          <w:lang w:val="zh-TW" w:eastAsia="zh-TW"/>
        </w:rPr>
        <w:t>日外医院地下停车场</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Chloe</w:t>
      </w:r>
      <w:r>
        <w:rPr>
          <w:rtl w:val="0"/>
          <w:lang w:val="zh-TW" w:eastAsia="zh-TW"/>
        </w:rPr>
        <w:t>、毒枭手下</w:t>
      </w:r>
      <w:r>
        <w:rPr>
          <w:rFonts w:ascii="Times New Roman" w:hAnsi="Times New Roman"/>
          <w:rtl w:val="0"/>
          <w:lang w:val="en-US"/>
        </w:rPr>
        <w:t>*</w:t>
      </w:r>
      <w:r>
        <w:rPr>
          <w:rtl w:val="0"/>
          <w:lang w:val="zh-TW" w:eastAsia="zh-TW"/>
        </w:rPr>
        <w:t>若干</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走到停车场，刚走到车边，就被两个戴头套的壮汉捂住嘴，强行拽进了黑色面包车。</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拼命挣扎，却被死死按住，头套被扯下来的时候，她看到了坐在对面的</w:t>
      </w:r>
      <w:r>
        <w:rPr>
          <w:rFonts w:ascii="Times New Roman" w:hAnsi="Times New Roman"/>
          <w:rtl w:val="0"/>
          <w:lang w:val="en-US"/>
        </w:rPr>
        <w:t>Chloe</w:t>
      </w:r>
      <w:r>
        <w:rPr>
          <w:rtl w:val="0"/>
          <w:lang w:val="zh-TW" w:eastAsia="zh-TW"/>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（狞笑）：</w:t>
      </w:r>
      <w:r>
        <w:rPr>
          <w:rFonts w:ascii="Times New Roman" w:hAnsi="Times New Roman"/>
          <w:rtl w:val="0"/>
          <w:lang w:val="en-US"/>
        </w:rPr>
        <w:t>Ava</w:t>
      </w:r>
      <w:r>
        <w:rPr>
          <w:rtl w:val="0"/>
          <w:lang w:val="zh-TW" w:eastAsia="zh-TW"/>
        </w:rPr>
        <w:t>，好久不见啊。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Ava. Long time no see.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（咬牙）：</w:t>
      </w:r>
      <w:r>
        <w:rPr>
          <w:rFonts w:ascii="Times New Roman" w:hAnsi="Times New Roman"/>
          <w:rtl w:val="0"/>
          <w:lang w:val="en-US"/>
        </w:rPr>
        <w:t>Chloe</w:t>
      </w:r>
      <w:r>
        <w:rPr>
          <w:rtl w:val="0"/>
          <w:lang w:val="zh-TW" w:eastAsia="zh-TW"/>
        </w:rPr>
        <w:t>！是你！你想干什么？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Chloe! It's you! What do you want?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：干什么？我被你害得身败名裂，像条狗一样被人追着打，你说我想干什么？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What do I want? You ruined me. Now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disgraced, hunted like a dog. What do you think I want?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：你不是有三个大佬护着吗？我倒要看看，这次他们还能不能救你！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Chloe: Don't you have three big shots protecting you? Let's see if they can save you this time! </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面包车一路疾驰，开进了郊区的废弃仓库。</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被拽下车，绑在地下室的柱子上，面前站着满脸刀疤的墨西哥毒枭。</w:t>
      </w:r>
    </w:p>
    <w:p>
      <w:pPr>
        <w:pStyle w:val="Normal (Web)"/>
        <w:widowControl w:val="1"/>
        <w:spacing w:line="288" w:lineRule="auto"/>
        <w:rPr>
          <w:rFonts w:ascii="Times New Roman" w:cs="Times New Roman" w:hAnsi="Times New Roman" w:eastAsia="Times New Roman"/>
        </w:rPr>
      </w:pPr>
      <w:r>
        <w:rPr>
          <w:rtl w:val="0"/>
          <w:lang w:val="zh-TW" w:eastAsia="zh-TW"/>
        </w:rPr>
        <w:t>毒枭（捏住</w:t>
      </w:r>
      <w:r>
        <w:rPr>
          <w:rFonts w:ascii="Times New Roman" w:hAnsi="Times New Roman"/>
          <w:rtl w:val="0"/>
          <w:lang w:val="en-US"/>
        </w:rPr>
        <w:t>Ava</w:t>
      </w:r>
      <w:r>
        <w:rPr>
          <w:rtl w:val="0"/>
          <w:lang w:val="zh-TW" w:eastAsia="zh-TW"/>
        </w:rPr>
        <w:t>的下巴）：你就是让纽约那三个大人物，争破头的女人？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So you're the woman New York's three big shots are fighting over?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（啐了一口）：放开我！你知道我是谁的人吗？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Let me go! Do you know whose person I am?</w:t>
      </w:r>
    </w:p>
    <w:p>
      <w:pPr>
        <w:pStyle w:val="Normal (Web)"/>
        <w:widowControl w:val="1"/>
        <w:spacing w:line="288" w:lineRule="auto"/>
        <w:rPr>
          <w:rFonts w:ascii="Times New Roman" w:cs="Times New Roman" w:hAnsi="Times New Roman" w:eastAsia="Times New Roman"/>
        </w:rPr>
      </w:pPr>
      <w:r>
        <w:rPr>
          <w:rtl w:val="0"/>
          <w:lang w:val="zh-TW" w:eastAsia="zh-TW"/>
        </w:rPr>
        <w:t>毒枭（狂笑）：我当然知道。华尔街的</w:t>
      </w:r>
      <w:r>
        <w:rPr>
          <w:rFonts w:ascii="Times New Roman" w:hAnsi="Times New Roman"/>
          <w:rtl w:val="0"/>
          <w:lang w:val="en-US"/>
        </w:rPr>
        <w:t>Liam</w:t>
      </w:r>
      <w:r>
        <w:rPr>
          <w:rtl w:val="0"/>
          <w:lang w:val="zh-TW" w:eastAsia="zh-TW"/>
        </w:rPr>
        <w:t>，好莱坞的</w:t>
      </w:r>
      <w:r>
        <w:rPr>
          <w:rFonts w:ascii="Times New Roman" w:hAnsi="Times New Roman"/>
          <w:rtl w:val="0"/>
          <w:lang w:val="en-US"/>
        </w:rPr>
        <w:t>Chase</w:t>
      </w:r>
      <w:r>
        <w:rPr>
          <w:rtl w:val="0"/>
          <w:lang w:val="zh-TW" w:eastAsia="zh-TW"/>
        </w:rPr>
        <w:t>，还有黑手党的</w:t>
      </w:r>
      <w:r>
        <w:rPr>
          <w:rFonts w:ascii="Times New Roman" w:hAnsi="Times New Roman"/>
          <w:rtl w:val="0"/>
          <w:lang w:val="en-US"/>
        </w:rPr>
        <w:t>Dante</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Of course. Wall Street's Liam, Hollywood's Chase, and mafia Dante.</w:t>
      </w:r>
    </w:p>
    <w:p>
      <w:pPr>
        <w:pStyle w:val="Normal (Web)"/>
        <w:widowControl w:val="1"/>
        <w:spacing w:line="288" w:lineRule="auto"/>
        <w:rPr>
          <w:rFonts w:ascii="Times New Roman" w:cs="Times New Roman" w:hAnsi="Times New Roman" w:eastAsia="Times New Roman"/>
        </w:rPr>
      </w:pPr>
      <w:r>
        <w:rPr>
          <w:rtl w:val="0"/>
          <w:lang w:val="zh-TW" w:eastAsia="zh-TW"/>
        </w:rPr>
        <w:t>毒枭：他们的软肋，现在就在我手里。我倒要看看，他们是要纽约的江山，还是要你的命。</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Their weakness is in my grip now. Let's see whether they choose New York's empire or your life.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毒枭拿出手机，拨通了</w:t>
      </w:r>
      <w:r>
        <w:rPr>
          <w:rFonts w:ascii="Times New Roman" w:hAnsi="Times New Roman"/>
          <w:rtl w:val="0"/>
          <w:lang w:val="en-US"/>
        </w:rPr>
        <w:t>Dante</w:t>
      </w:r>
      <w:r>
        <w:rPr>
          <w:rtl w:val="0"/>
          <w:lang w:val="zh-TW" w:eastAsia="zh-TW"/>
        </w:rPr>
        <w:t>的电话，开了免提。</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 VO</w:t>
      </w:r>
      <w:r>
        <w:rPr>
          <w:rtl w:val="0"/>
          <w:lang w:val="zh-TW" w:eastAsia="zh-TW"/>
        </w:rPr>
        <w:t>：谁？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ante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W</w:t>
      </w:r>
      <w:r>
        <w:rPr>
          <w:rFonts w:ascii="Times New Roman" w:hAnsi="Times New Roman"/>
          <w:outline w:val="0"/>
          <w:color w:val="ff0000"/>
          <w:u w:color="ff0000"/>
          <w:rtl w:val="0"/>
          <w:lang w:val="en-US"/>
          <w14:textFill>
            <w14:solidFill>
              <w14:srgbClr w14:val="FF0000"/>
            </w14:solidFill>
          </w14:textFill>
        </w:rPr>
        <w:t>ho is this?</w:t>
      </w:r>
    </w:p>
    <w:p>
      <w:pPr>
        <w:pStyle w:val="Normal (Web)"/>
        <w:widowControl w:val="1"/>
        <w:spacing w:line="288" w:lineRule="auto"/>
        <w:rPr>
          <w:rFonts w:ascii="Times New Roman" w:cs="Times New Roman" w:hAnsi="Times New Roman" w:eastAsia="Times New Roman"/>
        </w:rPr>
      </w:pPr>
      <w:r>
        <w:rPr>
          <w:rtl w:val="0"/>
          <w:lang w:val="zh-TW" w:eastAsia="zh-TW"/>
        </w:rPr>
        <w:t>毒枭：</w:t>
      </w:r>
      <w:r>
        <w:rPr>
          <w:rFonts w:ascii="Times New Roman" w:hAnsi="Times New Roman"/>
          <w:rtl w:val="0"/>
          <w:lang w:val="en-US"/>
        </w:rPr>
        <w:t>Dante</w:t>
      </w:r>
      <w:r>
        <w:rPr>
          <w:rtl w:val="0"/>
          <w:lang w:val="zh-TW" w:eastAsia="zh-TW"/>
        </w:rPr>
        <w:t>先生，你的小玫瑰，现在在我手里。想让她活着，就一个人来废弃码头，不许带任何人。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Mr. Dante, your little rose is in my hands. If you want her alive, come to the abandoned dock alone. Bring no one.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电话那头，</w:t>
      </w:r>
      <w:r>
        <w:rPr>
          <w:rFonts w:ascii="Times New Roman" w:hAnsi="Times New Roman"/>
          <w:rtl w:val="0"/>
          <w:lang w:val="en-US"/>
        </w:rPr>
        <w:t>Dante</w:t>
      </w:r>
      <w:r>
        <w:rPr>
          <w:rtl w:val="0"/>
          <w:lang w:val="zh-TW" w:eastAsia="zh-TW"/>
        </w:rPr>
        <w:t>瞬间捏碎了手里的酒杯，玻璃碎片扎进掌心。</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rtl w:val="0"/>
          <w:lang w:val="en-US"/>
        </w:rPr>
        <w:t>Dante VO</w:t>
      </w:r>
      <w:r>
        <w:rPr>
          <w:rtl w:val="0"/>
          <w:lang w:val="zh-TW" w:eastAsia="zh-TW"/>
        </w:rPr>
        <w:t>（声音冰冷到刺骨）：你敢动她一根头发，我会把你全族的人，剁碎了喂狗。</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Dante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Tou</w:t>
      </w:r>
      <w:r>
        <w:rPr>
          <w:rFonts w:ascii="Times New Roman" w:hAnsi="Times New Roman"/>
          <w:outline w:val="0"/>
          <w:color w:val="ff0000"/>
          <w:u w:color="ff0000"/>
          <w:rtl w:val="0"/>
          <w:lang w:val="en-US"/>
          <w14:textFill>
            <w14:solidFill>
              <w14:srgbClr w14:val="FF0000"/>
            </w14:solidFill>
          </w14:textFill>
        </w:rPr>
        <w:t>ch one hair on her head, and I'll chop up your whole clan and feed them to dogs.</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第十七集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17-1</w:t>
      </w:r>
      <w:r>
        <w:rPr>
          <w:rtl w:val="0"/>
          <w:lang w:val="zh-TW" w:eastAsia="zh-TW"/>
        </w:rPr>
        <w:t>夜内黑手党庄园</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Dante</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、手下</w:t>
      </w:r>
      <w:r>
        <w:rPr>
          <w:rFonts w:ascii="Times New Roman" w:hAnsi="Times New Roman"/>
          <w:rtl w:val="0"/>
          <w:lang w:val="en-US"/>
        </w:rPr>
        <w:t>*</w:t>
      </w:r>
      <w:r>
        <w:rPr>
          <w:rtl w:val="0"/>
          <w:lang w:val="zh-TW" w:eastAsia="zh-TW"/>
        </w:rPr>
        <w:t>若干</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挂了电话，眼神阴鸷得能滴出墨来。</w:t>
      </w:r>
    </w:p>
    <w:p>
      <w:pPr>
        <w:pStyle w:val="Normal (Web)"/>
        <w:widowControl w:val="1"/>
        <w:spacing w:line="288" w:lineRule="auto"/>
        <w:rPr>
          <w:rFonts w:ascii="Times New Roman" w:cs="Times New Roman" w:hAnsi="Times New Roman" w:eastAsia="Times New Roman"/>
        </w:rPr>
      </w:pPr>
      <w:r>
        <w:rPr>
          <w:rtl w:val="0"/>
          <w:lang w:val="zh-TW" w:eastAsia="zh-TW"/>
        </w:rPr>
        <w:t>手下：</w:t>
      </w:r>
      <w:r>
        <w:rPr>
          <w:rFonts w:ascii="Times New Roman" w:hAnsi="Times New Roman"/>
          <w:rtl w:val="0"/>
          <w:lang w:val="en-US"/>
        </w:rPr>
        <w:t>D</w:t>
      </w:r>
      <w:r>
        <w:rPr>
          <w:rtl w:val="0"/>
          <w:lang w:val="zh-TW" w:eastAsia="zh-TW"/>
        </w:rPr>
        <w:t>先生，我们已经锁定了信号源，在布鲁克林郊区的废弃仓库，不是码头。</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Mr. D, we traced the signal. It's an abandoned warehouse outside Brooklyn, not the dock.</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：通知所有人，全副武装，立刻出发。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Notify everyone. Full gear. Move now.</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庄园大门被推开，</w:t>
      </w:r>
      <w:r>
        <w:rPr>
          <w:rFonts w:ascii="Times New Roman" w:hAnsi="Times New Roman"/>
          <w:rtl w:val="0"/>
          <w:lang w:val="en-US"/>
        </w:rPr>
        <w:t>Liam</w:t>
      </w:r>
      <w:r>
        <w:rPr>
          <w:rtl w:val="0"/>
          <w:lang w:val="zh-TW" w:eastAsia="zh-TW"/>
        </w:rPr>
        <w:t>和</w:t>
      </w:r>
      <w:r>
        <w:rPr>
          <w:rFonts w:ascii="Times New Roman" w:hAnsi="Times New Roman"/>
          <w:rtl w:val="0"/>
          <w:lang w:val="en-US"/>
        </w:rPr>
        <w:t>Chase</w:t>
      </w:r>
      <w:r>
        <w:rPr>
          <w:rtl w:val="0"/>
          <w:lang w:val="zh-TW" w:eastAsia="zh-TW"/>
        </w:rPr>
        <w:t>快步走了进来，脸色同样冰冷。</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：人在哪？</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Where is she?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：你怎么来了？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Why are you here?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w:t>
      </w:r>
      <w:r>
        <w:rPr>
          <w:rFonts w:ascii="Times New Roman" w:hAnsi="Times New Roman"/>
          <w:rtl w:val="0"/>
          <w:lang w:val="en-US"/>
        </w:rPr>
        <w:t>Ava</w:t>
      </w:r>
      <w:r>
        <w:rPr>
          <w:rtl w:val="0"/>
          <w:lang w:val="zh-TW" w:eastAsia="zh-TW"/>
        </w:rPr>
        <w:t>被绑架的事，全纽约都知道了。你以为就你收到了电话？</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Ava's kidnapping is all over New York. You think you're the only one who got the call?</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：我已经冻结了这个毒枭所有的海外账户，他的钱，一分都转不出去。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I've frozen all of this drug lord's offshore accounts. Not one dollar moves out.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：我已经动用人脉，封锁了纽约所有的机场、海关、港口，他插翅难飞。</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I've used my connections to lock down every airport, customs gate, and port in New York.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not getting out.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（冷笑）：你们倒是动作快。</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You two move fast.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：少废话。</w:t>
      </w:r>
      <w:r>
        <w:rPr>
          <w:rFonts w:ascii="Times New Roman" w:hAnsi="Times New Roman"/>
          <w:rtl w:val="0"/>
          <w:lang w:val="en-US"/>
        </w:rPr>
        <w:t>Ava</w:t>
      </w:r>
      <w:r>
        <w:rPr>
          <w:rtl w:val="0"/>
          <w:lang w:val="zh-TW" w:eastAsia="zh-TW"/>
        </w:rPr>
        <w:t>要是少了一根头发，我唯你是问。</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Cut the crap. If Ava loses one hair, I'm holding you responsible.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：现在不是内讧的时候。我的人已经查到，仓库里有三十多个雇佣兵，全是亡命之徒。</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Now is not the time to fight each other. My people found over thirty mercenaries inside. All desperate men.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：三十个？就算三百个，今天也挡不住我。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Thirty? Even three hundred won't stop me today.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（对着手下）：把所有重火力都带上，今天，我要把这个仓库，夷为平地。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Bring every heavy weapon. Today, I</w:t>
      </w:r>
      <w:r>
        <w:rPr>
          <w:rFonts w:ascii="Times New Roman" w:hAnsi="Times New Roman" w:hint="default"/>
          <w:outline w:val="0"/>
          <w:color w:val="ff0000"/>
          <w:u w:color="ff0000"/>
          <w:rtl w:val="0"/>
          <w:lang w:val="zh-TW" w:eastAsia="zh-TW"/>
          <w14:textFill>
            <w14:solidFill>
              <w14:srgbClr w14:val="FF0000"/>
            </w14:solidFill>
          </w14:textFill>
        </w:rPr>
        <w:t>’</w:t>
      </w:r>
      <w:r>
        <w:rPr>
          <w:rFonts w:ascii="Times New Roman" w:hAnsi="Times New Roman"/>
          <w:outline w:val="0"/>
          <w:color w:val="ff0000"/>
          <w:u w:color="ff0000"/>
          <w:rtl w:val="0"/>
          <w:lang w:val="zh-TW" w:eastAsia="zh-TW"/>
          <w14:textFill>
            <w14:solidFill>
              <w14:srgbClr w14:val="FF0000"/>
            </w14:solidFill>
          </w14:textFill>
        </w:rPr>
        <w:t>ll</w:t>
      </w:r>
      <w:r>
        <w:rPr>
          <w:rFonts w:ascii="Times New Roman" w:hAnsi="Times New Roman"/>
          <w:outline w:val="0"/>
          <w:color w:val="ff0000"/>
          <w:u w:color="ff0000"/>
          <w:rtl w:val="0"/>
          <w:lang w:val="en-US"/>
          <w14:textFill>
            <w14:solidFill>
              <w14:srgbClr w14:val="FF0000"/>
            </w14:solidFill>
          </w14:textFill>
        </w:rPr>
        <w:t xml:space="preserve"> wipe off this warehouse.</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tl w:val="0"/>
          <w:lang w:val="zh-TW" w:eastAsia="zh-TW"/>
        </w:rPr>
        <w:t>手下：是，</w:t>
      </w:r>
      <w:r>
        <w:rPr>
          <w:rFonts w:ascii="Times New Roman" w:hAnsi="Times New Roman"/>
          <w:rtl w:val="0"/>
          <w:lang w:val="en-US"/>
        </w:rPr>
        <w:t>D</w:t>
      </w:r>
      <w:r>
        <w:rPr>
          <w:rtl w:val="0"/>
          <w:lang w:val="zh-TW" w:eastAsia="zh-TW"/>
        </w:rPr>
        <w:t>先生！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Man: Yes, Mr. D!</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17-2</w:t>
      </w:r>
      <w:r>
        <w:rPr>
          <w:rtl w:val="0"/>
          <w:lang w:val="zh-TW" w:eastAsia="zh-TW"/>
        </w:rPr>
        <w:t>夜内废弃仓库地下室</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Chloe</w:t>
      </w:r>
      <w:r>
        <w:rPr>
          <w:rtl w:val="0"/>
          <w:lang w:val="zh-TW" w:eastAsia="zh-TW"/>
        </w:rPr>
        <w:t>、毒枭、雇佣兵</w:t>
      </w:r>
      <w:r>
        <w:rPr>
          <w:rFonts w:ascii="Times New Roman" w:hAnsi="Times New Roman"/>
          <w:rtl w:val="0"/>
          <w:lang w:val="en-US"/>
        </w:rPr>
        <w:t>*</w:t>
      </w:r>
      <w:r>
        <w:rPr>
          <w:rtl w:val="0"/>
          <w:lang w:val="zh-TW" w:eastAsia="zh-TW"/>
        </w:rPr>
        <w:t>若干</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被绑在柱子上，</w:t>
      </w:r>
      <w:r>
        <w:rPr>
          <w:rFonts w:ascii="Times New Roman" w:hAnsi="Times New Roman"/>
          <w:rtl w:val="0"/>
          <w:lang w:val="en-US"/>
        </w:rPr>
        <w:t>Chloe</w:t>
      </w:r>
      <w:r>
        <w:rPr>
          <w:rtl w:val="0"/>
          <w:lang w:val="zh-TW" w:eastAsia="zh-TW"/>
        </w:rPr>
        <w:t>坐在她面前，手里拿着匕首，不停比划。</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：你说，要是我在你这张漂亮的脸上，划几道口子，那三个大佬，还会不会喜欢你？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If I carve up your pretty face, will those three big shots still love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（咬牙）：你敢动我一下，他们绝对不会放过你。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Touch me once, and they'll never spare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（狂笑）：放过我？我现在已经什么都没有了！我烂命一条，拉着你一起下地狱，值了！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Spare me? I have nothing left! My life is rotten. Dragging you to hell with me is worth it!</w:t>
      </w:r>
    </w:p>
    <w:p>
      <w:pPr>
        <w:pStyle w:val="Normal (Web)"/>
        <w:widowControl w:val="1"/>
        <w:spacing w:line="288" w:lineRule="auto"/>
        <w:rPr>
          <w:rFonts w:ascii="Times New Roman" w:cs="Times New Roman" w:hAnsi="Times New Roman" w:eastAsia="Times New Roman"/>
        </w:rPr>
      </w:pPr>
      <w:r>
        <w:rPr>
          <w:rtl w:val="0"/>
          <w:lang w:val="zh-TW" w:eastAsia="zh-TW"/>
        </w:rPr>
        <w:t>毒枭（走过来，一巴掌甩在</w:t>
      </w:r>
      <w:r>
        <w:rPr>
          <w:rFonts w:ascii="Times New Roman" w:hAnsi="Times New Roman"/>
          <w:rtl w:val="0"/>
          <w:lang w:val="en-US"/>
        </w:rPr>
        <w:t>Chloe</w:t>
      </w:r>
      <w:r>
        <w:rPr>
          <w:rtl w:val="0"/>
          <w:lang w:val="zh-TW" w:eastAsia="zh-TW"/>
        </w:rPr>
        <w:t>脸上）：闭嘴。别坏了我的好事。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Shut up. Don't ruin my business.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（捂着脸，不敢说话）。</w:t>
      </w:r>
    </w:p>
    <w:p>
      <w:pPr>
        <w:pStyle w:val="Normal (Web)"/>
        <w:widowControl w:val="1"/>
        <w:spacing w:line="288" w:lineRule="auto"/>
        <w:rPr>
          <w:rFonts w:ascii="Times New Roman" w:cs="Times New Roman" w:hAnsi="Times New Roman" w:eastAsia="Times New Roman"/>
        </w:rPr>
      </w:pPr>
      <w:r>
        <w:rPr>
          <w:rtl w:val="0"/>
          <w:lang w:val="zh-TW" w:eastAsia="zh-TW"/>
        </w:rPr>
        <w:t>毒枭（蹲在</w:t>
      </w:r>
      <w:r>
        <w:rPr>
          <w:rFonts w:ascii="Times New Roman" w:hAnsi="Times New Roman"/>
          <w:rtl w:val="0"/>
          <w:lang w:val="en-US"/>
        </w:rPr>
        <w:t>Ava</w:t>
      </w:r>
      <w:r>
        <w:rPr>
          <w:rtl w:val="0"/>
          <w:lang w:val="zh-TW" w:eastAsia="zh-TW"/>
        </w:rPr>
        <w:t>面前）：你说，那三个家伙，会不会为了你，真的放弃自己的一切？</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Will those three really give up everything for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：你做梦。他们只会把你碎尸万段。</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In your dreams. They'll tear you apart.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就在这时，仓库外面传来巨大的爆炸声，整个仓库都在震动。</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雇佣兵慌慌张张跑进来。</w:t>
      </w:r>
    </w:p>
    <w:p>
      <w:pPr>
        <w:pStyle w:val="Normal (Web)"/>
        <w:widowControl w:val="1"/>
        <w:spacing w:line="288" w:lineRule="auto"/>
        <w:rPr>
          <w:rFonts w:ascii="Times New Roman" w:cs="Times New Roman" w:hAnsi="Times New Roman" w:eastAsia="Times New Roman"/>
        </w:rPr>
      </w:pPr>
      <w:r>
        <w:rPr>
          <w:rtl w:val="0"/>
          <w:lang w:val="zh-TW" w:eastAsia="zh-TW"/>
        </w:rPr>
        <w:t>雇佣兵：老大！不好了！外面全是黑手党的人！他们带着重武器冲进来了！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Mercenary: Boss! Bad news!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surrounded by mafia! They're charging in with heavy weapons!</w:t>
      </w:r>
    </w:p>
    <w:p>
      <w:pPr>
        <w:pStyle w:val="Normal (Web)"/>
        <w:widowControl w:val="1"/>
        <w:spacing w:line="288" w:lineRule="auto"/>
        <w:rPr>
          <w:rFonts w:ascii="Times New Roman" w:cs="Times New Roman" w:hAnsi="Times New Roman" w:eastAsia="Times New Roman"/>
        </w:rPr>
      </w:pPr>
      <w:r>
        <w:rPr>
          <w:rtl w:val="0"/>
          <w:lang w:val="zh-TW" w:eastAsia="zh-TW"/>
        </w:rPr>
        <w:t>毒枭（脸色大变）：什么？！我不是让他们一个人来吗？！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What?! I told them to come alone!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又一声巨响，仓库的大门被直接炸开，火光冲天。</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端着枪，第一个冲进来，眼神里全是杀意，身后跟着</w:t>
      </w:r>
      <w:r>
        <w:rPr>
          <w:rFonts w:ascii="Times New Roman" w:hAnsi="Times New Roman"/>
          <w:rtl w:val="0"/>
          <w:lang w:val="en-US"/>
        </w:rPr>
        <w:t>Liam</w:t>
      </w:r>
      <w:r>
        <w:rPr>
          <w:rtl w:val="0"/>
          <w:lang w:val="zh-TW" w:eastAsia="zh-TW"/>
        </w:rPr>
        <w:t>和</w:t>
      </w:r>
      <w:r>
        <w:rPr>
          <w:rFonts w:ascii="Times New Roman" w:hAnsi="Times New Roman"/>
          <w:rtl w:val="0"/>
          <w:lang w:val="en-US"/>
        </w:rPr>
        <w:t>Chase</w:t>
      </w:r>
      <w:r>
        <w:rPr>
          <w:rtl w:val="0"/>
          <w:lang w:val="zh-TW" w:eastAsia="zh-TW"/>
        </w:rPr>
        <w:t>，还有数不清的黑衣人。</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rtl w:val="0"/>
          <w:lang w:val="en-US"/>
        </w:rPr>
        <w:t>Dante</w:t>
      </w:r>
      <w:r>
        <w:rPr>
          <w:rtl w:val="0"/>
          <w:lang w:val="zh-TW" w:eastAsia="zh-TW"/>
        </w:rPr>
        <w:t>（嘶吼）：我的人在哪？！</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Where is my woman?!</w:t>
      </w:r>
    </w:p>
    <w:p>
      <w:pPr>
        <w:pStyle w:val="Normal (Web)"/>
        <w:widowControl w:val="1"/>
        <w:spacing w:line="288" w:lineRule="auto"/>
        <w:rPr>
          <w:rFonts w:ascii="Times New Roman" w:cs="Times New Roman" w:hAnsi="Times New Roman" w:eastAsia="Times New Roman"/>
          <w:outline w:val="0"/>
          <w:color w:val="ff0000"/>
          <w:u w:color="ff0000"/>
          <w14:textFill>
            <w14:solidFill>
              <w14:srgbClr w14:val="FF0000"/>
            </w14:solidFill>
          </w14:textFill>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第十八集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18-1</w:t>
      </w:r>
      <w:r>
        <w:rPr>
          <w:rtl w:val="0"/>
          <w:lang w:val="zh-TW" w:eastAsia="zh-TW"/>
        </w:rPr>
        <w:t>夜内废弃仓库地下室</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、毒枭、</w:t>
      </w:r>
      <w:r>
        <w:rPr>
          <w:rFonts w:ascii="Times New Roman" w:hAnsi="Times New Roman"/>
          <w:rtl w:val="0"/>
          <w:lang w:val="en-US"/>
        </w:rPr>
        <w:t>Chloe</w:t>
      </w:r>
      <w:r>
        <w:rPr>
          <w:rtl w:val="0"/>
          <w:lang w:val="zh-TW" w:eastAsia="zh-TW"/>
        </w:rPr>
        <w:t>、雇佣兵</w:t>
      </w:r>
      <w:r>
        <w:rPr>
          <w:rFonts w:ascii="Times New Roman" w:hAnsi="Times New Roman"/>
          <w:rtl w:val="0"/>
          <w:lang w:val="en-US"/>
        </w:rPr>
        <w:t>*</w:t>
      </w:r>
      <w:r>
        <w:rPr>
          <w:rtl w:val="0"/>
          <w:lang w:val="zh-TW" w:eastAsia="zh-TW"/>
        </w:rPr>
        <w:t>若干</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毒枭慌了，一把拽过</w:t>
      </w:r>
      <w:r>
        <w:rPr>
          <w:rFonts w:ascii="Times New Roman" w:hAnsi="Times New Roman"/>
          <w:rtl w:val="0"/>
          <w:lang w:val="en-US"/>
        </w:rPr>
        <w:t>Ava</w:t>
      </w:r>
      <w:r>
        <w:rPr>
          <w:rtl w:val="0"/>
          <w:lang w:val="zh-TW" w:eastAsia="zh-TW"/>
        </w:rPr>
        <w:t>，用枪抵住她的太阳穴，退到墙角。</w:t>
      </w:r>
    </w:p>
    <w:p>
      <w:pPr>
        <w:pStyle w:val="Normal (Web)"/>
        <w:widowControl w:val="1"/>
        <w:spacing w:line="288" w:lineRule="auto"/>
        <w:rPr>
          <w:rFonts w:ascii="Times New Roman" w:cs="Times New Roman" w:hAnsi="Times New Roman" w:eastAsia="Times New Roman"/>
        </w:rPr>
      </w:pPr>
      <w:r>
        <w:rPr>
          <w:rtl w:val="0"/>
          <w:lang w:val="zh-TW" w:eastAsia="zh-TW"/>
        </w:rPr>
        <w:t>毒枭：别过来！再过来我一枪崩了她！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Stay back! One more step and I shoot her!</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停下脚步，眼神死死盯着毒枭手里的枪，浑身散发着嗜血的气息。</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：把枪放下。我给你留个全尸。</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Put the gun down. I'll leave you a whole body.</w:t>
      </w:r>
    </w:p>
    <w:p>
      <w:pPr>
        <w:pStyle w:val="Normal (Web)"/>
        <w:widowControl w:val="1"/>
        <w:spacing w:line="288" w:lineRule="auto"/>
        <w:rPr>
          <w:rFonts w:ascii="Times New Roman" w:cs="Times New Roman" w:hAnsi="Times New Roman" w:eastAsia="Times New Roman"/>
        </w:rPr>
      </w:pPr>
      <w:r>
        <w:rPr>
          <w:rtl w:val="0"/>
          <w:lang w:val="zh-TW" w:eastAsia="zh-TW"/>
        </w:rPr>
        <w:t>毒枭：你以为我傻？！放了她，我还有命活吗？！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You think I'm stupid?! If I let her go,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m dead! </w:t>
      </w:r>
    </w:p>
    <w:p>
      <w:pPr>
        <w:pStyle w:val="Normal (Web)"/>
        <w:widowControl w:val="1"/>
        <w:spacing w:line="288" w:lineRule="auto"/>
        <w:rPr>
          <w:rFonts w:ascii="Times New Roman" w:cs="Times New Roman" w:hAnsi="Times New Roman" w:eastAsia="Times New Roman"/>
        </w:rPr>
      </w:pPr>
      <w:r>
        <w:rPr>
          <w:rtl w:val="0"/>
          <w:lang w:val="zh-TW" w:eastAsia="zh-TW"/>
        </w:rPr>
        <w:t>毒枭：让你的人都退出去！还有</w:t>
      </w:r>
      <w:r>
        <w:rPr>
          <w:rFonts w:ascii="Times New Roman" w:hAnsi="Times New Roman"/>
          <w:rtl w:val="0"/>
          <w:lang w:val="en-US"/>
        </w:rPr>
        <w:t>Liam</w:t>
      </w:r>
      <w:r>
        <w:rPr>
          <w:rtl w:val="0"/>
          <w:lang w:val="zh-TW" w:eastAsia="zh-TW"/>
        </w:rPr>
        <w:t>，立刻解冻我的账户！</w:t>
      </w:r>
      <w:r>
        <w:rPr>
          <w:rFonts w:ascii="Times New Roman" w:hAnsi="Times New Roman"/>
          <w:rtl w:val="0"/>
          <w:lang w:val="en-US"/>
        </w:rPr>
        <w:t>Chase</w:t>
      </w:r>
      <w:r>
        <w:rPr>
          <w:rtl w:val="0"/>
          <w:lang w:val="zh-TW" w:eastAsia="zh-TW"/>
        </w:rPr>
        <w:t>，给我准备一架私人飞机！不然我现在就杀了她！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Tell your men to pull out! And Liam, unfreeze my accounts! Chase, get me a private jet! Or I kill her now!</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悄悄抬手，身后的狙击手已经就位。</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（面无表情）：你觉得，你有资格跟我谈条件？</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You think you're qualified to bargain with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：你所有的手下，现在已经全被解决了。你现在，就是个光杆司令。</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Liam: All your men have been </w:t>
      </w:r>
      <w:r>
        <w:rPr>
          <w:rFonts w:ascii="Times New Roman" w:hAnsi="Times New Roman"/>
          <w:outline w:val="0"/>
          <w:color w:val="ff0000"/>
          <w:u w:color="ff0000"/>
          <w:rtl w:val="0"/>
          <w:lang w:val="zh-TW" w:eastAsia="zh-TW"/>
          <w14:textFill>
            <w14:solidFill>
              <w14:srgbClr w14:val="FF0000"/>
            </w14:solidFill>
          </w14:textFill>
        </w:rPr>
        <w:t>killed</w:t>
      </w:r>
      <w:r>
        <w:rPr>
          <w:rFonts w:ascii="Times New Roman" w:hAnsi="Times New Roman"/>
          <w:outline w:val="0"/>
          <w:color w:val="ff0000"/>
          <w:u w:color="ff0000"/>
          <w:rtl w:val="0"/>
          <w:lang w:val="en-US"/>
          <w14:textFill>
            <w14:solidFill>
              <w14:srgbClr w14:val="FF0000"/>
            </w14:solidFill>
          </w14:textFill>
        </w:rPr>
        <w:t>. You're alone now.</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毒枭回头看了一眼，身后的雇佣兵已经全被黑衣人解决，地下室里只剩下他和</w:t>
      </w:r>
      <w:r>
        <w:rPr>
          <w:rFonts w:ascii="Times New Roman" w:hAnsi="Times New Roman"/>
          <w:rtl w:val="0"/>
          <w:lang w:val="en-US"/>
        </w:rPr>
        <w:t>Chloe</w:t>
      </w:r>
      <w:r>
        <w:rPr>
          <w:rtl w:val="0"/>
          <w:lang w:val="zh-TW" w:eastAsia="zh-TW"/>
        </w:rPr>
        <w:t>两个人。</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毒枭瞬间慌了，手指扣在扳机上，浑身发抖。</w:t>
      </w:r>
    </w:p>
    <w:p>
      <w:pPr>
        <w:pStyle w:val="Normal (Web)"/>
        <w:widowControl w:val="1"/>
        <w:spacing w:line="288" w:lineRule="auto"/>
        <w:rPr>
          <w:rFonts w:ascii="Times New Roman" w:cs="Times New Roman" w:hAnsi="Times New Roman" w:eastAsia="Times New Roman"/>
        </w:rPr>
      </w:pPr>
      <w:r>
        <w:rPr>
          <w:rtl w:val="0"/>
          <w:lang w:val="zh-TW" w:eastAsia="zh-TW"/>
        </w:rPr>
        <w:t>毒枭：别逼我！我真的会开枪！</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Drug Lord: Don't push me! I really will shoot!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就在毒枭分神的瞬间，</w:t>
      </w:r>
      <w:r>
        <w:rPr>
          <w:rFonts w:ascii="Times New Roman" w:hAnsi="Times New Roman"/>
          <w:rtl w:val="0"/>
          <w:lang w:val="en-US"/>
        </w:rPr>
        <w:t>Dante</w:t>
      </w:r>
      <w:r>
        <w:rPr>
          <w:rtl w:val="0"/>
          <w:lang w:val="zh-TW" w:eastAsia="zh-TW"/>
        </w:rPr>
        <w:t>猛地冲上前，一把抓住毒枭的手腕，狠狠往上一掰。</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枪声响起，子弹打在了天花板上。</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抬手一枪，直接废了毒枭的两只手，毒枭发出撕心裂肺的惨叫，倒在地上。</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扔掉枪，单膝跪在满是污水的地上，伸手解开</w:t>
      </w:r>
      <w:r>
        <w:rPr>
          <w:rFonts w:ascii="Times New Roman" w:hAnsi="Times New Roman"/>
          <w:rtl w:val="0"/>
          <w:lang w:val="en-US"/>
        </w:rPr>
        <w:t>Ava</w:t>
      </w:r>
      <w:r>
        <w:rPr>
          <w:rtl w:val="0"/>
          <w:lang w:val="zh-TW" w:eastAsia="zh-TW"/>
        </w:rPr>
        <w:t>身上的绳子，小心翼翼地握住她的手。</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（声音放得极柔，和刚才的嗜血判若两人）：抱歉，我来晚了。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Sorry I'm late.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w:t>
      </w:r>
      <w:r>
        <w:rPr>
          <w:rFonts w:ascii="Times New Roman" w:hAnsi="Times New Roman"/>
          <w:rtl w:val="0"/>
          <w:lang w:val="en-US"/>
        </w:rPr>
        <w:t>Dante</w:t>
      </w:r>
      <w:r>
        <w:rPr>
          <w:rtl w:val="0"/>
          <w:lang w:val="zh-TW" w:eastAsia="zh-TW"/>
        </w:rPr>
        <w:t>，眼泪瞬间掉了下来，扑进他怀里，浑身发抖。</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和</w:t>
      </w:r>
      <w:r>
        <w:rPr>
          <w:rFonts w:ascii="Times New Roman" w:hAnsi="Times New Roman"/>
          <w:rtl w:val="0"/>
          <w:lang w:val="en-US"/>
        </w:rPr>
        <w:t>Chase</w:t>
      </w:r>
      <w:r>
        <w:rPr>
          <w:rtl w:val="0"/>
          <w:lang w:val="zh-TW" w:eastAsia="zh-TW"/>
        </w:rPr>
        <w:t>快步走过来，看着</w:t>
      </w:r>
      <w:r>
        <w:rPr>
          <w:rFonts w:ascii="Times New Roman" w:hAnsi="Times New Roman"/>
          <w:rtl w:val="0"/>
          <w:lang w:val="en-US"/>
        </w:rPr>
        <w:t>Ava</w:t>
      </w:r>
      <w:r>
        <w:rPr>
          <w:rtl w:val="0"/>
          <w:lang w:val="zh-TW" w:eastAsia="zh-TW"/>
        </w:rPr>
        <w:t>没事，都松了一口气。</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（脱下外套，裹住</w:t>
      </w:r>
      <w:r>
        <w:rPr>
          <w:rFonts w:ascii="Times New Roman" w:hAnsi="Times New Roman"/>
          <w:rtl w:val="0"/>
          <w:lang w:val="en-US"/>
        </w:rPr>
        <w:t>Ava</w:t>
      </w:r>
      <w:r>
        <w:rPr>
          <w:rtl w:val="0"/>
          <w:lang w:val="zh-TW" w:eastAsia="zh-TW"/>
        </w:rPr>
        <w:t>）：有没有受伤？哪里疼？</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Chase: Are you </w:t>
      </w:r>
      <w:r>
        <w:rPr>
          <w:rFonts w:ascii="Times New Roman" w:hAnsi="Times New Roman"/>
          <w:outline w:val="0"/>
          <w:color w:val="ff0000"/>
          <w:u w:color="ff0000"/>
          <w:rtl w:val="0"/>
          <w:lang w:val="zh-TW" w:eastAsia="zh-TW"/>
          <w14:textFill>
            <w14:solidFill>
              <w14:srgbClr w14:val="FF0000"/>
            </w14:solidFill>
          </w14:textFill>
        </w:rPr>
        <w:t>okay</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zh-TW" w:eastAsia="zh-TW"/>
          <w14:textFill>
            <w14:solidFill>
              <w14:srgbClr w14:val="FF0000"/>
            </w14:solidFill>
          </w14:textFill>
        </w:rPr>
        <w:t>Anywhere</w:t>
      </w:r>
      <w:r>
        <w:rPr>
          <w:rFonts w:ascii="Times New Roman" w:hAnsi="Times New Roman"/>
          <w:outline w:val="0"/>
          <w:color w:val="ff0000"/>
          <w:u w:color="ff0000"/>
          <w:rtl w:val="0"/>
          <w:lang w:val="en-US"/>
          <w14:textFill>
            <w14:solidFill>
              <w14:srgbClr w14:val="FF0000"/>
            </w14:solidFill>
          </w14:textFill>
        </w:rPr>
        <w:t xml:space="preserve"> hurts?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（对着手下）：把地上这个东西，拖下去。还有那个女人，一起带走。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Drag that thing on the floor away. And take that woman too.</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黑衣人上前，拖走了惨叫的毒枭，还有缩在角落瑟瑟发抖的</w:t>
      </w:r>
      <w:r>
        <w:rPr>
          <w:rFonts w:ascii="Times New Roman" w:hAnsi="Times New Roman"/>
          <w:rtl w:val="0"/>
          <w:lang w:val="en-US"/>
        </w:rPr>
        <w:t>Chloe</w:t>
      </w:r>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打横抱起</w:t>
      </w:r>
      <w:r>
        <w:rPr>
          <w:rFonts w:ascii="Times New Roman" w:hAnsi="Times New Roman"/>
          <w:rtl w:val="0"/>
          <w:lang w:val="en-US"/>
        </w:rPr>
        <w:t>Ava</w:t>
      </w:r>
      <w:r>
        <w:rPr>
          <w:rtl w:val="0"/>
          <w:lang w:val="zh-TW" w:eastAsia="zh-TW"/>
        </w:rPr>
        <w:t>，一步步往外走，</w:t>
      </w:r>
      <w:r>
        <w:rPr>
          <w:rFonts w:ascii="Times New Roman" w:hAnsi="Times New Roman"/>
          <w:rtl w:val="0"/>
          <w:lang w:val="en-US"/>
        </w:rPr>
        <w:t>Liam</w:t>
      </w:r>
      <w:r>
        <w:rPr>
          <w:rtl w:val="0"/>
          <w:lang w:val="zh-TW" w:eastAsia="zh-TW"/>
        </w:rPr>
        <w:t>和</w:t>
      </w:r>
      <w:r>
        <w:rPr>
          <w:rFonts w:ascii="Times New Roman" w:hAnsi="Times New Roman"/>
          <w:rtl w:val="0"/>
          <w:lang w:val="en-US"/>
        </w:rPr>
        <w:t>Chase</w:t>
      </w:r>
      <w:r>
        <w:rPr>
          <w:rtl w:val="0"/>
          <w:lang w:val="zh-TW" w:eastAsia="zh-TW"/>
        </w:rPr>
        <w:t>跟在身后，三个男人的眼神里，全是化不开的戾气。</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第十九集</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19-1</w:t>
      </w:r>
      <w:r>
        <w:rPr>
          <w:rtl w:val="0"/>
          <w:lang w:val="zh-TW" w:eastAsia="zh-TW"/>
        </w:rPr>
        <w:t>日内黑手党庄园</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Dante</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Chloe</w:t>
      </w:r>
      <w:r>
        <w:rPr>
          <w:rtl w:val="0"/>
          <w:lang w:val="zh-TW" w:eastAsia="zh-TW"/>
        </w:rPr>
        <w:t>、手下</w:t>
      </w:r>
      <w:r>
        <w:rPr>
          <w:rFonts w:ascii="Times New Roman" w:hAnsi="Times New Roman"/>
          <w:rtl w:val="0"/>
          <w:lang w:val="en-US"/>
        </w:rPr>
        <w:t>*</w:t>
      </w:r>
      <w:r>
        <w:rPr>
          <w:rtl w:val="0"/>
          <w:lang w:val="zh-TW" w:eastAsia="zh-TW"/>
        </w:rPr>
        <w:t>若干</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被绑在椅子上，浑身发抖，看着面前的三个男人。</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：你借刀杀人，绑架她，想让她死。你说，我该怎么处置你？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You used someone else to kidnap her and tried to get her killed. Tell me, what should I do with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（哭腔）：我错了！我真的错了！求求你们放过我！我再也不敢了！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I was wrong! I really was! Please let me go! I won't do it again!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：放过你？你动她的时候，怎么没想过放过她？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Let you go? When you touched her, did you ever think of letting her go?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：我之前说过，全美国封杀你。现在，你连活着的资格都没有了。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 said I'd blacklist you in all of America. Now you don't even deserve to stay alive.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（抬手）：把她交给毒枭的仇家。他们找了毒枭很久，现在毒枭死了，这笔账，就算在她头上。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Hand her to the drug lord's enemies. They've been hunting him. Now that he's dead, his debt goes on her head. </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Chloe</w:t>
      </w:r>
      <w:r>
        <w:rPr>
          <w:rtl w:val="0"/>
          <w:lang w:val="zh-TW" w:eastAsia="zh-TW"/>
        </w:rPr>
        <w:t>（瞬间崩溃，疯狂尖叫）：不要！求求你们！不要！我不想死！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Chloe: No! Please! No! I don't want to die!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黑衣人上前，捂住</w:t>
      </w:r>
      <w:r>
        <w:rPr>
          <w:rFonts w:ascii="Times New Roman" w:hAnsi="Times New Roman"/>
          <w:rtl w:val="0"/>
          <w:lang w:val="en-US"/>
        </w:rPr>
        <w:t>Chloe</w:t>
      </w:r>
      <w:r>
        <w:rPr>
          <w:rtl w:val="0"/>
          <w:lang w:val="zh-TW" w:eastAsia="zh-TW"/>
        </w:rPr>
        <w:t>的嘴，把她拖了出去，尖叫声越来越远。</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19-2</w:t>
      </w:r>
      <w:r>
        <w:rPr>
          <w:rtl w:val="0"/>
          <w:lang w:val="zh-TW" w:eastAsia="zh-TW"/>
        </w:rPr>
        <w:t>日内法院</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Eric</w:t>
      </w:r>
      <w:r>
        <w:rPr>
          <w:rtl w:val="0"/>
          <w:lang w:val="zh-TW" w:eastAsia="zh-TW"/>
        </w:rPr>
        <w:t>、法官、警察、</w:t>
      </w:r>
      <w:r>
        <w:rPr>
          <w:rFonts w:ascii="Times New Roman" w:hAnsi="Times New Roman"/>
          <w:rtl w:val="0"/>
          <w:lang w:val="en-US"/>
        </w:rPr>
        <w:t>Ava</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法庭上，法官敲下法槌。</w:t>
      </w:r>
    </w:p>
    <w:p>
      <w:pPr>
        <w:pStyle w:val="Normal (Web)"/>
        <w:widowControl w:val="1"/>
        <w:spacing w:line="288" w:lineRule="auto"/>
        <w:rPr>
          <w:rFonts w:ascii="Times New Roman" w:cs="Times New Roman" w:hAnsi="Times New Roman" w:eastAsia="Times New Roman"/>
        </w:rPr>
      </w:pPr>
      <w:r>
        <w:rPr>
          <w:rtl w:val="0"/>
          <w:lang w:val="zh-TW" w:eastAsia="zh-TW"/>
        </w:rPr>
        <w:t>法官：被告人</w:t>
      </w:r>
      <w:r>
        <w:rPr>
          <w:rFonts w:ascii="Times New Roman" w:hAnsi="Times New Roman"/>
          <w:rtl w:val="0"/>
          <w:lang w:val="en-US"/>
        </w:rPr>
        <w:t>Eric</w:t>
      </w:r>
      <w:r>
        <w:rPr>
          <w:rtl w:val="0"/>
          <w:lang w:val="zh-TW" w:eastAsia="zh-TW"/>
        </w:rPr>
        <w:t>，犯敲诈勒索罪、故意伤害罪、非法拘禁罪，数罪并罚，判处有期徒刑</w:t>
      </w:r>
      <w:r>
        <w:rPr>
          <w:rFonts w:ascii="Times New Roman" w:hAnsi="Times New Roman"/>
          <w:rtl w:val="0"/>
          <w:lang w:val="en-US"/>
        </w:rPr>
        <w:t>200</w:t>
      </w:r>
      <w:r>
        <w:rPr>
          <w:rtl w:val="0"/>
          <w:lang w:val="zh-TW" w:eastAsia="zh-TW"/>
        </w:rPr>
        <w:t>年，不得假释。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Judge: Defendant Eric is guilty of extortion, assault, and unlawful detention. Multiple counts combined: 200 years in prison, no parole.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瘫在被告席上，看着旁听席上的</w:t>
      </w:r>
      <w:r>
        <w:rPr>
          <w:rFonts w:ascii="Times New Roman" w:hAnsi="Times New Roman"/>
          <w:rtl w:val="0"/>
          <w:lang w:val="en-US"/>
        </w:rPr>
        <w:t>Ava</w:t>
      </w:r>
      <w:r>
        <w:rPr>
          <w:rtl w:val="0"/>
          <w:lang w:val="zh-TW" w:eastAsia="zh-TW"/>
        </w:rPr>
        <w:t>，疯狂嘶吼。</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Eric</w:t>
      </w:r>
      <w:r>
        <w:rPr>
          <w:rtl w:val="0"/>
          <w:lang w:val="zh-TW" w:eastAsia="zh-TW"/>
        </w:rPr>
        <w:t>：</w:t>
      </w:r>
      <w:r>
        <w:rPr>
          <w:rFonts w:ascii="Times New Roman" w:hAnsi="Times New Roman"/>
          <w:rtl w:val="0"/>
          <w:lang w:val="en-US"/>
        </w:rPr>
        <w:t>Ava</w:t>
      </w:r>
      <w:r>
        <w:rPr>
          <w:rtl w:val="0"/>
          <w:lang w:val="zh-TW" w:eastAsia="zh-TW"/>
        </w:rPr>
        <w:t>！我不甘心！我做鬼也不会放过你！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Eric: Ava! I won't accept this! Even as a ghost, I won't let you go!</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坐在旁听席上，穿着一身干练的西装，脸上没有任何表情，冷冷地看着他，没有丝毫波澜。</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法官宣布休庭，</w:t>
      </w:r>
      <w:r>
        <w:rPr>
          <w:rFonts w:ascii="Times New Roman" w:hAnsi="Times New Roman"/>
          <w:rtl w:val="0"/>
          <w:lang w:val="en-US"/>
        </w:rPr>
        <w:t>Ava</w:t>
      </w:r>
      <w:r>
        <w:rPr>
          <w:rtl w:val="0"/>
          <w:lang w:val="zh-TW" w:eastAsia="zh-TW"/>
        </w:rPr>
        <w:t>起身，转身走出法庭，再也没有回头。</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19-3</w:t>
      </w:r>
      <w:r>
        <w:rPr>
          <w:rtl w:val="0"/>
          <w:lang w:val="zh-TW" w:eastAsia="zh-TW"/>
        </w:rPr>
        <w:t>日内医院</w:t>
      </w:r>
      <w:r>
        <w:rPr>
          <w:rFonts w:ascii="Times New Roman" w:hAnsi="Times New Roman"/>
          <w:rtl w:val="0"/>
          <w:lang w:val="en-US"/>
        </w:rPr>
        <w:t>VIP</w:t>
      </w:r>
      <w:r>
        <w:rPr>
          <w:rtl w:val="0"/>
          <w:lang w:val="zh-TW" w:eastAsia="zh-TW"/>
        </w:rPr>
        <w:t>病房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、弟弟、</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走进病房，看到弟弟已经能下床走路了，三个男人围在他身边，陪他玩游戏。</w:t>
      </w:r>
    </w:p>
    <w:p>
      <w:pPr>
        <w:pStyle w:val="Normal (Web)"/>
        <w:widowControl w:val="1"/>
        <w:spacing w:line="288" w:lineRule="auto"/>
        <w:rPr>
          <w:rFonts w:ascii="Times New Roman" w:cs="Times New Roman" w:hAnsi="Times New Roman" w:eastAsia="Times New Roman"/>
        </w:rPr>
      </w:pPr>
      <w:r>
        <w:rPr>
          <w:rtl w:val="0"/>
          <w:lang w:val="zh-TW" w:eastAsia="zh-TW"/>
        </w:rPr>
        <w:t>弟弟（看到</w:t>
      </w:r>
      <w:r>
        <w:rPr>
          <w:rFonts w:ascii="Times New Roman" w:hAnsi="Times New Roman"/>
          <w:rtl w:val="0"/>
          <w:lang w:val="en-US"/>
        </w:rPr>
        <w:t>Ava</w:t>
      </w:r>
      <w:r>
        <w:rPr>
          <w:rtl w:val="0"/>
          <w:lang w:val="zh-TW" w:eastAsia="zh-TW"/>
        </w:rPr>
        <w:t>，跑过来抱住她）：姐姐！医生说我下周就能出院了！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Ava! The doctor says I can leave the hospital next week!</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（蹲下来，抱住弟弟，眼眶微红）：太好了。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That's wonderful.</w:t>
      </w:r>
    </w:p>
    <w:p>
      <w:pPr>
        <w:pStyle w:val="Normal (Web)"/>
        <w:widowControl w:val="1"/>
        <w:spacing w:line="288" w:lineRule="auto"/>
        <w:rPr>
          <w:rFonts w:ascii="Times New Roman" w:cs="Times New Roman" w:hAnsi="Times New Roman" w:eastAsia="Times New Roman"/>
        </w:rPr>
      </w:pPr>
      <w:r>
        <w:rPr>
          <w:rtl w:val="0"/>
          <w:lang w:val="zh-TW" w:eastAsia="zh-TW"/>
        </w:rPr>
        <w:t>弟弟：姐姐，这三个哥哥说，等我出院了，带我去长岛的城堡住，是真的吗？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Sis, those three brothers said when I'm discharged, they'll take me to live in the Long Island castle. Is that true?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（抬头看向三个男人，笑了）：是真的。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It's true.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走上前，伸手揉了揉</w:t>
      </w:r>
      <w:r>
        <w:rPr>
          <w:rFonts w:ascii="Times New Roman" w:hAnsi="Times New Roman"/>
          <w:rtl w:val="0"/>
          <w:lang w:val="en-US"/>
        </w:rPr>
        <w:t>Ava</w:t>
      </w:r>
      <w:r>
        <w:rPr>
          <w:rtl w:val="0"/>
          <w:lang w:val="zh-TW" w:eastAsia="zh-TW"/>
        </w:rPr>
        <w:t>的头。</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：城堡已经全部装修好了，你和你弟弟，随时可以搬进去。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The castle is fully renovated. You and your brother can move in anytime.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：我已经给你弟弟安排好了家庭教师，还有康复师，住进去就能开始上课。</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I've arranged tutors and therapist for your brother. He can start as soon as he moves in.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：城堡里里外外，全是我的人，</w:t>
      </w:r>
      <w:r>
        <w:rPr>
          <w:rFonts w:ascii="Times New Roman" w:hAnsi="Times New Roman"/>
          <w:rtl w:val="0"/>
          <w:lang w:val="en-US"/>
        </w:rPr>
        <w:t>24</w:t>
      </w:r>
      <w:r>
        <w:rPr>
          <w:rtl w:val="0"/>
          <w:lang w:val="zh-TW" w:eastAsia="zh-TW"/>
        </w:rPr>
        <w:t>小时安保，不会再出任何意外。</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My people </w:t>
      </w:r>
      <w:r>
        <w:rPr>
          <w:rFonts w:ascii="Times New Roman" w:hAnsi="Times New Roman"/>
          <w:outline w:val="0"/>
          <w:color w:val="ff0000"/>
          <w:u w:color="ff0000"/>
          <w:rtl w:val="0"/>
          <w:lang w:val="zh-TW" w:eastAsia="zh-TW"/>
          <w14:textFill>
            <w14:solidFill>
              <w14:srgbClr w14:val="FF0000"/>
            </w14:solidFill>
          </w14:textFill>
        </w:rPr>
        <w:t>guard</w:t>
      </w:r>
      <w:r>
        <w:rPr>
          <w:rFonts w:ascii="Times New Roman" w:hAnsi="Times New Roman"/>
          <w:outline w:val="0"/>
          <w:color w:val="ff0000"/>
          <w:u w:color="ff0000"/>
          <w:rtl w:val="0"/>
          <w:lang w:val="en-US"/>
          <w14:textFill>
            <w14:solidFill>
              <w14:srgbClr w14:val="FF0000"/>
            </w14:solidFill>
          </w14:textFill>
        </w:rPr>
        <w:t xml:space="preserve"> the castle inside and out. Security 24/7. Nothing will happen again.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看着三个男人，眼里满是温柔，之前的怯懦和自卑，彻底消失不见，取而代之的，是自信和从容。</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画面切到长岛的城堡，灯火辉煌，工作人员正在布置，为迎接新主人做准备。</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20-1</w:t>
      </w:r>
      <w:r>
        <w:rPr>
          <w:rtl w:val="0"/>
          <w:lang w:val="zh-TW" w:eastAsia="zh-TW"/>
        </w:rPr>
        <w:t>日内纽约联邦法院</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Eric</w:t>
      </w:r>
      <w:r>
        <w:rPr>
          <w:rtl w:val="0"/>
          <w:lang w:val="zh-TW" w:eastAsia="zh-TW"/>
        </w:rPr>
        <w:t>、</w:t>
      </w:r>
      <w:r>
        <w:rPr>
          <w:rFonts w:ascii="Times New Roman" w:hAnsi="Times New Roman"/>
          <w:rtl w:val="0"/>
          <w:lang w:val="en-US"/>
        </w:rPr>
        <w:t>Chloe</w:t>
      </w:r>
      <w:r>
        <w:rPr>
          <w:rtl w:val="0"/>
          <w:lang w:val="zh-TW" w:eastAsia="zh-TW"/>
        </w:rPr>
        <w:t>、法官、律师、旁听群众</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法庭终审现场，全网直播。</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Eric</w:t>
      </w:r>
      <w:r>
        <w:rPr>
          <w:rtl w:val="0"/>
          <w:lang w:val="zh-TW" w:eastAsia="zh-TW"/>
        </w:rPr>
        <w:t>和</w:t>
      </w:r>
      <w:r>
        <w:rPr>
          <w:rFonts w:ascii="Times New Roman" w:hAnsi="Times New Roman"/>
          <w:rtl w:val="0"/>
          <w:lang w:val="en-US"/>
        </w:rPr>
        <w:t>Chloe</w:t>
      </w:r>
      <w:r>
        <w:rPr>
          <w:rtl w:val="0"/>
          <w:lang w:val="zh-TW" w:eastAsia="zh-TW"/>
        </w:rPr>
        <w:t>站在被告席上，两人形容枯槁，眼神涣散。</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法官敲下法槌，声音响彻法庭。</w:t>
      </w:r>
    </w:p>
    <w:p>
      <w:pPr>
        <w:pStyle w:val="Normal (Web)"/>
        <w:widowControl w:val="1"/>
        <w:spacing w:line="288" w:lineRule="auto"/>
        <w:rPr>
          <w:rFonts w:ascii="Times New Roman" w:cs="Times New Roman" w:hAnsi="Times New Roman" w:eastAsia="Times New Roman"/>
        </w:rPr>
      </w:pPr>
      <w:r>
        <w:rPr>
          <w:rtl w:val="0"/>
          <w:lang w:val="zh-TW" w:eastAsia="zh-TW"/>
        </w:rPr>
        <w:t>法官：被告人</w:t>
      </w:r>
      <w:r>
        <w:rPr>
          <w:rFonts w:ascii="Times New Roman" w:hAnsi="Times New Roman"/>
          <w:rtl w:val="0"/>
          <w:lang w:val="en-US"/>
        </w:rPr>
        <w:t>Chloe</w:t>
      </w:r>
      <w:r>
        <w:rPr>
          <w:rtl w:val="0"/>
          <w:lang w:val="zh-TW" w:eastAsia="zh-TW"/>
        </w:rPr>
        <w:t>，犯绑架罪、诽谤罪、故意伤害罪，数罪并罚，判处终身监禁，不得假释。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Judge: Defendant Chloe is guilty of kidnapping, defamation, and assault. Multiple counts combined: life in prison, no parole.</w:t>
      </w:r>
      <w:r>
        <w:rPr>
          <w:rFonts w:ascii="Times New Roman" w:hAnsi="Times New Roman"/>
          <w:outline w:val="0"/>
          <w:color w:val="ff0000"/>
          <w:u w:color="ff0000"/>
          <w:rtl w:val="0"/>
          <w:lang w:val="zh-TW" w:eastAsia="zh-TW"/>
          <w14:textFill>
            <w14:solidFill>
              <w14:srgbClr w14:val="FF0000"/>
            </w14:solidFill>
          </w14:textFill>
        </w:rPr>
        <w:t xml:space="preserve"> </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Chloe</w:t>
      </w:r>
      <w:r>
        <w:rPr>
          <w:rtl w:val="0"/>
          <w:lang w:val="zh-TW" w:eastAsia="zh-TW"/>
        </w:rPr>
        <w:t>听到判决，腿一软，直接瘫在地上，被法警架住。</w:t>
      </w:r>
    </w:p>
    <w:p>
      <w:pPr>
        <w:pStyle w:val="Normal (Web)"/>
        <w:widowControl w:val="1"/>
        <w:spacing w:line="288" w:lineRule="auto"/>
        <w:rPr>
          <w:rFonts w:ascii="Times New Roman" w:cs="Times New Roman" w:hAnsi="Times New Roman" w:eastAsia="Times New Roman"/>
        </w:rPr>
      </w:pPr>
      <w:r>
        <w:rPr>
          <w:rtl w:val="0"/>
          <w:lang w:val="zh-TW" w:eastAsia="zh-TW"/>
        </w:rPr>
        <w:t>她抬头看向旁听席的</w:t>
      </w:r>
      <w:r>
        <w:rPr>
          <w:rFonts w:ascii="Times New Roman" w:hAnsi="Times New Roman"/>
          <w:rtl w:val="0"/>
          <w:lang w:val="en-US"/>
        </w:rPr>
        <w:t>Ava</w:t>
      </w:r>
      <w:r>
        <w:rPr>
          <w:rtl w:val="0"/>
          <w:lang w:val="zh-TW" w:eastAsia="zh-TW"/>
        </w:rPr>
        <w:t>，眼里满是悔恨，却再也说不出一句话。</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坐在旁听席上，冷艳又自信，看着被告席上的两人，嘴角勾起一抹冰冷的笑。</w:t>
      </w:r>
    </w:p>
    <w:p>
      <w:pPr>
        <w:pStyle w:val="Normal (Web)"/>
        <w:widowControl w:val="1"/>
        <w:spacing w:line="288" w:lineRule="auto"/>
        <w:rPr>
          <w:rFonts w:ascii="Times New Roman" w:cs="Times New Roman" w:hAnsi="Times New Roman" w:eastAsia="Times New Roman"/>
        </w:rPr>
      </w:pPr>
      <w:r>
        <w:rPr>
          <w:rtl w:val="0"/>
          <w:lang w:val="zh-TW" w:eastAsia="zh-TW"/>
        </w:rPr>
        <w:t>律师走到</w:t>
      </w:r>
      <w:r>
        <w:rPr>
          <w:rFonts w:ascii="Times New Roman" w:hAnsi="Times New Roman"/>
          <w:rtl w:val="0"/>
          <w:lang w:val="en-US"/>
        </w:rPr>
        <w:t>Ava</w:t>
      </w:r>
      <w:r>
        <w:rPr>
          <w:rtl w:val="0"/>
          <w:lang w:val="zh-TW" w:eastAsia="zh-TW"/>
        </w:rPr>
        <w:t>身边，微微躬身。</w:t>
      </w:r>
    </w:p>
    <w:p>
      <w:pPr>
        <w:pStyle w:val="Normal (Web)"/>
        <w:widowControl w:val="1"/>
        <w:spacing w:line="288" w:lineRule="auto"/>
        <w:rPr>
          <w:rFonts w:ascii="Times New Roman" w:cs="Times New Roman" w:hAnsi="Times New Roman" w:eastAsia="Times New Roman"/>
        </w:rPr>
      </w:pPr>
      <w:r>
        <w:rPr>
          <w:rtl w:val="0"/>
          <w:lang w:val="zh-TW" w:eastAsia="zh-TW"/>
        </w:rPr>
        <w:t>律师：</w:t>
      </w:r>
      <w:r>
        <w:rPr>
          <w:rFonts w:ascii="Times New Roman" w:hAnsi="Times New Roman"/>
          <w:rtl w:val="0"/>
          <w:lang w:val="en-US"/>
        </w:rPr>
        <w:t>Ava</w:t>
      </w:r>
      <w:r>
        <w:rPr>
          <w:rtl w:val="0"/>
          <w:lang w:val="zh-TW" w:eastAsia="zh-TW"/>
        </w:rPr>
        <w:t>小姐，所有案件都已经终审结束，所有造谣、伤害过您的人，都已经得到了应有的惩罚。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Lawyer: Miss Ava, all cases have reached final judgment. Everyone who slandered or hurt you has received due punishment.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：辛苦了。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Thank you for your hard work.</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起身，整理了一下西装，转身走出法庭，阳光洒在她身上，耀眼夺目。</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她再也没有回头看一眼被告席上的两人，那些伤害过她的人，已经不配再出现在她的世界里。</w:t>
      </w: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lang w:val="zh-TW" w:eastAsia="zh-TW"/>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 xml:space="preserve">20-2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长岛中世纪城堡宴会厅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、弟弟、</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城堡灯火璀璨，弟弟在客厅和管家玩闹。</w:t>
      </w:r>
      <w:r>
        <w:rPr>
          <w:rFonts w:ascii="Times New Roman" w:hAnsi="Times New Roman"/>
          <w:rtl w:val="0"/>
          <w:lang w:val="en-US"/>
        </w:rPr>
        <w:t xml:space="preserve">Ava </w:t>
      </w:r>
      <w:r>
        <w:rPr>
          <w:rtl w:val="0"/>
          <w:lang w:val="zh-TW" w:eastAsia="zh-TW"/>
        </w:rPr>
        <w:t>穿着长裙站在落地窗前，</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 xml:space="preserve">Dante </w:t>
      </w:r>
      <w:r>
        <w:rPr>
          <w:rtl w:val="0"/>
          <w:lang w:val="zh-TW" w:eastAsia="zh-TW"/>
        </w:rPr>
        <w:t>并肩走到她身后。</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三人同时单膝跪地，分别举起钻戒、娱乐公司控股合同、黑手党继承契约。</w:t>
      </w:r>
    </w:p>
    <w:p>
      <w:pPr>
        <w:pStyle w:val="Normal (Web)"/>
        <w:widowControl w:val="1"/>
        <w:spacing w:line="288" w:lineRule="auto"/>
        <w:rPr>
          <w:rFonts w:ascii="Times New Roman" w:cs="Times New Roman" w:hAnsi="Times New Roman" w:eastAsia="Times New Roman"/>
        </w:rPr>
      </w:pPr>
      <w:r>
        <w:rPr>
          <w:rtl w:val="0"/>
          <w:lang w:val="zh-TW" w:eastAsia="zh-TW"/>
        </w:rPr>
        <w:t>三人异口同声：纽约是我们的，而我们，是你的。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All Three: New York is ours. And we are yours.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 xml:space="preserve">Ava </w:t>
      </w:r>
      <w:r>
        <w:rPr>
          <w:rtl w:val="0"/>
          <w:lang w:val="zh-TW" w:eastAsia="zh-TW"/>
        </w:rPr>
        <w:t>笑着伸出手，刚要触碰，城堡的警报突然响起。管家匆匆跑来，递上一个没有寄件人的黑色礼盒。</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 xml:space="preserve">Ava </w:t>
      </w:r>
      <w:r>
        <w:rPr>
          <w:rtl w:val="0"/>
          <w:lang w:val="zh-TW" w:eastAsia="zh-TW"/>
        </w:rPr>
        <w:t>打开，里面是一朵沾着血的黑色曼陀罗，还有一张烫金卡片，写着：</w:t>
      </w:r>
      <w:r>
        <w:rPr>
          <w:rFonts w:ascii="Times New Roman" w:hAnsi="Times New Roman"/>
          <w:rtl w:val="0"/>
          <w:lang w:val="en-US"/>
        </w:rPr>
        <w:t>"</w:t>
      </w:r>
      <w:r>
        <w:rPr>
          <w:rtl w:val="0"/>
          <w:lang w:val="zh-TW" w:eastAsia="zh-TW"/>
        </w:rPr>
        <w:t>纽约的小玫瑰开得不错，欧洲的王座，等你来坐。</w:t>
      </w:r>
      <w:r>
        <w:rPr>
          <w:rFonts w:ascii="Times New Roman" w:hAnsi="Times New Roman"/>
          <w:rtl w:val="0"/>
          <w:lang w:val="en-US"/>
        </w:rPr>
        <w: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三人同时脸色骤变，</w:t>
      </w:r>
      <w:r>
        <w:rPr>
          <w:rFonts w:ascii="Times New Roman" w:hAnsi="Times New Roman"/>
          <w:rtl w:val="0"/>
          <w:lang w:val="en-US"/>
        </w:rPr>
        <w:t xml:space="preserve">Dante </w:t>
      </w:r>
      <w:r>
        <w:rPr>
          <w:rtl w:val="0"/>
          <w:lang w:val="zh-TW" w:eastAsia="zh-TW"/>
        </w:rPr>
        <w:t>瞬间拔枪，</w:t>
      </w:r>
      <w:r>
        <w:rPr>
          <w:rFonts w:ascii="Times New Roman" w:hAnsi="Times New Roman"/>
          <w:rtl w:val="0"/>
          <w:lang w:val="en-US"/>
        </w:rPr>
        <w:t xml:space="preserve">Liam </w:t>
      </w:r>
      <w:r>
        <w:rPr>
          <w:rtl w:val="0"/>
          <w:lang w:val="zh-TW" w:eastAsia="zh-TW"/>
        </w:rPr>
        <w:t>立刻拨通加密电话。</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：是欧洲的圆桌会，他们盯上你了。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It's the European Roundtable. They've set their eyes on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：他们掌控着全球一半的地下产业，比我们之前遇到的所有敌人都可怕。</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They control half the world's underground business. They're worse than every enemy we've faced.</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 xml:space="preserve">Ava </w:t>
      </w:r>
      <w:r>
        <w:rPr>
          <w:rtl w:val="0"/>
          <w:lang w:val="zh-TW" w:eastAsia="zh-TW"/>
        </w:rPr>
        <w:t>捏碎手里的曼陀罗，眼神锐利如刀。</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：既然他们找上门，那我就去欧洲，会会他们。</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If they're coming for me, I'll go to Europe and meet them.</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镜头切到欧洲古堡，一个戴着面具的男人看着纽约的方向，嘴角勾起冷笑。</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黑屏。</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字幕弹出：玫瑰的战场，不止纽约</w:t>
      </w:r>
      <w:r>
        <w:rPr>
          <w:rFonts w:ascii="Times New Roman" w:hAnsi="Times New Roman"/>
          <w:rtl w:val="0"/>
          <w:lang w:val="zh-TW" w:eastAsia="zh-TW"/>
        </w:rPr>
        <w:t xml:space="preserve"> </w:t>
      </w:r>
      <w:r>
        <w:rPr>
          <w:rFonts w:ascii="Times New Roman" w:hAnsi="Times New Roman"/>
          <w:outline w:val="0"/>
          <w:color w:val="ff2600"/>
          <w:u w:color="ff2600"/>
          <w:rtl w:val="0"/>
          <w:lang w:val="zh-TW" w:eastAsia="zh-TW"/>
          <w14:textFill>
            <w14:solidFill>
              <w14:srgbClr w14:val="FF2600"/>
            </w14:solidFill>
          </w14:textFill>
        </w:rPr>
        <w:t>The rose</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battlefield goes beyond New York.</w:t>
      </w:r>
      <w:r>
        <w:rPr>
          <w:rtl w:val="0"/>
          <w:lang w:val="zh-TW" w:eastAsia="zh-TW"/>
        </w:rPr>
        <w:t>。</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（本季终）</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第二十一集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21-1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长岛城堡</w:t>
      </w:r>
      <w:r>
        <w:rPr>
          <w:rFonts w:ascii="Times New Roman" w:hAnsi="Times New Roman"/>
          <w:rtl w:val="0"/>
          <w:lang w:val="zh-TW" w:eastAsia="zh-TW"/>
        </w:rPr>
        <w:t xml:space="preserve"> </w:t>
      </w:r>
      <w:r>
        <w:rPr>
          <w:rtl w:val="0"/>
          <w:lang w:val="zh-TW" w:eastAsia="zh-TW"/>
        </w:rPr>
        <w:t>书房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长桌上摊着那张烫金卡片，黑曼陀罗的残瓣散在桌角。</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：圆桌会，掌控全球一半地下产业。可他们盯上我，绝不是因为我长得好看。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xml:space="preserve">): The Roundtable controls half the world's underground world. They aren't after me </w:t>
      </w:r>
      <w:r>
        <w:rPr>
          <w:rFonts w:ascii="Times New Roman" w:hAnsi="Times New Roman"/>
          <w:outline w:val="0"/>
          <w:color w:val="ff0000"/>
          <w:u w:color="ff0000"/>
          <w:rtl w:val="0"/>
          <w:lang w:val="zh-TW" w:eastAsia="zh-TW"/>
          <w14:textFill>
            <w14:solidFill>
              <w14:srgbClr w14:val="FF0000"/>
            </w14:solidFill>
          </w14:textFill>
        </w:rPr>
        <w:t>for</w:t>
      </w:r>
      <w:r>
        <w:rPr>
          <w:rFonts w:ascii="Times New Roman" w:hAnsi="Times New Roman"/>
          <w:outline w:val="0"/>
          <w:color w:val="ff0000"/>
          <w:u w:color="ff0000"/>
          <w:rtl w:val="0"/>
          <w:lang w:val="en-US"/>
          <w14:textFill>
            <w14:solidFill>
              <w14:srgbClr w14:val="FF0000"/>
            </w14:solidFill>
          </w14:textFill>
        </w:rPr>
        <w:t xml:space="preserve"> my face.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（放下电话）：我查过了，那花是从巴黎空运来的，签收人用的是假名。</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 checked. The flower was flown in from Paris. The recipient used a fake name.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：他们连城堡的安保都能绕过，这不是示威，是下马威。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They bypassed the castle's security. That's not a warning. That's a show of force.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（擦枪）：谁来下马威，我就送谁回去。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Whoever shows force, I'll send them back in pieces.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：你们先别急。他们费这么大劲，要的是我去欧洲，对吧？</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Don't rush. They went to all this trouble to get me to Europe, right?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：你不该去。那是他们的地盘。</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You shouldn't go. That's their territory.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（拿起卡片）：可我要是不去，他们会一直在我身边布雷。我弟弟才出院，我不想他天天活在阴影里。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Ava: If I don't, they'll keep causing troubles around me. My brother just got out of the hospital. I don't want him living in fear. </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弟弟在门外探头。</w:t>
      </w:r>
    </w:p>
    <w:p>
      <w:pPr>
        <w:pStyle w:val="Normal (Web)"/>
        <w:widowControl w:val="1"/>
        <w:spacing w:line="288" w:lineRule="auto"/>
        <w:rPr>
          <w:rFonts w:ascii="Times New Roman" w:cs="Times New Roman" w:hAnsi="Times New Roman" w:eastAsia="Times New Roman"/>
        </w:rPr>
      </w:pPr>
      <w:r>
        <w:rPr>
          <w:rtl w:val="0"/>
          <w:lang w:val="zh-TW" w:eastAsia="zh-TW"/>
        </w:rPr>
        <w:t>弟弟：姐姐，又有人欺负你了吗？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Ava, is someone bullying you again?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（立刻笑）：没有，姐姐在跟哥哥们商量去欧洲玩。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 I'm talking with the brothers about a trip to Europe.</w:t>
      </w:r>
    </w:p>
    <w:p>
      <w:pPr>
        <w:pStyle w:val="Normal (Web)"/>
        <w:widowControl w:val="1"/>
        <w:spacing w:line="288" w:lineRule="auto"/>
        <w:rPr>
          <w:rFonts w:ascii="Times New Roman" w:cs="Times New Roman" w:hAnsi="Times New Roman" w:eastAsia="Times New Roman"/>
        </w:rPr>
      </w:pPr>
      <w:r>
        <w:rPr>
          <w:rtl w:val="0"/>
          <w:lang w:val="zh-TW" w:eastAsia="zh-TW"/>
        </w:rPr>
        <w:t>弟弟（高兴）：欧洲！我也要去！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Europe! I want to go too!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（看</w:t>
      </w:r>
      <w:r>
        <w:rPr>
          <w:rFonts w:ascii="Times New Roman" w:hAnsi="Times New Roman"/>
          <w:rtl w:val="0"/>
          <w:lang w:val="en-US"/>
        </w:rPr>
        <w:t>Ava</w:t>
      </w:r>
      <w:r>
        <w:rPr>
          <w:rtl w:val="0"/>
          <w:lang w:val="zh-TW" w:eastAsia="zh-TW"/>
        </w:rPr>
        <w:t>）：他不能去。那边乱。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He can't go. It's messy there. </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：我知道。弟弟留在城堡，你的人守着。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know. My brother stays at the castle. Your people guard him.</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三人对视。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：你真决定了？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You've really decided?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：决定了。但这次不一样，不是你们护着我去，是我自己要去。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Ava: I have. But this time is different. You're not taking me there under protection. I'm going because I choose to. </w:t>
      </w:r>
    </w:p>
    <w:p>
      <w:pPr>
        <w:pStyle w:val="Normal (Web)"/>
        <w:widowControl w:val="1"/>
        <w:spacing w:line="288" w:lineRule="auto"/>
        <w:rPr>
          <w:rFonts w:ascii="Times New Roman" w:cs="Times New Roman" w:hAnsi="Times New Roman" w:eastAsia="Times New Roman"/>
        </w:rPr>
      </w:pPr>
      <w:r>
        <w:rPr>
          <w:rtl w:val="0"/>
          <w:lang w:val="zh-TW" w:eastAsia="zh-TW"/>
        </w:rPr>
        <w:t>【特写：</w:t>
      </w:r>
      <w:r>
        <w:rPr>
          <w:rFonts w:ascii="Times New Roman" w:hAnsi="Times New Roman"/>
          <w:rtl w:val="0"/>
          <w:lang w:val="en-US"/>
        </w:rPr>
        <w:t>Ava</w:t>
      </w:r>
      <w:r>
        <w:rPr>
          <w:rtl w:val="0"/>
          <w:lang w:val="zh-TW" w:eastAsia="zh-TW"/>
        </w:rPr>
        <w:t>把黑曼陀罗的残瓣攥进掌心，又松开。】</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 OS</w:t>
      </w:r>
      <w:r>
        <w:rPr>
          <w:rtl w:val="0"/>
          <w:lang w:val="zh-TW" w:eastAsia="zh-TW"/>
        </w:rPr>
        <w:t>：她变了。从前那个躲在镜头后哭的女孩，现在敢迎着刀去。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w:t>
      </w:r>
      <w:r>
        <w:rPr>
          <w:rFonts w:ascii="Times New Roman" w:hAnsi="Times New Roman"/>
          <w:outline w:val="0"/>
          <w:color w:val="ff2600"/>
          <w:u w:color="ff0000"/>
          <w:rtl w:val="0"/>
          <w:lang w:val="en-US"/>
          <w14:textFill>
            <w14:solidFill>
              <w14:srgbClr w14:val="FF2600"/>
            </w14:solidFill>
          </w14:textFill>
        </w:rPr>
        <w:t>am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She's c</w:t>
      </w:r>
      <w:r>
        <w:rPr>
          <w:rFonts w:ascii="Times New Roman" w:hAnsi="Times New Roman"/>
          <w:outline w:val="0"/>
          <w:color w:val="ff0000"/>
          <w:u w:color="ff0000"/>
          <w:rtl w:val="0"/>
          <w:lang w:val="en-US"/>
          <w14:textFill>
            <w14:solidFill>
              <w14:srgbClr w14:val="FF0000"/>
            </w14:solidFill>
          </w14:textFill>
        </w:rPr>
        <w:t>hanged. The girl who once cried behind the camera now walks straight into blades.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：好。那我陪你去。圆桌会的钱，从来都在我管的银行系统里转。</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Liam: Fine. I'll go with you. The Roundtable's money has always moved through banking systems I control. </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：媒体我来铺，让全欧洲都知道你来了，他们想暗杀都得掂量。</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I'll handle the media. All Europe will know you're there. They'll have to think twice before killing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：明的暗的，我处理。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I'll handle both open and hidden threats.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管家敲门进来。</w:t>
      </w:r>
    </w:p>
    <w:p>
      <w:pPr>
        <w:pStyle w:val="Normal (Web)"/>
        <w:widowControl w:val="1"/>
        <w:spacing w:line="288" w:lineRule="auto"/>
        <w:rPr>
          <w:rFonts w:ascii="Times New Roman" w:cs="Times New Roman" w:hAnsi="Times New Roman" w:eastAsia="Times New Roman"/>
        </w:rPr>
      </w:pPr>
      <w:r>
        <w:rPr>
          <w:rtl w:val="0"/>
          <w:lang w:val="zh-TW" w:eastAsia="zh-TW"/>
        </w:rPr>
        <w:t>管家：先生，门口有位先生求见，自称是圆桌会派来的。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Butler: Sir, a gentleman at the gate asks to see you. He says the Roundtable sent him.</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转身，眼神锐利。</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第二十二集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22-1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长岛城堡</w:t>
      </w:r>
      <w:r>
        <w:rPr>
          <w:rFonts w:ascii="Times New Roman" w:hAnsi="Times New Roman"/>
          <w:rtl w:val="0"/>
          <w:lang w:val="zh-TW" w:eastAsia="zh-TW"/>
        </w:rPr>
        <w:t xml:space="preserve"> </w:t>
      </w:r>
      <w:r>
        <w:rPr>
          <w:rtl w:val="0"/>
          <w:lang w:val="zh-TW" w:eastAsia="zh-TW"/>
        </w:rPr>
        <w:t>会客厅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Victor</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一个穿黑西装的中年男人坐在沙发上，慢条斯理地搅着咖啡。</w:t>
      </w:r>
    </w:p>
    <w:p>
      <w:pPr>
        <w:pStyle w:val="Normal (Web)"/>
        <w:widowControl w:val="1"/>
        <w:spacing w:line="288" w:lineRule="auto"/>
        <w:rPr>
          <w:rFonts w:ascii="Times New Roman" w:cs="Times New Roman" w:hAnsi="Times New Roman" w:eastAsia="Times New Roman"/>
        </w:rPr>
      </w:pPr>
      <w:r>
        <w:rPr>
          <w:rtl w:val="0"/>
          <w:lang w:val="zh-TW" w:eastAsia="zh-TW"/>
        </w:rPr>
        <w:t>【字幕：圆桌会代理人</w:t>
      </w:r>
      <w:r>
        <w:rPr>
          <w:rFonts w:ascii="Times New Roman" w:hAnsi="Times New Roman"/>
          <w:rtl w:val="0"/>
          <w:lang w:val="zh-TW" w:eastAsia="zh-TW"/>
        </w:rPr>
        <w:t xml:space="preserve"> </w:t>
      </w:r>
      <w:r>
        <w:rPr>
          <w:rFonts w:ascii="Times New Roman" w:hAnsi="Times New Roman"/>
          <w:rtl w:val="0"/>
          <w:lang w:val="en-US"/>
        </w:rPr>
        <w:t xml:space="preserve">Victor </w:t>
      </w:r>
      <w:r>
        <w:rPr>
          <w:rFonts w:ascii="Times New Roman" w:hAnsi="Times New Roman"/>
          <w:outline w:val="0"/>
          <w:color w:val="ff2600"/>
          <w:u w:color="ff2600"/>
          <w:rtl w:val="0"/>
          <w:lang w:val="en-US"/>
          <w14:textFill>
            <w14:solidFill>
              <w14:srgbClr w14:val="FF2600"/>
            </w14:solidFill>
          </w14:textFill>
        </w:rPr>
        <w:t>Victor, Roundtable Envoy</w:t>
      </w:r>
      <w:r>
        <w:rPr>
          <w:rtl w:val="0"/>
          <w:lang w:val="zh-TW" w:eastAsia="zh-TW"/>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（微笑）：</w:t>
      </w:r>
      <w:r>
        <w:rPr>
          <w:rFonts w:ascii="Times New Roman" w:hAnsi="Times New Roman"/>
          <w:rtl w:val="0"/>
          <w:lang w:val="en-US"/>
        </w:rPr>
        <w:t>Ava</w:t>
      </w:r>
      <w:r>
        <w:rPr>
          <w:rtl w:val="0"/>
          <w:lang w:val="zh-TW" w:eastAsia="zh-TW"/>
        </w:rPr>
        <w:t>小姐，久仰。我代表圆桌会，来送一份诚意。</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Miss Ava, an honor. I represent the Roundtable with sincerity.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：诚意？你们送血曼陀罗，叫诚意？</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Sincerity? Sending a blood mandrake means sincerity?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：那是邀请函。圆桌会十二把椅子，空了一把。我们看中了你。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That was an invitation. Of the Roundtable's twelve seats, one is empty. We want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（站到</w:t>
      </w:r>
      <w:r>
        <w:rPr>
          <w:rFonts w:ascii="Times New Roman" w:hAnsi="Times New Roman"/>
          <w:rtl w:val="0"/>
          <w:lang w:val="en-US"/>
        </w:rPr>
        <w:t>Ava</w:t>
      </w:r>
      <w:r>
        <w:rPr>
          <w:rtl w:val="0"/>
          <w:lang w:val="zh-TW" w:eastAsia="zh-TW"/>
        </w:rPr>
        <w:t>身侧）：她不需要你们的椅子。</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She doesn't need your seat.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（看都不看他）：</w:t>
      </w:r>
      <w:r>
        <w:rPr>
          <w:rFonts w:ascii="Times New Roman" w:hAnsi="Times New Roman"/>
          <w:rtl w:val="0"/>
          <w:lang w:val="en-US"/>
        </w:rPr>
        <w:t>Dante</w:t>
      </w:r>
      <w:r>
        <w:rPr>
          <w:rtl w:val="0"/>
          <w:lang w:val="zh-TW" w:eastAsia="zh-TW"/>
        </w:rPr>
        <w:t>先生，你的家族在纽约确实风光。可在欧洲，你们连一张门票都买不起。</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Mr. Dante, your family may rule New York. In Europe, you can't even buy a ticket in.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：那张门票多少钱？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How much is that ticket?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（笑）：钱解决不了。圆桌会要的是人。</w:t>
      </w:r>
      <w:r>
        <w:rPr>
          <w:rFonts w:ascii="Times New Roman" w:hAnsi="Times New Roman"/>
          <w:rtl w:val="0"/>
          <w:lang w:val="en-US"/>
        </w:rPr>
        <w:t>Ava</w:t>
      </w:r>
      <w:r>
        <w:rPr>
          <w:rtl w:val="0"/>
          <w:lang w:val="zh-TW" w:eastAsia="zh-TW"/>
        </w:rPr>
        <w:t>小姐能让纽约三位巨头同时俯首，这种本事，正是我们要的。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not about money. The Roundtable wants the right people. Miss Ava made three New York big shots bow at once. That talent is exactly what we need.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：你们要我去坐那把椅子，图什么？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You want me in that seat. What are you really after?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：图你身后的三个男人，连同你手里的资源，全归圆桌会调遣。</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The three men behind you, and every resource in your hands, under the Roundtable's command.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（冷笑）：想得美。</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Keep dreaming.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（放下咖啡）：我把话说明白。</w:t>
      </w:r>
      <w:r>
        <w:rPr>
          <w:rFonts w:ascii="Times New Roman" w:hAnsi="Times New Roman"/>
          <w:rtl w:val="0"/>
          <w:lang w:val="en-US"/>
        </w:rPr>
        <w:t>Ava</w:t>
      </w:r>
      <w:r>
        <w:rPr>
          <w:rtl w:val="0"/>
          <w:lang w:val="zh-TW" w:eastAsia="zh-TW"/>
        </w:rPr>
        <w:t>小姐，你来，是座上宾。你不来，圆桌会有的是办法让你来。比如</w:t>
      </w:r>
      <w:r>
        <w:rPr>
          <w:rFonts w:ascii="Times New Roman" w:hAnsi="Times New Roman"/>
          <w:rtl w:val="0"/>
          <w:lang w:val="en-US"/>
        </w:rPr>
        <w:t>,</w:t>
      </w:r>
      <w:r>
        <w:rPr>
          <w:rtl w:val="0"/>
          <w:lang w:val="zh-TW" w:eastAsia="zh-TW"/>
        </w:rPr>
        <w:t>你那个刚出院的弟弟。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Let me be clear. Miss Ava, if you come, you're an honored guest. If you don't, the Roundtable has methods to make you. For example, your brother is just out of the hospital.</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全场气氛骤冷。</w:t>
      </w:r>
      <w:r>
        <w:rPr>
          <w:rFonts w:ascii="Times New Roman" w:hAnsi="Times New Roman"/>
          <w:rtl w:val="0"/>
          <w:lang w:val="en-US"/>
        </w:rPr>
        <w:t>Dante</w:t>
      </w:r>
      <w:r>
        <w:rPr>
          <w:rtl w:val="0"/>
          <w:lang w:val="zh-TW" w:eastAsia="zh-TW"/>
        </w:rPr>
        <w:t>的手已经摸到枪。</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（抬手拦住</w:t>
      </w:r>
      <w:r>
        <w:rPr>
          <w:rFonts w:ascii="Times New Roman" w:hAnsi="Times New Roman"/>
          <w:rtl w:val="0"/>
          <w:lang w:val="en-US"/>
        </w:rPr>
        <w:t>Dante</w:t>
      </w:r>
      <w:r>
        <w:rPr>
          <w:rtl w:val="0"/>
          <w:lang w:val="zh-TW" w:eastAsia="zh-TW"/>
        </w:rPr>
        <w:t>）：你威胁我弟弟？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using my brother to threaten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：我只是陈述选项。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Victor: I'm </w:t>
      </w:r>
      <w:r>
        <w:rPr>
          <w:rFonts w:ascii="Times New Roman" w:hAnsi="Times New Roman"/>
          <w:outline w:val="0"/>
          <w:color w:val="ff0000"/>
          <w:u w:color="ff0000"/>
          <w:rtl w:val="0"/>
          <w:lang w:val="zh-TW" w:eastAsia="zh-TW"/>
          <w14:textFill>
            <w14:solidFill>
              <w14:srgbClr w14:val="FF0000"/>
            </w14:solidFill>
          </w14:textFill>
        </w:rPr>
        <w:t xml:space="preserve">only </w:t>
      </w:r>
      <w:r>
        <w:rPr>
          <w:rFonts w:ascii="Times New Roman" w:hAnsi="Times New Roman"/>
          <w:outline w:val="0"/>
          <w:color w:val="ff0000"/>
          <w:u w:color="ff0000"/>
          <w:rtl w:val="0"/>
          <w:lang w:val="en-US"/>
          <w14:textFill>
            <w14:solidFill>
              <w14:srgbClr w14:val="FF0000"/>
            </w14:solidFill>
          </w14:textFill>
        </w:rPr>
        <w:t>stating your options.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：他们做了功课，知道弟弟是我软肋。但他们不知道，我现在不是当初那个任人拿捏的</w:t>
      </w:r>
      <w:r>
        <w:rPr>
          <w:rFonts w:ascii="Times New Roman" w:hAnsi="Times New Roman"/>
          <w:rtl w:val="0"/>
          <w:lang w:val="en-US"/>
        </w:rPr>
        <w:t>Ava</w:t>
      </w:r>
      <w:r>
        <w:rPr>
          <w:rtl w:val="0"/>
          <w:lang w:val="zh-TW" w:eastAsia="zh-TW"/>
        </w:rPr>
        <w:t>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They know my brother is my weakness. But they don't know I'm not the old Ava they could push around.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（站起来）：你回去告诉圆桌会，我去欧洲。但不是去坐椅子，是去掀桌子。</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Go tell the Roundtable I'll come to Europe. But not to take a seat. I'm coming to flip the table.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（愣了一下，随即笑）：有意思。三天后，巴黎，香榭丽舍的盖斯特酒店。圆桌会等你。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Interesting. Three days from now. Paris, Hotel Gaeste on the Champs-Elysees. The Roundtable will be waiting.</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Victor</w:t>
      </w:r>
      <w:r>
        <w:rPr>
          <w:rtl w:val="0"/>
          <w:lang w:val="zh-TW" w:eastAsia="zh-TW"/>
        </w:rPr>
        <w:t>起身，整理西装。</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：对了，</w:t>
      </w:r>
      <w:r>
        <w:rPr>
          <w:rFonts w:ascii="Times New Roman" w:hAnsi="Times New Roman"/>
          <w:rtl w:val="0"/>
          <w:lang w:val="en-US"/>
        </w:rPr>
        <w:t>Ava</w:t>
      </w:r>
      <w:r>
        <w:rPr>
          <w:rtl w:val="0"/>
          <w:lang w:val="zh-TW" w:eastAsia="zh-TW"/>
        </w:rPr>
        <w:t>小姐。来之前最好想清楚，欧洲不比纽约。这里翻不了的天，那边一句话就能塌。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And Miss Ava, think carefully before you come. Europe isn't New York. A sky you can't overturn here can collapse there with one word.</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冷冷看着他离开，攥紧拳头。</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第二十三集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23-1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私人飞机</w:t>
      </w:r>
      <w:r>
        <w:rPr>
          <w:rFonts w:ascii="Times New Roman" w:hAnsi="Times New Roman"/>
          <w:rtl w:val="0"/>
          <w:lang w:val="zh-TW" w:eastAsia="zh-TW"/>
        </w:rPr>
        <w:t xml:space="preserve"> </w:t>
      </w:r>
      <w:r>
        <w:rPr>
          <w:rtl w:val="0"/>
          <w:lang w:val="zh-TW" w:eastAsia="zh-TW"/>
        </w:rPr>
        <w:t>客舱</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飞机平稳飞行。</w:t>
      </w:r>
      <w:r>
        <w:rPr>
          <w:rFonts w:ascii="Times New Roman" w:hAnsi="Times New Roman"/>
          <w:rtl w:val="0"/>
          <w:lang w:val="en-US"/>
        </w:rPr>
        <w:t>Ava</w:t>
      </w:r>
      <w:r>
        <w:rPr>
          <w:rtl w:val="0"/>
          <w:lang w:val="zh-TW" w:eastAsia="zh-TW"/>
        </w:rPr>
        <w:t>看着窗外的云。</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（递过一份文件）：圆桌会的底细，我连夜查的。十二把椅子，背后是欧洲最老的几个家族，做军火、做药、做赌场，洗钱网络遍布全球。</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 dug up the Roundtable overnight. Twelve seats, backed by Europe's oldest families. Weapons, drugs, casinos. Their laundering network spans the globe.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（翻文件）：那个空出来的椅子，原来是谁的？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Who had the empty seat before?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：一个叫罗素的老头，半年前死了。死因不明。</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An old man named Russell. He died six months ago. Cause unknown.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：所以这把椅子是块烫手山芋。他们急着填上，说明内部在抢。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So the seat is a big trouble. They're rushing to fill it, which means they're fighting inside.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：抢椅子，就有派系。有派系，就有缝可钻。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A fight for a seat means factions. Factions mean cracks.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：对。他们不是铁板一块。</w:t>
      </w:r>
      <w:r>
        <w:rPr>
          <w:rFonts w:ascii="Times New Roman" w:hAnsi="Times New Roman"/>
          <w:rtl w:val="0"/>
          <w:lang w:val="en-US"/>
        </w:rPr>
        <w:t>Victor</w:t>
      </w:r>
      <w:r>
        <w:rPr>
          <w:rtl w:val="0"/>
          <w:lang w:val="zh-TW" w:eastAsia="zh-TW"/>
        </w:rPr>
        <w:t>代表的，未必是全部。</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w:t>
      </w:r>
      <w:r>
        <w:rPr>
          <w:rFonts w:ascii="Times New Roman" w:hAnsi="Times New Roman"/>
          <w:outline w:val="0"/>
          <w:color w:val="ff2600"/>
          <w:u w:color="ff0000"/>
          <w:rtl w:val="0"/>
          <w:lang w:val="en-US"/>
          <w14:textFill>
            <w14:solidFill>
              <w14:srgbClr w14:val="FF2600"/>
            </w14:solidFill>
          </w14:textFill>
        </w:rPr>
        <w:t>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Rig</w:t>
      </w:r>
      <w:r>
        <w:rPr>
          <w:rFonts w:ascii="Times New Roman" w:hAnsi="Times New Roman"/>
          <w:outline w:val="0"/>
          <w:color w:val="ff0000"/>
          <w:u w:color="ff0000"/>
          <w:rtl w:val="0"/>
          <w:lang w:val="en-US"/>
          <w14:textFill>
            <w14:solidFill>
              <w14:srgbClr w14:val="FF0000"/>
            </w14:solidFill>
          </w14:textFill>
        </w:rPr>
        <w:t>ht. They're not one solid wall. Victor may not speak for all of them.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w:t>
      </w:r>
      <w:r>
        <w:rPr>
          <w:rFonts w:ascii="Times New Roman" w:hAnsi="Times New Roman"/>
          <w:rtl w:val="0"/>
          <w:lang w:val="en-US"/>
        </w:rPr>
        <w:t>Victor</w:t>
      </w:r>
      <w:r>
        <w:rPr>
          <w:rtl w:val="0"/>
          <w:lang w:val="zh-TW" w:eastAsia="zh-TW"/>
        </w:rPr>
        <w:t>呢？他在圆桌会什么位置？</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What about Victor? What's his place in the Roundtable?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：代理人。说白了，跑腿的。真正坐椅子的，他见都见不着。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An envoy. Basically, a runner. He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even meet the real seat holders.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（合上文件）：那就有意思了。他急着把我拉进去，是想借我上位。</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Now that's interesting.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rushing to pull me in to climb through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：你的意思是</w:t>
      </w:r>
      <w:r>
        <w:rPr>
          <w:rFonts w:ascii="Times New Roman" w:hAnsi="Times New Roman"/>
          <w:rtl w:val="0"/>
          <w:lang w:val="en-US"/>
        </w:rPr>
        <w:t>,</w:t>
      </w:r>
      <w:r>
        <w:rPr>
          <w:rtl w:val="0"/>
          <w:lang w:val="zh-TW" w:eastAsia="zh-TW"/>
        </w:rPr>
        <w:t>他想靠拉拢你</w:t>
      </w:r>
      <w:r>
        <w:rPr>
          <w:rFonts w:ascii="Times New Roman" w:hAnsi="Times New Roman"/>
          <w:rtl w:val="0"/>
          <w:lang w:val="en-US"/>
        </w:rPr>
        <w:t>,</w:t>
      </w:r>
      <w:r>
        <w:rPr>
          <w:rtl w:val="0"/>
          <w:lang w:val="zh-TW" w:eastAsia="zh-TW"/>
        </w:rPr>
        <w:t>自己坐那把空椅子</w:t>
      </w:r>
      <w:r>
        <w:rPr>
          <w:rFonts w:ascii="Times New Roman" w:hAnsi="Times New Roman"/>
          <w:rtl w:val="0"/>
          <w:lang w:val="en-US"/>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You mean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using you to get that empty seat for himself?</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：嗯。他刚才那么客气又那么急，不像执行命令，像在赌一把。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Yes. He was too polite and too urgent. That didn't feel like an order. It felt like a gamble.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（看她）：你想怎么做？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What do you want to do?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：将计就计。他想用我，我就让他以为我被他用了。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Play along. If he wants to use me, I'll let him think he has.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三人都看着她。</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 OS</w:t>
      </w:r>
      <w:r>
        <w:rPr>
          <w:rtl w:val="0"/>
          <w:lang w:val="zh-TW" w:eastAsia="zh-TW"/>
        </w:rPr>
        <w:t>：她现在分析起局来，比我的智囊团还清楚。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w:t>
      </w:r>
      <w:r>
        <w:rPr>
          <w:rFonts w:ascii="Times New Roman" w:hAnsi="Times New Roman"/>
          <w:outline w:val="0"/>
          <w:color w:val="ff2600"/>
          <w:u w:color="ff0000"/>
          <w:rtl w:val="0"/>
          <w:lang w:val="en-US"/>
          <w14:textFill>
            <w14:solidFill>
              <w14:srgbClr w14:val="FF2600"/>
            </w14:solidFill>
          </w14:textFill>
        </w:rPr>
        <w:t>am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w:t>
      </w:r>
      <w:r>
        <w:rPr>
          <w:rFonts w:ascii="Times New Roman" w:hAnsi="Times New Roman"/>
          <w:outline w:val="0"/>
          <w:color w:val="ff0000"/>
          <w:u w:color="ff0000"/>
          <w:rtl w:val="0"/>
          <w:lang w:val="en-US"/>
          <w14:textFill>
            <w14:solidFill>
              <w14:srgbClr w14:val="FF0000"/>
            </w14:solidFill>
          </w14:textFill>
        </w:rPr>
        <w:t>he reads the board better than my entire strategy team now.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：危险。你一个人进圆桌会的局，我们插不上手。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Liam: Dangerous. If you step into the Roundtable alone, we can't </w:t>
      </w:r>
      <w:r>
        <w:rPr>
          <w:rFonts w:ascii="Times New Roman" w:hAnsi="Times New Roman"/>
          <w:outline w:val="0"/>
          <w:color w:val="ff0000"/>
          <w:u w:color="ff0000"/>
          <w:rtl w:val="0"/>
          <w:lang w:val="zh-TW" w:eastAsia="zh-TW"/>
          <w14:textFill>
            <w14:solidFill>
              <w14:srgbClr w14:val="FF0000"/>
            </w14:solidFill>
          </w14:textFill>
        </w:rPr>
        <w:t>help</w:t>
      </w:r>
      <w:r>
        <w:rPr>
          <w:rFonts w:ascii="Times New Roman" w:hAnsi="Times New Roman"/>
          <w:outline w:val="0"/>
          <w:color w:val="ff0000"/>
          <w:u w:color="ff0000"/>
          <w:rtl w:val="0"/>
          <w:lang w:val="en-US"/>
          <w14:textFill>
            <w14:solidFill>
              <w14:srgbClr w14:val="FF0000"/>
            </w14:solidFill>
          </w14:textFill>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：所以我才需要你们三个，在外面把网撒好。</w:t>
      </w:r>
      <w:r>
        <w:rPr>
          <w:rFonts w:ascii="Times New Roman" w:hAnsi="Times New Roman"/>
          <w:rtl w:val="0"/>
          <w:lang w:val="en-US"/>
        </w:rPr>
        <w:t>Liam</w:t>
      </w:r>
      <w:r>
        <w:rPr>
          <w:rtl w:val="0"/>
          <w:lang w:val="zh-TW" w:eastAsia="zh-TW"/>
        </w:rPr>
        <w:t>管钱，</w:t>
      </w:r>
      <w:r>
        <w:rPr>
          <w:rFonts w:ascii="Times New Roman" w:hAnsi="Times New Roman"/>
          <w:rtl w:val="0"/>
          <w:lang w:val="en-US"/>
        </w:rPr>
        <w:t>Chase</w:t>
      </w:r>
      <w:r>
        <w:rPr>
          <w:rtl w:val="0"/>
          <w:lang w:val="zh-TW" w:eastAsia="zh-TW"/>
        </w:rPr>
        <w:t>管声势，</w:t>
      </w:r>
      <w:r>
        <w:rPr>
          <w:rFonts w:ascii="Times New Roman" w:hAnsi="Times New Roman"/>
          <w:rtl w:val="0"/>
          <w:lang w:val="en-US"/>
        </w:rPr>
        <w:t>Dante</w:t>
      </w:r>
      <w:r>
        <w:rPr>
          <w:rtl w:val="0"/>
          <w:lang w:val="zh-TW" w:eastAsia="zh-TW"/>
        </w:rPr>
        <w:t>管刀。我在里面，你们在外面。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Ava: That's why I need you three to set the net outside. Liam controls the money. Chase controls the </w:t>
      </w:r>
      <w:r>
        <w:rPr>
          <w:rFonts w:ascii="Times New Roman" w:hAnsi="Times New Roman"/>
          <w:outline w:val="0"/>
          <w:color w:val="ff0000"/>
          <w:u w:color="ff0000"/>
          <w:rtl w:val="0"/>
          <w:lang w:val="zh-TW" w:eastAsia="zh-TW"/>
          <w14:textFill>
            <w14:solidFill>
              <w14:srgbClr w14:val="FF0000"/>
            </w14:solidFill>
          </w14:textFill>
        </w:rPr>
        <w:t>voice</w:t>
      </w:r>
      <w:r>
        <w:rPr>
          <w:rFonts w:ascii="Times New Roman" w:hAnsi="Times New Roman"/>
          <w:outline w:val="0"/>
          <w:color w:val="ff0000"/>
          <w:u w:color="ff0000"/>
          <w:rtl w:val="0"/>
          <w:lang w:val="en-US"/>
          <w14:textFill>
            <w14:solidFill>
              <w14:srgbClr w14:val="FF0000"/>
            </w14:solidFill>
          </w14:textFill>
        </w:rPr>
        <w:t xml:space="preserve">. Dante controls the </w:t>
      </w:r>
      <w:r>
        <w:rPr>
          <w:rFonts w:ascii="Times New Roman" w:hAnsi="Times New Roman"/>
          <w:outline w:val="0"/>
          <w:color w:val="ff0000"/>
          <w:u w:color="ff0000"/>
          <w:rtl w:val="0"/>
          <w:lang w:val="zh-TW" w:eastAsia="zh-TW"/>
          <w14:textFill>
            <w14:solidFill>
              <w14:srgbClr w14:val="FF0000"/>
            </w14:solidFill>
          </w14:textFill>
        </w:rPr>
        <w:t>guns</w:t>
      </w:r>
      <w:r>
        <w:rPr>
          <w:rFonts w:ascii="Times New Roman" w:hAnsi="Times New Roman"/>
          <w:outline w:val="0"/>
          <w:color w:val="ff0000"/>
          <w:u w:color="ff0000"/>
          <w:rtl w:val="0"/>
          <w:lang w:val="en-US"/>
          <w14:textFill>
            <w14:solidFill>
              <w14:srgbClr w14:val="FF0000"/>
            </w14:solidFill>
          </w14:textFill>
        </w:rPr>
        <w:t>. I'm inside; you're outside.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（笑）：行。我的女孩要单刀赴会，那我就把全世界的镜头都给她架好。</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Fine. If my girl is walking in alone, I'll set every camera in the world for her.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：你身上的追踪器，一秒都不许摘。</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You </w:t>
      </w:r>
      <w:r>
        <w:rPr>
          <w:rFonts w:ascii="Times New Roman" w:hAnsi="Times New Roman"/>
          <w:outline w:val="0"/>
          <w:color w:val="ff0000"/>
          <w:u w:color="ff0000"/>
          <w:rtl w:val="0"/>
          <w:lang w:val="zh-TW" w:eastAsia="zh-TW"/>
          <w14:textFill>
            <w14:solidFill>
              <w14:srgbClr w14:val="FF0000"/>
            </w14:solidFill>
          </w14:textFill>
        </w:rPr>
        <w:t>cannot</w:t>
      </w:r>
      <w:r>
        <w:rPr>
          <w:rFonts w:ascii="Times New Roman" w:hAnsi="Times New Roman"/>
          <w:outline w:val="0"/>
          <w:color w:val="ff0000"/>
          <w:u w:color="ff0000"/>
          <w:rtl w:val="0"/>
          <w:lang w:val="en-US"/>
          <w14:textFill>
            <w14:solidFill>
              <w14:srgbClr w14:val="FF0000"/>
            </w14:solidFill>
          </w14:textFill>
        </w:rPr>
        <w:t xml:space="preserve"> take off that tracker for even one second.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（点头，看向窗外巴黎的轮廓）：放心。我答应过弟弟，要带他来欧洲玩。我不会让自己出事。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Don't worry. I promised my brother I'd take him to Europe. I won't let anything happen to me.</w:t>
      </w:r>
    </w:p>
    <w:p>
      <w:pPr>
        <w:pStyle w:val="Normal (Web)"/>
        <w:widowControl w:val="1"/>
        <w:spacing w:line="288" w:lineRule="auto"/>
        <w:rPr>
          <w:rFonts w:ascii="Times New Roman" w:cs="Times New Roman" w:hAnsi="Times New Roman" w:eastAsia="Times New Roman"/>
        </w:rPr>
      </w:pPr>
      <w:r>
        <w:rPr>
          <w:rtl w:val="0"/>
          <w:lang w:val="zh-TW" w:eastAsia="zh-TW"/>
        </w:rPr>
        <w:t>【特写：</w:t>
      </w:r>
      <w:r>
        <w:rPr>
          <w:rFonts w:ascii="Times New Roman" w:hAnsi="Times New Roman"/>
          <w:rtl w:val="0"/>
          <w:lang w:val="en-US"/>
        </w:rPr>
        <w:t>Ava</w:t>
      </w:r>
      <w:r>
        <w:rPr>
          <w:rtl w:val="0"/>
          <w:lang w:val="zh-TW" w:eastAsia="zh-TW"/>
        </w:rPr>
        <w:t>把弟弟的照片贴在胸口。】</w:t>
      </w:r>
    </w:p>
    <w:p>
      <w:pPr>
        <w:pStyle w:val="Normal (Web)"/>
        <w:widowControl w:val="1"/>
        <w:spacing w:line="288" w:lineRule="auto"/>
        <w:rPr>
          <w:rFonts w:ascii="Times New Roman" w:cs="Times New Roman" w:hAnsi="Times New Roman" w:eastAsia="Times New Roman"/>
        </w:rPr>
      </w:pPr>
      <w:r>
        <w:rPr>
          <w:rtl w:val="0"/>
          <w:lang w:val="zh-TW" w:eastAsia="zh-TW"/>
        </w:rPr>
        <w:t>【卡点】飞机开始下降，</w:t>
      </w:r>
      <w:r>
        <w:rPr>
          <w:rFonts w:ascii="Times New Roman" w:hAnsi="Times New Roman"/>
          <w:rtl w:val="0"/>
          <w:lang w:val="en-US"/>
        </w:rPr>
        <w:t>Ava</w:t>
      </w:r>
      <w:r>
        <w:rPr>
          <w:rtl w:val="0"/>
          <w:lang w:val="zh-TW" w:eastAsia="zh-TW"/>
        </w:rPr>
        <w:t>眼神坚定。</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第二十四集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24-1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巴黎</w:t>
      </w:r>
      <w:r>
        <w:rPr>
          <w:rFonts w:ascii="Times New Roman" w:hAnsi="Times New Roman"/>
          <w:rtl w:val="0"/>
          <w:lang w:val="zh-TW" w:eastAsia="zh-TW"/>
        </w:rPr>
        <w:t xml:space="preserve"> </w:t>
      </w:r>
      <w:r>
        <w:rPr>
          <w:rtl w:val="0"/>
          <w:lang w:val="zh-TW" w:eastAsia="zh-TW"/>
        </w:rPr>
        <w:t>盖斯特酒店</w:t>
      </w:r>
      <w:r>
        <w:rPr>
          <w:rFonts w:ascii="Times New Roman" w:hAnsi="Times New Roman"/>
          <w:rtl w:val="0"/>
          <w:lang w:val="zh-TW" w:eastAsia="zh-TW"/>
        </w:rPr>
        <w:t xml:space="preserve"> </w:t>
      </w:r>
      <w:r>
        <w:rPr>
          <w:rtl w:val="0"/>
          <w:lang w:val="zh-TW" w:eastAsia="zh-TW"/>
        </w:rPr>
        <w:t>顶层套房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Victor</w:t>
      </w:r>
      <w:r>
        <w:rPr>
          <w:rtl w:val="0"/>
          <w:lang w:val="zh-TW" w:eastAsia="zh-TW"/>
        </w:rPr>
        <w:t>、侍者</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独自走进套房。</w:t>
      </w:r>
      <w:r>
        <w:rPr>
          <w:rFonts w:ascii="Times New Roman" w:hAnsi="Times New Roman"/>
          <w:rtl w:val="0"/>
          <w:lang w:val="en-US"/>
        </w:rPr>
        <w:t>Victor</w:t>
      </w:r>
      <w:r>
        <w:rPr>
          <w:rtl w:val="0"/>
          <w:lang w:val="zh-TW" w:eastAsia="zh-TW"/>
        </w:rPr>
        <w:t>已经在等。</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：欢迎来到巴黎，</w:t>
      </w:r>
      <w:r>
        <w:rPr>
          <w:rFonts w:ascii="Times New Roman" w:hAnsi="Times New Roman"/>
          <w:rtl w:val="0"/>
          <w:lang w:val="en-US"/>
        </w:rPr>
        <w:t>Ava</w:t>
      </w:r>
      <w:r>
        <w:rPr>
          <w:rtl w:val="0"/>
          <w:lang w:val="zh-TW" w:eastAsia="zh-TW"/>
        </w:rPr>
        <w:t>小姐。三位先生没跟来？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Welcome to Paris, Miss Ava. The three gentlemen didn't come?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：他们在忙别的。我一个人，够了。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They're busy.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enough on my own.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（笑）：胆子不小。我喜欢。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Bold. I like that.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侍者倒上酒，退下。</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：明晚的圆桌会，十一把椅子都会到场。你要做的很简单，进去</w:t>
      </w:r>
      <w:r>
        <w:rPr>
          <w:rFonts w:ascii="Times New Roman" w:hAnsi="Times New Roman"/>
          <w:rtl w:val="0"/>
          <w:lang w:val="en-US"/>
        </w:rPr>
        <w:t>,</w:t>
      </w:r>
      <w:r>
        <w:rPr>
          <w:rtl w:val="0"/>
          <w:lang w:val="zh-TW" w:eastAsia="zh-TW"/>
        </w:rPr>
        <w:t>坐下</w:t>
      </w:r>
      <w:r>
        <w:rPr>
          <w:rFonts w:ascii="Times New Roman" w:hAnsi="Times New Roman"/>
          <w:rtl w:val="0"/>
          <w:lang w:val="en-US"/>
        </w:rPr>
        <w:t>,</w:t>
      </w:r>
      <w:r>
        <w:rPr>
          <w:rtl w:val="0"/>
          <w:lang w:val="zh-TW" w:eastAsia="zh-TW"/>
        </w:rPr>
        <w:t>然后听我安排。</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Tomorrow night's Roundtable will have all eleven seats present. Your job is simple: go in, sit down, and do as I say.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：你安排？你不是只是个代理人吗？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As you say? Aren't you just an envoy?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（脸色微变）：谁告诉你的？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Who told you that?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（端起酒杯）：纽约虽小，消息灵通。</w:t>
      </w:r>
      <w:r>
        <w:rPr>
          <w:rFonts w:ascii="Times New Roman" w:hAnsi="Times New Roman"/>
          <w:rtl w:val="0"/>
          <w:lang w:val="en-US"/>
        </w:rPr>
        <w:t>Victor</w:t>
      </w:r>
      <w:r>
        <w:rPr>
          <w:rtl w:val="0"/>
          <w:lang w:val="zh-TW" w:eastAsia="zh-TW"/>
        </w:rPr>
        <w:t>先生，你连圆桌会的门都进不去，凭什么安排我？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New York may be small, but words go fast. Mr. Victor, you can't even enter the Roundtable. What right do you have to command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（沉默两秒，笑了）：好。我跟你交个底。那把空椅子，按规矩该填一个有分量的新人。我把你引荐进去，你坐上椅子，自然记我的情。我要的</w:t>
      </w:r>
      <w:r>
        <w:rPr>
          <w:rFonts w:ascii="Times New Roman" w:hAnsi="Times New Roman"/>
          <w:rtl w:val="0"/>
          <w:lang w:val="en-US"/>
        </w:rPr>
        <w:t>,</w:t>
      </w:r>
      <w:r>
        <w:rPr>
          <w:rtl w:val="0"/>
          <w:lang w:val="zh-TW" w:eastAsia="zh-TW"/>
        </w:rPr>
        <w:t>是借你这张椅子</w:t>
      </w:r>
      <w:r>
        <w:rPr>
          <w:rFonts w:ascii="Times New Roman" w:hAnsi="Times New Roman"/>
          <w:rtl w:val="0"/>
          <w:lang w:val="en-US"/>
        </w:rPr>
        <w:t>,</w:t>
      </w:r>
      <w:r>
        <w:rPr>
          <w:rtl w:val="0"/>
          <w:lang w:val="zh-TW" w:eastAsia="zh-TW"/>
        </w:rPr>
        <w:t>在圆桌会有个说话的人。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Fine. I'll be honest. By rule,that empty seat has to go to someone who actually matters. I get you in, you take the seat, and you owe me. All I want is a voice at the Roundtable through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：果然。他赌的就是这个。</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That</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it</w:t>
      </w:r>
      <w:r>
        <w:rPr>
          <w:rFonts w:ascii="Times New Roman" w:hAnsi="Times New Roman"/>
          <w:outline w:val="0"/>
          <w:color w:val="ff0000"/>
          <w:u w:color="ff0000"/>
          <w:rtl w:val="0"/>
          <w:lang w:val="en-US"/>
          <w14:textFill>
            <w14:solidFill>
              <w14:srgbClr w14:val="FF0000"/>
            </w14:solidFill>
          </w14:textFill>
        </w:rPr>
        <w:t>. That's his bet.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：那我凭什么帮你？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Why should I help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：因为你别无选择。不坐这把椅子，你和你弟弟，永远活在他们的刀下。坐了，至少你是十二分之一。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Because you have no other choice. Without that seat, you and your brother will always live under their threats. With it, at least you're one of twelve.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（放下杯子）：</w:t>
      </w:r>
      <w:r>
        <w:rPr>
          <w:rFonts w:ascii="Times New Roman" w:hAnsi="Times New Roman"/>
          <w:rtl w:val="0"/>
          <w:lang w:val="en-US"/>
        </w:rPr>
        <w:t>Victor</w:t>
      </w:r>
      <w:r>
        <w:rPr>
          <w:rtl w:val="0"/>
          <w:lang w:val="zh-TW" w:eastAsia="zh-TW"/>
        </w:rPr>
        <w:t>，我给你一个更好的选择。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Victor, I'll give you a better option.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：哦？</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Oh?</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：你帮我，不是我帮你。明晚我进圆桌会，要的不是一把椅子，是把那十一个人都看清楚。谁能拉拢，谁该除掉。你给我情报，事成之后，那把椅子</w:t>
      </w:r>
      <w:r>
        <w:rPr>
          <w:rFonts w:ascii="Times New Roman" w:hAnsi="Times New Roman"/>
          <w:rtl w:val="0"/>
          <w:lang w:val="en-US"/>
        </w:rPr>
        <w:t>,</w:t>
      </w:r>
      <w:r>
        <w:rPr>
          <w:rtl w:val="0"/>
          <w:lang w:val="zh-TW" w:eastAsia="zh-TW"/>
        </w:rPr>
        <w:t>我让给你。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You help me, not the other way around. Tomorrow,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going in for a seat.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going in to read those eleven people: who can be won over, and who needs to be removed. Give me intel. When it's done, I'll give you the seat.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（瞳孔一缩）：你让给我？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You'll give it to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：我一个纽约来的女人，要欧洲的椅子干什么。我只要圆桌会以后</w:t>
      </w:r>
      <w:r>
        <w:rPr>
          <w:rFonts w:ascii="Times New Roman" w:hAnsi="Times New Roman"/>
          <w:rtl w:val="0"/>
          <w:lang w:val="en-US"/>
        </w:rPr>
        <w:t>,</w:t>
      </w:r>
      <w:r>
        <w:rPr>
          <w:rtl w:val="0"/>
          <w:lang w:val="zh-TW" w:eastAsia="zh-TW"/>
        </w:rPr>
        <w:t>别再碰我和我身边的人。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a woman from New York. What do I need a European seat for? I only want the Roundtable to never touch me or my people again.</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Victor</w:t>
      </w:r>
      <w:r>
        <w:rPr>
          <w:rtl w:val="0"/>
          <w:lang w:val="zh-TW" w:eastAsia="zh-TW"/>
        </w:rPr>
        <w:t>盯着她看了很久。</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（缓缓笑）：</w:t>
      </w:r>
      <w:r>
        <w:rPr>
          <w:rFonts w:ascii="Times New Roman" w:hAnsi="Times New Roman"/>
          <w:rtl w:val="0"/>
          <w:lang w:val="en-US"/>
        </w:rPr>
        <w:t>Ava</w:t>
      </w:r>
      <w:r>
        <w:rPr>
          <w:rtl w:val="0"/>
          <w:lang w:val="zh-TW" w:eastAsia="zh-TW"/>
        </w:rPr>
        <w:t>小姐，我小看你了。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Miss Ava, I underestimated you.</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端起酒杯，与他轻碰。</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第二十五集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25-1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巴黎街头</w:t>
      </w:r>
      <w:r>
        <w:rPr>
          <w:rFonts w:ascii="Times New Roman" w:hAnsi="Times New Roman"/>
          <w:rtl w:val="0"/>
          <w:lang w:val="zh-TW" w:eastAsia="zh-TW"/>
        </w:rPr>
        <w:t xml:space="preserve"> </w:t>
      </w:r>
      <w:r>
        <w:rPr>
          <w:rtl w:val="0"/>
          <w:lang w:val="zh-TW" w:eastAsia="zh-TW"/>
        </w:rPr>
        <w:t>咖啡馆</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四人坐在角落。</w:t>
      </w:r>
      <w:r>
        <w:rPr>
          <w:rFonts w:ascii="Times New Roman" w:hAnsi="Times New Roman"/>
          <w:rtl w:val="0"/>
          <w:lang w:val="en-US"/>
        </w:rPr>
        <w:t>Ava</w:t>
      </w:r>
      <w:r>
        <w:rPr>
          <w:rtl w:val="0"/>
          <w:lang w:val="zh-TW" w:eastAsia="zh-TW"/>
        </w:rPr>
        <w:t>把和</w:t>
      </w:r>
      <w:r>
        <w:rPr>
          <w:rFonts w:ascii="Times New Roman" w:hAnsi="Times New Roman"/>
          <w:rtl w:val="0"/>
          <w:lang w:val="en-US"/>
        </w:rPr>
        <w:t>Victor</w:t>
      </w:r>
      <w:r>
        <w:rPr>
          <w:rtl w:val="0"/>
          <w:lang w:val="zh-TW" w:eastAsia="zh-TW"/>
        </w:rPr>
        <w:t>的谈话讲完。</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：你信他？</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You trust him?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：不信。但我需要他这条线。他想要椅子，我就拿椅子当饵。</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 But I need his access. He wants the seat, so I'll use it as bait.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：万一他反手把你卖了？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What if he turns around and sells you out?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：他不会。他比谁都想坐那把椅子。卖了我</w:t>
      </w:r>
      <w:r>
        <w:rPr>
          <w:rFonts w:ascii="Times New Roman" w:hAnsi="Times New Roman"/>
          <w:rtl w:val="0"/>
          <w:lang w:val="en-US"/>
        </w:rPr>
        <w:t>,</w:t>
      </w:r>
      <w:r>
        <w:rPr>
          <w:rtl w:val="0"/>
          <w:lang w:val="zh-TW" w:eastAsia="zh-TW"/>
        </w:rPr>
        <w:t>他什么都得不到。</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He won't. No one wants that seat more than he does. If he sells me out, he gets nothing.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（盯着窗外）：我的人查到，</w:t>
      </w:r>
      <w:r>
        <w:rPr>
          <w:rFonts w:ascii="Times New Roman" w:hAnsi="Times New Roman"/>
          <w:rtl w:val="0"/>
          <w:lang w:val="en-US"/>
        </w:rPr>
        <w:t>Victor</w:t>
      </w:r>
      <w:r>
        <w:rPr>
          <w:rtl w:val="0"/>
          <w:lang w:val="zh-TW" w:eastAsia="zh-TW"/>
        </w:rPr>
        <w:t>昨晚见了另一个人。一个戴面具的。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My people found Victor meeting someone last night. A masked man.</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抬头。</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：戴面具的？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A masked man?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：嗯。在城外的古堡。我的人没能靠近。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Yes. At a castle outside the city. My people couldn't get close.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：开放结局里那个戴面具的男人</w:t>
      </w:r>
      <w:r>
        <w:rPr>
          <w:rFonts w:ascii="Times New Roman" w:hAnsi="Times New Roman" w:hint="default"/>
          <w:rtl w:val="0"/>
          <w:lang w:val="en-US"/>
        </w:rPr>
        <w:t>……</w:t>
      </w:r>
      <w:r>
        <w:rPr>
          <w:rtl w:val="0"/>
          <w:lang w:val="zh-TW" w:eastAsia="zh-TW"/>
        </w:rPr>
        <w:t>他才是真正坐椅子的人。</w:t>
      </w:r>
      <w:r>
        <w:rPr>
          <w:rFonts w:ascii="Times New Roman" w:hAnsi="Times New Roman"/>
          <w:rtl w:val="0"/>
          <w:lang w:val="en-US"/>
        </w:rPr>
        <w:t>Victor</w:t>
      </w:r>
      <w:r>
        <w:rPr>
          <w:rtl w:val="0"/>
          <w:lang w:val="zh-TW" w:eastAsia="zh-TW"/>
        </w:rPr>
        <w:t>只是棋子，那我现在也是在跟棋子打交道。</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 ma</w:t>
      </w:r>
      <w:r>
        <w:rPr>
          <w:rFonts w:ascii="Times New Roman" w:hAnsi="Times New Roman"/>
          <w:outline w:val="0"/>
          <w:color w:val="ff0000"/>
          <w:u w:color="ff0000"/>
          <w:rtl w:val="0"/>
          <w:lang w:val="en-US"/>
          <w14:textFill>
            <w14:solidFill>
              <w14:srgbClr w14:val="FF0000"/>
            </w14:solidFill>
          </w14:textFill>
        </w:rPr>
        <w:t>sked man from the open ending... He's the real seat holder. Victor is only a pawn. Which means I'm dealing with a pawn too.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：看来</w:t>
      </w:r>
      <w:r>
        <w:rPr>
          <w:rFonts w:ascii="Times New Roman" w:hAnsi="Times New Roman"/>
          <w:rtl w:val="0"/>
          <w:lang w:val="en-US"/>
        </w:rPr>
        <w:t>Victor</w:t>
      </w:r>
      <w:r>
        <w:rPr>
          <w:rtl w:val="0"/>
          <w:lang w:val="zh-TW" w:eastAsia="zh-TW"/>
        </w:rPr>
        <w:t>上面，还有人。这把椅子的水，比我想的深。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So Victor has someone above him. There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more behind this seat than I thought.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：要不要我现在就把圆桌会的洗钱网络冻一部分，给他们点颜色？</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Want me to freeze part of the Roundtable's laundering network now and give them a warning?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：先别。打草惊蛇。明晚我进去，先摸清那个面具人是谁。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Not yet.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tip them off. Tomorrow I go in and find out who the masked man is.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（握住她的手）：你一个人进去</w:t>
      </w:r>
      <w:r>
        <w:rPr>
          <w:rFonts w:ascii="Times New Roman" w:hAnsi="Times New Roman"/>
          <w:rtl w:val="0"/>
          <w:lang w:val="en-US"/>
        </w:rPr>
        <w:t>,</w:t>
      </w:r>
      <w:r>
        <w:rPr>
          <w:rtl w:val="0"/>
          <w:lang w:val="zh-TW" w:eastAsia="zh-TW"/>
        </w:rPr>
        <w:t>我不放心。</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I don't like you going in alone.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（反握）：我不是一个人。我身上有</w:t>
      </w:r>
      <w:r>
        <w:rPr>
          <w:rFonts w:ascii="Times New Roman" w:hAnsi="Times New Roman"/>
          <w:rtl w:val="0"/>
          <w:lang w:val="en-US"/>
        </w:rPr>
        <w:t>Dante</w:t>
      </w:r>
      <w:r>
        <w:rPr>
          <w:rtl w:val="0"/>
          <w:lang w:val="zh-TW" w:eastAsia="zh-TW"/>
        </w:rPr>
        <w:t>的追踪器，有</w:t>
      </w:r>
      <w:r>
        <w:rPr>
          <w:rFonts w:ascii="Times New Roman" w:hAnsi="Times New Roman"/>
          <w:rtl w:val="0"/>
          <w:lang w:val="en-US"/>
        </w:rPr>
        <w:t>Liam</w:t>
      </w:r>
      <w:r>
        <w:rPr>
          <w:rtl w:val="0"/>
          <w:lang w:val="zh-TW" w:eastAsia="zh-TW"/>
        </w:rPr>
        <w:t>的人在楼下，有你架的全球直播镜头。我进去的每一秒，全世界都看着。他们不敢明着动我。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not alone. I have Dante's tracker on me, Liam's men downstairs, and your global livestream cameras. Every second I'm inside, the world is watching. They won't dare touch me openly.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：暗着动呢？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And if they do it in secret?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（看向他，笑）：那就看你的人快不快了。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Then we'll see how fast your people are.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难得笑了一下。</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：放心。你尖叫一声</w:t>
      </w:r>
      <w:r>
        <w:rPr>
          <w:rFonts w:ascii="Times New Roman" w:hAnsi="Times New Roman"/>
          <w:rtl w:val="0"/>
          <w:lang w:val="en-US"/>
        </w:rPr>
        <w:t>,</w:t>
      </w:r>
      <w:r>
        <w:rPr>
          <w:rtl w:val="0"/>
          <w:lang w:val="zh-TW" w:eastAsia="zh-TW"/>
        </w:rPr>
        <w:t>我三秒钟到你身边。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Don't worry. Scream once,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come to you in three seconds.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站起来，整理裙摆。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：那就这么定了。明晚，圆桌会。我进去掀桌子，你们在外面接应。</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Then it's settled. Tomorrow night, the Roundtable. I go in and flip the table. You back me from outside.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 OS</w:t>
      </w:r>
      <w:r>
        <w:rPr>
          <w:rtl w:val="0"/>
          <w:lang w:val="zh-TW" w:eastAsia="zh-TW"/>
        </w:rPr>
        <w:t>：从布鲁克林那个漏风的出租屋，到巴黎的圆桌会。她走到今天，靠的不只是我们。是她自己。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Fro</w:t>
      </w:r>
      <w:r>
        <w:rPr>
          <w:rFonts w:ascii="Times New Roman" w:hAnsi="Times New Roman"/>
          <w:outline w:val="0"/>
          <w:color w:val="ff0000"/>
          <w:u w:color="ff0000"/>
          <w:rtl w:val="0"/>
          <w:lang w:val="en-US"/>
          <w14:textFill>
            <w14:solidFill>
              <w14:srgbClr w14:val="FF0000"/>
            </w14:solidFill>
          </w14:textFill>
        </w:rPr>
        <w:t>m a drafty Brooklyn basement to the Roundtable in Paris. She didn't get here just because of us. She got here because of herself.</w:t>
      </w:r>
    </w:p>
    <w:p>
      <w:pPr>
        <w:pStyle w:val="Normal (Web)"/>
        <w:widowControl w:val="1"/>
        <w:spacing w:line="288" w:lineRule="auto"/>
        <w:rPr>
          <w:rFonts w:ascii="Times New Roman" w:cs="Times New Roman" w:hAnsi="Times New Roman" w:eastAsia="Times New Roman"/>
        </w:rPr>
      </w:pPr>
      <w:r>
        <w:rPr>
          <w:rtl w:val="0"/>
          <w:lang w:val="zh-TW" w:eastAsia="zh-TW"/>
        </w:rPr>
        <w:t>【特写：</w:t>
      </w:r>
      <w:r>
        <w:rPr>
          <w:rFonts w:ascii="Times New Roman" w:hAnsi="Times New Roman"/>
          <w:rtl w:val="0"/>
          <w:lang w:val="en-US"/>
        </w:rPr>
        <w:t>Ava</w:t>
      </w:r>
      <w:r>
        <w:rPr>
          <w:rtl w:val="0"/>
          <w:lang w:val="zh-TW" w:eastAsia="zh-TW"/>
        </w:rPr>
        <w:t>推开咖啡馆的门，巴黎的夜灯落在她脸上。】</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抬头望向城外古堡的方向，眼神冷下来。那个戴面具的人，我要把你揪出来。</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第二十六集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26-1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巴黎</w:t>
      </w:r>
      <w:r>
        <w:rPr>
          <w:rFonts w:ascii="Times New Roman" w:hAnsi="Times New Roman"/>
          <w:rtl w:val="0"/>
          <w:lang w:val="zh-TW" w:eastAsia="zh-TW"/>
        </w:rPr>
        <w:t xml:space="preserve"> </w:t>
      </w:r>
      <w:r>
        <w:rPr>
          <w:rtl w:val="0"/>
          <w:lang w:val="zh-TW" w:eastAsia="zh-TW"/>
        </w:rPr>
        <w:t>圆桌会密厅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Victor</w:t>
      </w:r>
      <w:r>
        <w:rPr>
          <w:rtl w:val="0"/>
          <w:lang w:val="zh-TW" w:eastAsia="zh-TW"/>
        </w:rPr>
        <w:t>、面具人、十一名圆桌成员</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一张巨大的圆桌。十一个位置坐满了人，男女老少都有。一把椅子空着。</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Victor</w:t>
      </w:r>
      <w:r>
        <w:rPr>
          <w:rtl w:val="0"/>
          <w:lang w:val="zh-TW" w:eastAsia="zh-TW"/>
        </w:rPr>
        <w:t>领着</w:t>
      </w:r>
      <w:r>
        <w:rPr>
          <w:rFonts w:ascii="Times New Roman" w:hAnsi="Times New Roman"/>
          <w:rtl w:val="0"/>
          <w:lang w:val="en-US"/>
        </w:rPr>
        <w:t>Ava</w:t>
      </w:r>
      <w:r>
        <w:rPr>
          <w:rtl w:val="0"/>
          <w:lang w:val="zh-TW" w:eastAsia="zh-TW"/>
        </w:rPr>
        <w:t>进来，所有目光齐刷刷落在她身上。</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（朗声）：诸位，这就是我引荐的新人，来自纽约的</w:t>
      </w:r>
      <w:r>
        <w:rPr>
          <w:rFonts w:ascii="Times New Roman" w:hAnsi="Times New Roman"/>
          <w:rtl w:val="0"/>
          <w:lang w:val="en-US"/>
        </w:rPr>
        <w:t>Ava</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Everyone, this is the newcomer I recommend. Ava from New York.</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圆桌尽头，一个戴银色面具的男人靠在椅子上，没说话。</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：就是他。</w:t>
      </w:r>
      <w:r>
        <w:rPr>
          <w:rFonts w:ascii="Times New Roman" w:hAnsi="Times New Roman"/>
          <w:rtl w:val="0"/>
          <w:lang w:val="en-US"/>
        </w:rPr>
        <w:t>Dante</w:t>
      </w:r>
      <w:r>
        <w:rPr>
          <w:rtl w:val="0"/>
          <w:lang w:val="zh-TW" w:eastAsia="zh-TW"/>
        </w:rPr>
        <w:t>的人拍到的那个面具人。他坐在主位，他才是圆桌会真正说了算的。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It's hi</w:t>
      </w:r>
      <w:r>
        <w:rPr>
          <w:rFonts w:ascii="Times New Roman" w:hAnsi="Times New Roman"/>
          <w:outline w:val="0"/>
          <w:color w:val="ff0000"/>
          <w:u w:color="ff0000"/>
          <w:rtl w:val="0"/>
          <w:lang w:val="en-US"/>
          <w14:textFill>
            <w14:solidFill>
              <w14:srgbClr w14:val="FF0000"/>
            </w14:solidFill>
          </w14:textFill>
        </w:rPr>
        <w:t xml:space="preserve">m. The masked man Dante's people filmed. He's in the main seat. He has the final say. </w:t>
      </w:r>
    </w:p>
    <w:p>
      <w:pPr>
        <w:pStyle w:val="Normal (Web)"/>
        <w:widowControl w:val="1"/>
        <w:spacing w:line="288" w:lineRule="auto"/>
        <w:rPr>
          <w:rFonts w:ascii="Times New Roman" w:cs="Times New Roman" w:hAnsi="Times New Roman" w:eastAsia="Times New Roman"/>
        </w:rPr>
      </w:pPr>
      <w:r>
        <w:rPr>
          <w:rtl w:val="0"/>
          <w:lang w:val="zh-TW" w:eastAsia="zh-TW"/>
        </w:rPr>
        <w:t>面具人（声音低沉）：纽约的小玫瑰，亲自来了。坐吧。</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New York's little rose came in person. Sit.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走到空椅子前，没坐。</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：在坐下之前，我想先问清楚，这把椅子，原来的主人罗素，是怎么死的？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Before I sit, I want to ask: how did Russell, the former owner of this seat, die?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全场一静。</w:t>
      </w:r>
      <w:r>
        <w:rPr>
          <w:rFonts w:ascii="Times New Roman" w:hAnsi="Times New Roman"/>
          <w:rtl w:val="0"/>
          <w:lang w:val="en-US"/>
        </w:rPr>
        <w:t>Victor</w:t>
      </w:r>
      <w:r>
        <w:rPr>
          <w:rtl w:val="0"/>
          <w:lang w:val="zh-TW" w:eastAsia="zh-TW"/>
        </w:rPr>
        <w:t>脸色微变。</w:t>
      </w:r>
    </w:p>
    <w:p>
      <w:pPr>
        <w:pStyle w:val="Normal (Web)"/>
        <w:widowControl w:val="1"/>
        <w:spacing w:line="288" w:lineRule="auto"/>
        <w:rPr>
          <w:rFonts w:ascii="Times New Roman" w:cs="Times New Roman" w:hAnsi="Times New Roman" w:eastAsia="Times New Roman"/>
        </w:rPr>
      </w:pPr>
      <w:r>
        <w:rPr>
          <w:rtl w:val="0"/>
          <w:lang w:val="zh-TW" w:eastAsia="zh-TW"/>
        </w:rPr>
        <w:t>面具人（笑）：好奇心很危险。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Curiosity is dangerous.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：我只是想知道，坐上这把椅子，会不会哪天也死得不明不白。</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just want to know if sitting there means I might end up dead one day with no reasons.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一个戴珍珠项链的老妇人开口。</w:t>
      </w:r>
    </w:p>
    <w:p>
      <w:pPr>
        <w:pStyle w:val="Normal (Web)"/>
        <w:widowControl w:val="1"/>
        <w:spacing w:line="288" w:lineRule="auto"/>
        <w:rPr>
          <w:rFonts w:ascii="Times New Roman" w:cs="Times New Roman" w:hAnsi="Times New Roman" w:eastAsia="Times New Roman"/>
        </w:rPr>
      </w:pPr>
      <w:r>
        <w:rPr>
          <w:rtl w:val="0"/>
          <w:lang w:val="zh-TW" w:eastAsia="zh-TW"/>
        </w:rPr>
        <w:t>老妇人：罗素老糊涂了，想把家族的军火生意单独卖给美国人，坏了规矩。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Old Lady: Russell got old and foolish. He wanted to sell his family's weapons business to the Americans alone. He broke the rules.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：单独卖给美国人</w:t>
      </w:r>
      <w:r>
        <w:rPr>
          <w:rFonts w:ascii="Times New Roman" w:hAnsi="Times New Roman" w:hint="default"/>
          <w:rtl w:val="0"/>
          <w:lang w:val="en-US"/>
        </w:rPr>
        <w:t>……</w:t>
      </w:r>
      <w:r>
        <w:rPr>
          <w:rtl w:val="0"/>
          <w:lang w:val="zh-TW" w:eastAsia="zh-TW"/>
        </w:rPr>
        <w:t>坏了规矩，所以被处理了。原来圆桌会内部，早就因为要不要和美国人做生意，分了派。</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Selling to the Americans alone broke the rules, then they dealt with him. So the Roundtabl</w:t>
      </w:r>
      <w:r>
        <w:rPr>
          <w:rFonts w:ascii="Times New Roman" w:hAnsi="Times New Roman"/>
          <w:outline w:val="0"/>
          <w:color w:val="ff0000"/>
          <w:u w:color="ff0000"/>
          <w:rtl w:val="0"/>
          <w:lang w:val="en-US"/>
          <w14:textFill>
            <w14:solidFill>
              <w14:srgbClr w14:val="FF0000"/>
            </w14:solidFill>
          </w14:textFill>
        </w:rPr>
        <w:t>e has been split over American business for a long time.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（看向面具人）：那我能问，你们看中我，到底是看中我，还是看中我身后纽约的资源？</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Then may I ask, do you want me, or the New York resources behind me?</w:t>
      </w:r>
    </w:p>
    <w:p>
      <w:pPr>
        <w:pStyle w:val="Normal (Web)"/>
        <w:widowControl w:val="1"/>
        <w:spacing w:line="288" w:lineRule="auto"/>
        <w:rPr>
          <w:rFonts w:ascii="Times New Roman" w:cs="Times New Roman" w:hAnsi="Times New Roman" w:eastAsia="Times New Roman"/>
        </w:rPr>
      </w:pPr>
      <w:r>
        <w:rPr>
          <w:rtl w:val="0"/>
          <w:lang w:val="zh-TW" w:eastAsia="zh-TW"/>
        </w:rPr>
        <w:t>面具人：都看中。你的人，能买通华尔街的钱，好莱坞的嘴，黑手党的刀。这正是我们打入美国市场需要的。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Masked Man: Both. </w:t>
      </w:r>
      <w:r>
        <w:rPr>
          <w:rFonts w:ascii="Times New Roman" w:hAnsi="Times New Roman"/>
          <w:outline w:val="0"/>
          <w:color w:val="ff0000"/>
          <w:u w:color="ff0000"/>
          <w:rtl w:val="0"/>
          <w:lang w:val="zh-TW" w:eastAsia="zh-TW"/>
          <w14:textFill>
            <w14:solidFill>
              <w14:srgbClr w14:val="FF0000"/>
            </w14:solidFill>
          </w14:textFill>
        </w:rPr>
        <w:t xml:space="preserve">We </w:t>
      </w:r>
      <w:r>
        <w:rPr>
          <w:rFonts w:ascii="Times New Roman" w:hAnsi="Times New Roman"/>
          <w:outline w:val="0"/>
          <w:color w:val="ff0000"/>
          <w:u w:color="ff0000"/>
          <w:rtl w:val="0"/>
          <w:lang w:val="en-US"/>
          <w14:textFill>
            <w14:solidFill>
              <w14:srgbClr w14:val="FF0000"/>
            </w14:solidFill>
          </w14:textFill>
        </w:rPr>
        <w:t>want you, the enough money can buy out Wall Street, Hollywood's voice, and the mafia's blades. That's exactly what we need to break into the American market.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：他们要借我，撬开美国的门。</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They want to use me as their way into America.</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（坐下）：行。那我就听听，圆桌会想怎么用我。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Fine. Then I'll hear how the Roundtable wants to use me.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面具人抬手，</w:t>
      </w:r>
      <w:r>
        <w:rPr>
          <w:rFonts w:ascii="Times New Roman" w:hAnsi="Times New Roman"/>
          <w:rtl w:val="0"/>
          <w:lang w:val="en-US"/>
        </w:rPr>
        <w:t>Victor</w:t>
      </w:r>
      <w:r>
        <w:rPr>
          <w:rtl w:val="0"/>
          <w:lang w:val="zh-TW" w:eastAsia="zh-TW"/>
        </w:rPr>
        <w:t>递上一份文件。</w:t>
      </w:r>
    </w:p>
    <w:p>
      <w:pPr>
        <w:pStyle w:val="Normal (Web)"/>
        <w:widowControl w:val="1"/>
        <w:spacing w:line="288" w:lineRule="auto"/>
        <w:rPr>
          <w:rFonts w:ascii="Times New Roman" w:cs="Times New Roman" w:hAnsi="Times New Roman" w:eastAsia="Times New Roman"/>
        </w:rPr>
      </w:pPr>
      <w:r>
        <w:rPr>
          <w:rtl w:val="0"/>
          <w:lang w:val="zh-TW" w:eastAsia="zh-TW"/>
        </w:rPr>
        <w:t>面具人：第一笔生意，三天后，一批货从马赛港出，运往纽约。你的</w:t>
      </w:r>
      <w:r>
        <w:rPr>
          <w:rFonts w:ascii="Times New Roman" w:hAnsi="Times New Roman"/>
          <w:rtl w:val="0"/>
          <w:lang w:val="en-US"/>
        </w:rPr>
        <w:t>Liam</w:t>
      </w:r>
      <w:r>
        <w:rPr>
          <w:rtl w:val="0"/>
          <w:lang w:val="zh-TW" w:eastAsia="zh-TW"/>
        </w:rPr>
        <w:t>，要帮我们把这笔钱洗干净。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First deal. In three days, a shipment leaves Marseille for New York. Your Liam will launder the money for us.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翻开文件，瞳孔骤缩。</w:t>
      </w:r>
    </w:p>
    <w:p>
      <w:pPr>
        <w:pStyle w:val="Normal (Web)"/>
        <w:widowControl w:val="1"/>
        <w:spacing w:line="288" w:lineRule="auto"/>
        <w:rPr>
          <w:rFonts w:ascii="Times New Roman" w:cs="Times New Roman" w:hAnsi="Times New Roman" w:eastAsia="Times New Roman"/>
        </w:rPr>
      </w:pPr>
      <w:r>
        <w:rPr>
          <w:rtl w:val="0"/>
          <w:lang w:val="zh-TW" w:eastAsia="zh-TW"/>
        </w:rPr>
        <w:t>【特写：文件上写着货物清单</w:t>
      </w:r>
      <w:r>
        <w:rPr>
          <w:rFonts w:ascii="Times New Roman" w:hAnsi="Times New Roman"/>
          <w:rtl w:val="0"/>
          <w:lang w:val="en-US"/>
        </w:rPr>
        <w:t>,</w:t>
      </w:r>
      <w:r>
        <w:rPr>
          <w:rtl w:val="0"/>
          <w:lang w:val="zh-TW" w:eastAsia="zh-TW"/>
        </w:rPr>
        <w:t>一行字格外刺眼</w:t>
      </w:r>
      <w:r>
        <w:rPr>
          <w:rFonts w:ascii="Times New Roman" w:hAnsi="Times New Roman"/>
          <w:rtl w:val="0"/>
          <w:lang w:val="en-US"/>
        </w:rPr>
        <w:t>,</w:t>
      </w:r>
      <w:r>
        <w:rPr>
          <w:rtl w:val="0"/>
          <w:lang w:val="zh-TW" w:eastAsia="zh-TW"/>
        </w:rPr>
        <w:t>军用级别违禁品。</w:t>
      </w:r>
      <w:r>
        <w:rPr>
          <w:rFonts w:ascii="Times New Roman" w:hAnsi="Times New Roman"/>
          <w:outline w:val="0"/>
          <w:color w:val="ff2600"/>
          <w:u w:color="ff2600"/>
          <w:rtl w:val="0"/>
          <w:lang w:val="zh-TW" w:eastAsia="zh-TW"/>
          <w14:textFill>
            <w14:solidFill>
              <w14:srgbClr w14:val="FF2600"/>
            </w14:solidFill>
          </w14:textFill>
        </w:rPr>
        <w:t>military-grade contraband</w:t>
      </w:r>
      <w:r>
        <w:rPr>
          <w:rtl w:val="0"/>
          <w:lang w:val="zh-TW" w:eastAsia="zh-TW"/>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：军火。他们要借</w:t>
      </w:r>
      <w:r>
        <w:rPr>
          <w:rFonts w:ascii="Times New Roman" w:hAnsi="Times New Roman"/>
          <w:rtl w:val="0"/>
          <w:lang w:val="en-US"/>
        </w:rPr>
        <w:t>Liam</w:t>
      </w:r>
      <w:r>
        <w:rPr>
          <w:rtl w:val="0"/>
          <w:lang w:val="zh-TW" w:eastAsia="zh-TW"/>
        </w:rPr>
        <w:t>的银行</w:t>
      </w:r>
      <w:r>
        <w:rPr>
          <w:rFonts w:ascii="Times New Roman" w:hAnsi="Times New Roman"/>
          <w:rtl w:val="0"/>
          <w:lang w:val="en-US"/>
        </w:rPr>
        <w:t>,</w:t>
      </w:r>
      <w:r>
        <w:rPr>
          <w:rtl w:val="0"/>
          <w:lang w:val="zh-TW" w:eastAsia="zh-TW"/>
        </w:rPr>
        <w:t>把军火走私的脏钱洗进美国。我要是签了</w:t>
      </w:r>
      <w:r>
        <w:rPr>
          <w:rFonts w:ascii="Times New Roman" w:hAnsi="Times New Roman"/>
          <w:rtl w:val="0"/>
          <w:lang w:val="en-US"/>
        </w:rPr>
        <w:t>,Liam</w:t>
      </w:r>
      <w:r>
        <w:rPr>
          <w:rtl w:val="0"/>
          <w:lang w:val="zh-TW" w:eastAsia="zh-TW"/>
        </w:rPr>
        <w:t>和我们三个</w:t>
      </w:r>
      <w:r>
        <w:rPr>
          <w:rFonts w:ascii="Times New Roman" w:hAnsi="Times New Roman"/>
          <w:rtl w:val="0"/>
          <w:lang w:val="en-US"/>
        </w:rPr>
        <w:t>,</w:t>
      </w:r>
      <w:r>
        <w:rPr>
          <w:rtl w:val="0"/>
          <w:lang w:val="zh-TW" w:eastAsia="zh-TW"/>
        </w:rPr>
        <w:t>全得陪着他们犯罪。</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Wea</w:t>
      </w:r>
      <w:r>
        <w:rPr>
          <w:rFonts w:ascii="Times New Roman" w:hAnsi="Times New Roman"/>
          <w:outline w:val="0"/>
          <w:color w:val="ff0000"/>
          <w:u w:color="ff0000"/>
          <w:rtl w:val="0"/>
          <w:lang w:val="en-US"/>
          <w14:textFill>
            <w14:solidFill>
              <w14:srgbClr w14:val="FF0000"/>
            </w14:solidFill>
          </w14:textFill>
        </w:rPr>
        <w:t>pons. They want to use Liam's bank to launder smuggling money into America. If I sign, Liam and all three of us become their accomplices.</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攥着文件，抬头看向面具人，慢慢笑了。</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第二十七集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27-1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巴黎</w:t>
      </w:r>
      <w:r>
        <w:rPr>
          <w:rFonts w:ascii="Times New Roman" w:hAnsi="Times New Roman"/>
          <w:rtl w:val="0"/>
          <w:lang w:val="zh-TW" w:eastAsia="zh-TW"/>
        </w:rPr>
        <w:t xml:space="preserve"> </w:t>
      </w:r>
      <w:r>
        <w:rPr>
          <w:rtl w:val="0"/>
          <w:lang w:val="zh-TW" w:eastAsia="zh-TW"/>
        </w:rPr>
        <w:t>圆桌会密厅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、面具人、</w:t>
      </w:r>
      <w:r>
        <w:rPr>
          <w:rFonts w:ascii="Times New Roman" w:hAnsi="Times New Roman"/>
          <w:rtl w:val="0"/>
          <w:lang w:val="en-US"/>
        </w:rPr>
        <w:t>Victor</w:t>
      </w:r>
      <w:r>
        <w:rPr>
          <w:rtl w:val="0"/>
          <w:lang w:val="zh-TW" w:eastAsia="zh-TW"/>
        </w:rPr>
        <w:t>、老妇人、众成员</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把文件合上，推回桌子中央。</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：这笔生意，我不接。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won't take this deal.</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全场哗然。</w:t>
      </w:r>
      <w:r>
        <w:rPr>
          <w:rFonts w:ascii="Times New Roman" w:hAnsi="Times New Roman"/>
          <w:rtl w:val="0"/>
          <w:lang w:val="en-US"/>
        </w:rPr>
        <w:t>Victor</w:t>
      </w:r>
      <w:r>
        <w:rPr>
          <w:rtl w:val="0"/>
          <w:lang w:val="zh-TW" w:eastAsia="zh-TW"/>
        </w:rPr>
        <w:t>急得脸都白了。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（低声）：</w:t>
      </w:r>
      <w:r>
        <w:rPr>
          <w:rFonts w:ascii="Times New Roman" w:hAnsi="Times New Roman"/>
          <w:rtl w:val="0"/>
          <w:lang w:val="en-US"/>
        </w:rPr>
        <w:t>Ava</w:t>
      </w:r>
      <w:r>
        <w:rPr>
          <w:rtl w:val="0"/>
          <w:lang w:val="zh-TW" w:eastAsia="zh-TW"/>
        </w:rPr>
        <w:t>，你疯了？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Ava, are you insane?</w:t>
      </w:r>
    </w:p>
    <w:p>
      <w:pPr>
        <w:pStyle w:val="Normal (Web)"/>
        <w:widowControl w:val="1"/>
        <w:spacing w:line="288" w:lineRule="auto"/>
        <w:rPr>
          <w:rFonts w:ascii="Times New Roman" w:cs="Times New Roman" w:hAnsi="Times New Roman" w:eastAsia="Times New Roman"/>
        </w:rPr>
      </w:pPr>
      <w:r>
        <w:rPr>
          <w:rtl w:val="0"/>
          <w:lang w:val="zh-TW" w:eastAsia="zh-TW"/>
        </w:rPr>
        <w:t>面具人（声音冷下来）：你坐上椅子了，就由不得你接不接。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Once you sit in that seat, you don't get to refuse.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：我刚坐上椅子，第一件事就是替你们洗军火的钱？面具先生，你当我是傻子，还是当</w:t>
      </w:r>
      <w:r>
        <w:rPr>
          <w:rFonts w:ascii="Times New Roman" w:hAnsi="Times New Roman"/>
          <w:rtl w:val="0"/>
          <w:lang w:val="en-US"/>
        </w:rPr>
        <w:t>Liam</w:t>
      </w:r>
      <w:r>
        <w:rPr>
          <w:rtl w:val="0"/>
          <w:lang w:val="zh-TW" w:eastAsia="zh-TW"/>
        </w:rPr>
        <w:t>是傻子？</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just sat down, and your first order is to launder weapons money? Mr. Mask, do you think I'm stupid, or that Liam is?</w:t>
      </w:r>
    </w:p>
    <w:p>
      <w:pPr>
        <w:pStyle w:val="Normal (Web)"/>
        <w:widowControl w:val="1"/>
        <w:spacing w:line="288" w:lineRule="auto"/>
        <w:rPr>
          <w:rFonts w:ascii="Times New Roman" w:cs="Times New Roman" w:hAnsi="Times New Roman" w:eastAsia="Times New Roman"/>
        </w:rPr>
      </w:pPr>
      <w:r>
        <w:rPr>
          <w:rtl w:val="0"/>
          <w:lang w:val="zh-TW" w:eastAsia="zh-TW"/>
        </w:rPr>
        <w:t>老妇人（皱眉）：新人懂什么规矩。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Old Lady: Newcomers know nothing about rules.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（站起来，环视全场）：规矩？罗素想自己跟美国人做生意，你们说他坏了规矩，处理了他。现在你们要借我的手打进美国，转头我就成了第二个罗素，对不对？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Rules? Russell tried to do business with Americans on his own, so you said he broke the rules and killed him. Now you want to use me to break in America market. Then I'll become the second Russell, won't I?</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面具人没说话。</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：戳中了。他们内部本来就为了美国市场分派</w:t>
      </w:r>
      <w:r>
        <w:rPr>
          <w:rFonts w:ascii="Times New Roman" w:hAnsi="Times New Roman"/>
          <w:rtl w:val="0"/>
          <w:lang w:val="en-US"/>
        </w:rPr>
        <w:t>,</w:t>
      </w:r>
      <w:r>
        <w:rPr>
          <w:rtl w:val="0"/>
          <w:lang w:val="zh-TW" w:eastAsia="zh-TW"/>
        </w:rPr>
        <w:t>我现在把这层窗户纸捅破</w:t>
      </w:r>
      <w:r>
        <w:rPr>
          <w:rFonts w:ascii="Times New Roman" w:hAnsi="Times New Roman"/>
          <w:rtl w:val="0"/>
          <w:lang w:val="en-US"/>
        </w:rPr>
        <w:t>,</w:t>
      </w:r>
      <w:r>
        <w:rPr>
          <w:rtl w:val="0"/>
          <w:lang w:val="zh-TW" w:eastAsia="zh-TW"/>
        </w:rPr>
        <w:t>就是要让他们自己乱。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Hit the nerve. They were already split over the American market. I just tore it open to make them turn on each other.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：你们十一个人，有几个真想跟美国人做生意？又有几个，怕做了生意养肥了某一派？</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Among the eleven of you, how many truly want a U.S. deal? And how many are afraid one faction will grow too powerful from it?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圆桌另一头一个秃顶男人开口。</w:t>
      </w:r>
    </w:p>
    <w:p>
      <w:pPr>
        <w:pStyle w:val="Normal (Web)"/>
        <w:widowControl w:val="1"/>
        <w:spacing w:line="288" w:lineRule="auto"/>
        <w:rPr>
          <w:rFonts w:ascii="Times New Roman" w:cs="Times New Roman" w:hAnsi="Times New Roman" w:eastAsia="Times New Roman"/>
        </w:rPr>
      </w:pPr>
      <w:r>
        <w:rPr>
          <w:rtl w:val="0"/>
          <w:lang w:val="zh-TW" w:eastAsia="zh-TW"/>
        </w:rPr>
        <w:t>秃顶男人：她说得没错。这笔军火生意，凭什么是面具的人主导？</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Bald Man: She's right. Why should the masked man lead this weapons deal?</w:t>
      </w:r>
    </w:p>
    <w:p>
      <w:pPr>
        <w:pStyle w:val="Normal (Web)"/>
        <w:widowControl w:val="1"/>
        <w:spacing w:line="288" w:lineRule="auto"/>
        <w:rPr>
          <w:rFonts w:ascii="Times New Roman" w:cs="Times New Roman" w:hAnsi="Times New Roman" w:eastAsia="Times New Roman"/>
        </w:rPr>
      </w:pPr>
      <w:r>
        <w:rPr>
          <w:rtl w:val="0"/>
          <w:lang w:val="zh-TW" w:eastAsia="zh-TW"/>
        </w:rPr>
        <w:t>老妇人：就是。罗素的椅子还没坐热，又来一个外人替面具办事。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Old Lady: Exactly. Russell's seat isn't even warm, and now an outsider is doing Mask's work.</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圆桌瞬间吵成一团。</w:t>
      </w:r>
      <w:r>
        <w:rPr>
          <w:rFonts w:ascii="Times New Roman" w:hAnsi="Times New Roman"/>
          <w:rtl w:val="0"/>
          <w:lang w:val="en-US"/>
        </w:rPr>
        <w:t>Victor</w:t>
      </w:r>
      <w:r>
        <w:rPr>
          <w:rtl w:val="0"/>
          <w:lang w:val="zh-TW" w:eastAsia="zh-TW"/>
        </w:rPr>
        <w:t>站在角落，眼睛发亮。</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 OS</w:t>
      </w:r>
      <w:r>
        <w:rPr>
          <w:rtl w:val="0"/>
          <w:lang w:val="zh-TW" w:eastAsia="zh-TW"/>
        </w:rPr>
        <w:t>：乱了。她一句话就把圆桌会挑乱了。这正是我要的。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w:t>
      </w:r>
      <w:r>
        <w:rPr>
          <w:rFonts w:ascii="Times New Roman" w:hAnsi="Times New Roman"/>
          <w:outline w:val="0"/>
          <w:color w:val="ff2600"/>
          <w:u w:color="ff0000"/>
          <w:rtl w:val="0"/>
          <w:lang w:val="en-US"/>
          <w14:textFill>
            <w14:solidFill>
              <w14:srgbClr w14:val="FF2600"/>
            </w14:solidFill>
          </w14:textFill>
        </w:rPr>
        <w:t>tor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w:t>
      </w:r>
      <w:r>
        <w:rPr>
          <w:rFonts w:ascii="Times New Roman" w:hAnsi="Times New Roman"/>
          <w:outline w:val="0"/>
          <w:color w:val="ff0000"/>
          <w:u w:color="ff0000"/>
          <w:rtl w:val="0"/>
          <w:lang w:val="en-US"/>
          <w14:textFill>
            <w14:solidFill>
              <w14:srgbClr w14:val="FF0000"/>
            </w14:solidFill>
          </w14:textFill>
        </w:rPr>
        <w:t>ey're in chaos. One sentence and she split the Roundtable. That's exactly what I wanted.</w:t>
      </w:r>
    </w:p>
    <w:p>
      <w:pPr>
        <w:pStyle w:val="Normal (Web)"/>
        <w:widowControl w:val="1"/>
        <w:spacing w:line="288" w:lineRule="auto"/>
        <w:rPr>
          <w:rFonts w:ascii="Times New Roman" w:cs="Times New Roman" w:hAnsi="Times New Roman" w:eastAsia="Times New Roman"/>
        </w:rPr>
      </w:pPr>
      <w:r>
        <w:rPr>
          <w:rtl w:val="0"/>
          <w:lang w:val="zh-TW" w:eastAsia="zh-TW"/>
        </w:rPr>
        <w:t>面具人（猛地一拍桌子）：够了！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Enough!</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全场安静。</w:t>
      </w:r>
    </w:p>
    <w:p>
      <w:pPr>
        <w:pStyle w:val="Normal (Web)"/>
        <w:widowControl w:val="1"/>
        <w:spacing w:line="288" w:lineRule="auto"/>
        <w:rPr>
          <w:rFonts w:ascii="Times New Roman" w:cs="Times New Roman" w:hAnsi="Times New Roman" w:eastAsia="Times New Roman"/>
        </w:rPr>
      </w:pPr>
      <w:r>
        <w:rPr>
          <w:rtl w:val="0"/>
          <w:lang w:val="zh-TW" w:eastAsia="zh-TW"/>
        </w:rPr>
        <w:t>面具人（盯着</w:t>
      </w:r>
      <w:r>
        <w:rPr>
          <w:rFonts w:ascii="Times New Roman" w:hAnsi="Times New Roman"/>
          <w:rtl w:val="0"/>
          <w:lang w:val="en-US"/>
        </w:rPr>
        <w:t>Ava</w:t>
      </w:r>
      <w:r>
        <w:rPr>
          <w:rtl w:val="0"/>
          <w:lang w:val="zh-TW" w:eastAsia="zh-TW"/>
        </w:rPr>
        <w:t>）：你很聪明。可惜，聪明人在圆桌会，活不长。</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You're smart. Too bad smart people don't live long at the Roundtable.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：那要看，是我先死，还是你这把主位的椅子先塌。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Then let's see whether I die first, or your main seat collapses first.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面具人缓缓站起来。</w:t>
      </w:r>
    </w:p>
    <w:p>
      <w:pPr>
        <w:pStyle w:val="Normal (Web)"/>
        <w:widowControl w:val="1"/>
        <w:spacing w:line="288" w:lineRule="auto"/>
        <w:rPr>
          <w:rFonts w:ascii="Times New Roman" w:cs="Times New Roman" w:hAnsi="Times New Roman" w:eastAsia="Times New Roman"/>
        </w:rPr>
      </w:pPr>
      <w:r>
        <w:rPr>
          <w:rtl w:val="0"/>
          <w:lang w:val="zh-TW" w:eastAsia="zh-TW"/>
        </w:rPr>
        <w:t>面具人：</w:t>
      </w:r>
      <w:r>
        <w:rPr>
          <w:rFonts w:ascii="Times New Roman" w:hAnsi="Times New Roman"/>
          <w:rtl w:val="0"/>
          <w:lang w:val="en-US"/>
        </w:rPr>
        <w:t>Ava</w:t>
      </w:r>
      <w:r>
        <w:rPr>
          <w:rtl w:val="0"/>
          <w:lang w:val="zh-TW" w:eastAsia="zh-TW"/>
        </w:rPr>
        <w:t>小姐，你以为你掀得动这张桌子？</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Miss Ava, you think you can flip this table?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（迎着他的目光）：我不用掀。你们自己就会散。</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don't need to. You'll fall apart on your own.</w:t>
      </w:r>
    </w:p>
    <w:p>
      <w:pPr>
        <w:pStyle w:val="Normal (Web)"/>
        <w:widowControl w:val="1"/>
        <w:spacing w:line="288" w:lineRule="auto"/>
        <w:rPr>
          <w:rFonts w:ascii="Times New Roman" w:cs="Times New Roman" w:hAnsi="Times New Roman" w:eastAsia="Times New Roman"/>
        </w:rPr>
      </w:pPr>
      <w:r>
        <w:rPr>
          <w:rtl w:val="0"/>
          <w:lang w:val="zh-TW" w:eastAsia="zh-TW"/>
        </w:rPr>
        <w:t>【卡点】面具人抬手，密厅四角的暗门同时打开，黑衣保镖涌出，枪口齐齐对准</w:t>
      </w:r>
      <w:r>
        <w:rPr>
          <w:rFonts w:ascii="Times New Roman" w:hAnsi="Times New Roman"/>
          <w:rtl w:val="0"/>
          <w:lang w:val="en-US"/>
        </w:rPr>
        <w:t>Ava</w:t>
      </w:r>
      <w:r>
        <w:rPr>
          <w:rtl w:val="0"/>
          <w:lang w:val="zh-TW" w:eastAsia="zh-TW"/>
        </w:rPr>
        <w:t>。</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第二十八集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28-1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巴黎</w:t>
      </w:r>
      <w:r>
        <w:rPr>
          <w:rFonts w:ascii="Times New Roman" w:hAnsi="Times New Roman"/>
          <w:rtl w:val="0"/>
          <w:lang w:val="zh-TW" w:eastAsia="zh-TW"/>
        </w:rPr>
        <w:t xml:space="preserve"> </w:t>
      </w:r>
      <w:r>
        <w:rPr>
          <w:rtl w:val="0"/>
          <w:lang w:val="zh-TW" w:eastAsia="zh-TW"/>
        </w:rPr>
        <w:t>圆桌会密厅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、面具人、</w:t>
      </w:r>
      <w:r>
        <w:rPr>
          <w:rFonts w:ascii="Times New Roman" w:hAnsi="Times New Roman"/>
          <w:rtl w:val="0"/>
          <w:lang w:val="en-US"/>
        </w:rPr>
        <w:t>Victor</w:t>
      </w:r>
      <w:r>
        <w:rPr>
          <w:rtl w:val="0"/>
          <w:lang w:val="zh-TW" w:eastAsia="zh-TW"/>
        </w:rPr>
        <w:t>、众成员、保镖</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枪口对准</w:t>
      </w:r>
      <w:r>
        <w:rPr>
          <w:rFonts w:ascii="Times New Roman" w:hAnsi="Times New Roman"/>
          <w:rtl w:val="0"/>
          <w:lang w:val="en-US"/>
        </w:rPr>
        <w:t>Ava</w:t>
      </w:r>
      <w:r>
        <w:rPr>
          <w:rtl w:val="0"/>
          <w:lang w:val="zh-TW" w:eastAsia="zh-TW"/>
        </w:rPr>
        <w:t>。她站在原地，没动。</w:t>
      </w:r>
    </w:p>
    <w:p>
      <w:pPr>
        <w:pStyle w:val="Normal (Web)"/>
        <w:widowControl w:val="1"/>
        <w:spacing w:line="288" w:lineRule="auto"/>
        <w:rPr>
          <w:rFonts w:ascii="Times New Roman" w:cs="Times New Roman" w:hAnsi="Times New Roman" w:eastAsia="Times New Roman"/>
        </w:rPr>
      </w:pPr>
      <w:r>
        <w:rPr>
          <w:rtl w:val="0"/>
          <w:lang w:val="zh-TW" w:eastAsia="zh-TW"/>
        </w:rPr>
        <w:t>面具人：现在，我给你最后一次机会。签字，洗钱。或者，死在这里。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Now, I give you one last chance. Sign and launder the money, or die here.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（笑）：你舍得杀我？我可是你打进美国的钥匙。</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Would you really kill me? I'm your key into America.</w:t>
      </w:r>
    </w:p>
    <w:p>
      <w:pPr>
        <w:pStyle w:val="Normal (Web)"/>
        <w:widowControl w:val="1"/>
        <w:spacing w:line="288" w:lineRule="auto"/>
        <w:rPr>
          <w:rFonts w:ascii="Times New Roman" w:cs="Times New Roman" w:hAnsi="Times New Roman" w:eastAsia="Times New Roman"/>
        </w:rPr>
      </w:pPr>
      <w:r>
        <w:rPr>
          <w:rtl w:val="0"/>
          <w:lang w:val="zh-TW" w:eastAsia="zh-TW"/>
        </w:rPr>
        <w:t>面具人：钥匙不止你一把。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You're not the only key.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：他在虚张声势。真要有别的路子</w:t>
      </w:r>
      <w:r>
        <w:rPr>
          <w:rFonts w:ascii="Times New Roman" w:hAnsi="Times New Roman"/>
          <w:rtl w:val="0"/>
          <w:lang w:val="en-US"/>
        </w:rPr>
        <w:t>,</w:t>
      </w:r>
      <w:r>
        <w:rPr>
          <w:rtl w:val="0"/>
          <w:lang w:val="zh-TW" w:eastAsia="zh-TW"/>
        </w:rPr>
        <w:t>他不会费这么大劲把我从纽约弄来。</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He's bluffing. If he had another </w:t>
      </w:r>
      <w:r>
        <w:rPr>
          <w:rFonts w:ascii="Times New Roman" w:hAnsi="Times New Roman"/>
          <w:outline w:val="0"/>
          <w:color w:val="ff0000"/>
          <w:u w:color="ff0000"/>
          <w:rtl w:val="0"/>
          <w:lang w:val="zh-TW" w:eastAsia="zh-TW"/>
          <w14:textFill>
            <w14:solidFill>
              <w14:srgbClr w14:val="FF0000"/>
            </w14:solidFill>
          </w14:textFill>
        </w:rPr>
        <w:t>option</w:t>
      </w:r>
      <w:r>
        <w:rPr>
          <w:rFonts w:ascii="Times New Roman" w:hAnsi="Times New Roman"/>
          <w:outline w:val="0"/>
          <w:color w:val="ff0000"/>
          <w:u w:color="ff0000"/>
          <w:rtl w:val="0"/>
          <w:lang w:val="en-US"/>
          <w14:textFill>
            <w14:solidFill>
              <w14:srgbClr w14:val="FF0000"/>
            </w14:solidFill>
          </w14:textFill>
        </w:rPr>
        <w:t>, he wouldn't have gone through all this to bring me from New York.</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：那你为什么不当着这十一个人，把我打死？是不是怕枪一响，纽约那三个男人，明天就把你们全欧洲的洗钱网络挑了？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Then why not shoot me in front of all eleven of them? Afraid that once the gun fires, the New York's three big shots will tear up your entire European laundering network tomorrow?</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面具人手一顿。</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抬起手腕，露出一只细细的手镯。</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：这里面，是</w:t>
      </w:r>
      <w:r>
        <w:rPr>
          <w:rFonts w:ascii="Times New Roman" w:hAnsi="Times New Roman"/>
          <w:rtl w:val="0"/>
          <w:lang w:val="en-US"/>
        </w:rPr>
        <w:t>Dante</w:t>
      </w:r>
      <w:r>
        <w:rPr>
          <w:rtl w:val="0"/>
          <w:lang w:val="zh-TW" w:eastAsia="zh-TW"/>
        </w:rPr>
        <w:t>给我的追踪器。从我进这扇门开始，他的人就守在外面。我每一句话，</w:t>
      </w:r>
      <w:r>
        <w:rPr>
          <w:rFonts w:ascii="Times New Roman" w:hAnsi="Times New Roman"/>
          <w:rtl w:val="0"/>
          <w:lang w:val="en-US"/>
        </w:rPr>
        <w:t>Liam</w:t>
      </w:r>
      <w:r>
        <w:rPr>
          <w:rtl w:val="0"/>
          <w:lang w:val="zh-TW" w:eastAsia="zh-TW"/>
        </w:rPr>
        <w:t>和</w:t>
      </w:r>
      <w:r>
        <w:rPr>
          <w:rFonts w:ascii="Times New Roman" w:hAnsi="Times New Roman"/>
          <w:rtl w:val="0"/>
          <w:lang w:val="en-US"/>
        </w:rPr>
        <w:t>Chase</w:t>
      </w:r>
      <w:r>
        <w:rPr>
          <w:rtl w:val="0"/>
          <w:lang w:val="zh-TW" w:eastAsia="zh-TW"/>
        </w:rPr>
        <w:t>都听得见。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Inside this is Dante's tracker. From the moment I walked in, his people have been outside. Every word I say, Liam and Chase hear too.</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老妇人脸色一变。</w:t>
      </w:r>
    </w:p>
    <w:p>
      <w:pPr>
        <w:pStyle w:val="Normal (Web)"/>
        <w:widowControl w:val="1"/>
        <w:spacing w:line="288" w:lineRule="auto"/>
        <w:rPr>
          <w:rFonts w:ascii="Times New Roman" w:cs="Times New Roman" w:hAnsi="Times New Roman" w:eastAsia="Times New Roman"/>
        </w:rPr>
      </w:pPr>
      <w:r>
        <w:rPr>
          <w:rtl w:val="0"/>
          <w:lang w:val="zh-TW" w:eastAsia="zh-TW"/>
        </w:rPr>
        <w:t>老妇人：你把我们的会面，直播给外人？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Old Lady: You </w:t>
      </w:r>
      <w:r>
        <w:rPr>
          <w:rFonts w:ascii="Times New Roman" w:hAnsi="Times New Roman"/>
          <w:outline w:val="0"/>
          <w:color w:val="ff0000"/>
          <w:u w:color="ff0000"/>
          <w:rtl w:val="0"/>
          <w:lang w:val="zh-TW" w:eastAsia="zh-TW"/>
          <w14:textFill>
            <w14:solidFill>
              <w14:srgbClr w14:val="FF0000"/>
            </w14:solidFill>
          </w14:textFill>
        </w:rPr>
        <w:t>are</w:t>
      </w:r>
      <w:r>
        <w:rPr>
          <w:rFonts w:ascii="Times New Roman" w:hAnsi="Times New Roman"/>
          <w:outline w:val="0"/>
          <w:color w:val="ff0000"/>
          <w:u w:color="ff0000"/>
          <w:rtl w:val="0"/>
          <w:lang w:val="en-US"/>
          <w14:textFill>
            <w14:solidFill>
              <w14:srgbClr w14:val="FF0000"/>
            </w14:solidFill>
          </w14:textFill>
        </w:rPr>
        <w:t xml:space="preserve"> livestream our meeting to outsiders?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：不止外人。</w:t>
      </w:r>
      <w:r>
        <w:rPr>
          <w:rFonts w:ascii="Times New Roman" w:hAnsi="Times New Roman"/>
          <w:rtl w:val="0"/>
          <w:lang w:val="en-US"/>
        </w:rPr>
        <w:t>Chase</w:t>
      </w:r>
      <w:r>
        <w:rPr>
          <w:rtl w:val="0"/>
          <w:lang w:val="zh-TW" w:eastAsia="zh-TW"/>
        </w:rPr>
        <w:t>架的镜头，连着全球三十家媒体的备用信号。我要是死在这儿，明早全世界都知道，圆桌会十二把椅子的脸长什么样。</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Not just outsiders. Chase's cameras are tied to backup feeds from thirty global media outlets. If I die here, by tomorrow morning the whole world will know what the twelve faces of the Roundtable look like.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全场死寂。几个成员开始往后缩。</w:t>
      </w:r>
    </w:p>
    <w:p>
      <w:pPr>
        <w:pStyle w:val="Normal (Web)"/>
        <w:widowControl w:val="1"/>
        <w:spacing w:line="288" w:lineRule="auto"/>
        <w:rPr>
          <w:rFonts w:ascii="Times New Roman" w:cs="Times New Roman" w:hAnsi="Times New Roman" w:eastAsia="Times New Roman"/>
        </w:rPr>
      </w:pPr>
      <w:r>
        <w:rPr>
          <w:rtl w:val="0"/>
          <w:lang w:val="zh-TW" w:eastAsia="zh-TW"/>
        </w:rPr>
        <w:t>秃顶男人（站起来）：我不掺和了。我的家族</w:t>
      </w:r>
      <w:r>
        <w:rPr>
          <w:rFonts w:ascii="Times New Roman" w:hAnsi="Times New Roman"/>
          <w:rtl w:val="0"/>
          <w:lang w:val="en-US"/>
        </w:rPr>
        <w:t>,</w:t>
      </w:r>
      <w:r>
        <w:rPr>
          <w:rtl w:val="0"/>
          <w:lang w:val="zh-TW" w:eastAsia="zh-TW"/>
        </w:rPr>
        <w:t>不能为面具的破事曝光。</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Bald Man: I'm out. My family won't be exposed over Mask's mess.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又有两人起身离席。圆桌会瞬间散了一半。</w:t>
      </w:r>
    </w:p>
    <w:p>
      <w:pPr>
        <w:pStyle w:val="Normal (Web)"/>
        <w:widowControl w:val="1"/>
        <w:spacing w:line="288" w:lineRule="auto"/>
        <w:rPr>
          <w:rFonts w:ascii="Times New Roman" w:cs="Times New Roman" w:hAnsi="Times New Roman" w:eastAsia="Times New Roman"/>
        </w:rPr>
      </w:pPr>
      <w:r>
        <w:rPr>
          <w:rtl w:val="0"/>
          <w:lang w:val="zh-TW" w:eastAsia="zh-TW"/>
        </w:rPr>
        <w:t>面具人（咬牙）：你</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Masked Man: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（一步步走向他）：面具先生，你以为你抓了我，就抓住了纽约。其实你抓住的，是个炸弹。</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Mr. Mask, you thought getting me meant controlling New York. What you actually got is a bomb.</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她走到他面前，伸手，一把扯下他的银色面具。</w:t>
      </w:r>
    </w:p>
    <w:p>
      <w:pPr>
        <w:pStyle w:val="Normal (Web)"/>
        <w:widowControl w:val="1"/>
        <w:spacing w:line="288" w:lineRule="auto"/>
        <w:rPr>
          <w:rFonts w:ascii="Times New Roman" w:cs="Times New Roman" w:hAnsi="Times New Roman" w:eastAsia="Times New Roman"/>
        </w:rPr>
      </w:pPr>
      <w:r>
        <w:rPr>
          <w:rtl w:val="0"/>
          <w:lang w:val="zh-TW" w:eastAsia="zh-TW"/>
        </w:rPr>
        <w:t>【特写：面具下</w:t>
      </w:r>
      <w:r>
        <w:rPr>
          <w:rFonts w:ascii="Times New Roman" w:hAnsi="Times New Roman"/>
          <w:rtl w:val="0"/>
          <w:lang w:val="en-US"/>
        </w:rPr>
        <w:t>,</w:t>
      </w:r>
      <w:r>
        <w:rPr>
          <w:rtl w:val="0"/>
          <w:lang w:val="zh-TW" w:eastAsia="zh-TW"/>
        </w:rPr>
        <w:t>是一张</w:t>
      </w:r>
      <w:r>
        <w:rPr>
          <w:rFonts w:ascii="Times New Roman" w:hAnsi="Times New Roman"/>
          <w:rtl w:val="0"/>
          <w:lang w:val="en-US"/>
        </w:rPr>
        <w:t>Ava</w:t>
      </w:r>
      <w:r>
        <w:rPr>
          <w:rtl w:val="0"/>
          <w:lang w:val="zh-TW" w:eastAsia="zh-TW"/>
        </w:rPr>
        <w:t>从未见过的脸</w:t>
      </w:r>
      <w:r>
        <w:rPr>
          <w:rFonts w:ascii="Times New Roman" w:hAnsi="Times New Roman"/>
          <w:rtl w:val="0"/>
          <w:lang w:val="en-US"/>
        </w:rPr>
        <w:t>,</w:t>
      </w:r>
      <w:r>
        <w:rPr>
          <w:rtl w:val="0"/>
          <w:lang w:val="zh-TW" w:eastAsia="zh-TW"/>
        </w:rPr>
        <w:t>左脸一道刀疤</w:t>
      </w:r>
      <w:r>
        <w:rPr>
          <w:rFonts w:ascii="Times New Roman" w:hAnsi="Times New Roman"/>
          <w:rtl w:val="0"/>
          <w:lang w:val="en-US"/>
        </w:rPr>
        <w:t>,</w:t>
      </w:r>
      <w:r>
        <w:rPr>
          <w:rtl w:val="0"/>
          <w:lang w:val="zh-TW" w:eastAsia="zh-TW"/>
        </w:rPr>
        <w:t>从眉骨划到嘴角。】</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愣了一下。</w:t>
      </w:r>
    </w:p>
    <w:p>
      <w:pPr>
        <w:pStyle w:val="Normal (Web)"/>
        <w:widowControl w:val="1"/>
        <w:spacing w:line="288" w:lineRule="auto"/>
        <w:rPr>
          <w:rFonts w:ascii="Times New Roman" w:cs="Times New Roman" w:hAnsi="Times New Roman" w:eastAsia="Times New Roman"/>
        </w:rPr>
      </w:pPr>
      <w:r>
        <w:rPr>
          <w:rtl w:val="0"/>
          <w:lang w:val="zh-TW" w:eastAsia="zh-TW"/>
        </w:rPr>
        <w:t>面具人（被揭穿</w:t>
      </w:r>
      <w:r>
        <w:rPr>
          <w:rFonts w:ascii="Times New Roman" w:hAnsi="Times New Roman"/>
          <w:rtl w:val="0"/>
          <w:lang w:val="en-US"/>
        </w:rPr>
        <w:t>,</w:t>
      </w:r>
      <w:r>
        <w:rPr>
          <w:rtl w:val="0"/>
          <w:lang w:val="zh-TW" w:eastAsia="zh-TW"/>
        </w:rPr>
        <w:t>反而笑了）：看清楚了？记住这张脸。</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Masked Man: Seen enough? Remember this face.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：我不认识他。可</w:t>
      </w:r>
      <w:r>
        <w:rPr>
          <w:rFonts w:ascii="Times New Roman" w:hAnsi="Times New Roman"/>
          <w:rtl w:val="0"/>
          <w:lang w:val="en-US"/>
        </w:rPr>
        <w:t>Dante</w:t>
      </w:r>
      <w:r>
        <w:rPr>
          <w:rtl w:val="0"/>
          <w:lang w:val="zh-TW" w:eastAsia="zh-TW"/>
        </w:rPr>
        <w:t>的人</w:t>
      </w:r>
      <w:r>
        <w:rPr>
          <w:rFonts w:ascii="Times New Roman" w:hAnsi="Times New Roman"/>
          <w:rtl w:val="0"/>
          <w:lang w:val="en-US"/>
        </w:rPr>
        <w:t>,</w:t>
      </w:r>
      <w:r>
        <w:rPr>
          <w:rtl w:val="0"/>
          <w:lang w:val="zh-TW" w:eastAsia="zh-TW"/>
        </w:rPr>
        <w:t>一定查得到。</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don't kno</w:t>
      </w:r>
      <w:r>
        <w:rPr>
          <w:rFonts w:ascii="Times New Roman" w:hAnsi="Times New Roman"/>
          <w:outline w:val="0"/>
          <w:color w:val="ff0000"/>
          <w:u w:color="ff0000"/>
          <w:rtl w:val="0"/>
          <w:lang w:val="en-US"/>
          <w14:textFill>
            <w14:solidFill>
              <w14:srgbClr w14:val="FF0000"/>
            </w14:solidFill>
          </w14:textFill>
        </w:rPr>
        <w:t>w him. But Dante's people will find him.</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把面具扔在桌上，转身对着手镯。</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w:t>
      </w:r>
      <w:r>
        <w:rPr>
          <w:rFonts w:ascii="Times New Roman" w:hAnsi="Times New Roman"/>
          <w:rtl w:val="0"/>
          <w:lang w:val="en-US"/>
        </w:rPr>
        <w:t>Dante</w:t>
      </w:r>
      <w:r>
        <w:rPr>
          <w:rtl w:val="0"/>
          <w:lang w:val="zh-TW" w:eastAsia="zh-TW"/>
        </w:rPr>
        <w:t>，他的脸我录下来了。查他。</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Dante, I recorded his face. Find him.</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第二十九集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29-1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巴黎</w:t>
      </w:r>
      <w:r>
        <w:rPr>
          <w:rFonts w:ascii="Times New Roman" w:hAnsi="Times New Roman"/>
          <w:rtl w:val="0"/>
          <w:lang w:val="zh-TW" w:eastAsia="zh-TW"/>
        </w:rPr>
        <w:t xml:space="preserve"> </w:t>
      </w:r>
      <w:r>
        <w:rPr>
          <w:rtl w:val="0"/>
          <w:lang w:val="zh-TW" w:eastAsia="zh-TW"/>
        </w:rPr>
        <w:t>盖斯特酒店</w:t>
      </w:r>
      <w:r>
        <w:rPr>
          <w:rFonts w:ascii="Times New Roman" w:hAnsi="Times New Roman"/>
          <w:rtl w:val="0"/>
          <w:lang w:val="zh-TW" w:eastAsia="zh-TW"/>
        </w:rPr>
        <w:t xml:space="preserve"> </w:t>
      </w:r>
      <w:r>
        <w:rPr>
          <w:rtl w:val="0"/>
          <w:lang w:val="zh-TW" w:eastAsia="zh-TW"/>
        </w:rPr>
        <w:t>套房／圆桌会密厅</w:t>
      </w:r>
      <w:r>
        <w:rPr>
          <w:rFonts w:ascii="Times New Roman" w:hAnsi="Times New Roman"/>
          <w:rtl w:val="0"/>
          <w:lang w:val="zh-TW" w:eastAsia="zh-TW"/>
        </w:rPr>
        <w:t xml:space="preserve"> </w:t>
      </w:r>
      <w:r>
        <w:rPr>
          <w:rtl w:val="0"/>
          <w:lang w:val="zh-TW" w:eastAsia="zh-TW"/>
        </w:rPr>
        <w:t>切换</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、面具人、</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w:t>
      </w:r>
      <w:r>
        <w:rPr>
          <w:rFonts w:ascii="Times New Roman" w:hAnsi="Times New Roman"/>
          <w:rtl w:val="0"/>
          <w:lang w:val="en-US"/>
        </w:rPr>
        <w:t>Victor</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密厅里，面具人盯着</w:t>
      </w:r>
      <w:r>
        <w:rPr>
          <w:rFonts w:ascii="Times New Roman" w:hAnsi="Times New Roman"/>
          <w:rtl w:val="0"/>
          <w:lang w:val="en-US"/>
        </w:rPr>
        <w:t>Ava</w:t>
      </w:r>
      <w:r>
        <w:rPr>
          <w:rtl w:val="0"/>
          <w:lang w:val="zh-TW" w:eastAsia="zh-TW"/>
        </w:rPr>
        <w:t>，保镖仍举着枪。</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套房里，</w:t>
      </w:r>
      <w:r>
        <w:rPr>
          <w:rFonts w:ascii="Times New Roman" w:hAnsi="Times New Roman"/>
          <w:rtl w:val="0"/>
          <w:lang w:val="en-US"/>
        </w:rPr>
        <w:t>Liam</w:t>
      </w:r>
      <w:r>
        <w:rPr>
          <w:rtl w:val="0"/>
          <w:lang w:val="zh-TW" w:eastAsia="zh-TW"/>
        </w:rPr>
        <w:t>挂断电话，脸色凝重。</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（对</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）：她把面具人的脸传出来了。</w:t>
      </w:r>
      <w:r>
        <w:rPr>
          <w:rFonts w:ascii="Times New Roman" w:hAnsi="Times New Roman"/>
          <w:rtl w:val="0"/>
          <w:lang w:val="en-US"/>
        </w:rPr>
        <w:t>Dante</w:t>
      </w:r>
      <w:r>
        <w:rPr>
          <w:rtl w:val="0"/>
          <w:lang w:val="zh-TW" w:eastAsia="zh-TW"/>
        </w:rPr>
        <w:t>，认得吗？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She sent out the masked man's face. Dante, know him?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（看屏幕，眼神一沉）：认得。他叫科尔，二十年前在西西里跟我父亲做过生意，后来背叛了家族，卷了一笔钱跑去欧洲。我父亲一直想杀他。</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I do. His name is Cole. Twenty years ago, he did business with my father in Sicily, then betrayed the family, stole a fortune, and ran to Europe. My father has wanted him dead ever since.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：所以他不是什么圆桌会的人？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So he's not really Roundtable?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：他是圆桌会养的刀。这种人，没有家族背景，全靠面具撑着身份。脸一旦露出来，他在圆桌会就什么都不是了。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He's the Roundtable's hired blade. No family background, only the mask gives him status. Once his face is exposed, he's nothing here.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：那就好办。</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Then this is easy.</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拨通电话。</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（电话</w:t>
      </w:r>
      <w:r>
        <w:rPr>
          <w:rFonts w:ascii="Times New Roman" w:hAnsi="Times New Roman"/>
          <w:rtl w:val="0"/>
          <w:lang w:val="en-US"/>
        </w:rPr>
        <w:t>VO</w:t>
      </w:r>
      <w:r>
        <w:rPr>
          <w:rtl w:val="0"/>
          <w:lang w:val="zh-TW" w:eastAsia="zh-TW"/>
        </w:rPr>
        <w:t>）：把科尔二十年前卷走的那笔账，匿名发给圆桌会十一个家族。再把他真实身份的资料</w:t>
      </w:r>
      <w:r>
        <w:rPr>
          <w:rFonts w:ascii="Times New Roman" w:hAnsi="Times New Roman"/>
          <w:rtl w:val="0"/>
          <w:lang w:val="en-US"/>
        </w:rPr>
        <w:t>,</w:t>
      </w:r>
      <w:r>
        <w:rPr>
          <w:rtl w:val="0"/>
          <w:lang w:val="zh-TW" w:eastAsia="zh-TW"/>
        </w:rPr>
        <w:t>同步给</w:t>
      </w:r>
      <w:r>
        <w:rPr>
          <w:rFonts w:ascii="Times New Roman" w:hAnsi="Times New Roman"/>
          <w:rtl w:val="0"/>
          <w:lang w:val="en-US"/>
        </w:rPr>
        <w:t>Chase</w:t>
      </w:r>
      <w:r>
        <w:rPr>
          <w:rtl w:val="0"/>
          <w:lang w:val="zh-TW" w:eastAsia="zh-TW"/>
        </w:rPr>
        <w:t>的媒体。</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Liam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Send the records of what Cole stole twenty years ago to the eleven Roundtable families anonymously. Then leak his real identity to Chase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media at the same time.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镜头切回密厅。圆桌会成员的手机一个接一个响起。</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老妇人看着手机，脸色铁青。</w:t>
      </w:r>
    </w:p>
    <w:p>
      <w:pPr>
        <w:pStyle w:val="Normal (Web)"/>
        <w:widowControl w:val="1"/>
        <w:spacing w:line="288" w:lineRule="auto"/>
        <w:rPr>
          <w:rFonts w:ascii="Times New Roman" w:cs="Times New Roman" w:hAnsi="Times New Roman" w:eastAsia="Times New Roman"/>
        </w:rPr>
      </w:pPr>
      <w:r>
        <w:rPr>
          <w:rtl w:val="0"/>
          <w:lang w:val="zh-TW" w:eastAsia="zh-TW"/>
        </w:rPr>
        <w:t>老妇人：科尔？你居然是那个背叛西西里的逃犯？你戴着面具，骑在我们头上发号施令二十年？</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Old Lady: Cole? You're the Sicilian fugitive? You've hidden behind that mask and ordered us around for twenty years?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科尔（面具人）脸色骤变。</w:t>
      </w:r>
    </w:p>
    <w:p>
      <w:pPr>
        <w:pStyle w:val="Normal (Web)"/>
        <w:widowControl w:val="1"/>
        <w:spacing w:line="288" w:lineRule="auto"/>
        <w:rPr>
          <w:rFonts w:ascii="Times New Roman" w:cs="Times New Roman" w:hAnsi="Times New Roman" w:eastAsia="Times New Roman"/>
        </w:rPr>
      </w:pPr>
      <w:r>
        <w:rPr>
          <w:rtl w:val="0"/>
          <w:lang w:val="zh-TW" w:eastAsia="zh-TW"/>
        </w:rPr>
        <w:t>科尔：你们听她胡说！</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Cole: Don't listen to her lies!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：成了。</w:t>
      </w:r>
      <w:r>
        <w:rPr>
          <w:rFonts w:ascii="Times New Roman" w:hAnsi="Times New Roman"/>
          <w:rtl w:val="0"/>
          <w:lang w:val="en-US"/>
        </w:rPr>
        <w:t>Liam</w:t>
      </w:r>
      <w:r>
        <w:rPr>
          <w:rtl w:val="0"/>
          <w:lang w:val="zh-TW" w:eastAsia="zh-TW"/>
        </w:rPr>
        <w:t>动作真快。</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Do</w:t>
      </w:r>
      <w:r>
        <w:rPr>
          <w:rFonts w:ascii="Times New Roman" w:hAnsi="Times New Roman"/>
          <w:outline w:val="0"/>
          <w:color w:val="ff0000"/>
          <w:u w:color="ff0000"/>
          <w:rtl w:val="0"/>
          <w:lang w:val="en-US"/>
          <w14:textFill>
            <w14:solidFill>
              <w14:srgbClr w14:val="FF0000"/>
            </w14:solidFill>
          </w14:textFill>
        </w:rPr>
        <w:t>ne. Liam moves fast.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（看着科尔）：胡说？你二十年前卷的那笔钱，现在就躺在他们手机里。科尔先生，你的椅子，该塌了。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Lies? The fortune you stole twenty years ago is on their phones right now. Mr. Cole, your chair is about to fall.</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秃顶男人猛地一挥手。</w:t>
      </w:r>
    </w:p>
    <w:p>
      <w:pPr>
        <w:pStyle w:val="Normal (Web)"/>
        <w:widowControl w:val="1"/>
        <w:spacing w:line="288" w:lineRule="auto"/>
        <w:rPr>
          <w:rFonts w:ascii="Times New Roman" w:cs="Times New Roman" w:hAnsi="Times New Roman" w:eastAsia="Times New Roman"/>
        </w:rPr>
      </w:pPr>
      <w:r>
        <w:rPr>
          <w:rtl w:val="0"/>
          <w:lang w:val="zh-TW" w:eastAsia="zh-TW"/>
        </w:rPr>
        <w:t>秃顶男人：来人！把这个冒牌货拿下！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Bald Man: Guards! Take this fraud down!</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科尔的保镖犹豫了，枪口慢慢从</w:t>
      </w:r>
      <w:r>
        <w:rPr>
          <w:rFonts w:ascii="Times New Roman" w:hAnsi="Times New Roman"/>
          <w:rtl w:val="0"/>
          <w:lang w:val="en-US"/>
        </w:rPr>
        <w:t>Ava</w:t>
      </w:r>
      <w:r>
        <w:rPr>
          <w:rtl w:val="0"/>
          <w:lang w:val="zh-TW" w:eastAsia="zh-TW"/>
        </w:rPr>
        <w:t>身上，转向了科尔。</w:t>
      </w:r>
    </w:p>
    <w:p>
      <w:pPr>
        <w:pStyle w:val="Normal (Web)"/>
        <w:widowControl w:val="1"/>
        <w:spacing w:line="288" w:lineRule="auto"/>
        <w:rPr>
          <w:rFonts w:ascii="Times New Roman" w:cs="Times New Roman" w:hAnsi="Times New Roman" w:eastAsia="Times New Roman"/>
        </w:rPr>
      </w:pPr>
      <w:r>
        <w:rPr>
          <w:rtl w:val="0"/>
          <w:lang w:val="zh-TW" w:eastAsia="zh-TW"/>
        </w:rPr>
        <w:t>科尔（后退）：你们敢动我？我手里有圆桌会所有人的把柄！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Cole: You dare touch me? I have dirt on every one of you!</w:t>
      </w:r>
    </w:p>
    <w:p>
      <w:pPr>
        <w:pStyle w:val="Normal (Web)"/>
        <w:widowControl w:val="1"/>
        <w:spacing w:line="288" w:lineRule="auto"/>
        <w:rPr>
          <w:rFonts w:ascii="Times New Roman" w:cs="Times New Roman" w:hAnsi="Times New Roman" w:eastAsia="Times New Roman"/>
        </w:rPr>
      </w:pPr>
      <w:r>
        <w:rPr>
          <w:rtl w:val="0"/>
          <w:lang w:val="zh-TW" w:eastAsia="zh-TW"/>
        </w:rPr>
        <w:t>老妇人（冷笑）：把柄？我们正好借这个机会，把你这二十年的旧账，一笔勾销。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Old Lady: Dirt? Perfect. We'll use this chance to wipe out twenty years of your old debts.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科尔疯了一样想往暗门跑，却被自己原来的保镖拦住。</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（站到一旁，对手镯轻声）：</w:t>
      </w:r>
      <w:r>
        <w:rPr>
          <w:rFonts w:ascii="Times New Roman" w:hAnsi="Times New Roman"/>
          <w:rtl w:val="0"/>
          <w:lang w:val="en-US"/>
        </w:rPr>
        <w:t>Dante</w:t>
      </w:r>
      <w:r>
        <w:rPr>
          <w:rtl w:val="0"/>
          <w:lang w:val="zh-TW" w:eastAsia="zh-TW"/>
        </w:rPr>
        <w:t>，我没事了。这边，他们自己会处理。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Dante, I'm fine. They'll handle this themselves.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她转身就要走，</w:t>
      </w:r>
      <w:r>
        <w:rPr>
          <w:rFonts w:ascii="Times New Roman" w:hAnsi="Times New Roman"/>
          <w:rtl w:val="0"/>
          <w:lang w:val="en-US"/>
        </w:rPr>
        <w:t>Victor</w:t>
      </w:r>
      <w:r>
        <w:rPr>
          <w:rtl w:val="0"/>
          <w:lang w:val="zh-TW" w:eastAsia="zh-TW"/>
        </w:rPr>
        <w:t>拦住她。</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（急）：那把椅子，你答应让给我的</w:t>
      </w:r>
      <w:r>
        <w:rPr>
          <w:rFonts w:ascii="Times New Roman" w:hAnsi="Times New Roman"/>
          <w:rtl w:val="0"/>
          <w:lang w:val="en-US"/>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The seat. You promised it to me!</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回头看他，意味深长地笑了。</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第三十集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30-1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巴黎</w:t>
      </w:r>
      <w:r>
        <w:rPr>
          <w:rFonts w:ascii="Times New Roman" w:hAnsi="Times New Roman"/>
          <w:rtl w:val="0"/>
          <w:lang w:val="zh-TW" w:eastAsia="zh-TW"/>
        </w:rPr>
        <w:t xml:space="preserve"> </w:t>
      </w:r>
      <w:r>
        <w:rPr>
          <w:rtl w:val="0"/>
          <w:lang w:val="zh-TW" w:eastAsia="zh-TW"/>
        </w:rPr>
        <w:t>圆桌会密厅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Victor</w:t>
      </w:r>
      <w:r>
        <w:rPr>
          <w:rtl w:val="0"/>
          <w:lang w:val="zh-TW" w:eastAsia="zh-TW"/>
        </w:rPr>
        <w:t>、老妇人、秃顶男人、科尔、众成员</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站定，看着</w:t>
      </w:r>
      <w:r>
        <w:rPr>
          <w:rFonts w:ascii="Times New Roman" w:hAnsi="Times New Roman"/>
          <w:rtl w:val="0"/>
          <w:lang w:val="en-US"/>
        </w:rPr>
        <w:t>Victor</w:t>
      </w:r>
      <w:r>
        <w:rPr>
          <w:rtl w:val="0"/>
          <w:lang w:val="zh-TW" w:eastAsia="zh-TW"/>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：椅子？你以为科尔倒了，椅子就归你了？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The seat? You think because Cole fell, it belongs to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：你答应过我！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You promised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（环视全场）：诸位，</w:t>
      </w:r>
      <w:r>
        <w:rPr>
          <w:rFonts w:ascii="Times New Roman" w:hAnsi="Times New Roman"/>
          <w:rtl w:val="0"/>
          <w:lang w:val="en-US"/>
        </w:rPr>
        <w:t>Victor</w:t>
      </w:r>
      <w:r>
        <w:rPr>
          <w:rtl w:val="0"/>
          <w:lang w:val="zh-TW" w:eastAsia="zh-TW"/>
        </w:rPr>
        <w:t>为什么这么急着把我引荐进来，把科尔拉下马，你们想过吗？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Everyone, have you considered why Victor was so eager to bring me in and pull Cole down?</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老妇人看向</w:t>
      </w:r>
      <w:r>
        <w:rPr>
          <w:rFonts w:ascii="Times New Roman" w:hAnsi="Times New Roman"/>
          <w:rtl w:val="0"/>
          <w:lang w:val="en-US"/>
        </w:rPr>
        <w:t>Victor</w:t>
      </w:r>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zh-TW" w:eastAsia="zh-TW"/>
        </w:rPr>
        <w:t>老妇人：说。</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Old Lady: </w:t>
      </w:r>
      <w:r>
        <w:rPr>
          <w:rFonts w:ascii="Times New Roman" w:hAnsi="Times New Roman"/>
          <w:outline w:val="0"/>
          <w:color w:val="ff0000"/>
          <w:u w:color="ff0000"/>
          <w:rtl w:val="0"/>
          <w:lang w:val="zh-TW" w:eastAsia="zh-TW"/>
          <w14:textFill>
            <w14:solidFill>
              <w14:srgbClr w14:val="FF0000"/>
            </w14:solidFill>
          </w14:textFill>
        </w:rPr>
        <w:t>Say</w:t>
      </w:r>
      <w:r>
        <w:rPr>
          <w:rFonts w:ascii="Times New Roman" w:hAnsi="Times New Roman"/>
          <w:outline w:val="0"/>
          <w:color w:val="ff0000"/>
          <w:u w:color="ff0000"/>
          <w:rtl w:val="0"/>
          <w:lang w:val="en-US"/>
          <w14:textFill>
            <w14:solidFill>
              <w14:srgbClr w14:val="FF0000"/>
            </w14:solidFill>
          </w14:textFill>
        </w:rPr>
        <w:t xml:space="preserve"> 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：因为他想趁乱，自己坐上那把空椅子。他给我当说客，给科尔当代理人，两头下注。科尔倒了，他就是头号功臣。我这个外人坐不稳，椅子自然落他手里。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Because he wanted to take the empty seat in the chaos. He lobbied for me, served Cole, and bet on both sides. Once Cole fell, he became the hero. I, an outsider, couldn't sit steadily. The seat would naturally fall to him.</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Victor</w:t>
      </w:r>
      <w:r>
        <w:rPr>
          <w:rtl w:val="0"/>
          <w:lang w:val="zh-TW" w:eastAsia="zh-TW"/>
        </w:rPr>
        <w:t>脸色惨白。</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Victor</w:t>
      </w:r>
      <w:r>
        <w:rPr>
          <w:rtl w:val="0"/>
          <w:lang w:val="zh-TW" w:eastAsia="zh-TW"/>
        </w:rPr>
        <w:t>：你血口喷人！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Victor: That's slander!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（从包里抽出一份文件，扔在桌上）：这是你昨晚去城外古堡，跟科尔密谈的录音整理。</w:t>
      </w:r>
      <w:r>
        <w:rPr>
          <w:rFonts w:ascii="Times New Roman" w:hAnsi="Times New Roman"/>
          <w:rtl w:val="0"/>
          <w:lang w:val="en-US"/>
        </w:rPr>
        <w:t>Dante</w:t>
      </w:r>
      <w:r>
        <w:rPr>
          <w:rtl w:val="0"/>
          <w:lang w:val="zh-TW" w:eastAsia="zh-TW"/>
        </w:rPr>
        <w:t>的人，全程录下来了。你一边跟我说要椅子，一边跟科尔说，等我坐稳就找借口除掉我。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This is the transcript of your secret meeting with Cole at the castle last night. Dante's people recorded all of it. You told me you wanted the seat, while telling Cole you'd remove me once I was seated.</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秃顶男人捡起文件，越看脸越黑。</w:t>
      </w:r>
    </w:p>
    <w:p>
      <w:pPr>
        <w:pStyle w:val="Normal (Web)"/>
        <w:widowControl w:val="1"/>
        <w:spacing w:line="288" w:lineRule="auto"/>
        <w:rPr>
          <w:rFonts w:ascii="Times New Roman" w:cs="Times New Roman" w:hAnsi="Times New Roman" w:eastAsia="Times New Roman"/>
        </w:rPr>
      </w:pPr>
      <w:r>
        <w:rPr>
          <w:rtl w:val="0"/>
          <w:lang w:val="zh-TW" w:eastAsia="zh-TW"/>
        </w:rPr>
        <w:t>秃顶男人：好你个</w:t>
      </w:r>
      <w:r>
        <w:rPr>
          <w:rFonts w:ascii="Times New Roman" w:hAnsi="Times New Roman"/>
          <w:rtl w:val="0"/>
          <w:lang w:val="en-US"/>
        </w:rPr>
        <w:t>Victor</w:t>
      </w:r>
      <w:r>
        <w:rPr>
          <w:rtl w:val="0"/>
          <w:lang w:val="zh-TW" w:eastAsia="zh-TW"/>
        </w:rPr>
        <w:t>。骑墙骑了这么多年。</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Bald Man: Victor, you snake. Playing both sides all these years.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Victor</w:t>
      </w:r>
      <w:r>
        <w:rPr>
          <w:rtl w:val="0"/>
          <w:lang w:val="zh-TW" w:eastAsia="zh-TW"/>
        </w:rPr>
        <w:t>瘫坐在地。</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：从我进巴黎那一刻起</w:t>
      </w:r>
      <w:r>
        <w:rPr>
          <w:rFonts w:ascii="Times New Roman" w:hAnsi="Times New Roman"/>
          <w:rtl w:val="0"/>
          <w:lang w:val="en-US"/>
        </w:rPr>
        <w:t>,Victor</w:t>
      </w:r>
      <w:r>
        <w:rPr>
          <w:rtl w:val="0"/>
          <w:lang w:val="zh-TW" w:eastAsia="zh-TW"/>
        </w:rPr>
        <w:t>和科尔就都把我当棋子。可他们忘了</w:t>
      </w:r>
      <w:r>
        <w:rPr>
          <w:rFonts w:ascii="Times New Roman" w:hAnsi="Times New Roman"/>
          <w:rtl w:val="0"/>
          <w:lang w:val="en-US"/>
        </w:rPr>
        <w:t>,</w:t>
      </w:r>
      <w:r>
        <w:rPr>
          <w:rtl w:val="0"/>
          <w:lang w:val="zh-TW" w:eastAsia="zh-TW"/>
        </w:rPr>
        <w:t>我身后站着的</w:t>
      </w:r>
      <w:r>
        <w:rPr>
          <w:rFonts w:ascii="Times New Roman" w:hAnsi="Times New Roman"/>
          <w:rtl w:val="0"/>
          <w:lang w:val="en-US"/>
        </w:rPr>
        <w:t>,</w:t>
      </w:r>
      <w:r>
        <w:rPr>
          <w:rtl w:val="0"/>
          <w:lang w:val="zh-TW" w:eastAsia="zh-TW"/>
        </w:rPr>
        <w:t>是纽约最狠的三个男人。我走到今天</w:t>
      </w:r>
      <w:r>
        <w:rPr>
          <w:rFonts w:ascii="Times New Roman" w:hAnsi="Times New Roman"/>
          <w:rtl w:val="0"/>
          <w:lang w:val="en-US"/>
        </w:rPr>
        <w:t>,</w:t>
      </w:r>
      <w:r>
        <w:rPr>
          <w:rtl w:val="0"/>
          <w:lang w:val="zh-TW" w:eastAsia="zh-TW"/>
        </w:rPr>
        <w:t>早不是那个任人摆布的</w:t>
      </w:r>
      <w:r>
        <w:rPr>
          <w:rFonts w:ascii="Times New Roman" w:hAnsi="Times New Roman"/>
          <w:rtl w:val="0"/>
          <w:lang w:val="en-US"/>
        </w:rPr>
        <w:t>Ava</w:t>
      </w:r>
      <w:r>
        <w:rPr>
          <w:rtl w:val="0"/>
          <w:lang w:val="zh-TW" w:eastAsia="zh-TW"/>
        </w:rPr>
        <w:t>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Fro</w:t>
      </w:r>
      <w:r>
        <w:rPr>
          <w:rFonts w:ascii="Times New Roman" w:hAnsi="Times New Roman"/>
          <w:outline w:val="0"/>
          <w:color w:val="ff0000"/>
          <w:u w:color="ff0000"/>
          <w:rtl w:val="0"/>
          <w:lang w:val="en-US"/>
          <w14:textFill>
            <w14:solidFill>
              <w14:srgbClr w14:val="FF0000"/>
            </w14:solidFill>
          </w14:textFill>
        </w:rPr>
        <w:t xml:space="preserve">m the moment I arrived in Paris, Victor and Cole both treated me like a pawn. But they </w:t>
      </w:r>
      <w:r>
        <w:rPr>
          <w:rFonts w:ascii="Times New Roman" w:hAnsi="Times New Roman"/>
          <w:outline w:val="0"/>
          <w:color w:val="ff0000"/>
          <w:u w:color="ff0000"/>
          <w:rtl w:val="0"/>
          <w:lang w:val="zh-TW" w:eastAsia="zh-TW"/>
          <w14:textFill>
            <w14:solidFill>
              <w14:srgbClr w14:val="FF0000"/>
            </w14:solidFill>
          </w14:textFill>
        </w:rPr>
        <w:t>forget</w:t>
      </w:r>
      <w:r>
        <w:rPr>
          <w:rFonts w:ascii="Times New Roman" w:hAnsi="Times New Roman"/>
          <w:outline w:val="0"/>
          <w:color w:val="ff0000"/>
          <w:u w:color="ff0000"/>
          <w:rtl w:val="0"/>
          <w:lang w:val="en-US"/>
          <w14:textFill>
            <w14:solidFill>
              <w14:srgbClr w14:val="FF0000"/>
            </w14:solidFill>
          </w14:textFill>
        </w:rPr>
        <w:t xml:space="preserve"> the three fiercest men in New York stand behind me. I'm not the Ava anyone can </w:t>
      </w:r>
      <w:r>
        <w:rPr>
          <w:rFonts w:ascii="Times New Roman" w:hAnsi="Times New Roman"/>
          <w:outline w:val="0"/>
          <w:color w:val="ff0000"/>
          <w:u w:color="ff0000"/>
          <w:rtl w:val="0"/>
          <w:lang w:val="zh-TW" w:eastAsia="zh-TW"/>
          <w14:textFill>
            <w14:solidFill>
              <w14:srgbClr w14:val="FF0000"/>
            </w14:solidFill>
          </w14:textFill>
        </w:rPr>
        <w:t>bully</w:t>
      </w:r>
      <w:r>
        <w:rPr>
          <w:rFonts w:ascii="Times New Roman" w:hAnsi="Times New Roman"/>
          <w:outline w:val="0"/>
          <w:color w:val="ff0000"/>
          <w:u w:color="ff0000"/>
          <w:rtl w:val="0"/>
          <w:lang w:val="en-US"/>
          <w14:textFill>
            <w14:solidFill>
              <w14:srgbClr w14:val="FF0000"/>
            </w14:solidFill>
          </w14:textFill>
        </w:rPr>
        <w:t xml:space="preserve"> anymore.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走到圆桌中央，环视十一个人。</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：现在，科尔倒了，</w:t>
      </w:r>
      <w:r>
        <w:rPr>
          <w:rFonts w:ascii="Times New Roman" w:hAnsi="Times New Roman"/>
          <w:rtl w:val="0"/>
          <w:lang w:val="en-US"/>
        </w:rPr>
        <w:t>Victor</w:t>
      </w:r>
      <w:r>
        <w:rPr>
          <w:rtl w:val="0"/>
          <w:lang w:val="zh-TW" w:eastAsia="zh-TW"/>
        </w:rPr>
        <w:t>也完了。那把空椅子，谁爱坐谁坐。我不要。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Now Cole is down, and Victor is finished. Whoever wants that empty seat can have it. I don't.</w:t>
      </w:r>
    </w:p>
    <w:p>
      <w:pPr>
        <w:pStyle w:val="Normal (Web)"/>
        <w:widowControl w:val="1"/>
        <w:spacing w:line="288" w:lineRule="auto"/>
        <w:rPr>
          <w:rFonts w:ascii="Times New Roman" w:cs="Times New Roman" w:hAnsi="Times New Roman" w:eastAsia="Times New Roman"/>
        </w:rPr>
      </w:pPr>
      <w:r>
        <w:rPr>
          <w:rtl w:val="0"/>
          <w:lang w:val="zh-TW" w:eastAsia="zh-TW"/>
        </w:rPr>
        <w:t>老妇人：你不要？</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Old Lady: You don't want 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：我从来就没想坐你们的椅子。我来巴黎，只为一件事。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never wanted your chair. I came to Paris for one thing.</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她一字一句。</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：从今往后，圆桌会，谁也别再碰我，别再碰我弟弟，别再碰我身边的人。这一条，你们十一个，谁敢违反，纽约那三个男人，连同我手里全球三十家媒体的镜头，会让圆桌会十二把椅子，一把都剩不下。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From now on, the Roundtable does not touch me, my young brother, or anyone beside me. If any of you break that, New York's three men and my thirty global media feeds will leave no</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seat standing</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at all.</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全场鸦雀无声。老妇人和秃顶男人对视一眼。</w:t>
      </w:r>
    </w:p>
    <w:p>
      <w:pPr>
        <w:pStyle w:val="Normal (Web)"/>
        <w:widowControl w:val="1"/>
        <w:spacing w:line="288" w:lineRule="auto"/>
        <w:rPr>
          <w:rFonts w:ascii="Times New Roman" w:cs="Times New Roman" w:hAnsi="Times New Roman" w:eastAsia="Times New Roman"/>
        </w:rPr>
      </w:pPr>
      <w:r>
        <w:rPr>
          <w:rtl w:val="0"/>
          <w:lang w:val="zh-TW" w:eastAsia="zh-TW"/>
        </w:rPr>
        <w:t>老妇人（缓缓点头）：可以。这个面子，圆桌会给你。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Old Lady: Agreed. The Roundtable will give you that respect.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密厅大门轰然推开。</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三人并肩走进来，黑衣人列队在后。</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（径直走到</w:t>
      </w:r>
      <w:r>
        <w:rPr>
          <w:rFonts w:ascii="Times New Roman" w:hAnsi="Times New Roman"/>
          <w:rtl w:val="0"/>
          <w:lang w:val="en-US"/>
        </w:rPr>
        <w:t>Ava</w:t>
      </w:r>
      <w:r>
        <w:rPr>
          <w:rtl w:val="0"/>
          <w:lang w:val="zh-TW" w:eastAsia="zh-TW"/>
        </w:rPr>
        <w:t>身边，握住她的手）：来接你了。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I'm here to take you home.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（脱下外套裹住她）：吓坏了吧。</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Were you scared?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（看向众人）：科尔和</w:t>
      </w:r>
      <w:r>
        <w:rPr>
          <w:rFonts w:ascii="Times New Roman" w:hAnsi="Times New Roman"/>
          <w:rtl w:val="0"/>
          <w:lang w:val="en-US"/>
        </w:rPr>
        <w:t>Victor</w:t>
      </w:r>
      <w:r>
        <w:rPr>
          <w:rtl w:val="0"/>
          <w:lang w:val="zh-TW" w:eastAsia="zh-TW"/>
        </w:rPr>
        <w:t>，交给我们带回去。这两笔账，我们家族跟他们，单独算。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Cole and Victor come with us. Our family has private debts to settle with them.</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科尔和</w:t>
      </w:r>
      <w:r>
        <w:rPr>
          <w:rFonts w:ascii="Times New Roman" w:hAnsi="Times New Roman"/>
          <w:rtl w:val="0"/>
          <w:lang w:val="en-US"/>
        </w:rPr>
        <w:t>Victor</w:t>
      </w:r>
      <w:r>
        <w:rPr>
          <w:rtl w:val="0"/>
          <w:lang w:val="zh-TW" w:eastAsia="zh-TW"/>
        </w:rPr>
        <w:t>被黑衣人架起。</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被三人护在中间，转身走向门口。</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走到门口，</w:t>
      </w:r>
      <w:r>
        <w:rPr>
          <w:rFonts w:ascii="Times New Roman" w:hAnsi="Times New Roman"/>
          <w:rtl w:val="0"/>
          <w:lang w:val="en-US"/>
        </w:rPr>
        <w:t>Ava</w:t>
      </w:r>
      <w:r>
        <w:rPr>
          <w:rtl w:val="0"/>
          <w:lang w:val="zh-TW" w:eastAsia="zh-TW"/>
        </w:rPr>
        <w:t>停下，回头。</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：对了。马赛港那批军火，我已经让人通报了执法部门。你们的货</w:t>
      </w:r>
      <w:r>
        <w:rPr>
          <w:rFonts w:ascii="Times New Roman" w:hAnsi="Times New Roman"/>
          <w:rtl w:val="0"/>
          <w:lang w:val="en-US"/>
        </w:rPr>
        <w:t>,</w:t>
      </w:r>
      <w:r>
        <w:rPr>
          <w:rtl w:val="0"/>
          <w:lang w:val="zh-TW" w:eastAsia="zh-TW"/>
        </w:rPr>
        <w:t>出不了港。这是给你们的见面礼，也是分别礼。</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One more thing. I already reported the Marseille weapons shipment to law enforcement. Your cargo won't leave port. Consider it my hello and goodbye gift.</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全场哗然。</w:t>
      </w:r>
      <w:r>
        <w:rPr>
          <w:rFonts w:ascii="Times New Roman" w:hAnsi="Times New Roman"/>
          <w:rtl w:val="0"/>
          <w:lang w:val="en-US"/>
        </w:rPr>
        <w:t>Ava</w:t>
      </w:r>
      <w:r>
        <w:rPr>
          <w:rtl w:val="0"/>
          <w:lang w:val="zh-TW" w:eastAsia="zh-TW"/>
        </w:rPr>
        <w:t>不再回头，挽着三人走出密厅。</w:t>
      </w:r>
    </w:p>
    <w:p>
      <w:pPr>
        <w:pStyle w:val="Normal (Web)"/>
        <w:widowControl w:val="1"/>
        <w:spacing w:line="288" w:lineRule="auto"/>
        <w:rPr>
          <w:rFonts w:ascii="Times New Roman" w:cs="Times New Roman" w:hAnsi="Times New Roman" w:eastAsia="Times New Roman"/>
        </w:rPr>
      </w:pPr>
      <w:r>
        <w:rPr>
          <w:rtl w:val="0"/>
          <w:lang w:val="zh-TW" w:eastAsia="zh-TW"/>
        </w:rPr>
        <w:t>【特写：巴黎的晨光照进长廊</w:t>
      </w:r>
      <w:r>
        <w:rPr>
          <w:rFonts w:ascii="Times New Roman" w:hAnsi="Times New Roman"/>
          <w:rtl w:val="0"/>
          <w:lang w:val="en-US"/>
        </w:rPr>
        <w:t>,</w:t>
      </w:r>
      <w:r>
        <w:rPr>
          <w:rtl w:val="0"/>
          <w:lang w:val="zh-TW" w:eastAsia="zh-TW"/>
        </w:rPr>
        <w:t>四个人的影子拖得很长。】</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：纽约的小玫瑰</w:t>
      </w:r>
      <w:r>
        <w:rPr>
          <w:rFonts w:ascii="Times New Roman" w:hAnsi="Times New Roman"/>
          <w:rtl w:val="0"/>
          <w:lang w:val="en-US"/>
        </w:rPr>
        <w:t>,</w:t>
      </w:r>
      <w:r>
        <w:rPr>
          <w:rtl w:val="0"/>
          <w:lang w:val="zh-TW" w:eastAsia="zh-TW"/>
        </w:rPr>
        <w:t>在巴黎掀了一张桌子。下一站</w:t>
      </w:r>
      <w:r>
        <w:rPr>
          <w:rFonts w:ascii="Times New Roman" w:hAnsi="Times New Roman"/>
          <w:rtl w:val="0"/>
          <w:lang w:val="en-US"/>
        </w:rPr>
        <w:t>,</w:t>
      </w:r>
      <w:r>
        <w:rPr>
          <w:rtl w:val="0"/>
          <w:lang w:val="zh-TW" w:eastAsia="zh-TW"/>
        </w:rPr>
        <w:t>我要带弟弟</w:t>
      </w:r>
      <w:r>
        <w:rPr>
          <w:rFonts w:ascii="Times New Roman" w:hAnsi="Times New Roman"/>
          <w:rtl w:val="0"/>
          <w:lang w:val="en-US"/>
        </w:rPr>
        <w:t>,</w:t>
      </w:r>
      <w:r>
        <w:rPr>
          <w:rtl w:val="0"/>
          <w:lang w:val="zh-TW" w:eastAsia="zh-TW"/>
        </w:rPr>
        <w:t>好好玩一趟欧洲了。</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New</w:t>
      </w:r>
      <w:r>
        <w:rPr>
          <w:rFonts w:ascii="Times New Roman" w:hAnsi="Times New Roman"/>
          <w:outline w:val="0"/>
          <w:color w:val="ff0000"/>
          <w:u w:color="ff0000"/>
          <w:rtl w:val="0"/>
          <w:lang w:val="en-US"/>
          <w14:textFill>
            <w14:solidFill>
              <w14:srgbClr w14:val="FF0000"/>
            </w14:solidFill>
          </w14:textFill>
        </w:rPr>
        <w:t xml:space="preserve"> York's little rose flipped a table in Paris. Next stop, I'm taking my brother on a real European trip. </w:t>
      </w:r>
    </w:p>
    <w:p>
      <w:pPr>
        <w:pStyle w:val="Normal (Web)"/>
        <w:widowControl w:val="1"/>
        <w:spacing w:line="288" w:lineRule="auto"/>
        <w:rPr>
          <w:rFonts w:ascii="Times New Roman" w:cs="Times New Roman" w:hAnsi="Times New Roman" w:eastAsia="Times New Roman"/>
        </w:rPr>
      </w:pPr>
      <w:r>
        <w:rPr>
          <w:rtl w:val="0"/>
          <w:lang w:val="zh-TW" w:eastAsia="zh-TW"/>
        </w:rPr>
        <w:t>【大卡点】走廊尽头，一个戴黑手套的女人靠在车边，点燃一支烟，看着</w:t>
      </w:r>
      <w:r>
        <w:rPr>
          <w:rFonts w:ascii="Times New Roman" w:hAnsi="Times New Roman"/>
          <w:rtl w:val="0"/>
          <w:lang w:val="en-US"/>
        </w:rPr>
        <w:t>Ava</w:t>
      </w:r>
      <w:r>
        <w:rPr>
          <w:rtl w:val="0"/>
          <w:lang w:val="zh-TW" w:eastAsia="zh-TW"/>
        </w:rPr>
        <w:t>远去的背影，慢慢摘下墨镜，露出一张和</w:t>
      </w:r>
      <w:r>
        <w:rPr>
          <w:rFonts w:ascii="Times New Roman" w:hAnsi="Times New Roman"/>
          <w:rtl w:val="0"/>
          <w:lang w:val="en-US"/>
        </w:rPr>
        <w:t>Chloe</w:t>
      </w:r>
      <w:r>
        <w:rPr>
          <w:rtl w:val="0"/>
          <w:lang w:val="zh-TW" w:eastAsia="zh-TW"/>
        </w:rPr>
        <w:t>一模一样的脸。</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第三十一集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31-1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长岛城堡</w:t>
      </w:r>
      <w:r>
        <w:rPr>
          <w:rFonts w:ascii="Times New Roman" w:hAnsi="Times New Roman"/>
          <w:rtl w:val="0"/>
          <w:lang w:val="zh-TW" w:eastAsia="zh-TW"/>
        </w:rPr>
        <w:t xml:space="preserve"> </w:t>
      </w:r>
      <w:r>
        <w:rPr>
          <w:rtl w:val="0"/>
          <w:lang w:val="zh-TW" w:eastAsia="zh-TW"/>
        </w:rPr>
        <w:t>餐厅</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、弟弟、</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长桌摆满早餐。弟弟啃着面包，三个男人围坐。</w:t>
      </w:r>
    </w:p>
    <w:p>
      <w:pPr>
        <w:pStyle w:val="Normal (Web)"/>
        <w:widowControl w:val="1"/>
        <w:spacing w:line="288" w:lineRule="auto"/>
        <w:rPr>
          <w:rFonts w:ascii="Times New Roman" w:cs="Times New Roman" w:hAnsi="Times New Roman" w:eastAsia="Times New Roman"/>
        </w:rPr>
      </w:pPr>
      <w:r>
        <w:rPr>
          <w:rtl w:val="0"/>
          <w:lang w:val="zh-TW" w:eastAsia="zh-TW"/>
        </w:rPr>
        <w:t>弟弟：姐姐，你在巴黎到底干嘛去了？哥哥们都不告诉我。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Ava, what were you doing in Paris? The brothers won't tell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（笑）：去谈了点生意，谈完了。以后没人欺负咱们了。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Negotiated some business. It's done. No one will bully us again.</w:t>
      </w:r>
    </w:p>
    <w:p>
      <w:pPr>
        <w:pStyle w:val="Normal (Web)"/>
        <w:widowControl w:val="1"/>
        <w:spacing w:line="288" w:lineRule="auto"/>
        <w:rPr>
          <w:rFonts w:ascii="Times New Roman" w:cs="Times New Roman" w:hAnsi="Times New Roman" w:eastAsia="Times New Roman"/>
        </w:rPr>
      </w:pPr>
      <w:r>
        <w:rPr>
          <w:rtl w:val="0"/>
          <w:lang w:val="zh-TW" w:eastAsia="zh-TW"/>
        </w:rPr>
        <w:t>弟弟：真的？那我们什么时候去欧洲玩？你答应过的。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Really? Then when are we going to Europe? You promised.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：等你下个月复查完，身体没问题，我包一架飞机，咱们一家人去。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After your checkup next month, if you're healthy enough, I'll charter a plane and we'll all travel as a family.</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弟弟欢呼着跑去玩。</w:t>
      </w:r>
      <w:r>
        <w:rPr>
          <w:rFonts w:ascii="Times New Roman" w:hAnsi="Times New Roman"/>
          <w:rtl w:val="0"/>
          <w:lang w:val="en-US"/>
        </w:rPr>
        <w:t>Ava</w:t>
      </w:r>
      <w:r>
        <w:rPr>
          <w:rtl w:val="0"/>
          <w:lang w:val="zh-TW" w:eastAsia="zh-TW"/>
        </w:rPr>
        <w:t>看着他的背影，神色却没放松。</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：还在想那个女人？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Still thinking about that woman?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：嗯。</w:t>
      </w:r>
      <w:r>
        <w:rPr>
          <w:rFonts w:ascii="Times New Roman" w:hAnsi="Times New Roman"/>
          <w:rtl w:val="0"/>
          <w:lang w:val="en-US"/>
        </w:rPr>
        <w:t>Dante</w:t>
      </w:r>
      <w:r>
        <w:rPr>
          <w:rtl w:val="0"/>
          <w:lang w:val="zh-TW" w:eastAsia="zh-TW"/>
        </w:rPr>
        <w:t>的人查到了吗？站在车边那个，长得跟</w:t>
      </w:r>
      <w:r>
        <w:rPr>
          <w:rFonts w:ascii="Times New Roman" w:hAnsi="Times New Roman"/>
          <w:rtl w:val="0"/>
          <w:lang w:val="en-US"/>
        </w:rPr>
        <w:t>Chloe</w:t>
      </w:r>
      <w:r>
        <w:rPr>
          <w:rtl w:val="0"/>
          <w:lang w:val="zh-TW" w:eastAsia="zh-TW"/>
        </w:rPr>
        <w:t>一模一样的。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Yes. Did Dante's people find her? The one by the car, the one who looked exactly like Chloe.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：查到了。她叫</w:t>
      </w:r>
      <w:r>
        <w:rPr>
          <w:rFonts w:ascii="Times New Roman" w:hAnsi="Times New Roman"/>
          <w:rtl w:val="0"/>
          <w:lang w:val="en-US"/>
        </w:rPr>
        <w:t>Selena</w:t>
      </w:r>
      <w:r>
        <w:rPr>
          <w:rtl w:val="0"/>
          <w:lang w:val="zh-TW" w:eastAsia="zh-TW"/>
        </w:rPr>
        <w:t>，</w:t>
      </w:r>
      <w:r>
        <w:rPr>
          <w:rFonts w:ascii="Times New Roman" w:hAnsi="Times New Roman"/>
          <w:rtl w:val="0"/>
          <w:lang w:val="en-US"/>
        </w:rPr>
        <w:t>Chloe</w:t>
      </w:r>
      <w:r>
        <w:rPr>
          <w:rtl w:val="0"/>
          <w:lang w:val="zh-TW" w:eastAsia="zh-TW"/>
        </w:rPr>
        <w:t>的双胞胎姐姐。十年前移居欧洲，做古董生意，跟圆桌会没关系。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They did. Her name is Selena, Chloe's twin sister. She moved to Europe ten years ago, deals antiques, and has no ties to the Roundtable.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：那她出现在巴黎干什么？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Then why was she in Paris?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w:t>
      </w:r>
      <w:r>
        <w:rPr>
          <w:rFonts w:ascii="Times New Roman" w:hAnsi="Times New Roman"/>
          <w:rtl w:val="0"/>
          <w:lang w:val="en-US"/>
        </w:rPr>
        <w:t>Chloe</w:t>
      </w:r>
      <w:r>
        <w:rPr>
          <w:rtl w:val="0"/>
          <w:lang w:val="zh-TW" w:eastAsia="zh-TW"/>
        </w:rPr>
        <w:t>被判终身监禁后，她家在纽约的产业全被查封了。</w:t>
      </w:r>
      <w:r>
        <w:rPr>
          <w:rFonts w:ascii="Times New Roman" w:hAnsi="Times New Roman"/>
          <w:rtl w:val="0"/>
          <w:lang w:val="en-US"/>
        </w:rPr>
        <w:t>Selena</w:t>
      </w:r>
      <w:r>
        <w:rPr>
          <w:rtl w:val="0"/>
          <w:lang w:val="zh-TW" w:eastAsia="zh-TW"/>
        </w:rPr>
        <w:t>在欧洲的生意也跟着断了资金链。她把这笔账，算在你头上。</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After Chloe got life, her family's New York assets were seized. Selena's European business lost its funding too. She blames you for 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：又是因为</w:t>
      </w:r>
      <w:r>
        <w:rPr>
          <w:rFonts w:ascii="Times New Roman" w:hAnsi="Times New Roman"/>
          <w:rtl w:val="0"/>
          <w:lang w:val="en-US"/>
        </w:rPr>
        <w:t>Chloe</w:t>
      </w:r>
      <w:r>
        <w:rPr>
          <w:rtl w:val="0"/>
          <w:lang w:val="zh-TW" w:eastAsia="zh-TW"/>
        </w:rPr>
        <w:t>。我惩罚</w:t>
      </w:r>
      <w:r>
        <w:rPr>
          <w:rFonts w:ascii="Times New Roman" w:hAnsi="Times New Roman"/>
          <w:rtl w:val="0"/>
          <w:lang w:val="en-US"/>
        </w:rPr>
        <w:t>Chloe,</w:t>
      </w:r>
      <w:r>
        <w:rPr>
          <w:rtl w:val="0"/>
          <w:lang w:val="zh-TW" w:eastAsia="zh-TW"/>
        </w:rPr>
        <w:t>是因为她绑架我、害我弟弟。可在</w:t>
      </w:r>
      <w:r>
        <w:rPr>
          <w:rFonts w:ascii="Times New Roman" w:hAnsi="Times New Roman"/>
          <w:rtl w:val="0"/>
          <w:lang w:val="en-US"/>
        </w:rPr>
        <w:t>Selena</w:t>
      </w:r>
      <w:r>
        <w:rPr>
          <w:rtl w:val="0"/>
          <w:lang w:val="zh-TW" w:eastAsia="zh-TW"/>
        </w:rPr>
        <w:t>眼里</w:t>
      </w:r>
      <w:r>
        <w:rPr>
          <w:rFonts w:ascii="Times New Roman" w:hAnsi="Times New Roman"/>
          <w:rtl w:val="0"/>
          <w:lang w:val="en-US"/>
        </w:rPr>
        <w:t>,</w:t>
      </w:r>
      <w:r>
        <w:rPr>
          <w:rtl w:val="0"/>
          <w:lang w:val="zh-TW" w:eastAsia="zh-TW"/>
        </w:rPr>
        <w:t>我成了害她全家的人。</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Chloe again. I punished Chloe because she kidnapped me and hurt my brother. But in Selena's eyes, I'm the one who ruined her whole family.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：她想报复我。</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She wants revenge.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：很可能。但她一个做古董的，能翻出什么浪？</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Probably. But she's an antiques dealer. How much trouble can she make?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：别小看她。她做古董二十年，认识的全是欧洲的旧贵族和黑市买家。她要查你的底，路子比圆桌会还野。</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Don't underestimate her. Twenty years in antiques means the connections with old European nobles and black-market buyers. If she wants to dig into you, her routes are wilder than the Roundtable's.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管家进来，递上一封信。</w:t>
      </w:r>
    </w:p>
    <w:p>
      <w:pPr>
        <w:pStyle w:val="Normal (Web)"/>
        <w:widowControl w:val="1"/>
        <w:spacing w:line="288" w:lineRule="auto"/>
        <w:rPr>
          <w:rFonts w:ascii="Times New Roman" w:cs="Times New Roman" w:hAnsi="Times New Roman" w:eastAsia="Times New Roman"/>
        </w:rPr>
      </w:pPr>
      <w:r>
        <w:rPr>
          <w:rtl w:val="0"/>
          <w:lang w:val="zh-TW" w:eastAsia="zh-TW"/>
        </w:rPr>
        <w:t>管家：先生，门房收到的，没有寄件人。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Butler: Sir, the gatehouse received this. No sender.</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拆开，里面是一张老照片。</w:t>
      </w:r>
    </w:p>
    <w:p>
      <w:pPr>
        <w:pStyle w:val="Normal (Web)"/>
        <w:widowControl w:val="1"/>
        <w:spacing w:line="288" w:lineRule="auto"/>
        <w:rPr>
          <w:rFonts w:ascii="Times New Roman" w:cs="Times New Roman" w:hAnsi="Times New Roman" w:eastAsia="Times New Roman"/>
        </w:rPr>
      </w:pPr>
      <w:r>
        <w:rPr>
          <w:rtl w:val="0"/>
          <w:lang w:val="zh-TW" w:eastAsia="zh-TW"/>
        </w:rPr>
        <w:t>【特写：照片上是布鲁克林那间漏风的出租屋</w:t>
      </w:r>
      <w:r>
        <w:rPr>
          <w:rFonts w:ascii="Times New Roman" w:hAnsi="Times New Roman"/>
          <w:rtl w:val="0"/>
          <w:lang w:val="en-US"/>
        </w:rPr>
        <w:t>,</w:t>
      </w:r>
      <w:r>
        <w:rPr>
          <w:rtl w:val="0"/>
          <w:lang w:val="zh-TW" w:eastAsia="zh-TW"/>
        </w:rPr>
        <w:t>门口站着年轻时的母亲</w:t>
      </w:r>
      <w:r>
        <w:rPr>
          <w:rFonts w:ascii="Times New Roman" w:hAnsi="Times New Roman"/>
          <w:rtl w:val="0"/>
          <w:lang w:val="en-US"/>
        </w:rPr>
        <w:t>,</w:t>
      </w:r>
      <w:r>
        <w:rPr>
          <w:rtl w:val="0"/>
          <w:lang w:val="zh-TW" w:eastAsia="zh-TW"/>
        </w:rPr>
        <w:t>背面写着一行字</w:t>
      </w:r>
      <w:r>
        <w:rPr>
          <w:rFonts w:ascii="Times New Roman" w:hAnsi="Times New Roman"/>
          <w:rtl w:val="0"/>
          <w:lang w:val="en-US"/>
        </w:rPr>
        <w:t>,</w:t>
      </w:r>
      <w:r>
        <w:rPr>
          <w:rtl w:val="0"/>
          <w:lang w:val="zh-TW" w:eastAsia="zh-TW"/>
        </w:rPr>
        <w:t>你妈妈当年欠的债</w:t>
      </w:r>
      <w:r>
        <w:rPr>
          <w:rFonts w:ascii="Times New Roman" w:hAnsi="Times New Roman"/>
          <w:rtl w:val="0"/>
          <w:lang w:val="en-US"/>
        </w:rPr>
        <w:t>,</w:t>
      </w:r>
      <w:r>
        <w:rPr>
          <w:rtl w:val="0"/>
          <w:lang w:val="zh-TW" w:eastAsia="zh-TW"/>
        </w:rPr>
        <w:t>该还了。</w:t>
      </w:r>
      <w:r>
        <w:rPr>
          <w:rFonts w:ascii="Times New Roman" w:hAnsi="Times New Roman"/>
          <w:outline w:val="0"/>
          <w:color w:val="ff2600"/>
          <w:u w:color="ff2600"/>
          <w:rtl w:val="0"/>
          <w:lang w:val="zh-TW" w:eastAsia="zh-TW"/>
          <w14:textFill>
            <w14:solidFill>
              <w14:srgbClr w14:val="FF2600"/>
            </w14:solidFill>
          </w14:textFill>
        </w:rPr>
        <w:t>It</w:t>
      </w:r>
      <w:r>
        <w:rPr>
          <w:rFonts w:ascii="Times New Roman" w:hAnsi="Times New Roman" w:hint="default"/>
          <w:outline w:val="0"/>
          <w:color w:val="ff2600"/>
          <w:u w:color="ff2600"/>
          <w:rtl w:val="0"/>
          <w:lang w:val="zh-TW" w:eastAsia="zh-TW"/>
          <w14:textFill>
            <w14:solidFill>
              <w14:srgbClr w14:val="FF2600"/>
            </w14:solidFill>
          </w14:textFill>
        </w:rPr>
        <w:t>’</w:t>
      </w:r>
      <w:r>
        <w:rPr>
          <w:rFonts w:ascii="Times New Roman" w:hAnsi="Times New Roman"/>
          <w:outline w:val="0"/>
          <w:color w:val="ff2600"/>
          <w:u w:color="ff2600"/>
          <w:rtl w:val="0"/>
          <w:lang w:val="zh-TW" w:eastAsia="zh-TW"/>
          <w14:textFill>
            <w14:solidFill>
              <w14:srgbClr w14:val="FF2600"/>
            </w14:solidFill>
          </w14:textFill>
        </w:rPr>
        <w:t>s time to pay back what your mother owed</w:t>
      </w:r>
      <w:r>
        <w:rPr>
          <w:rFonts w:ascii="Times New Roman" w:hAnsi="Times New Roman"/>
          <w:rtl w:val="0"/>
          <w:lang w:val="zh-TW" w:eastAsia="zh-TW"/>
        </w:rPr>
        <w:t>.</w:t>
      </w:r>
      <w:r>
        <w:rPr>
          <w:rtl w:val="0"/>
          <w:lang w:val="zh-TW" w:eastAsia="zh-TW"/>
        </w:rPr>
        <w: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手一抖。</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：我妈</w:t>
      </w:r>
      <w:r>
        <w:rPr>
          <w:rFonts w:ascii="Times New Roman" w:hAnsi="Times New Roman" w:hint="default"/>
          <w:rtl w:val="0"/>
          <w:lang w:val="en-US"/>
        </w:rPr>
        <w:t>……</w:t>
      </w:r>
      <w:r>
        <w:rPr>
          <w:rtl w:val="0"/>
          <w:lang w:val="zh-TW" w:eastAsia="zh-TW"/>
        </w:rPr>
        <w:t>她欠过债？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My mom... owed a debt?</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【卡点】三个男人同时看向那行字，气氛凝固。</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第三十二集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32-1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长岛城堡</w:t>
      </w:r>
      <w:r>
        <w:rPr>
          <w:rFonts w:ascii="Times New Roman" w:hAnsi="Times New Roman"/>
          <w:rtl w:val="0"/>
          <w:lang w:val="zh-TW" w:eastAsia="zh-TW"/>
        </w:rPr>
        <w:t xml:space="preserve"> </w:t>
      </w:r>
      <w:r>
        <w:rPr>
          <w:rtl w:val="0"/>
          <w:lang w:val="zh-TW" w:eastAsia="zh-TW"/>
        </w:rPr>
        <w:t>书房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盯着那张照片，手还在抖。</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：我妈走得早，我那时候才十岁。她从来没跟我提过欠债的事。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My mom died early. I was only ten. She never told me about any debt.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：照片是真的吗？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Is the photo real?</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：是真的。这间出租屋，我跟弟弟住了十几年。可我妈年轻时候的样子，我都快记不清了。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Ava: It is. My brother and I lived in that </w:t>
      </w:r>
      <w:r>
        <w:rPr>
          <w:rFonts w:ascii="Times New Roman" w:hAnsi="Times New Roman"/>
          <w:outline w:val="0"/>
          <w:color w:val="ff0000"/>
          <w:u w:color="ff0000"/>
          <w:rtl w:val="0"/>
          <w:lang w:val="zh-TW" w:eastAsia="zh-TW"/>
          <w14:textFill>
            <w14:solidFill>
              <w14:srgbClr w14:val="FF0000"/>
            </w14:solidFill>
          </w14:textFill>
        </w:rPr>
        <w:t>basement</w:t>
      </w:r>
      <w:r>
        <w:rPr>
          <w:rFonts w:ascii="Times New Roman" w:hAnsi="Times New Roman"/>
          <w:outline w:val="0"/>
          <w:color w:val="ff0000"/>
          <w:u w:color="ff0000"/>
          <w:rtl w:val="0"/>
          <w:lang w:val="en-US"/>
          <w14:textFill>
            <w14:solidFill>
              <w14:srgbClr w14:val="FF0000"/>
            </w14:solidFill>
          </w14:textFill>
        </w:rPr>
        <w:t xml:space="preserve"> for more than ten years. But I can barely remember what my mom looked like young.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（拿过照片，翻看背面）：这字是新写的。她拿你妈做文章，是想从根上动摇你。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 writing on the back is fresh. She's using your mother to shake you from the roots.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w:t>
      </w:r>
      <w:r>
        <w:rPr>
          <w:rFonts w:ascii="Times New Roman" w:hAnsi="Times New Roman"/>
          <w:rtl w:val="0"/>
          <w:lang w:val="en-US"/>
        </w:rPr>
        <w:t>Selena</w:t>
      </w:r>
      <w:r>
        <w:rPr>
          <w:rtl w:val="0"/>
          <w:lang w:val="zh-TW" w:eastAsia="zh-TW"/>
        </w:rPr>
        <w:t>聪明。她不直接攻击我现在</w:t>
      </w:r>
      <w:r>
        <w:rPr>
          <w:rFonts w:ascii="Times New Roman" w:hAnsi="Times New Roman"/>
          <w:rtl w:val="0"/>
          <w:lang w:val="en-US"/>
        </w:rPr>
        <w:t>,</w:t>
      </w:r>
      <w:r>
        <w:rPr>
          <w:rtl w:val="0"/>
          <w:lang w:val="zh-TW" w:eastAsia="zh-TW"/>
        </w:rPr>
        <w:t>而是去翻我妈的旧事。我妈在我心里</w:t>
      </w:r>
      <w:r>
        <w:rPr>
          <w:rFonts w:ascii="Times New Roman" w:hAnsi="Times New Roman"/>
          <w:rtl w:val="0"/>
          <w:lang w:val="en-US"/>
        </w:rPr>
        <w:t>,</w:t>
      </w:r>
      <w:r>
        <w:rPr>
          <w:rtl w:val="0"/>
          <w:lang w:val="zh-TW" w:eastAsia="zh-TW"/>
        </w:rPr>
        <w:t>是最干净的。她要是把我妈也搅脏了</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Selena is smart. She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not attacking who I am now. She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digging into my mom</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past. In my mind, my mom was the purest person I knew. If Selena dirties her name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：管她欠没欠债。人都不在了，旧账早烂了。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Who cares if she owed money? She's gone. Old debts are rotten by now.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：不一样。如果我妈真欠过债，债主找上门，是另一回事。</w:t>
      </w:r>
      <w:r>
        <w:rPr>
          <w:rFonts w:ascii="Times New Roman" w:hAnsi="Times New Roman"/>
          <w:rtl w:val="0"/>
          <w:lang w:val="en-US"/>
        </w:rPr>
        <w:t>Selena</w:t>
      </w:r>
      <w:r>
        <w:rPr>
          <w:rtl w:val="0"/>
          <w:lang w:val="zh-TW" w:eastAsia="zh-TW"/>
        </w:rPr>
        <w:t>这是在给我埋雷。</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different. If my mom really owed debts and a creditor came, that would be one trouble. Selena is setting a trap for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：我查。你妈叫什么，哪年走的，我把当年布鲁克林所有的借贷记录都翻出来。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I'll check. Give me your mom</w:t>
      </w:r>
      <w:r>
        <w:rPr>
          <w:rFonts w:ascii="Times New Roman" w:hAnsi="Times New Roman" w:hint="default"/>
          <w:outline w:val="0"/>
          <w:color w:val="ff0000"/>
          <w:u w:color="ff0000"/>
          <w:rtl w:val="0"/>
          <w:lang w:val="zh-TW" w:eastAsia="zh-TW"/>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name and the year she died. I'll pull every Brooklyn lending record from then.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：我妈叫</w:t>
      </w:r>
      <w:r>
        <w:rPr>
          <w:rFonts w:ascii="Times New Roman" w:hAnsi="Times New Roman"/>
          <w:rtl w:val="0"/>
          <w:lang w:val="en-US"/>
        </w:rPr>
        <w:t>Rosa</w:t>
      </w:r>
      <w:r>
        <w:rPr>
          <w:rtl w:val="0"/>
          <w:lang w:val="zh-TW" w:eastAsia="zh-TW"/>
        </w:rPr>
        <w:t>。我十岁那年冬天走的，肺病。</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My mom's name was Rosa. She died in winter when I was ten. Lung disease.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记下，拨电话出去。</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盯着照片看了很久。</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：这张照片的拍摄地点，不是出租屋门口。</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This photo wasn't taken outside your basement.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What?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：你看背景这堵墙，砖的颜色和你住的那栋不一样。这是另一个地方。</w:t>
      </w:r>
      <w:r>
        <w:rPr>
          <w:rFonts w:ascii="Times New Roman" w:hAnsi="Times New Roman"/>
          <w:rtl w:val="0"/>
          <w:lang w:val="en-US"/>
        </w:rPr>
        <w:t>Selena</w:t>
      </w:r>
      <w:r>
        <w:rPr>
          <w:rtl w:val="0"/>
          <w:lang w:val="zh-TW" w:eastAsia="zh-TW"/>
        </w:rPr>
        <w:t>在误导你。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Look at that wall. The brick color is different from your building. This is somewhere else. Selena is misleading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：他说得对。这照片有问题。</w:t>
      </w:r>
      <w:r>
        <w:rPr>
          <w:rFonts w:ascii="Times New Roman" w:hAnsi="Times New Roman"/>
          <w:rtl w:val="0"/>
          <w:lang w:val="en-US"/>
        </w:rPr>
        <w:t>Selena</w:t>
      </w:r>
      <w:r>
        <w:rPr>
          <w:rtl w:val="0"/>
          <w:lang w:val="zh-TW" w:eastAsia="zh-TW"/>
        </w:rPr>
        <w:t>想让我以为</w:t>
      </w:r>
      <w:r>
        <w:rPr>
          <w:rFonts w:ascii="Times New Roman" w:hAnsi="Times New Roman"/>
          <w:rtl w:val="0"/>
          <w:lang w:val="en-US"/>
        </w:rPr>
        <w:t>,</w:t>
      </w:r>
      <w:r>
        <w:rPr>
          <w:rtl w:val="0"/>
          <w:lang w:val="zh-TW" w:eastAsia="zh-TW"/>
        </w:rPr>
        <w:t>这是我从小住的地方</w:t>
      </w:r>
      <w:r>
        <w:rPr>
          <w:rFonts w:ascii="Times New Roman" w:hAnsi="Times New Roman"/>
          <w:rtl w:val="0"/>
          <w:lang w:val="en-US"/>
        </w:rPr>
        <w:t>,</w:t>
      </w:r>
      <w:r>
        <w:rPr>
          <w:rtl w:val="0"/>
          <w:lang w:val="zh-TW" w:eastAsia="zh-TW"/>
        </w:rPr>
        <w:t>可它根本不是。</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He's rig</w:t>
      </w:r>
      <w:r>
        <w:rPr>
          <w:rFonts w:ascii="Times New Roman" w:hAnsi="Times New Roman"/>
          <w:outline w:val="0"/>
          <w:color w:val="ff0000"/>
          <w:u w:color="ff0000"/>
          <w:rtl w:val="0"/>
          <w:lang w:val="en-US"/>
          <w14:textFill>
            <w14:solidFill>
              <w14:srgbClr w14:val="FF0000"/>
            </w14:solidFill>
          </w14:textFill>
        </w:rPr>
        <w:t>ht. This photo is wrong. Selena wants me to think it's where I grew up, but it isn't.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：所以她手里，有我妈的旧照片，但她在拼凑一个假故事。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So she has old photos of my mom, but she's stitching together a fake story.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：那她到底想干什么？光吓唬你？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Then what does she want? Just to scare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：不。她想让我自己乱了阵脚，去翻我妈的旧事，翻出一堆她伪造的东西，然后</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Ava: No. She wants me rattled enough to dig into my mom's past, find a pile of things she forged, and then...</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顿住。</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（挂断电话，脸色变了）：查到了。你妈</w:t>
      </w:r>
      <w:r>
        <w:rPr>
          <w:rFonts w:ascii="Times New Roman" w:hAnsi="Times New Roman"/>
          <w:rtl w:val="0"/>
          <w:lang w:val="en-US"/>
        </w:rPr>
        <w:t>Rosa</w:t>
      </w:r>
      <w:r>
        <w:rPr>
          <w:rtl w:val="0"/>
          <w:lang w:val="zh-TW" w:eastAsia="zh-TW"/>
        </w:rPr>
        <w:t>，二十年前在一家叫</w:t>
      </w:r>
      <w:r>
        <w:rPr>
          <w:rFonts w:ascii="Times New Roman" w:hAnsi="Times New Roman"/>
          <w:rtl w:val="0"/>
          <w:lang w:val="en-US"/>
        </w:rPr>
        <w:t>"</w:t>
      </w:r>
      <w:r>
        <w:rPr>
          <w:rtl w:val="0"/>
          <w:lang w:val="zh-TW" w:eastAsia="zh-TW"/>
        </w:rPr>
        <w:t>金石</w:t>
      </w:r>
      <w:r>
        <w:rPr>
          <w:rFonts w:ascii="Times New Roman" w:hAnsi="Times New Roman"/>
          <w:rtl w:val="0"/>
          <w:lang w:val="en-US"/>
        </w:rPr>
        <w:t>"</w:t>
      </w:r>
      <w:r>
        <w:rPr>
          <w:rtl w:val="0"/>
          <w:lang w:val="zh-TW" w:eastAsia="zh-TW"/>
        </w:rPr>
        <w:t>的当铺，借过一笔钱。当铺老板，叫</w:t>
      </w:r>
      <w:r>
        <w:rPr>
          <w:rFonts w:ascii="Times New Roman" w:hAnsi="Times New Roman"/>
          <w:rtl w:val="0"/>
          <w:lang w:val="en-US"/>
        </w:rPr>
        <w:t>Selena</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Found it. Your mother Rosa borrowed money twenty years ago from a pawn</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shop called Goldstone. The owner was Selena.</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全场一静。</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：她</w:t>
      </w:r>
      <w:r>
        <w:rPr>
          <w:rFonts w:ascii="Times New Roman" w:hAnsi="Times New Roman" w:hint="default"/>
          <w:rtl w:val="0"/>
          <w:lang w:val="en-US"/>
        </w:rPr>
        <w:t>……</w:t>
      </w:r>
      <w:r>
        <w:rPr>
          <w:rtl w:val="0"/>
          <w:lang w:val="zh-TW" w:eastAsia="zh-TW"/>
        </w:rPr>
        <w:t>二十年前就认识我妈？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She... knew my mom twenty years ago?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：不只是认识。</w:t>
      </w:r>
      <w:r>
        <w:rPr>
          <w:rFonts w:ascii="Times New Roman" w:hAnsi="Times New Roman"/>
          <w:rtl w:val="0"/>
          <w:lang w:val="en-US"/>
        </w:rPr>
        <w:t>Ava</w:t>
      </w:r>
      <w:r>
        <w:rPr>
          <w:rtl w:val="0"/>
          <w:lang w:val="zh-TW" w:eastAsia="zh-TW"/>
        </w:rPr>
        <w:t>，这事比我们想的深。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More than that. Ava, this goes deeper than we thought.</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攥紧照片，眼神变了。</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第三十三集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33-1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长岛城堡</w:t>
      </w:r>
      <w:r>
        <w:rPr>
          <w:rFonts w:ascii="Times New Roman" w:hAnsi="Times New Roman"/>
          <w:rtl w:val="0"/>
          <w:lang w:val="zh-TW" w:eastAsia="zh-TW"/>
        </w:rPr>
        <w:t xml:space="preserve"> </w:t>
      </w:r>
      <w:r>
        <w:rPr>
          <w:rtl w:val="0"/>
          <w:lang w:val="zh-TW" w:eastAsia="zh-TW"/>
        </w:rPr>
        <w:t>书房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来回踱步。</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：二十年前我才一岁。</w:t>
      </w:r>
      <w:r>
        <w:rPr>
          <w:rFonts w:ascii="Times New Roman" w:hAnsi="Times New Roman"/>
          <w:rtl w:val="0"/>
          <w:lang w:val="en-US"/>
        </w:rPr>
        <w:t>Selena</w:t>
      </w:r>
      <w:r>
        <w:rPr>
          <w:rtl w:val="0"/>
          <w:lang w:val="zh-TW" w:eastAsia="zh-TW"/>
        </w:rPr>
        <w:t>那时候在纽约开当铺，借钱给我妈。后来她移居欧洲，妹妹</w:t>
      </w:r>
      <w:r>
        <w:rPr>
          <w:rFonts w:ascii="Times New Roman" w:hAnsi="Times New Roman"/>
          <w:rtl w:val="0"/>
          <w:lang w:val="en-US"/>
        </w:rPr>
        <w:t>Chloe</w:t>
      </w:r>
      <w:r>
        <w:rPr>
          <w:rtl w:val="0"/>
          <w:lang w:val="zh-TW" w:eastAsia="zh-TW"/>
        </w:rPr>
        <w:t>留在纽约做主播。这条线，全连上了。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was only one twenty years ago. Selena ran a pawnshop in New York and lent money to my mom. Then she moved to Europe, and Chloe stayed in New York as a streamer. It all connects.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：所以从一开始，你跟这家人就有牵扯。只是你不知道。</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So from the start, your life was tied to this family. You just didn't know.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：我妈到底借了多少钱？还了没有？</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How much did my mom borrow? Did she pay it back?</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：当铺的旧账，我还在调。但</w:t>
      </w:r>
      <w:r>
        <w:rPr>
          <w:rFonts w:ascii="Times New Roman" w:hAnsi="Times New Roman"/>
          <w:rtl w:val="0"/>
          <w:lang w:val="en-US"/>
        </w:rPr>
        <w:t>"</w:t>
      </w:r>
      <w:r>
        <w:rPr>
          <w:rtl w:val="0"/>
          <w:lang w:val="zh-TW" w:eastAsia="zh-TW"/>
        </w:rPr>
        <w:t>金石</w:t>
      </w:r>
      <w:r>
        <w:rPr>
          <w:rFonts w:ascii="Times New Roman" w:hAnsi="Times New Roman"/>
          <w:rtl w:val="0"/>
          <w:lang w:val="en-US"/>
        </w:rPr>
        <w:t>"</w:t>
      </w:r>
      <w:r>
        <w:rPr>
          <w:rtl w:val="0"/>
          <w:lang w:val="zh-TW" w:eastAsia="zh-TW"/>
        </w:rPr>
        <w:t>当铺二十年前就关了，记录残缺。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I'm still pulling the old pawnshop records. Goldstone closed twenty years ago, and the files are incomplete.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：我有别的路子。当年布鲁克林放贷的，都归一个老掮客管账。他现在还活着，在养老院。我去问。</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I have some connections. Back then, Brooklyn loan sharks all kept books through an old broker. He's still alive, in a nursing home. I'll ask him.</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：我跟你一起去。</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going with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：太危险。</w:t>
      </w:r>
      <w:r>
        <w:rPr>
          <w:rFonts w:ascii="Times New Roman" w:hAnsi="Times New Roman"/>
          <w:rtl w:val="0"/>
          <w:lang w:val="en-US"/>
        </w:rPr>
        <w:t>Selena</w:t>
      </w:r>
      <w:r>
        <w:rPr>
          <w:rtl w:val="0"/>
          <w:lang w:val="zh-TW" w:eastAsia="zh-TW"/>
        </w:rPr>
        <w:t>既然能寄照片到城堡，说明她盯着我们。你出门，正中她下怀。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Too dangerous. If Selena can send photos to the castle, it means she's watching us. You go out, and you walk right into her trap.</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：他说得对。可我总不能一直躲在城堡里。</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He</w:t>
      </w:r>
      <w:r>
        <w:rPr>
          <w:rFonts w:ascii="Times New Roman" w:hAnsi="Times New Roman"/>
          <w:outline w:val="0"/>
          <w:color w:val="ff0000"/>
          <w:u w:color="ff0000"/>
          <w:rtl w:val="0"/>
          <w:lang w:val="en-US"/>
          <w14:textFill>
            <w14:solidFill>
              <w14:srgbClr w14:val="FF0000"/>
            </w14:solidFill>
          </w14:textFill>
        </w:rPr>
        <w:t>'s right. But I can't hide in the castle forever.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：要不这样，我放出风去，说</w:t>
      </w:r>
      <w:r>
        <w:rPr>
          <w:rFonts w:ascii="Times New Roman" w:hAnsi="Times New Roman"/>
          <w:rtl w:val="0"/>
          <w:lang w:val="en-US"/>
        </w:rPr>
        <w:t>Ava</w:t>
      </w:r>
      <w:r>
        <w:rPr>
          <w:rtl w:val="0"/>
          <w:lang w:val="zh-TW" w:eastAsia="zh-TW"/>
        </w:rPr>
        <w:t>要去布鲁克林祭拜母亲。把她引出来。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Chase: How about this? I leak word that Ava is going to Brooklyn to visit her mother's grave. </w:t>
      </w:r>
      <w:r>
        <w:rPr>
          <w:rFonts w:ascii="Times New Roman" w:hAnsi="Times New Roman"/>
          <w:outline w:val="0"/>
          <w:color w:val="ff0000"/>
          <w:u w:color="ff0000"/>
          <w:rtl w:val="0"/>
          <w:lang w:val="zh-TW" w:eastAsia="zh-TW"/>
          <w14:textFill>
            <w14:solidFill>
              <w14:srgbClr w14:val="FF0000"/>
            </w14:solidFill>
          </w14:textFill>
        </w:rPr>
        <w:t>Lure</w:t>
      </w:r>
      <w:r>
        <w:rPr>
          <w:rFonts w:ascii="Times New Roman" w:hAnsi="Times New Roman"/>
          <w:outline w:val="0"/>
          <w:color w:val="ff0000"/>
          <w:u w:color="ff0000"/>
          <w:rtl w:val="0"/>
          <w:lang w:val="en-US"/>
          <w14:textFill>
            <w14:solidFill>
              <w14:srgbClr w14:val="FF0000"/>
            </w14:solidFill>
          </w14:textFill>
        </w:rPr>
        <w:t xml:space="preserve"> Selena out.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：太冒险。</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Too risky.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（停下）：不。</w:t>
      </w:r>
      <w:r>
        <w:rPr>
          <w:rFonts w:ascii="Times New Roman" w:hAnsi="Times New Roman"/>
          <w:rtl w:val="0"/>
          <w:lang w:val="en-US"/>
        </w:rPr>
        <w:t>Chase</w:t>
      </w:r>
      <w:r>
        <w:rPr>
          <w:rtl w:val="0"/>
          <w:lang w:val="zh-TW" w:eastAsia="zh-TW"/>
        </w:rPr>
        <w:t>这个主意，反过来用。</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 Use Chase's idea the other way around.</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三人看她。</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：我们不引她，我们让她以为我们乱了。</w:t>
      </w:r>
      <w:r>
        <w:rPr>
          <w:rFonts w:ascii="Times New Roman" w:hAnsi="Times New Roman"/>
          <w:rtl w:val="0"/>
          <w:lang w:val="en-US"/>
        </w:rPr>
        <w:t>Liam</w:t>
      </w:r>
      <w:r>
        <w:rPr>
          <w:rtl w:val="0"/>
          <w:lang w:val="zh-TW" w:eastAsia="zh-TW"/>
        </w:rPr>
        <w:t>，你公开去</w:t>
      </w:r>
      <w:r>
        <w:rPr>
          <w:rFonts w:ascii="Times New Roman" w:hAnsi="Times New Roman"/>
          <w:rtl w:val="0"/>
          <w:lang w:val="en-US"/>
        </w:rPr>
        <w:t>"</w:t>
      </w:r>
      <w:r>
        <w:rPr>
          <w:rtl w:val="0"/>
          <w:lang w:val="zh-TW" w:eastAsia="zh-TW"/>
        </w:rPr>
        <w:t>金石</w:t>
      </w:r>
      <w:r>
        <w:rPr>
          <w:rFonts w:ascii="Times New Roman" w:hAnsi="Times New Roman"/>
          <w:rtl w:val="0"/>
          <w:lang w:val="en-US"/>
        </w:rPr>
        <w:t>"</w:t>
      </w:r>
      <w:r>
        <w:rPr>
          <w:rtl w:val="0"/>
          <w:lang w:val="zh-TW" w:eastAsia="zh-TW"/>
        </w:rPr>
        <w:t>当铺的旧址查账，动静大一点。</w:t>
      </w:r>
      <w:r>
        <w:rPr>
          <w:rFonts w:ascii="Times New Roman" w:hAnsi="Times New Roman"/>
          <w:rtl w:val="0"/>
          <w:lang w:val="en-US"/>
        </w:rPr>
        <w:t>Chase</w:t>
      </w:r>
      <w:r>
        <w:rPr>
          <w:rtl w:val="0"/>
          <w:lang w:val="zh-TW" w:eastAsia="zh-TW"/>
        </w:rPr>
        <w:t>，你让媒体放消息，说我因为母亲旧债的事，闭门不出，情绪崩溃。</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We don't lure her. We make her think we're losing control. Liam, make a public scene checking Goldstone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old records.</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Chase, have the media say my mother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old debt broke me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hiding at home.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：你想让她以为，那张照片起作用了。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You want her to think the photo worked.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：对。她会觉得我中了套，开始慌神。她会沉不住气，主动出下一步棋。她一动，就露马脚。</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Yes. She'll think I'm trapped and panicking. She won't be able to wait. Once she moves, she'll expose herself.</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 OS</w:t>
      </w:r>
      <w:r>
        <w:rPr>
          <w:rtl w:val="0"/>
          <w:lang w:val="zh-TW" w:eastAsia="zh-TW"/>
        </w:rPr>
        <w:t>：她现在布局，比我们三个加起来还稳。</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Liam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She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playing this better than all three of us combined.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：行。就这么办。</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Fine. We'll do it.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拿起那张照片，走到窗边。</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：妈，不管你当年欠了什么债，那是你的事，不是我的把柄。我会查清楚</w:t>
      </w:r>
      <w:r>
        <w:rPr>
          <w:rFonts w:ascii="Times New Roman" w:hAnsi="Times New Roman"/>
          <w:rtl w:val="0"/>
          <w:lang w:val="en-US"/>
        </w:rPr>
        <w:t>,</w:t>
      </w:r>
      <w:r>
        <w:rPr>
          <w:rtl w:val="0"/>
          <w:lang w:val="zh-TW" w:eastAsia="zh-TW"/>
        </w:rPr>
        <w:t>然后把这笔账</w:t>
      </w:r>
      <w:r>
        <w:rPr>
          <w:rFonts w:ascii="Times New Roman" w:hAnsi="Times New Roman"/>
          <w:rtl w:val="0"/>
          <w:lang w:val="en-US"/>
        </w:rPr>
        <w:t>,</w:t>
      </w:r>
      <w:r>
        <w:rPr>
          <w:rtl w:val="0"/>
          <w:lang w:val="zh-TW" w:eastAsia="zh-TW"/>
        </w:rPr>
        <w:t>跟</w:t>
      </w:r>
      <w:r>
        <w:rPr>
          <w:rFonts w:ascii="Times New Roman" w:hAnsi="Times New Roman"/>
          <w:rtl w:val="0"/>
          <w:lang w:val="en-US"/>
        </w:rPr>
        <w:t>Selena</w:t>
      </w:r>
      <w:r>
        <w:rPr>
          <w:rtl w:val="0"/>
          <w:lang w:val="zh-TW" w:eastAsia="zh-TW"/>
        </w:rPr>
        <w:t>当面算。</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Mo</w:t>
      </w:r>
      <w:r>
        <w:rPr>
          <w:rFonts w:ascii="Times New Roman" w:hAnsi="Times New Roman"/>
          <w:outline w:val="0"/>
          <w:color w:val="ff0000"/>
          <w:u w:color="ff0000"/>
          <w:rtl w:val="0"/>
          <w:lang w:val="en-US"/>
          <w14:textFill>
            <w14:solidFill>
              <w14:srgbClr w14:val="FF0000"/>
            </w14:solidFill>
          </w14:textFill>
        </w:rPr>
        <w:t>m, whatever debt you owed back then, it was yours, not a weapon against me. I'll find the truth, then settle this with Selena face to face.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管家匆匆进来。</w:t>
      </w:r>
    </w:p>
    <w:p>
      <w:pPr>
        <w:pStyle w:val="Normal (Web)"/>
        <w:widowControl w:val="1"/>
        <w:spacing w:line="288" w:lineRule="auto"/>
        <w:rPr>
          <w:rFonts w:ascii="Times New Roman" w:cs="Times New Roman" w:hAnsi="Times New Roman" w:eastAsia="Times New Roman"/>
        </w:rPr>
      </w:pPr>
      <w:r>
        <w:rPr>
          <w:rtl w:val="0"/>
          <w:lang w:val="zh-TW" w:eastAsia="zh-TW"/>
        </w:rPr>
        <w:t>管家：先生，小少爷</w:t>
      </w:r>
      <w:r>
        <w:rPr>
          <w:rFonts w:ascii="Times New Roman" w:hAnsi="Times New Roman" w:hint="default"/>
          <w:rtl w:val="0"/>
          <w:lang w:val="en-US"/>
        </w:rPr>
        <w:t>……</w:t>
      </w:r>
      <w:r>
        <w:rPr>
          <w:rtl w:val="0"/>
          <w:lang w:val="zh-TW" w:eastAsia="zh-TW"/>
        </w:rPr>
        <w:t>不见了！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Butler: Sir, Ana</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brother... he's gone!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全场骤然起身。</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：什么叫不见了？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What do you mean, gone?</w:t>
      </w:r>
    </w:p>
    <w:p>
      <w:pPr>
        <w:pStyle w:val="Normal (Web)"/>
        <w:widowControl w:val="1"/>
        <w:spacing w:line="288" w:lineRule="auto"/>
        <w:rPr>
          <w:rFonts w:ascii="Times New Roman" w:cs="Times New Roman" w:hAnsi="Times New Roman" w:eastAsia="Times New Roman"/>
        </w:rPr>
      </w:pPr>
      <w:r>
        <w:rPr>
          <w:rtl w:val="0"/>
          <w:lang w:val="zh-TW" w:eastAsia="zh-TW"/>
        </w:rPr>
        <w:t>管家：刚才还在花园玩，转眼人就没了。门口的监控</w:t>
      </w:r>
      <w:r>
        <w:rPr>
          <w:rFonts w:ascii="Times New Roman" w:hAnsi="Times New Roman"/>
          <w:rtl w:val="0"/>
          <w:lang w:val="en-US"/>
        </w:rPr>
        <w:t>,</w:t>
      </w:r>
      <w:r>
        <w:rPr>
          <w:rtl w:val="0"/>
          <w:lang w:val="zh-TW" w:eastAsia="zh-TW"/>
        </w:rPr>
        <w:t>被人切断了三分钟。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Butler: He was playing in the garden. Then he vanished. The gate cameras were cut for three minutes.</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冲出书房，脸色惨白。</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第三十四集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34-1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长岛城堡</w:t>
      </w:r>
      <w:r>
        <w:rPr>
          <w:rFonts w:ascii="Times New Roman" w:hAnsi="Times New Roman"/>
          <w:rtl w:val="0"/>
          <w:lang w:val="zh-TW" w:eastAsia="zh-TW"/>
        </w:rPr>
        <w:t xml:space="preserve"> </w:t>
      </w:r>
      <w:r>
        <w:rPr>
          <w:rtl w:val="0"/>
          <w:lang w:val="zh-TW" w:eastAsia="zh-TW"/>
        </w:rPr>
        <w:t>花园／监控室</w:t>
      </w:r>
      <w:r>
        <w:rPr>
          <w:rFonts w:ascii="Times New Roman" w:hAnsi="Times New Roman"/>
          <w:rtl w:val="0"/>
          <w:lang w:val="zh-TW" w:eastAsia="zh-TW"/>
        </w:rPr>
        <w:t xml:space="preserve"> </w:t>
      </w:r>
      <w:r>
        <w:rPr>
          <w:rtl w:val="0"/>
          <w:lang w:val="zh-TW" w:eastAsia="zh-TW"/>
        </w:rPr>
        <w:t>切换</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r>
        <w:rPr>
          <w:rtl w:val="0"/>
          <w:lang w:val="zh-TW" w:eastAsia="zh-TW"/>
        </w:rPr>
        <w:t>、管家、安保</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冲到花园，弟弟玩的玩具车还停在草地上，人没了。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（嘶吼）：弟弟！弟弟！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Brother! Brother!</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冲进监控室，盯着屏幕。</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：监控被远程切断三分钟。专业的。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 cameras were cut remotely for three minutes. Professional work.</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安保跑来。</w:t>
      </w:r>
    </w:p>
    <w:p>
      <w:pPr>
        <w:pStyle w:val="Normal (Web)"/>
        <w:widowControl w:val="1"/>
        <w:spacing w:line="288" w:lineRule="auto"/>
        <w:rPr>
          <w:rFonts w:ascii="Times New Roman" w:cs="Times New Roman" w:hAnsi="Times New Roman" w:eastAsia="Times New Roman"/>
        </w:rPr>
      </w:pPr>
      <w:r>
        <w:rPr>
          <w:rtl w:val="0"/>
          <w:lang w:val="zh-TW" w:eastAsia="zh-TW"/>
        </w:rPr>
        <w:t>安保：</w:t>
      </w:r>
      <w:r>
        <w:rPr>
          <w:rFonts w:ascii="Times New Roman" w:hAnsi="Times New Roman"/>
          <w:rtl w:val="0"/>
          <w:lang w:val="en-US"/>
        </w:rPr>
        <w:t>D</w:t>
      </w:r>
      <w:r>
        <w:rPr>
          <w:rtl w:val="0"/>
          <w:lang w:val="zh-TW" w:eastAsia="zh-TW"/>
        </w:rPr>
        <w:t>先生，城堡所有出口都有人守着，没看到陌生人进出。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Security: Mr. D, all castle exits are guarded. No strangers were seen entering or leaving.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：那就是从我们没防到的地方走的。</w:t>
      </w:r>
      <w:r>
        <w:rPr>
          <w:rFonts w:ascii="Times New Roman" w:hAnsi="Times New Roman"/>
          <w:rtl w:val="0"/>
          <w:lang w:val="en-US"/>
        </w:rPr>
        <w:t>Selena</w:t>
      </w:r>
      <w:r>
        <w:rPr>
          <w:rtl w:val="0"/>
          <w:lang w:val="zh-TW" w:eastAsia="zh-TW"/>
        </w:rPr>
        <w:t>做古董，最懂地道、暗门这种东西。</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Then they used a route we didn't guard. Selena deals antiques. She knows tunnels and hidden doors best.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拨通电话。</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（电话</w:t>
      </w:r>
      <w:r>
        <w:rPr>
          <w:rFonts w:ascii="Times New Roman" w:hAnsi="Times New Roman"/>
          <w:rtl w:val="0"/>
          <w:lang w:val="en-US"/>
        </w:rPr>
        <w:t>VO</w:t>
      </w:r>
      <w:r>
        <w:rPr>
          <w:rtl w:val="0"/>
          <w:lang w:val="zh-TW" w:eastAsia="zh-TW"/>
        </w:rPr>
        <w:t>）：调长岛所有路口的摄像头，最近十分钟，所有离开的车，全给我截下来。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iam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P</w:t>
      </w:r>
      <w:r>
        <w:rPr>
          <w:rFonts w:ascii="Times New Roman" w:hAnsi="Times New Roman"/>
          <w:outline w:val="0"/>
          <w:color w:val="ff0000"/>
          <w:u w:color="ff0000"/>
          <w:rtl w:val="0"/>
          <w:lang w:val="en-US"/>
          <w14:textFill>
            <w14:solidFill>
              <w14:srgbClr w14:val="FF0000"/>
            </w14:solidFill>
          </w14:textFill>
        </w:rPr>
        <w:t>ull every traffic camera on Long Island. Every car leaving in the last ten minutes, stop them all.</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瘫坐在草地上，捡起弟弟的玩具车。</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：是我害的。我以为掀翻了圆桌会就安全了</w:t>
      </w:r>
      <w:r>
        <w:rPr>
          <w:rFonts w:ascii="Times New Roman" w:hAnsi="Times New Roman"/>
          <w:rtl w:val="0"/>
          <w:lang w:val="en-US"/>
        </w:rPr>
        <w:t>,</w:t>
      </w:r>
      <w:r>
        <w:rPr>
          <w:rtl w:val="0"/>
          <w:lang w:val="zh-TW" w:eastAsia="zh-TW"/>
        </w:rPr>
        <w:t>我大意了。我把弟弟一个人留在花园</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It's m</w:t>
      </w:r>
      <w:r>
        <w:rPr>
          <w:rFonts w:ascii="Times New Roman" w:hAnsi="Times New Roman"/>
          <w:outline w:val="0"/>
          <w:color w:val="ff0000"/>
          <w:u w:color="ff0000"/>
          <w:rtl w:val="0"/>
          <w:lang w:val="en-US"/>
          <w14:textFill>
            <w14:solidFill>
              <w14:srgbClr w14:val="FF0000"/>
            </w14:solidFill>
          </w14:textFill>
        </w:rPr>
        <w:t>y fault. I thought after taking down the Roundtable, we'd be safe. I got careless. I left my brother alone in the garden...</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Chase</w:t>
      </w:r>
      <w:r>
        <w:rPr>
          <w:rtl w:val="0"/>
          <w:lang w:val="zh-TW" w:eastAsia="zh-TW"/>
        </w:rPr>
        <w:t>蹲下扶她。</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：别自责。现在最重要的是找回他。</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Don't blame yourself. Finding him comes first.</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的手机响了。陌生号码。她颤抖着接起，开免提。</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（电话</w:t>
      </w:r>
      <w:r>
        <w:rPr>
          <w:rFonts w:ascii="Times New Roman" w:hAnsi="Times New Roman"/>
          <w:rtl w:val="0"/>
          <w:lang w:val="en-US"/>
        </w:rPr>
        <w:t>VO</w:t>
      </w:r>
      <w:r>
        <w:rPr>
          <w:rtl w:val="0"/>
          <w:lang w:val="zh-TW" w:eastAsia="zh-TW"/>
        </w:rPr>
        <w:t>，声音和</w:t>
      </w:r>
      <w:r>
        <w:rPr>
          <w:rFonts w:ascii="Times New Roman" w:hAnsi="Times New Roman"/>
          <w:rtl w:val="0"/>
          <w:lang w:val="en-US"/>
        </w:rPr>
        <w:t>Chloe</w:t>
      </w:r>
      <w:r>
        <w:rPr>
          <w:rtl w:val="0"/>
          <w:lang w:val="zh-TW" w:eastAsia="zh-TW"/>
        </w:rPr>
        <w:t>几乎一样）：</w:t>
      </w:r>
      <w:r>
        <w:rPr>
          <w:rFonts w:ascii="Times New Roman" w:hAnsi="Times New Roman"/>
          <w:rtl w:val="0"/>
          <w:lang w:val="en-US"/>
        </w:rPr>
        <w:t>Ava</w:t>
      </w:r>
      <w:r>
        <w:rPr>
          <w:rtl w:val="0"/>
          <w:lang w:val="zh-TW" w:eastAsia="zh-TW"/>
        </w:rPr>
        <w:t>，你弟弟在我手里。</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2600"/>
          <w:u w:color="ff0000"/>
          <w:rtl w:val="0"/>
          <w:lang w:val="en-US"/>
          <w14:textFill>
            <w14:solidFill>
              <w14:srgbClr w14:val="FF2600"/>
            </w14:solidFill>
          </w14:textFill>
        </w:rPr>
        <w:t>elena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Ava,</w:t>
      </w:r>
      <w:r>
        <w:rPr>
          <w:rFonts w:ascii="Times New Roman" w:hAnsi="Times New Roman"/>
          <w:outline w:val="0"/>
          <w:color w:val="ff0000"/>
          <w:u w:color="ff0000"/>
          <w:rtl w:val="0"/>
          <w:lang w:val="en-US"/>
          <w14:textFill>
            <w14:solidFill>
              <w14:srgbClr w14:val="FF0000"/>
            </w14:solidFill>
          </w14:textFill>
        </w:rPr>
        <w:t xml:space="preserve"> your brother is in my hands.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（咬牙）：你敢动他一根头发</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Ava: Touch one hair on his head...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（电话</w:t>
      </w:r>
      <w:r>
        <w:rPr>
          <w:rFonts w:ascii="Times New Roman" w:hAnsi="Times New Roman"/>
          <w:rtl w:val="0"/>
          <w:lang w:val="en-US"/>
        </w:rPr>
        <w:t>VO</w:t>
      </w:r>
      <w:r>
        <w:rPr>
          <w:rtl w:val="0"/>
          <w:lang w:val="zh-TW" w:eastAsia="zh-TW"/>
        </w:rPr>
        <w:t>）：你妹妹害我妹妹坐了一辈子牢。我让你也尝尝，最亲的人被人攥在手里的滋味。</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w:t>
      </w:r>
      <w:r>
        <w:rPr>
          <w:rFonts w:ascii="Times New Roman" w:hAnsi="Times New Roman"/>
          <w:outline w:val="0"/>
          <w:color w:val="ff2600"/>
          <w:u w:color="ff0000"/>
          <w:rtl w:val="0"/>
          <w:lang w:val="en-US"/>
          <w14:textFill>
            <w14:solidFill>
              <w14:srgbClr w14:val="FF2600"/>
            </w14:solidFill>
          </w14:textFill>
        </w:rPr>
        <w:t>na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You</w:t>
      </w:r>
      <w:r>
        <w:rPr>
          <w:rFonts w:ascii="Times New Roman" w:hAnsi="Times New Roman"/>
          <w:outline w:val="0"/>
          <w:color w:val="ff0000"/>
          <w:u w:color="ff0000"/>
          <w:rtl w:val="0"/>
          <w:lang w:val="en-US"/>
          <w14:textFill>
            <w14:solidFill>
              <w14:srgbClr w14:val="FF0000"/>
            </w14:solidFill>
          </w14:textFill>
        </w:rPr>
        <w:t xml:space="preserve"> got my sister locked up for life. Now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make you feel what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like to have the person you love most held hostage.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：我跟</w:t>
      </w:r>
      <w:r>
        <w:rPr>
          <w:rFonts w:ascii="Times New Roman" w:hAnsi="Times New Roman"/>
          <w:rtl w:val="0"/>
          <w:lang w:val="en-US"/>
        </w:rPr>
        <w:t>Chloe</w:t>
      </w:r>
      <w:r>
        <w:rPr>
          <w:rtl w:val="0"/>
          <w:lang w:val="zh-TW" w:eastAsia="zh-TW"/>
        </w:rPr>
        <w:t>的恩怨，跟我弟弟没关系！你冲我来！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My feud with Chloe has nothing to do with my brother! Come at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（电话</w:t>
      </w:r>
      <w:r>
        <w:rPr>
          <w:rFonts w:ascii="Times New Roman" w:hAnsi="Times New Roman"/>
          <w:rtl w:val="0"/>
          <w:lang w:val="en-US"/>
        </w:rPr>
        <w:t>VO</w:t>
      </w:r>
      <w:r>
        <w:rPr>
          <w:rtl w:val="0"/>
          <w:lang w:val="zh-TW" w:eastAsia="zh-TW"/>
        </w:rPr>
        <w:t>）：冲你来？你身后三个男人</w:t>
      </w:r>
      <w:r>
        <w:rPr>
          <w:rFonts w:ascii="Times New Roman" w:hAnsi="Times New Roman"/>
          <w:rtl w:val="0"/>
          <w:lang w:val="en-US"/>
        </w:rPr>
        <w:t>,</w:t>
      </w:r>
      <w:r>
        <w:rPr>
          <w:rtl w:val="0"/>
          <w:lang w:val="zh-TW" w:eastAsia="zh-TW"/>
        </w:rPr>
        <w:t>我斗不过。可你弟弟一个孩子</w:t>
      </w:r>
      <w:r>
        <w:rPr>
          <w:rFonts w:ascii="Times New Roman" w:hAnsi="Times New Roman"/>
          <w:rtl w:val="0"/>
          <w:lang w:val="en-US"/>
        </w:rPr>
        <w:t>,</w:t>
      </w:r>
      <w:r>
        <w:rPr>
          <w:rtl w:val="0"/>
          <w:lang w:val="zh-TW" w:eastAsia="zh-TW"/>
        </w:rPr>
        <w:t>我攥得住。</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w:t>
      </w:r>
      <w:r>
        <w:rPr>
          <w:rFonts w:ascii="Times New Roman" w:hAnsi="Times New Roman"/>
          <w:outline w:val="0"/>
          <w:color w:val="ff2600"/>
          <w:u w:color="ff0000"/>
          <w:rtl w:val="0"/>
          <w:lang w:val="en-US"/>
          <w14:textFill>
            <w14:solidFill>
              <w14:srgbClr w14:val="FF2600"/>
            </w14:solidFill>
          </w14:textFill>
        </w:rPr>
        <w:t>na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Come</w:t>
      </w:r>
      <w:r>
        <w:rPr>
          <w:rFonts w:ascii="Times New Roman" w:hAnsi="Times New Roman"/>
          <w:outline w:val="0"/>
          <w:color w:val="ff0000"/>
          <w:u w:color="ff0000"/>
          <w:rtl w:val="0"/>
          <w:lang w:val="en-US"/>
          <w14:textFill>
            <w14:solidFill>
              <w14:srgbClr w14:val="FF0000"/>
            </w14:solidFill>
          </w14:textFill>
        </w:rPr>
        <w:t xml:space="preserve"> at you? I can't beat the three men behind you. But your brother is just a child. Him, I can hold.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：她算准了。她斗不过</w:t>
      </w:r>
      <w:r>
        <w:rPr>
          <w:rFonts w:ascii="Times New Roman" w:hAnsi="Times New Roman"/>
          <w:rtl w:val="0"/>
          <w:lang w:val="en-US"/>
        </w:rPr>
        <w:t>Liam</w:t>
      </w:r>
      <w:r>
        <w:rPr>
          <w:rtl w:val="0"/>
          <w:lang w:val="zh-TW" w:eastAsia="zh-TW"/>
        </w:rPr>
        <w:t>他们</w:t>
      </w:r>
      <w:r>
        <w:rPr>
          <w:rFonts w:ascii="Times New Roman" w:hAnsi="Times New Roman"/>
          <w:rtl w:val="0"/>
          <w:lang w:val="en-US"/>
        </w:rPr>
        <w:t>,</w:t>
      </w:r>
      <w:r>
        <w:rPr>
          <w:rtl w:val="0"/>
          <w:lang w:val="zh-TW" w:eastAsia="zh-TW"/>
        </w:rPr>
        <w:t>就专挑我们护不全的软肋下手。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She planned this well. She can</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beat Liam and the others, so she went after the one weakness we couldn</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fully protect.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（电话</w:t>
      </w:r>
      <w:r>
        <w:rPr>
          <w:rFonts w:ascii="Times New Roman" w:hAnsi="Times New Roman"/>
          <w:rtl w:val="0"/>
          <w:lang w:val="en-US"/>
        </w:rPr>
        <w:t>VO</w:t>
      </w:r>
      <w:r>
        <w:rPr>
          <w:rtl w:val="0"/>
          <w:lang w:val="zh-TW" w:eastAsia="zh-TW"/>
        </w:rPr>
        <w:t>）：今晚十点，布鲁克林</w:t>
      </w:r>
      <w:r>
        <w:rPr>
          <w:rFonts w:ascii="Times New Roman" w:hAnsi="Times New Roman"/>
          <w:rtl w:val="0"/>
          <w:lang w:val="en-US"/>
        </w:rPr>
        <w:t>,"</w:t>
      </w:r>
      <w:r>
        <w:rPr>
          <w:rtl w:val="0"/>
          <w:lang w:val="zh-TW" w:eastAsia="zh-TW"/>
        </w:rPr>
        <w:t>金石</w:t>
      </w:r>
      <w:r>
        <w:rPr>
          <w:rFonts w:ascii="Times New Roman" w:hAnsi="Times New Roman"/>
          <w:rtl w:val="0"/>
          <w:lang w:val="en-US"/>
        </w:rPr>
        <w:t>"</w:t>
      </w:r>
      <w:r>
        <w:rPr>
          <w:rtl w:val="0"/>
          <w:lang w:val="zh-TW" w:eastAsia="zh-TW"/>
        </w:rPr>
        <w:t>当铺旧址。你一个人来。带一个人</w:t>
      </w:r>
      <w:r>
        <w:rPr>
          <w:rFonts w:ascii="Times New Roman" w:hAnsi="Times New Roman"/>
          <w:rtl w:val="0"/>
          <w:lang w:val="en-US"/>
        </w:rPr>
        <w:t>,</w:t>
      </w:r>
      <w:r>
        <w:rPr>
          <w:rtl w:val="0"/>
          <w:lang w:val="zh-TW" w:eastAsia="zh-TW"/>
        </w:rPr>
        <w:t>我就让你弟弟</w:t>
      </w:r>
      <w:r>
        <w:rPr>
          <w:rFonts w:ascii="Times New Roman" w:hAnsi="Times New Roman"/>
          <w:rtl w:val="0"/>
          <w:lang w:val="en-US"/>
        </w:rPr>
        <w:t>,</w:t>
      </w:r>
      <w:r>
        <w:rPr>
          <w:rtl w:val="0"/>
          <w:lang w:val="zh-TW" w:eastAsia="zh-TW"/>
        </w:rPr>
        <w:t>跟你妈当年一样</w:t>
      </w:r>
      <w:r>
        <w:rPr>
          <w:rFonts w:ascii="Times New Roman" w:hAnsi="Times New Roman"/>
          <w:rtl w:val="0"/>
          <w:lang w:val="en-US"/>
        </w:rPr>
        <w:t>,</w:t>
      </w:r>
      <w:r>
        <w:rPr>
          <w:rtl w:val="0"/>
          <w:lang w:val="zh-TW" w:eastAsia="zh-TW"/>
        </w:rPr>
        <w:t>死在那间屋子里。</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Selena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Ton</w:t>
      </w:r>
      <w:r>
        <w:rPr>
          <w:rFonts w:ascii="Times New Roman" w:hAnsi="Times New Roman"/>
          <w:outline w:val="0"/>
          <w:color w:val="ff0000"/>
          <w:u w:color="ff0000"/>
          <w:rtl w:val="0"/>
          <w:lang w:val="en-US"/>
          <w14:textFill>
            <w14:solidFill>
              <w14:srgbClr w14:val="FF0000"/>
            </w14:solidFill>
          </w14:textFill>
        </w:rPr>
        <w:t>ight at ten, Brooklyn, the old Goldstone pawnshop. Come alone. Bring one person, and your brother dies in that room just like your mother did.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（瞳孔骤缩）：什么叫跟我妈当年一样？</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What do you mean, like my mother did?</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Selena</w:t>
      </w:r>
      <w:r>
        <w:rPr>
          <w:rtl w:val="0"/>
          <w:lang w:val="zh-TW" w:eastAsia="zh-TW"/>
        </w:rPr>
        <w:t>挂断电话。</w:t>
      </w:r>
      <w:r>
        <w:rPr>
          <w:rFonts w:ascii="Times New Roman" w:hAnsi="Times New Roman"/>
          <w:rtl w:val="0"/>
          <w:lang w:val="en-US"/>
        </w:rPr>
        <w:t>Ava</w:t>
      </w:r>
      <w:r>
        <w:rPr>
          <w:rtl w:val="0"/>
          <w:lang w:val="zh-TW" w:eastAsia="zh-TW"/>
        </w:rPr>
        <w:t>握着手机，浑身发抖。</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第三十五集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35-1</w:t>
      </w:r>
    </w:p>
    <w:p>
      <w:pPr>
        <w:pStyle w:val="Normal (Web)"/>
        <w:widowControl w:val="1"/>
        <w:spacing w:line="288" w:lineRule="auto"/>
        <w:rPr>
          <w:rFonts w:ascii="Times New Roman" w:cs="Times New Roman" w:hAnsi="Times New Roman" w:eastAsia="Times New Roman"/>
        </w:rPr>
      </w:pPr>
      <w:r>
        <w:rPr>
          <w:rtl w:val="0"/>
          <w:lang w:val="zh-TW" w:eastAsia="zh-TW"/>
        </w:rPr>
        <w:t>场景</w:t>
      </w:r>
      <w:r>
        <w:rPr>
          <w:rFonts w:ascii="Times New Roman" w:hAnsi="Times New Roman"/>
          <w:rtl w:val="0"/>
          <w:lang w:val="zh-TW" w:eastAsia="zh-TW"/>
        </w:rPr>
        <w:t xml:space="preserve"> </w:t>
      </w:r>
      <w:r>
        <w:rPr>
          <w:rtl w:val="0"/>
          <w:lang w:val="zh-TW" w:eastAsia="zh-TW"/>
        </w:rPr>
        <w:t>夜</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布鲁克林</w:t>
      </w:r>
      <w:r>
        <w:rPr>
          <w:rFonts w:ascii="Times New Roman" w:hAnsi="Times New Roman"/>
          <w:rtl w:val="0"/>
          <w:lang w:val="zh-TW" w:eastAsia="zh-TW"/>
        </w:rPr>
        <w:t xml:space="preserve"> </w:t>
      </w:r>
      <w:r>
        <w:rPr>
          <w:rFonts w:ascii="Times New Roman" w:hAnsi="Times New Roman"/>
          <w:rtl w:val="0"/>
          <w:lang w:val="en-US"/>
        </w:rPr>
        <w:t>"</w:t>
      </w:r>
      <w:r>
        <w:rPr>
          <w:rtl w:val="0"/>
          <w:lang w:val="zh-TW" w:eastAsia="zh-TW"/>
        </w:rPr>
        <w:t>金石</w:t>
      </w:r>
      <w:r>
        <w:rPr>
          <w:rFonts w:ascii="Times New Roman" w:hAnsi="Times New Roman"/>
          <w:rtl w:val="0"/>
          <w:lang w:val="en-US"/>
        </w:rPr>
        <w:t>"</w:t>
      </w:r>
      <w:r>
        <w:rPr>
          <w:rtl w:val="0"/>
          <w:lang w:val="zh-TW" w:eastAsia="zh-TW"/>
        </w:rPr>
        <w:t>当铺旧址</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Selena</w:t>
      </w:r>
      <w:r>
        <w:rPr>
          <w:rtl w:val="0"/>
          <w:lang w:val="zh-TW" w:eastAsia="zh-TW"/>
        </w:rPr>
        <w:t>、弟弟、</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破败的当铺，蛛网密布。弟弟被绑在椅子上，嘴被胶布封着。</w:t>
      </w:r>
      <w:r>
        <w:rPr>
          <w:rFonts w:ascii="Times New Roman" w:hAnsi="Times New Roman"/>
          <w:rtl w:val="0"/>
          <w:lang w:val="en-US"/>
        </w:rPr>
        <w:t>Selena</w:t>
      </w:r>
      <w:r>
        <w:rPr>
          <w:rtl w:val="0"/>
          <w:lang w:val="zh-TW" w:eastAsia="zh-TW"/>
        </w:rPr>
        <w:t>站在他身后。</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独自推门进来。</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：我来了。放了我弟弟。</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here. Let my brother go.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（摘下墨镜）：一个人？真听话。</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Alone? So obedient.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：你说的，带一个人你就动他。我信你这个狠。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You said if I brought someone, you'd hurt him. I believe you're cruel enough.</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：聪明。</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Smart.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：你刚才说，跟我妈当年一样，死在这间屋子里。什么意思？我妈是肺病走的。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You said he'd die here like my mother did. What does that mean? My mom died of lung disease.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（冷笑）：肺病？</w:t>
      </w:r>
      <w:r>
        <w:rPr>
          <w:rFonts w:ascii="Times New Roman" w:hAnsi="Times New Roman"/>
          <w:rtl w:val="0"/>
          <w:lang w:val="en-US"/>
        </w:rPr>
        <w:t>Ava</w:t>
      </w:r>
      <w:r>
        <w:rPr>
          <w:rtl w:val="0"/>
          <w:lang w:val="zh-TW" w:eastAsia="zh-TW"/>
        </w:rPr>
        <w:t>，你太天真了。二十年前，你妈</w:t>
      </w:r>
      <w:r>
        <w:rPr>
          <w:rFonts w:ascii="Times New Roman" w:hAnsi="Times New Roman"/>
          <w:rtl w:val="0"/>
          <w:lang w:val="en-US"/>
        </w:rPr>
        <w:t>Rosa</w:t>
      </w:r>
      <w:r>
        <w:rPr>
          <w:rtl w:val="0"/>
          <w:lang w:val="zh-TW" w:eastAsia="zh-TW"/>
        </w:rPr>
        <w:t>在我这儿借了五千块，给你看病。你那时候小，发高烧。</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Lung disease? Ava, you're too naive. Twenty years ago, your mother Rosa borrowed five thousand from me to treat your fever. You were little then.</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：给我看病</w:t>
      </w:r>
      <w:r>
        <w:rPr>
          <w:rFonts w:ascii="Times New Roman" w:hAnsi="Times New Roman" w:hint="default"/>
          <w:rtl w:val="0"/>
          <w:lang w:val="en-US"/>
        </w:rPr>
        <w:t>……</w:t>
      </w:r>
      <w:r>
        <w:rPr>
          <w:rtl w:val="0"/>
          <w:lang w:val="zh-TW" w:eastAsia="zh-TW"/>
        </w:rPr>
        <w:t>我从来不知道。</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For my t</w:t>
      </w:r>
      <w:r>
        <w:rPr>
          <w:rFonts w:ascii="Times New Roman" w:hAnsi="Times New Roman"/>
          <w:outline w:val="0"/>
          <w:color w:val="ff0000"/>
          <w:u w:color="ff0000"/>
          <w:rtl w:val="0"/>
          <w:lang w:val="en-US"/>
          <w14:textFill>
            <w14:solidFill>
              <w14:srgbClr w14:val="FF0000"/>
            </w14:solidFill>
          </w14:textFill>
        </w:rPr>
        <w:t>reatment... I never knew.</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：她还不上。利滚利，滚到两万。她来求我宽限，就在这间屋子里。我那时候年轻气盛，逼她拿房子抵债。她不肯，跟我推搡，摔下了楼梯，伤了肺。从那以后，她的肺病就没好过，拖了八年，走了。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She couldn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pay. With interest, it grew to twenty thousand. She came here begging for more time. I was young and cruel, and forced her to put up the house. She refused. We struggled, she fell down the stairs, and her lungs were damaged. She never recovered. Eight years later, she died.</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愣在原地。</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：所以</w:t>
      </w:r>
      <w:r>
        <w:rPr>
          <w:rFonts w:ascii="Times New Roman" w:hAnsi="Times New Roman" w:hint="default"/>
          <w:rtl w:val="0"/>
          <w:lang w:val="en-US"/>
        </w:rPr>
        <w:t>……</w:t>
      </w:r>
      <w:r>
        <w:rPr>
          <w:rtl w:val="0"/>
          <w:lang w:val="zh-TW" w:eastAsia="zh-TW"/>
        </w:rPr>
        <w:t>我妈的肺病，是你害的？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So... my mother's lung disease was because of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：是又怎样？欠债还钱，天经地义。可你呢？你妹妹把我妹妹送进了监狱，把我家产抄了个干净。这笔账</w:t>
      </w:r>
      <w:r>
        <w:rPr>
          <w:rFonts w:ascii="Times New Roman" w:hAnsi="Times New Roman"/>
          <w:rtl w:val="0"/>
          <w:lang w:val="en-US"/>
        </w:rPr>
        <w:t>,</w:t>
      </w:r>
      <w:r>
        <w:rPr>
          <w:rtl w:val="0"/>
          <w:lang w:val="zh-TW" w:eastAsia="zh-TW"/>
        </w:rPr>
        <w:t>我得讨回来。</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Yeah, so what? A debt must be paid. But you? You sent my sister to prison and had my family's assets seized. I'm here to collect that debt.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：原来如此。她恨我</w:t>
      </w:r>
      <w:r>
        <w:rPr>
          <w:rFonts w:ascii="Times New Roman" w:hAnsi="Times New Roman"/>
          <w:rtl w:val="0"/>
          <w:lang w:val="en-US"/>
        </w:rPr>
        <w:t>,</w:t>
      </w:r>
      <w:r>
        <w:rPr>
          <w:rtl w:val="0"/>
          <w:lang w:val="zh-TW" w:eastAsia="zh-TW"/>
        </w:rPr>
        <w:t>根子在二十年前。可她忘了</w:t>
      </w:r>
      <w:r>
        <w:rPr>
          <w:rFonts w:ascii="Times New Roman" w:hAnsi="Times New Roman"/>
          <w:rtl w:val="0"/>
          <w:lang w:val="en-US"/>
        </w:rPr>
        <w:t>,</w:t>
      </w:r>
      <w:r>
        <w:rPr>
          <w:rtl w:val="0"/>
          <w:lang w:val="zh-TW" w:eastAsia="zh-TW"/>
        </w:rPr>
        <w:t>真正欠债的</w:t>
      </w:r>
      <w:r>
        <w:rPr>
          <w:rFonts w:ascii="Times New Roman" w:hAnsi="Times New Roman"/>
          <w:rtl w:val="0"/>
          <w:lang w:val="en-US"/>
        </w:rPr>
        <w:t>,</w:t>
      </w:r>
      <w:r>
        <w:rPr>
          <w:rtl w:val="0"/>
          <w:lang w:val="zh-TW" w:eastAsia="zh-TW"/>
        </w:rPr>
        <w:t>是她自己。她欠我妈一条命。</w:t>
      </w:r>
      <w:r>
        <w:rPr>
          <w:rFonts w:ascii="Times New Roman" w:cs="Times New Roman" w:hAnsi="Times New Roman" w:eastAsia="Times New Roman"/>
          <w:lang w:val="en-US"/>
        </w:rPr>
        <w:br w:type="textWrapping"/>
      </w:r>
      <w:r>
        <w:rPr>
          <w:rFonts w:ascii="Times New Roman" w:hAnsi="Times New Roman"/>
          <w:outline w:val="0"/>
          <w:color w:val="ff2600"/>
          <w:u w:color="ff0000"/>
          <w:rtl w:val="0"/>
          <w:lang w:val="en-US"/>
          <w14:textFill>
            <w14:solidFill>
              <w14:srgbClr w14:val="FF2600"/>
            </w14:solidFill>
          </w14:textFill>
        </w:rPr>
        <w:t>Ava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So tha</w:t>
      </w:r>
      <w:r>
        <w:rPr>
          <w:rFonts w:ascii="Times New Roman" w:hAnsi="Times New Roman"/>
          <w:outline w:val="0"/>
          <w:color w:val="ff0000"/>
          <w:u w:color="ff0000"/>
          <w:rtl w:val="0"/>
          <w:lang w:val="en-US"/>
          <w14:textFill>
            <w14:solidFill>
              <w14:srgbClr w14:val="FF0000"/>
            </w14:solidFill>
          </w14:textFill>
        </w:rPr>
        <w:t>t's it. Her hatred goes back twenty years. But she forgot who truly owes the debt. She owes my mother a life.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（往前一步）：</w:t>
      </w:r>
      <w:r>
        <w:rPr>
          <w:rFonts w:ascii="Times New Roman" w:hAnsi="Times New Roman"/>
          <w:rtl w:val="0"/>
          <w:lang w:val="en-US"/>
        </w:rPr>
        <w:t>Selena</w:t>
      </w:r>
      <w:r>
        <w:rPr>
          <w:rtl w:val="0"/>
          <w:lang w:val="zh-TW" w:eastAsia="zh-TW"/>
        </w:rPr>
        <w:t>，你说的这些，我今天才知道。我谢谢你告诉我，我妈到底是怎么走的。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Selena, I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know any of this until today. Thank you for telling me how my mother really died.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（警惕）：你想干什么？</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What are you trying to do?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：我想让全纽约都听听，你二十年前，是怎么逼死一个借钱给孩子看病的母亲的。</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 want all of New York to hear how you drove a mother to her death over money she borrowed to save her child twenty years ago.</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抬起手腕，手镯上的红灯亮着。</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：从我进这扇门开始，你说的每一个字，都进了</w:t>
      </w:r>
      <w:r>
        <w:rPr>
          <w:rFonts w:ascii="Times New Roman" w:hAnsi="Times New Roman"/>
          <w:rtl w:val="0"/>
          <w:lang w:val="en-US"/>
        </w:rPr>
        <w:t>Liam</w:t>
      </w:r>
      <w:r>
        <w:rPr>
          <w:rtl w:val="0"/>
          <w:lang w:val="zh-TW" w:eastAsia="zh-TW"/>
        </w:rPr>
        <w:t>的服务器，进了</w:t>
      </w:r>
      <w:r>
        <w:rPr>
          <w:rFonts w:ascii="Times New Roman" w:hAnsi="Times New Roman"/>
          <w:rtl w:val="0"/>
          <w:lang w:val="en-US"/>
        </w:rPr>
        <w:t>Chase</w:t>
      </w:r>
      <w:r>
        <w:rPr>
          <w:rtl w:val="0"/>
          <w:lang w:val="zh-TW" w:eastAsia="zh-TW"/>
        </w:rPr>
        <w:t>的媒体信号，进了</w:t>
      </w:r>
      <w:r>
        <w:rPr>
          <w:rFonts w:ascii="Times New Roman" w:hAnsi="Times New Roman"/>
          <w:rtl w:val="0"/>
          <w:lang w:val="en-US"/>
        </w:rPr>
        <w:t>Dante</w:t>
      </w:r>
      <w:r>
        <w:rPr>
          <w:rtl w:val="0"/>
          <w:lang w:val="zh-TW" w:eastAsia="zh-TW"/>
        </w:rPr>
        <w:t>的耳朵。</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From the moment I walked in, every word you said went to Liam's servers, Chase's media feed, and Dante's ears.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Selena</w:t>
      </w:r>
      <w:r>
        <w:rPr>
          <w:rtl w:val="0"/>
          <w:lang w:val="zh-TW" w:eastAsia="zh-TW"/>
        </w:rPr>
        <w:t>脸色骤变，一把抓住弟弟。</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：你又来这招！我现在就</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Selena: This trick again! Now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话没说完，当铺三面的窗户同时被撞碎。</w:t>
      </w:r>
      <w:r>
        <w:rPr>
          <w:rFonts w:ascii="Times New Roman" w:hAnsi="Times New Roman"/>
          <w:rtl w:val="0"/>
          <w:lang w:val="en-US"/>
        </w:rPr>
        <w:t>Dante</w:t>
      </w:r>
      <w:r>
        <w:rPr>
          <w:rtl w:val="0"/>
          <w:lang w:val="zh-TW" w:eastAsia="zh-TW"/>
        </w:rPr>
        <w:t>第一个翻进来，枪口直指</w:t>
      </w:r>
      <w:r>
        <w:rPr>
          <w:rFonts w:ascii="Times New Roman" w:hAnsi="Times New Roman"/>
          <w:rtl w:val="0"/>
          <w:lang w:val="en-US"/>
        </w:rPr>
        <w:t>Selena</w:t>
      </w:r>
      <w:r>
        <w:rPr>
          <w:rtl w:val="0"/>
          <w:lang w:val="zh-TW" w:eastAsia="zh-TW"/>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：手，拿开。</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Dante: Hands, away. </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和</w:t>
      </w:r>
      <w:r>
        <w:rPr>
          <w:rFonts w:ascii="Times New Roman" w:hAnsi="Times New Roman"/>
          <w:rtl w:val="0"/>
          <w:lang w:val="en-US"/>
        </w:rPr>
        <w:t>Chase</w:t>
      </w:r>
      <w:r>
        <w:rPr>
          <w:rtl w:val="0"/>
          <w:lang w:val="zh-TW" w:eastAsia="zh-TW"/>
        </w:rPr>
        <w:t>紧随其后。安保涌入，瞬间控制全场。</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Selena</w:t>
      </w:r>
      <w:r>
        <w:rPr>
          <w:rtl w:val="0"/>
          <w:lang w:val="zh-TW" w:eastAsia="zh-TW"/>
        </w:rPr>
        <w:t>僵住，慢慢松开弟弟。</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（冲过去抱住弟弟，扯下胶布）：弟弟！没事了，姐姐在！</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Brother! It's okay. I'm here!</w:t>
      </w:r>
    </w:p>
    <w:p>
      <w:pPr>
        <w:pStyle w:val="Normal (Web)"/>
        <w:widowControl w:val="1"/>
        <w:spacing w:line="288" w:lineRule="auto"/>
        <w:rPr>
          <w:rFonts w:ascii="Times New Roman" w:cs="Times New Roman" w:hAnsi="Times New Roman" w:eastAsia="Times New Roman"/>
        </w:rPr>
      </w:pPr>
      <w:r>
        <w:rPr>
          <w:rtl w:val="0"/>
          <w:lang w:val="zh-TW" w:eastAsia="zh-TW"/>
        </w:rPr>
        <w:t>弟弟（哭）：姐姐我好害怕</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Brother: Ava, I was so scared...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（紧紧抱着他）：不怕，再也没有人能伤害我们了。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okay now. No one will ever hurt us again.</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一脚把</w:t>
      </w:r>
      <w:r>
        <w:rPr>
          <w:rFonts w:ascii="Times New Roman" w:hAnsi="Times New Roman"/>
          <w:rtl w:val="0"/>
          <w:lang w:val="en-US"/>
        </w:rPr>
        <w:t>Selena</w:t>
      </w:r>
      <w:r>
        <w:rPr>
          <w:rtl w:val="0"/>
          <w:lang w:val="zh-TW" w:eastAsia="zh-TW"/>
        </w:rPr>
        <w:t>踹跪在地。</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（狂笑）：杀了我啊！我妹妹一辈子的牢，我家破人亡，我早就不想活了！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Kill me then! My sister is in prison for life, my family is ruined, I have nothing left to live for</w:t>
      </w:r>
      <w:r>
        <w:rPr>
          <w:rFonts w:ascii="Times New Roman" w:hAnsi="Times New Roman"/>
          <w:outline w:val="0"/>
          <w:color w:val="ff0000"/>
          <w:u w:color="ff0000"/>
          <w:rtl w:val="0"/>
          <w:lang w:val="zh-TW" w:eastAsia="zh-TW"/>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long ago!</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站起来，把弟弟交给</w:t>
      </w:r>
      <w:r>
        <w:rPr>
          <w:rFonts w:ascii="Times New Roman" w:hAnsi="Times New Roman"/>
          <w:rtl w:val="0"/>
          <w:lang w:val="en-US"/>
        </w:rPr>
        <w:t>Chase</w:t>
      </w:r>
      <w:r>
        <w:rPr>
          <w:rtl w:val="0"/>
          <w:lang w:val="zh-TW" w:eastAsia="zh-TW"/>
        </w:rPr>
        <w:t>，走到</w:t>
      </w:r>
      <w:r>
        <w:rPr>
          <w:rFonts w:ascii="Times New Roman" w:hAnsi="Times New Roman"/>
          <w:rtl w:val="0"/>
          <w:lang w:val="en-US"/>
        </w:rPr>
        <w:t>Selena</w:t>
      </w:r>
      <w:r>
        <w:rPr>
          <w:rtl w:val="0"/>
          <w:lang w:val="zh-TW" w:eastAsia="zh-TW"/>
        </w:rPr>
        <w:t>面前，蹲下。</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：我不杀你。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not killing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：你假慈悲！</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Selena: Fake mercy!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：我要你活着，去仲裁庭，把二十年前逼死我妈的事，一笔一笔说清楚。你欠我妈的命，欠我的债，我要光明正大地，让你还。</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Ava: I want you alive. At the tribunal, you'll explain every detail of how you drove my mother to death twenty years ago. The life you owe my mother, the debt you owe me, I'll make you repay in front of everyone. </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的手下架起</w:t>
      </w:r>
      <w:r>
        <w:rPr>
          <w:rFonts w:ascii="Times New Roman" w:hAnsi="Times New Roman"/>
          <w:rtl w:val="0"/>
          <w:lang w:val="en-US"/>
        </w:rPr>
        <w:t>Selena</w:t>
      </w:r>
      <w:r>
        <w:rPr>
          <w:rtl w:val="0"/>
          <w:lang w:val="zh-TW" w:eastAsia="zh-TW"/>
        </w:rPr>
        <w: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Selena</w:t>
      </w:r>
      <w:r>
        <w:rPr>
          <w:rtl w:val="0"/>
          <w:lang w:val="zh-TW" w:eastAsia="zh-TW"/>
        </w:rPr>
        <w:t>（被拖走，嘶吼）：</w:t>
      </w:r>
      <w:r>
        <w:rPr>
          <w:rFonts w:ascii="Times New Roman" w:hAnsi="Times New Roman"/>
          <w:rtl w:val="0"/>
          <w:lang w:val="en-US"/>
        </w:rPr>
        <w:t>Ava</w:t>
      </w:r>
      <w:r>
        <w:rPr>
          <w:rtl w:val="0"/>
          <w:lang w:val="zh-TW" w:eastAsia="zh-TW"/>
        </w:rPr>
        <w:t>！你跟你妈一样</w:t>
      </w:r>
      <w:r>
        <w:rPr>
          <w:rFonts w:ascii="Times New Roman" w:hAnsi="Times New Roman"/>
          <w:rtl w:val="0"/>
          <w:lang w:val="en-US"/>
        </w:rPr>
        <w:t>,</w:t>
      </w:r>
      <w:r>
        <w:rPr>
          <w:rtl w:val="0"/>
          <w:lang w:val="zh-TW" w:eastAsia="zh-TW"/>
        </w:rPr>
        <w:t>迟早</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Selena: Ava!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end up just like your mother...</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（打断她，声音很轻却很狠）：我跟我妈不一样。我妈当年没人护着，只能受你的气。我有。</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I'm not my mother. Back then, no one protected her, so she had to swallow your abuse. I do.</w:t>
      </w:r>
    </w:p>
    <w:p>
      <w:pPr>
        <w:pStyle w:val="Normal (Web)"/>
        <w:widowControl w:val="1"/>
        <w:spacing w:line="288" w:lineRule="auto"/>
        <w:rPr>
          <w:rFonts w:ascii="Times New Roman" w:cs="Times New Roman" w:hAnsi="Times New Roman" w:eastAsia="Times New Roman"/>
        </w:rPr>
      </w:pPr>
      <w:r>
        <w:rPr>
          <w:rtl w:val="0"/>
          <w:lang w:val="zh-TW" w:eastAsia="zh-TW"/>
        </w:rPr>
        <w:t>【特写：</w:t>
      </w:r>
      <w:r>
        <w:rPr>
          <w:rFonts w:ascii="Times New Roman" w:hAnsi="Times New Roman"/>
          <w:rtl w:val="0"/>
          <w:lang w:val="en-US"/>
        </w:rPr>
        <w:t>Ava</w:t>
      </w:r>
      <w:r>
        <w:rPr>
          <w:rtl w:val="0"/>
          <w:lang w:val="zh-TW" w:eastAsia="zh-TW"/>
        </w:rPr>
        <w:t>站起身</w:t>
      </w:r>
      <w:r>
        <w:rPr>
          <w:rFonts w:ascii="Times New Roman" w:hAnsi="Times New Roman"/>
          <w:rtl w:val="0"/>
          <w:lang w:val="en-US"/>
        </w:rPr>
        <w:t>,</w:t>
      </w:r>
      <w:r>
        <w:rPr>
          <w:rtl w:val="0"/>
          <w:lang w:val="zh-TW" w:eastAsia="zh-TW"/>
        </w:rPr>
        <w:t>布鲁克林的夜风从碎窗灌进来</w:t>
      </w:r>
      <w:r>
        <w:rPr>
          <w:rFonts w:ascii="Times New Roman" w:hAnsi="Times New Roman"/>
          <w:rtl w:val="0"/>
          <w:lang w:val="en-US"/>
        </w:rPr>
        <w:t>,</w:t>
      </w:r>
      <w:r>
        <w:rPr>
          <w:rtl w:val="0"/>
          <w:lang w:val="zh-TW" w:eastAsia="zh-TW"/>
        </w:rPr>
        <w:t>吹动她的长发。】</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：妈，二十年了。今天，我替你，把这笔账要回来了。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w:t>
      </w:r>
      <w:r>
        <w:rPr>
          <w:rFonts w:ascii="Times New Roman" w:hAnsi="Times New Roman"/>
          <w:outline w:val="0"/>
          <w:color w:val="ff2600"/>
          <w:u w:color="ff0000"/>
          <w:rtl w:val="0"/>
          <w:lang w:val="en-US"/>
          <w14:textFill>
            <w14:solidFill>
              <w14:srgbClr w14:val="FF2600"/>
            </w14:solidFill>
          </w14:textFill>
        </w:rPr>
        <w:t>va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M</w:t>
      </w:r>
      <w:r>
        <w:rPr>
          <w:rFonts w:ascii="Times New Roman" w:hAnsi="Times New Roman"/>
          <w:outline w:val="0"/>
          <w:color w:val="ff0000"/>
          <w:u w:color="ff0000"/>
          <w:rtl w:val="0"/>
          <w:lang w:val="en-US"/>
          <w14:textFill>
            <w14:solidFill>
              <w14:srgbClr w14:val="FF0000"/>
            </w14:solidFill>
          </w14:textFill>
        </w:rPr>
        <w:t>om, after twenty years, I finally took this debt back for you.</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Liam</w:t>
      </w:r>
      <w:r>
        <w:rPr>
          <w:rtl w:val="0"/>
          <w:lang w:val="zh-TW" w:eastAsia="zh-TW"/>
        </w:rPr>
        <w:t>走过来，握住她的手。</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：辛苦了。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You did well.</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（抱着弟弟）：回家吧。</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Let's go home.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：圆桌会的尾巴，</w:t>
      </w:r>
      <w:r>
        <w:rPr>
          <w:rFonts w:ascii="Times New Roman" w:hAnsi="Times New Roman"/>
          <w:rtl w:val="0"/>
          <w:lang w:val="en-US"/>
        </w:rPr>
        <w:t>Selena</w:t>
      </w:r>
      <w:r>
        <w:rPr>
          <w:rtl w:val="0"/>
          <w:lang w:val="zh-TW" w:eastAsia="zh-TW"/>
        </w:rPr>
        <w:t>的账，都清了。以后，没人能再动你和孩子。</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The Roundtable's loose ends and Selena's debt are cleared. From now on, no one can touch you or the kid.</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看着三个男人，又看了看怀里的弟弟，第一次彻底松了一口气。</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【卡点】四人护着弟弟走出当铺，远处一辆没熄火的黑车里，一个戴鸭舌帽的男人放下相机，拨通电话：找到了，就是她。</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w:t>
      </w:r>
      <w:r>
        <w:rPr>
          <w:rtl w:val="0"/>
          <w:lang w:val="zh-TW" w:eastAsia="zh-TW"/>
        </w:rPr>
        <w:t>按照要求，只校对到</w:t>
      </w:r>
      <w:r>
        <w:rPr>
          <w:rFonts w:ascii="Times New Roman" w:hAnsi="Times New Roman"/>
          <w:rtl w:val="0"/>
          <w:lang w:val="zh-TW" w:eastAsia="zh-TW"/>
        </w:rPr>
        <w:t>35</w:t>
      </w:r>
      <w:r>
        <w:rPr>
          <w:rtl w:val="0"/>
          <w:lang w:val="zh-TW" w:eastAsia="zh-TW"/>
        </w:rPr>
        <w:t>集，以下未经过校对</w:t>
      </w:r>
      <w:r>
        <w:rPr>
          <w:rFonts w:ascii="Times New Roman" w:hAnsi="Times New Roman"/>
          <w:rtl w:val="0"/>
          <w:lang w:val="en-US"/>
        </w:rPr>
        <w:t>]</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第三十六集</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36-1</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长岛城堡</w:t>
      </w:r>
      <w:r>
        <w:rPr>
          <w:rFonts w:ascii="Times New Roman" w:hAnsi="Times New Roman"/>
          <w:rtl w:val="0"/>
          <w:lang w:val="zh-TW" w:eastAsia="zh-TW"/>
        </w:rPr>
        <w:t xml:space="preserve"> </w:t>
      </w:r>
      <w:r>
        <w:rPr>
          <w:rtl w:val="0"/>
          <w:lang w:val="zh-TW" w:eastAsia="zh-TW"/>
        </w:rPr>
        <w:t>弟弟卧室</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、弟弟</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弟弟躺在床上，</w:t>
      </w:r>
      <w:r>
        <w:rPr>
          <w:rFonts w:ascii="Times New Roman" w:hAnsi="Times New Roman"/>
          <w:rtl w:val="0"/>
          <w:lang w:val="en-US"/>
        </w:rPr>
        <w:t>Ava</w:t>
      </w:r>
      <w:r>
        <w:rPr>
          <w:rtl w:val="0"/>
          <w:lang w:val="zh-TW" w:eastAsia="zh-TW"/>
        </w:rPr>
        <w:t>坐在床边给他掖被子。</w:t>
      </w:r>
    </w:p>
    <w:p>
      <w:pPr>
        <w:pStyle w:val="Normal (Web)"/>
        <w:widowControl w:val="1"/>
        <w:spacing w:line="288" w:lineRule="auto"/>
        <w:rPr>
          <w:rFonts w:ascii="Times New Roman" w:cs="Times New Roman" w:hAnsi="Times New Roman" w:eastAsia="Times New Roman"/>
        </w:rPr>
      </w:pPr>
      <w:r>
        <w:rPr>
          <w:rtl w:val="0"/>
          <w:lang w:val="zh-TW" w:eastAsia="zh-TW"/>
        </w:rPr>
        <w:t>弟弟：姐姐，那个坏阿姨说，我妈妈是被她害死的，是真的吗？</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Sis, that bad woman said Mom died because of her. Is that true?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（顿了一下）：弟弟，那些大人的事，你别记心里。妈妈走的时候，你还没出生呢。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Brother, don't keep grown-up matters in your heart. Mom was gone before you were born.</w:t>
      </w:r>
    </w:p>
    <w:p>
      <w:pPr>
        <w:pStyle w:val="Normal (Web)"/>
        <w:widowControl w:val="1"/>
        <w:spacing w:line="288" w:lineRule="auto"/>
        <w:rPr>
          <w:rFonts w:ascii="Times New Roman" w:cs="Times New Roman" w:hAnsi="Times New Roman" w:eastAsia="Times New Roman"/>
        </w:rPr>
      </w:pPr>
      <w:r>
        <w:rPr>
          <w:rtl w:val="0"/>
          <w:lang w:val="zh-TW" w:eastAsia="zh-TW"/>
        </w:rPr>
        <w:t>弟弟：那</w:t>
      </w:r>
      <w:r>
        <w:rPr>
          <w:rFonts w:ascii="Times New Roman" w:hAnsi="Times New Roman" w:hint="default"/>
          <w:rtl w:val="0"/>
          <w:lang w:val="en-US"/>
        </w:rPr>
        <w:t>……</w:t>
      </w:r>
      <w:r>
        <w:rPr>
          <w:rtl w:val="0"/>
          <w:lang w:val="zh-TW" w:eastAsia="zh-TW"/>
        </w:rPr>
        <w:t>我们有爸爸吗？别人家都有爸爸。</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Then... do we have a dad? Other families all have dads.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手一僵。</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：爸爸</w:t>
      </w:r>
      <w:r>
        <w:rPr>
          <w:rFonts w:ascii="Times New Roman" w:hAnsi="Times New Roman" w:hint="default"/>
          <w:rtl w:val="0"/>
          <w:lang w:val="en-US"/>
        </w:rPr>
        <w:t>……</w:t>
      </w:r>
      <w:r>
        <w:rPr>
          <w:rtl w:val="0"/>
          <w:lang w:val="zh-TW" w:eastAsia="zh-TW"/>
        </w:rPr>
        <w:t>我都快忘了这个词。我五岁那年</w:t>
      </w:r>
      <w:r>
        <w:rPr>
          <w:rFonts w:ascii="Times New Roman" w:hAnsi="Times New Roman"/>
          <w:rtl w:val="0"/>
          <w:lang w:val="en-US"/>
        </w:rPr>
        <w:t>,</w:t>
      </w:r>
      <w:r>
        <w:rPr>
          <w:rtl w:val="0"/>
          <w:lang w:val="zh-TW" w:eastAsia="zh-TW"/>
        </w:rPr>
        <w:t>他就走了。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Dad... I can barely remember that word. He left when I was five.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（轻声）：有过。但是他很早就走了，不要我们了。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We had one. But he left very early. He didn't want us.</w:t>
      </w:r>
    </w:p>
    <w:p>
      <w:pPr>
        <w:pStyle w:val="Normal (Web)"/>
        <w:widowControl w:val="1"/>
        <w:spacing w:line="288" w:lineRule="auto"/>
        <w:rPr>
          <w:rFonts w:ascii="Times New Roman" w:cs="Times New Roman" w:hAnsi="Times New Roman" w:eastAsia="Times New Roman"/>
        </w:rPr>
      </w:pPr>
      <w:r>
        <w:rPr>
          <w:rtl w:val="0"/>
          <w:lang w:val="zh-TW" w:eastAsia="zh-TW"/>
        </w:rPr>
        <w:t>弟弟：为什么不要我们？</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Brother: Why didn't he want us?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：因为他不是个好爸爸。睡吧，姐姐在。</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Because he wasn't a good father. Sleep. I'm here.</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弟弟闭上眼。</w:t>
      </w:r>
      <w:r>
        <w:rPr>
          <w:rFonts w:ascii="Times New Roman" w:hAnsi="Times New Roman"/>
          <w:rtl w:val="0"/>
          <w:lang w:val="en-US"/>
        </w:rPr>
        <w:t>Ava</w:t>
      </w:r>
      <w:r>
        <w:rPr>
          <w:rtl w:val="0"/>
          <w:lang w:val="zh-TW" w:eastAsia="zh-TW"/>
        </w:rPr>
        <w:t>走出房间，靠在门上。</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：我妈临走前说</w:t>
      </w:r>
      <w:r>
        <w:rPr>
          <w:rFonts w:ascii="Times New Roman" w:hAnsi="Times New Roman"/>
          <w:rtl w:val="0"/>
          <w:lang w:val="en-US"/>
        </w:rPr>
        <w:t>,</w:t>
      </w:r>
      <w:r>
        <w:rPr>
          <w:rtl w:val="0"/>
          <w:lang w:val="zh-TW" w:eastAsia="zh-TW"/>
        </w:rPr>
        <w:t>你爸不是坏人</w:t>
      </w:r>
      <w:r>
        <w:rPr>
          <w:rFonts w:ascii="Times New Roman" w:hAnsi="Times New Roman"/>
          <w:rtl w:val="0"/>
          <w:lang w:val="en-US"/>
        </w:rPr>
        <w:t>,</w:t>
      </w:r>
      <w:r>
        <w:rPr>
          <w:rtl w:val="0"/>
          <w:lang w:val="zh-TW" w:eastAsia="zh-TW"/>
        </w:rPr>
        <w:t>只是被债逼急了</w:t>
      </w:r>
      <w:r>
        <w:rPr>
          <w:rFonts w:ascii="Times New Roman" w:hAnsi="Times New Roman"/>
          <w:rtl w:val="0"/>
          <w:lang w:val="en-US"/>
        </w:rPr>
        <w:t>,</w:t>
      </w:r>
      <w:r>
        <w:rPr>
          <w:rtl w:val="0"/>
          <w:lang w:val="zh-TW" w:eastAsia="zh-TW"/>
        </w:rPr>
        <w:t>躲债跑了。可一个抛下妻儿、让我妈一个人带病拉扯我们的男人</w:t>
      </w:r>
      <w:r>
        <w:rPr>
          <w:rFonts w:ascii="Times New Roman" w:hAnsi="Times New Roman"/>
          <w:rtl w:val="0"/>
          <w:lang w:val="en-US"/>
        </w:rPr>
        <w:t>,</w:t>
      </w:r>
      <w:r>
        <w:rPr>
          <w:rtl w:val="0"/>
          <w:lang w:val="zh-TW" w:eastAsia="zh-TW"/>
        </w:rPr>
        <w:t>在我这儿</w:t>
      </w:r>
      <w:r>
        <w:rPr>
          <w:rFonts w:ascii="Times New Roman" w:hAnsi="Times New Roman"/>
          <w:rtl w:val="0"/>
          <w:lang w:val="en-US"/>
        </w:rPr>
        <w:t>,</w:t>
      </w:r>
      <w:r>
        <w:rPr>
          <w:rtl w:val="0"/>
          <w:lang w:val="zh-TW" w:eastAsia="zh-TW"/>
        </w:rPr>
        <w:t>就是坏人。</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Before Mom died, she said Dad wasn't bad, just crushed by debt and ran. But a man who abandoned his wife and children and left my sick mother to raise us alone is bad to 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36-2</w:t>
      </w:r>
    </w:p>
    <w:p>
      <w:pPr>
        <w:pStyle w:val="Normal (Web)"/>
        <w:widowControl w:val="1"/>
        <w:spacing w:line="288" w:lineRule="auto"/>
        <w:rPr>
          <w:rFonts w:ascii="Times New Roman" w:cs="Times New Roman" w:hAnsi="Times New Roman" w:eastAsia="Times New Roman"/>
          <w:lang w:val="zh-TW" w:eastAsia="zh-TW"/>
        </w:rPr>
      </w:pPr>
      <w:r>
        <w:rPr>
          <w:rtl w:val="0"/>
          <w:lang w:val="zh-TW" w:eastAsia="zh-TW"/>
        </w:rPr>
        <w:t>场景</w:t>
      </w:r>
      <w:r>
        <w:rPr>
          <w:rFonts w:ascii="Times New Roman" w:hAnsi="Times New Roman"/>
          <w:rtl w:val="0"/>
          <w:lang w:val="zh-TW" w:eastAsia="zh-TW"/>
        </w:rPr>
        <w:t xml:space="preserve"> </w:t>
      </w:r>
      <w:r>
        <w:rPr>
          <w:rtl w:val="0"/>
          <w:lang w:val="zh-TW" w:eastAsia="zh-TW"/>
        </w:rPr>
        <w:t>日</w:t>
      </w:r>
      <w:r>
        <w:rPr>
          <w:rFonts w:ascii="Times New Roman" w:hAnsi="Times New Roman"/>
          <w:rtl w:val="0"/>
          <w:lang w:val="zh-TW" w:eastAsia="zh-TW"/>
        </w:rPr>
        <w:t xml:space="preserve"> </w:t>
      </w:r>
      <w:r>
        <w:rPr>
          <w:rtl w:val="0"/>
          <w:lang w:val="zh-TW" w:eastAsia="zh-TW"/>
        </w:rPr>
        <w:t>内</w:t>
      </w:r>
      <w:r>
        <w:rPr>
          <w:rFonts w:ascii="Times New Roman" w:hAnsi="Times New Roman"/>
          <w:rtl w:val="0"/>
          <w:lang w:val="zh-TW" w:eastAsia="zh-TW"/>
        </w:rPr>
        <w:t xml:space="preserve"> </w:t>
      </w:r>
      <w:r>
        <w:rPr>
          <w:rtl w:val="0"/>
          <w:lang w:val="zh-TW" w:eastAsia="zh-TW"/>
        </w:rPr>
        <w:t>城堡</w:t>
      </w:r>
      <w:r>
        <w:rPr>
          <w:rFonts w:ascii="Times New Roman" w:hAnsi="Times New Roman"/>
          <w:rtl w:val="0"/>
          <w:lang w:val="zh-TW" w:eastAsia="zh-TW"/>
        </w:rPr>
        <w:t xml:space="preserve"> </w:t>
      </w:r>
      <w:r>
        <w:rPr>
          <w:rtl w:val="0"/>
          <w:lang w:val="zh-TW" w:eastAsia="zh-TW"/>
        </w:rPr>
        <w:t>书房</w:t>
      </w:r>
    </w:p>
    <w:p>
      <w:pPr>
        <w:pStyle w:val="Normal (Web)"/>
        <w:widowControl w:val="1"/>
        <w:spacing w:line="288" w:lineRule="auto"/>
        <w:rPr>
          <w:rFonts w:ascii="Times New Roman" w:cs="Times New Roman" w:hAnsi="Times New Roman" w:eastAsia="Times New Roman"/>
        </w:rPr>
      </w:pPr>
      <w:r>
        <w:rPr>
          <w:rtl w:val="0"/>
          <w:lang w:val="zh-TW" w:eastAsia="zh-TW"/>
        </w:rPr>
        <w:t>人物：</w:t>
      </w:r>
      <w:r>
        <w:rPr>
          <w:rFonts w:ascii="Times New Roman" w:hAnsi="Times New Roman"/>
          <w:rtl w:val="0"/>
          <w:lang w:val="en-US"/>
        </w:rPr>
        <w:t>Ava</w:t>
      </w:r>
      <w:r>
        <w:rPr>
          <w:rtl w:val="0"/>
          <w:lang w:val="zh-TW" w:eastAsia="zh-TW"/>
        </w:rPr>
        <w:t>、</w:t>
      </w:r>
      <w:r>
        <w:rPr>
          <w:rFonts w:ascii="Times New Roman" w:hAnsi="Times New Roman"/>
          <w:rtl w:val="0"/>
          <w:lang w:val="en-US"/>
        </w:rPr>
        <w:t>Liam</w:t>
      </w:r>
      <w:r>
        <w:rPr>
          <w:rtl w:val="0"/>
          <w:lang w:val="zh-TW" w:eastAsia="zh-TW"/>
        </w:rPr>
        <w:t>、</w:t>
      </w:r>
      <w:r>
        <w:rPr>
          <w:rFonts w:ascii="Times New Roman" w:hAnsi="Times New Roman"/>
          <w:rtl w:val="0"/>
          <w:lang w:val="en-US"/>
        </w:rPr>
        <w:t>Chase</w:t>
      </w:r>
      <w:r>
        <w:rPr>
          <w:rtl w:val="0"/>
          <w:lang w:val="zh-TW" w:eastAsia="zh-TW"/>
        </w:rPr>
        <w:t>、</w:t>
      </w:r>
      <w:r>
        <w:rPr>
          <w:rFonts w:ascii="Times New Roman" w:hAnsi="Times New Roman"/>
          <w:rtl w:val="0"/>
          <w:lang w:val="en-US"/>
        </w:rPr>
        <w:t>Dante</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Dante</w:t>
      </w:r>
      <w:r>
        <w:rPr>
          <w:rtl w:val="0"/>
          <w:lang w:val="zh-TW" w:eastAsia="zh-TW"/>
        </w:rPr>
        <w:t>把一沓照片摊在桌上。</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：昨晚当铺外面，有人拍我们。我的人追了，没追上。今早查到，是个职业狗仔，受人雇佣。</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Someone filmed us outside the pawnshop last night. My men chased him but lost him. This morning we found out he was a hired paparazzo.</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：雇主呢？</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The client?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：用的中间人，绕了三道。但我顺着钱查到，雇主在纽约，是个穷光蛋，最近突然有了一笔钱。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He used middlemen, three layers deep. But I traced the money to New York. The client is broke and suddenly received a large payment.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：穷光蛋哪来的钱雇狗仔？</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Where would a broke man get money to hire paparazzi?</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：有人给的。</w:t>
      </w:r>
      <w:r>
        <w:rPr>
          <w:rFonts w:ascii="Times New Roman" w:hAnsi="Times New Roman"/>
          <w:rtl w:val="0"/>
          <w:lang w:val="en-US"/>
        </w:rPr>
        <w:t>Ava</w:t>
      </w:r>
      <w:r>
        <w:rPr>
          <w:rtl w:val="0"/>
          <w:lang w:val="zh-TW" w:eastAsia="zh-TW"/>
        </w:rPr>
        <w:t>，那个人，我查了他的底。他叫</w:t>
      </w:r>
      <w:r>
        <w:rPr>
          <w:rFonts w:ascii="Times New Roman" w:hAnsi="Times New Roman"/>
          <w:rtl w:val="0"/>
          <w:lang w:val="en-US"/>
        </w:rPr>
        <w:t>Marcus</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Someone paid him. Ava, I checked his background. His name is Marcus.</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端着的水杯停在半空。</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w:t>
      </w:r>
      <w:r>
        <w:rPr>
          <w:rFonts w:ascii="Times New Roman" w:hAnsi="Times New Roman"/>
          <w:rtl w:val="0"/>
          <w:lang w:val="en-US"/>
        </w:rPr>
        <w:t>Marcus</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Marcus?</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：怎么了？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What is it?</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（声音发紧）：我爸</w:t>
      </w:r>
      <w:r>
        <w:rPr>
          <w:rFonts w:ascii="Times New Roman" w:hAnsi="Times New Roman" w:hint="default"/>
          <w:rtl w:val="0"/>
          <w:lang w:val="en-US"/>
        </w:rPr>
        <w:t>……</w:t>
      </w:r>
      <w:r>
        <w:rPr>
          <w:rtl w:val="0"/>
          <w:lang w:val="zh-TW" w:eastAsia="zh-TW"/>
        </w:rPr>
        <w:t>叫</w:t>
      </w:r>
      <w:r>
        <w:rPr>
          <w:rFonts w:ascii="Times New Roman" w:hAnsi="Times New Roman"/>
          <w:rtl w:val="0"/>
          <w:lang w:val="en-US"/>
        </w:rPr>
        <w:t>Marcus</w:t>
      </w:r>
      <w:r>
        <w:rPr>
          <w:rtl w:val="0"/>
          <w:lang w:val="zh-TW" w:eastAsia="zh-TW"/>
        </w:rPr>
        <w:t>。</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My father... was named Marcus.</w:t>
      </w:r>
    </w:p>
    <w:p>
      <w:pPr>
        <w:pStyle w:val="Normal (Web)"/>
        <w:widowControl w:val="1"/>
        <w:spacing w:line="288" w:lineRule="auto"/>
        <w:rPr>
          <w:rFonts w:ascii="Times New Roman" w:cs="Times New Roman" w:hAnsi="Times New Roman" w:eastAsia="Times New Roman"/>
        </w:rPr>
      </w:pPr>
      <w:r>
        <w:rPr>
          <w:rtl w:val="0"/>
          <w:lang w:val="en-US"/>
        </w:rPr>
        <w:t>△</w:t>
      </w:r>
      <w:r>
        <w:rPr>
          <w:rtl w:val="0"/>
          <w:lang w:val="zh-TW" w:eastAsia="zh-TW"/>
        </w:rPr>
        <w:t>全场一静。</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Chase</w:t>
      </w:r>
      <w:r>
        <w:rPr>
          <w:rtl w:val="0"/>
          <w:lang w:val="zh-TW" w:eastAsia="zh-TW"/>
        </w:rPr>
        <w:t>：你确定？同名同姓的人多了。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Chase: Are you sure? Lots of people share a name.</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（推过一张照片）：你自己看。</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Look for yourself.</w:t>
      </w:r>
    </w:p>
    <w:p>
      <w:pPr>
        <w:pStyle w:val="Normal (Web)"/>
        <w:widowControl w:val="1"/>
        <w:spacing w:line="288" w:lineRule="auto"/>
        <w:rPr>
          <w:rFonts w:ascii="Times New Roman" w:cs="Times New Roman" w:hAnsi="Times New Roman" w:eastAsia="Times New Roman"/>
        </w:rPr>
      </w:pPr>
      <w:r>
        <w:rPr>
          <w:rtl w:val="0"/>
          <w:lang w:val="zh-TW" w:eastAsia="zh-TW"/>
        </w:rPr>
        <w:t>【特写：照片上一个五十多岁、头发花白、穿着旧夹克的男人</w:t>
      </w:r>
      <w:r>
        <w:rPr>
          <w:rFonts w:ascii="Times New Roman" w:hAnsi="Times New Roman"/>
          <w:rtl w:val="0"/>
          <w:lang w:val="en-US"/>
        </w:rPr>
        <w:t>,</w:t>
      </w:r>
      <w:r>
        <w:rPr>
          <w:rtl w:val="0"/>
          <w:lang w:val="zh-TW" w:eastAsia="zh-TW"/>
        </w:rPr>
        <w:t>左眉角有一颗痣。】</w:t>
      </w:r>
    </w:p>
    <w:p>
      <w:pPr>
        <w:pStyle w:val="Normal (Web)"/>
        <w:widowControl w:val="1"/>
        <w:spacing w:line="288" w:lineRule="auto"/>
        <w:rPr>
          <w:rFonts w:ascii="Times New Roman" w:cs="Times New Roman" w:hAnsi="Times New Roman" w:eastAsia="Times New Roman"/>
        </w:rPr>
      </w:pPr>
      <w:r>
        <w:rPr>
          <w:rtl w:val="0"/>
          <w:lang w:val="en-US"/>
        </w:rPr>
        <w:t>△</w:t>
      </w:r>
      <w:r>
        <w:rPr>
          <w:rFonts w:ascii="Times New Roman" w:hAnsi="Times New Roman"/>
          <w:rtl w:val="0"/>
          <w:lang w:val="en-US"/>
        </w:rPr>
        <w:t>Ava</w:t>
      </w:r>
      <w:r>
        <w:rPr>
          <w:rtl w:val="0"/>
          <w:lang w:val="zh-TW" w:eastAsia="zh-TW"/>
        </w:rPr>
        <w:t>盯着那颗痣，手开始抖。</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：是他。我妈说过</w:t>
      </w:r>
      <w:r>
        <w:rPr>
          <w:rFonts w:ascii="Times New Roman" w:hAnsi="Times New Roman"/>
          <w:rtl w:val="0"/>
          <w:lang w:val="en-US"/>
        </w:rPr>
        <w:t>,</w:t>
      </w:r>
      <w:r>
        <w:rPr>
          <w:rtl w:val="0"/>
          <w:lang w:val="zh-TW" w:eastAsia="zh-TW"/>
        </w:rPr>
        <w:t>你爸左眉角有颗痣</w:t>
      </w:r>
      <w:r>
        <w:rPr>
          <w:rFonts w:ascii="Times New Roman" w:hAnsi="Times New Roman"/>
          <w:rtl w:val="0"/>
          <w:lang w:val="en-US"/>
        </w:rPr>
        <w:t>,</w:t>
      </w:r>
      <w:r>
        <w:rPr>
          <w:rtl w:val="0"/>
          <w:lang w:val="zh-TW" w:eastAsia="zh-TW"/>
        </w:rPr>
        <w:t>你出生那天他高兴坏了。错不了。</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It's him. Mom said Dad had a mole at the corner of his left brow, and he was overjoyed the day I was born. It can't be wrong.</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：是他。是我爸。</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It's him. It's my dad.</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Liam</w:t>
      </w:r>
      <w:r>
        <w:rPr>
          <w:rtl w:val="0"/>
          <w:lang w:val="zh-TW" w:eastAsia="zh-TW"/>
        </w:rPr>
        <w:t>：消失了十几年的人，突然回来雇狗仔拍你？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Liam: A man gone for more than ten years suddenly comes back and hires paparazzi to film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w:t>
      </w:r>
      <w:r>
        <w:rPr>
          <w:rtl w:val="0"/>
          <w:lang w:val="zh-TW" w:eastAsia="zh-TW"/>
        </w:rPr>
        <w:t>：不对</w:t>
      </w:r>
      <w:r>
        <w:rPr>
          <w:rFonts w:ascii="Times New Roman" w:hAnsi="Times New Roman" w:hint="default"/>
          <w:rtl w:val="0"/>
          <w:lang w:val="en-US"/>
        </w:rPr>
        <w:t>……</w:t>
      </w:r>
      <w:r>
        <w:rPr>
          <w:rtl w:val="0"/>
          <w:lang w:val="zh-TW" w:eastAsia="zh-TW"/>
        </w:rPr>
        <w:t>他要钱拍我干什么？他又没钱。</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Ava: No... why would he pay to film me? He has no money.</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Dante</w:t>
      </w:r>
      <w:r>
        <w:rPr>
          <w:rtl w:val="0"/>
          <w:lang w:val="zh-TW" w:eastAsia="zh-TW"/>
        </w:rPr>
        <w:t>：所以背后还有人。有人找到了你失踪的生父，给他钱，让他来盯你。</w:t>
      </w:r>
      <w:r>
        <w:rPr>
          <w:rFonts w:ascii="Times New Roman" w:cs="Times New Roman" w:hAnsi="Times New Roman" w:eastAsia="Times New Roman"/>
          <w:lang w:val="en-US"/>
        </w:rPr>
        <w:br w:type="textWrapping"/>
      </w:r>
      <w:r>
        <w:rPr>
          <w:rFonts w:ascii="Times New Roman" w:hAnsi="Times New Roman"/>
          <w:outline w:val="0"/>
          <w:color w:val="ff0000"/>
          <w:u w:color="ff0000"/>
          <w:rtl w:val="0"/>
          <w:lang w:val="en-US"/>
          <w14:textFill>
            <w14:solidFill>
              <w14:srgbClr w14:val="FF0000"/>
            </w14:solidFill>
          </w14:textFill>
        </w:rPr>
        <w:t>Dante: So someone is behind him. Someone found your missing father, paid him, and sent him to watch you.</w:t>
      </w:r>
    </w:p>
    <w:p>
      <w:pPr>
        <w:pStyle w:val="Normal (Web)"/>
        <w:widowControl w:val="1"/>
        <w:spacing w:line="288" w:lineRule="auto"/>
        <w:rPr>
          <w:rFonts w:ascii="Times New Roman" w:cs="Times New Roman" w:hAnsi="Times New Roman" w:eastAsia="Times New Roman"/>
        </w:rPr>
      </w:pPr>
      <w:r>
        <w:rPr>
          <w:rFonts w:ascii="Times New Roman" w:hAnsi="Times New Roman"/>
          <w:rtl w:val="0"/>
          <w:lang w:val="en-US"/>
        </w:rPr>
        <w:t>Ava OS</w:t>
      </w:r>
      <w:r>
        <w:rPr>
          <w:rtl w:val="0"/>
          <w:lang w:val="zh-TW" w:eastAsia="zh-TW"/>
        </w:rPr>
        <w:t>：谁会用我爸来对付我</w:t>
      </w:r>
      <w:r>
        <w:rPr>
          <w:rFonts w:ascii="Times New Roman" w:hAnsi="Times New Roman"/>
          <w:rtl w:val="0"/>
          <w:lang w:val="en-US"/>
        </w:rPr>
        <w:t>?Selena</w:t>
      </w:r>
      <w:r>
        <w:rPr>
          <w:rtl w:val="0"/>
          <w:lang w:val="zh-TW" w:eastAsia="zh-TW"/>
        </w:rPr>
        <w:t>已经进了仲裁庭</w:t>
      </w:r>
      <w:r>
        <w:rPr>
          <w:rFonts w:ascii="Times New Roman" w:hAnsi="Times New Roman"/>
          <w:rtl w:val="0"/>
          <w:lang w:val="en-US"/>
        </w:rPr>
        <w:t>,</w:t>
      </w:r>
      <w:r>
        <w:rPr>
          <w:rtl w:val="0"/>
          <w:lang w:val="zh-TW" w:eastAsia="zh-TW"/>
        </w:rPr>
        <w:t>圆桌会也立了规矩</w:t>
      </w:r>
      <w:r>
        <w:rPr>
          <w:rFonts w:ascii="Times New Roman" w:hAnsi="Times New Roman"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Ava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Who would use my father against me? Selena is already at the tribunal, and the Roundtable has agreed to our terms...</w:t>
      </w:r>
    </w:p>
    <w:p>
      <w:pPr>
        <w:pStyle w:val="Normal (Web)"/>
        <w:widowControl w:val="1"/>
        <w:spacing w:line="288" w:lineRule="auto"/>
        <w:rPr>
          <w:rFonts w:ascii="Times New Roman" w:cs="Times New Roman" w:hAnsi="Times New Roman" w:eastAsia="Times New Roman"/>
        </w:rPr>
      </w:pPr>
      <w:r>
        <w:rPr>
          <w:rtl w:val="0"/>
          <w:lang w:val="zh-TW" w:eastAsia="zh-TW"/>
        </w:rPr>
        <w:t>【卡点】</w:t>
      </w:r>
      <w:r>
        <w:rPr>
          <w:rFonts w:ascii="Times New Roman" w:hAnsi="Times New Roman"/>
          <w:rtl w:val="0"/>
          <w:lang w:val="en-US"/>
        </w:rPr>
        <w:t>Ava</w:t>
      </w:r>
      <w:r>
        <w:rPr>
          <w:rtl w:val="0"/>
          <w:lang w:val="zh-TW" w:eastAsia="zh-TW"/>
        </w:rPr>
        <w:t>攥紧照片，眼神里全是复杂。</w:t>
      </w: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rPr>
          <w:rFonts w:ascii="Times New Roman" w:cs="Times New Roman" w:hAnsi="Times New Roman" w:eastAsia="Times New Roman"/>
        </w:rPr>
      </w:pPr>
    </w:p>
    <w:p>
      <w:pPr>
        <w:pStyle w:val="Normal (Web)"/>
        <w:widowControl w:val="1"/>
        <w:spacing w:line="288" w:lineRule="auto"/>
      </w:pPr>
      <w:r>
        <w:rPr>
          <w:rFonts w:ascii="Times New Roman" w:cs="Times New Roman" w:hAnsi="Times New Roman" w:eastAsia="Times New Roman"/>
        </w:rPr>
      </w:r>
    </w:p>
    <w:sectPr>
      <w:headerReference w:type="default" r:id="rId4"/>
      <w:footerReference w:type="default" r:id="rId5"/>
      <w:pgSz w:w="11900" w:h="16840" w:orient="portrait"/>
      <w:pgMar w:top="1440" w:right="1800" w:bottom="1440" w:left="1800" w:header="851" w:footer="992"/>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2" w:author="王琚" w:date="2026-06-23T15:26:35Z">
    <w:p w14:paraId="1111FFFF">
      <w:pPr>
        <w:pStyle w:val="默认"/>
        <w:bidi w:val="0"/>
      </w:pPr>
    </w:p>
    <w:p w14:paraId="11120000">
      <w:pPr>
        <w:pStyle w:val="默认"/>
        <w:bidi w:val="0"/>
      </w:pPr>
      <w:r>
        <w:rPr>
          <w:rFonts w:ascii="Arial Unicode MS" w:cs="Arial Unicode MS" w:hAnsi="Arial Unicode MS" w:hint="eastAsia"/>
          <w:rtl w:val="0"/>
        </w:rPr>
        <w:t>口语常用</w:t>
      </w:r>
      <w:r>
        <w:rPr>
          <w:rFonts w:cs="Arial Unicode MS" w:eastAsia="Arial Unicode MS"/>
          <w:rtl w:val="0"/>
        </w:rPr>
        <w:t>front</w:t>
      </w:r>
    </w:p>
  </w:comment>
  <w:comment w:id="5" w:author="王琚" w:date="2026-06-23T17:42:33Z">
    <w:p w14:paraId="11120001">
      <w:pPr>
        <w:pStyle w:val="默认"/>
        <w:bidi w:val="0"/>
      </w:pPr>
    </w:p>
    <w:p w14:paraId="11120002">
      <w:pPr>
        <w:pStyle w:val="默认"/>
        <w:bidi w:val="0"/>
      </w:pPr>
      <w:r>
        <w:rPr>
          <w:rFonts w:ascii="Arial Unicode MS" w:cs="Arial Unicode MS" w:hAnsi="Arial Unicode MS" w:hint="eastAsia"/>
          <w:rtl w:val="0"/>
        </w:rPr>
        <w:t>口语化表达</w:t>
      </w:r>
    </w:p>
    <w:p w14:paraId="11120003">
      <w:pPr>
        <w:pStyle w:val="默认"/>
        <w:bidi w:val="0"/>
      </w:pPr>
      <w:r>
        <w:rPr>
          <w:rFonts w:cs="Arial Unicode MS" w:eastAsia="Arial Unicode MS"/>
          <w:rtl w:val="0"/>
        </w:rPr>
        <w:t>Just go make bank on cam.</w:t>
      </w:r>
    </w:p>
  </w:comment>
  <w:comment w:id="8" w:author="王琚" w:date="2026-06-23T17:48:23Z">
    <w:p w14:paraId="11120004">
      <w:pPr>
        <w:pStyle w:val="默认"/>
        <w:bidi w:val="0"/>
      </w:pPr>
    </w:p>
    <w:p w14:paraId="11120005">
      <w:pPr>
        <w:pStyle w:val="默认"/>
        <w:bidi w:val="0"/>
      </w:pPr>
      <w:r>
        <w:rPr>
          <w:rFonts w:ascii="Arial Unicode MS" w:cs="Arial Unicode MS" w:hAnsi="Arial Unicode MS" w:hint="eastAsia"/>
          <w:rtl w:val="0"/>
        </w:rPr>
        <w:t>这个应该会有画面显示，需要翻译</w:t>
      </w:r>
    </w:p>
  </w:comment>
  <w:comment w:id="29" w:author="王琚" w:date="2026-06-23T18:04:44Z">
    <w:p w14:paraId="11120006">
      <w:pPr>
        <w:pStyle w:val="默认"/>
        <w:bidi w:val="0"/>
      </w:pPr>
    </w:p>
    <w:p w14:paraId="11120007">
      <w:pPr>
        <w:pStyle w:val="默认"/>
        <w:bidi w:val="0"/>
      </w:pPr>
      <w:r>
        <w:rPr>
          <w:rFonts w:cs="Arial Unicode MS" w:eastAsia="Arial Unicode MS"/>
          <w:rtl w:val="0"/>
        </w:rPr>
        <w:t>a broke streamer</w:t>
      </w:r>
    </w:p>
  </w:comment>
  <w:comment w:id="48" w:author="王琚" w:date="2026-06-23T18:15:49Z">
    <w:p w14:paraId="11120008">
      <w:pPr>
        <w:pStyle w:val="默认"/>
        <w:bidi w:val="0"/>
      </w:pPr>
    </w:p>
    <w:p w14:paraId="11120009">
      <w:pPr>
        <w:pStyle w:val="默认"/>
        <w:bidi w:val="0"/>
      </w:pPr>
      <w:r>
        <w:rPr>
          <w:rFonts w:cs="Arial Unicode MS" w:eastAsia="Arial Unicode MS"/>
          <w:rtl w:val="0"/>
        </w:rPr>
        <w:t>talk about</w:t>
      </w:r>
      <w:r>
        <w:rPr>
          <w:rFonts w:ascii="Arial Unicode MS" w:cs="Arial Unicode MS" w:hAnsi="Arial Unicode MS" w:hint="eastAsia"/>
          <w:rtl w:val="0"/>
        </w:rPr>
        <w:t>更口语化一点</w:t>
      </w:r>
    </w:p>
  </w:comment>
  <w:comment w:id="58" w:author="王琚" w:date="2026-06-23T18:19:32Z">
    <w:p w14:paraId="1112000A">
      <w:pPr>
        <w:pStyle w:val="默认"/>
        <w:bidi w:val="0"/>
      </w:pPr>
    </w:p>
    <w:p w14:paraId="1112000B">
      <w:pPr>
        <w:pStyle w:val="默认"/>
        <w:bidi w:val="0"/>
      </w:pPr>
      <w:r>
        <w:rPr>
          <w:rFonts w:cs="Arial Unicode MS" w:eastAsia="Arial Unicode MS"/>
          <w:rtl w:val="0"/>
        </w:rPr>
        <w:t>Nice work</w:t>
      </w:r>
    </w:p>
  </w:comment>
  <w:comment w:id="61" w:author="王琚" w:date="2026-06-23T18:23:02Z">
    <w:p w14:paraId="1112000C">
      <w:pPr>
        <w:pStyle w:val="默认"/>
        <w:bidi w:val="0"/>
      </w:pPr>
    </w:p>
    <w:p w14:paraId="1112000D">
      <w:pPr>
        <w:pStyle w:val="默认"/>
        <w:bidi w:val="0"/>
      </w:pPr>
      <w:r>
        <w:rPr>
          <w:rFonts w:ascii="Arial Unicode MS" w:cs="Arial Unicode MS" w:hAnsi="Arial Unicode MS" w:hint="eastAsia"/>
          <w:rtl w:val="0"/>
        </w:rPr>
        <w:t>这里感觉有点过于直译，可以改进一下表达</w:t>
      </w:r>
    </w:p>
  </w:comment>
  <w:comment w:id="66" w:author="王琚" w:date="2026-06-23T18:27:57Z">
    <w:p w14:paraId="1112000E">
      <w:pPr>
        <w:pStyle w:val="默认"/>
        <w:bidi w:val="0"/>
      </w:pPr>
    </w:p>
    <w:p w14:paraId="1112000F">
      <w:pPr>
        <w:pStyle w:val="默认"/>
        <w:bidi w:val="0"/>
      </w:pPr>
      <w:r>
        <w:rPr>
          <w:rFonts w:ascii="Arial Unicode MS" w:cs="Arial Unicode MS" w:hAnsi="Arial Unicode MS" w:hint="eastAsia"/>
          <w:rtl w:val="0"/>
        </w:rPr>
        <w:t>直接就是人和钱都是我的。</w:t>
      </w:r>
      <w:r>
        <w:rPr>
          <w:rFonts w:cs="Arial Unicode MS" w:eastAsia="Arial Unicode MS"/>
          <w:rtl w:val="0"/>
        </w:rPr>
        <w:t>You and your money are mine now.</w:t>
      </w:r>
    </w:p>
  </w:comment>
  <w:comment w:id="69" w:author="王琚" w:date="2026-06-23T18:29:39Z">
    <w:p w14:paraId="11120010">
      <w:pPr>
        <w:pStyle w:val="默认"/>
        <w:bidi w:val="0"/>
      </w:pPr>
    </w:p>
    <w:p w14:paraId="11120011">
      <w:pPr>
        <w:pStyle w:val="默认"/>
        <w:bidi w:val="0"/>
      </w:pPr>
      <w:r>
        <w:rPr>
          <w:rFonts w:ascii="Arial Unicode MS" w:cs="Arial Unicode MS" w:hAnsi="Arial Unicode MS" w:hint="eastAsia"/>
          <w:rtl w:val="0"/>
        </w:rPr>
        <w:t>可删</w:t>
      </w:r>
    </w:p>
  </w:comment>
  <w:comment w:id="72" w:author="王琚" w:date="2026-06-23T18:37:19Z">
    <w:p w14:paraId="11120012">
      <w:pPr>
        <w:pStyle w:val="默认"/>
        <w:bidi w:val="0"/>
      </w:pPr>
    </w:p>
    <w:p w14:paraId="11120013">
      <w:pPr>
        <w:pStyle w:val="默认"/>
        <w:bidi w:val="0"/>
      </w:pPr>
      <w:r>
        <w:rPr>
          <w:rFonts w:cs="Arial Unicode MS" w:eastAsia="Arial Unicode MS"/>
          <w:rtl w:val="0"/>
        </w:rPr>
        <w:t>lay a finger on her again</w:t>
      </w:r>
    </w:p>
  </w:comment>
  <w:comment w:id="78" w:author="王琚" w:date="2026-06-23T18:38:33Z">
    <w:p w14:paraId="11120014">
      <w:pPr>
        <w:pStyle w:val="默认"/>
        <w:bidi w:val="0"/>
      </w:pPr>
    </w:p>
    <w:p w14:paraId="11120015">
      <w:pPr>
        <w:pStyle w:val="默认"/>
        <w:bidi w:val="0"/>
      </w:pPr>
      <w:r>
        <w:rPr>
          <w:rFonts w:ascii="Arial Unicode MS" w:cs="Arial Unicode MS" w:hAnsi="Arial Unicode MS" w:hint="eastAsia"/>
          <w:rtl w:val="0"/>
        </w:rPr>
        <w:t>这里用将来时</w:t>
      </w:r>
    </w:p>
  </w:comment>
  <w:comment w:id="90" w:author="王琚" w:date="2026-06-23T18:50:39Z">
    <w:p w14:paraId="11120016">
      <w:pPr>
        <w:pStyle w:val="默认"/>
        <w:bidi w:val="0"/>
      </w:pPr>
    </w:p>
    <w:p w14:paraId="11120017">
      <w:pPr>
        <w:pStyle w:val="默认"/>
        <w:bidi w:val="0"/>
      </w:pPr>
      <w:r>
        <w:rPr>
          <w:rFonts w:ascii="Arial Unicode MS" w:cs="Arial Unicode MS" w:hAnsi="Arial Unicode MS" w:hint="eastAsia"/>
          <w:rtl w:val="0"/>
        </w:rPr>
        <w:t>这里的城堡特效是在后面出现的，前文中没有提到，是否前后的顺序需要修改一下</w:t>
      </w:r>
    </w:p>
  </w:comment>
  <w:comment w:id="95" w:author="王琚" w:date="2026-06-23T18:44:46Z">
    <w:p w14:paraId="11120018">
      <w:pPr>
        <w:pStyle w:val="默认"/>
        <w:bidi w:val="0"/>
      </w:pPr>
    </w:p>
    <w:p w14:paraId="11120019">
      <w:pPr>
        <w:pStyle w:val="默认"/>
        <w:bidi w:val="0"/>
      </w:pPr>
      <w:r>
        <w:rPr>
          <w:rFonts w:cs="Arial Unicode MS" w:eastAsia="Arial Unicode MS"/>
          <w:rtl w:val="0"/>
        </w:rPr>
        <w:t>a real one like it</w:t>
      </w:r>
    </w:p>
  </w:comment>
  <w:comment w:id="103" w:author="王琚" w:date="2026-06-23T18:46:02Z">
    <w:p w14:paraId="1112001A">
      <w:pPr>
        <w:pStyle w:val="默认"/>
        <w:bidi w:val="0"/>
      </w:pPr>
    </w:p>
    <w:p w14:paraId="1112001B">
      <w:pPr>
        <w:pStyle w:val="默认"/>
        <w:bidi w:val="0"/>
      </w:pPr>
      <w:r>
        <w:rPr>
          <w:rFonts w:ascii="Arial Unicode MS" w:cs="Arial Unicode MS" w:hAnsi="Arial Unicode MS" w:hint="eastAsia"/>
          <w:rtl w:val="0"/>
        </w:rPr>
        <w:t>感觉这个表达可以更口语一点，类似</w:t>
      </w:r>
      <w:r>
        <w:rPr>
          <w:rFonts w:cs="Arial Unicode MS" w:eastAsia="Arial Unicode MS"/>
          <w:rtl w:val="0"/>
        </w:rPr>
        <w:t>tippers</w:t>
      </w:r>
    </w:p>
  </w:comment>
  <w:comment w:id="104" w:author="吴晓羽" w:date="2026-06-23T22:42:25Z">
    <w:p w14:paraId="1112001C">
      <w:pPr>
        <w:pStyle w:val="默认"/>
        <w:bidi w:val="0"/>
      </w:pPr>
    </w:p>
    <w:p w14:paraId="1112001D">
      <w:pPr>
        <w:pStyle w:val="默认"/>
        <w:bidi w:val="0"/>
      </w:pPr>
      <w:r>
        <w:rPr>
          <w:rFonts w:ascii="Arial Unicode MS" w:cs="Arial Unicode MS" w:hAnsi="Arial Unicode MS" w:hint="eastAsia"/>
          <w:rtl w:val="0"/>
        </w:rPr>
        <w:t>最终选择了</w:t>
      </w:r>
      <w:r>
        <w:rPr>
          <w:rFonts w:cs="Arial Unicode MS" w:eastAsia="Arial Unicode MS"/>
          <w:rtl w:val="0"/>
        </w:rPr>
        <w:t>supporter</w:t>
      </w:r>
      <w:r>
        <w:rPr>
          <w:rFonts w:ascii="Arial Unicode MS" w:cs="Arial Unicode MS" w:hAnsi="Arial Unicode MS" w:hint="eastAsia"/>
          <w:rtl w:val="0"/>
        </w:rPr>
        <w:t xml:space="preserve">，更适合公开场面，得体的感谢。 </w:t>
      </w:r>
      <w:r>
        <w:rPr>
          <w:rFonts w:cs="Arial Unicode MS" w:eastAsia="Arial Unicode MS"/>
          <w:rtl w:val="0"/>
        </w:rPr>
        <w:t>tipper</w:t>
      </w:r>
      <w:r>
        <w:rPr>
          <w:rFonts w:ascii="Arial Unicode MS" w:cs="Arial Unicode MS" w:hAnsi="Arial Unicode MS" w:hint="eastAsia"/>
          <w:rtl w:val="0"/>
        </w:rPr>
        <w:t>会有点过于日常感，随意感。</w:t>
      </w:r>
    </w:p>
  </w:comment>
  <w:comment w:id="107" w:author="王琚" w:date="2026-06-23T18:56:18Z">
    <w:p w14:paraId="1112001E">
      <w:pPr>
        <w:pStyle w:val="默认"/>
        <w:bidi w:val="0"/>
      </w:pPr>
    </w:p>
    <w:p w14:paraId="1112001F">
      <w:pPr>
        <w:pStyle w:val="默认"/>
        <w:bidi w:val="0"/>
      </w:pPr>
      <w:r>
        <w:rPr>
          <w:rFonts w:ascii="Arial Unicode MS" w:cs="Arial Unicode MS" w:hAnsi="Arial Unicode MS" w:hint="eastAsia"/>
          <w:rtl w:val="0"/>
        </w:rPr>
        <w:t>这里的地点可以模糊，直接</w:t>
      </w:r>
      <w:r>
        <w:rPr>
          <w:rFonts w:cs="Arial Unicode MS" w:eastAsia="Arial Unicode MS"/>
          <w:rtl w:val="0"/>
        </w:rPr>
        <w:t>everyone</w:t>
      </w:r>
      <w:r>
        <w:rPr>
          <w:rFonts w:ascii="Arial Unicode MS" w:cs="Arial Unicode MS" w:hAnsi="Arial Unicode MS" w:hint="eastAsia"/>
          <w:rtl w:val="0"/>
        </w:rPr>
        <w:t>即可</w:t>
      </w:r>
    </w:p>
  </w:comment>
  <w:comment w:id="110" w:author="王琚" w:date="2026-06-23T19:00:43Z">
    <w:p w14:paraId="11120020">
      <w:pPr>
        <w:pStyle w:val="默认"/>
        <w:bidi w:val="0"/>
      </w:pPr>
    </w:p>
    <w:p w14:paraId="11120021">
      <w:pPr>
        <w:pStyle w:val="默认"/>
        <w:bidi w:val="0"/>
      </w:pPr>
      <w:r>
        <w:rPr>
          <w:rFonts w:ascii="Arial Unicode MS" w:cs="Arial Unicode MS" w:hAnsi="Arial Unicode MS" w:hint="eastAsia"/>
          <w:rtl w:val="0"/>
        </w:rPr>
        <w:t>这里同上，可以对地点进行删除，后面的清纯女主播这里的定语可以修改一下</w:t>
      </w:r>
    </w:p>
  </w:comment>
  <w:comment w:id="129" w:author="王琚" w:date="2026-06-23T18:50:39Z">
    <w:p w14:paraId="11120022">
      <w:pPr>
        <w:pStyle w:val="默认"/>
        <w:bidi w:val="0"/>
      </w:pPr>
    </w:p>
    <w:p w14:paraId="11120023">
      <w:pPr>
        <w:pStyle w:val="默认"/>
        <w:bidi w:val="0"/>
      </w:pPr>
      <w:r>
        <w:rPr>
          <w:rFonts w:ascii="Arial Unicode MS" w:cs="Arial Unicode MS" w:hAnsi="Arial Unicode MS" w:hint="eastAsia"/>
          <w:rtl w:val="0"/>
        </w:rPr>
        <w:t>这里的城堡特效是在后面出现的，前文中没有提到，是否前后的顺序需要修改一下</w:t>
      </w:r>
    </w:p>
  </w:comment>
  <w:comment w:id="134" w:author="王琚" w:date="2026-06-23T18:44:46Z">
    <w:p w14:paraId="11120024">
      <w:pPr>
        <w:pStyle w:val="默认"/>
        <w:bidi w:val="0"/>
      </w:pPr>
    </w:p>
    <w:p w14:paraId="11120025">
      <w:pPr>
        <w:pStyle w:val="默认"/>
        <w:bidi w:val="0"/>
      </w:pPr>
      <w:r>
        <w:rPr>
          <w:rFonts w:cs="Arial Unicode MS" w:eastAsia="Arial Unicode MS"/>
          <w:rtl w:val="0"/>
        </w:rPr>
        <w:t>a real one like it</w:t>
      </w:r>
    </w:p>
  </w:comment>
  <w:comment w:id="143" w:author="王琚" w:date="2026-06-23T19:03:52Z">
    <w:p w14:paraId="11120026">
      <w:pPr>
        <w:pStyle w:val="默认"/>
        <w:bidi w:val="0"/>
      </w:pPr>
    </w:p>
    <w:p w14:paraId="11120027">
      <w:pPr>
        <w:pStyle w:val="默认"/>
        <w:bidi w:val="0"/>
      </w:pPr>
      <w:r>
        <w:rPr>
          <w:rFonts w:ascii="Arial Unicode MS" w:cs="Arial Unicode MS" w:hAnsi="Arial Unicode MS" w:hint="eastAsia"/>
          <w:rtl w:val="0"/>
        </w:rPr>
        <w:t>感觉用</w:t>
      </w:r>
      <w:r>
        <w:rPr>
          <w:rFonts w:cs="Arial Unicode MS" w:eastAsia="Arial Unicode MS"/>
          <w:rtl w:val="0"/>
        </w:rPr>
        <w:t>The deed is already in your name.</w:t>
      </w:r>
      <w:r>
        <w:rPr>
          <w:rFonts w:ascii="Arial Unicode MS" w:cs="Arial Unicode MS" w:hAnsi="Arial Unicode MS" w:hint="eastAsia"/>
          <w:rtl w:val="0"/>
        </w:rPr>
        <w:t>表达更自然一点</w:t>
      </w:r>
    </w:p>
  </w:comment>
</w:comments>
</file>

<file path=word/commentsExtended.xml><?xml version="1.0" encoding="utf-8"?>
<w15:commentsEx xmlns:w="http://schemas.openxmlformats.org/wordprocessingml/2006/main" xmlns:r="http://schemas.openxmlformats.org/officeDocument/2006/relationships" xmlns:wp="http://schemas.openxmlformats.org/drawingml/2006/wordprocessingDrawing" xmlns:w15="http://schemas.microsoft.com/office/word/2012/wordml">
  <w15:commentEx w15:paraId="11120000" w15:done="0"/>
  <w15:commentEx w15:paraId="11120003" w15:done="0"/>
  <w15:commentEx w15:paraId="11120005" w15:done="0"/>
  <w15:commentEx w15:paraId="11120007" w15:done="0"/>
  <w15:commentEx w15:paraId="11120009" w15:done="0"/>
  <w15:commentEx w15:paraId="1112000B" w15:done="0"/>
  <w15:commentEx w15:paraId="1112000D" w15:done="0"/>
  <w15:commentEx w15:paraId="1112000F" w15:done="0"/>
  <w15:commentEx w15:paraId="11120011" w15:done="0"/>
  <w15:commentEx w15:paraId="11120013" w15:done="0"/>
  <w15:commentEx w15:paraId="11120015" w15:done="0"/>
  <w15:commentEx w15:paraId="11120017" w15:done="0"/>
  <w15:commentEx w15:paraId="11120019" w15:done="0"/>
  <w15:commentEx w15:paraId="1112001B" w15:done="0"/>
  <w15:commentEx w15:paraId="1112001D" w15:paraIdParent="1112001B" w15:done="0"/>
  <w15:commentEx w15:paraId="1112001F" w15:done="0"/>
  <w15:commentEx w15:paraId="11120021" w15:done="0"/>
  <w15:commentEx w15:paraId="11120023" w15:done="0"/>
  <w15:commentEx w15:paraId="11120025" w15:done="0"/>
  <w15:commentEx w15:paraId="11120027" w15:done="0"/>
</w15:commentsEx>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Normal (Web)">
    <w:name w:val="Normal (Web)"/>
    <w:next w:val="Normal (Web)"/>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默认 A">
    <w:name w:val="默认 A"/>
    <w:next w:val="默认 A"/>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TW" w:eastAsia="zh-TW"/>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