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spacing w:line="240" w:lineRule="auto"/>
        <w:jc w:val="left"/>
      </w:pPr>
      <w:r>
        <w:rPr>
          <w:rtl w:val="0"/>
          <w:lang w:val="zh-TW" w:eastAsia="zh-TW"/>
        </w:rPr>
        <w:t>角色</w:t>
      </w:r>
      <w:r>
        <w:rPr>
          <w:rFonts w:ascii="Calibri" w:hAnsi="Calibri"/>
          <w:b w:val="1"/>
          <w:bCs w:val="1"/>
          <w:rtl w:val="0"/>
          <w:lang w:val="zh-TW" w:eastAsia="zh-TW"/>
        </w:rPr>
        <w:t xml:space="preserve"> </w:t>
      </w:r>
      <w:r>
        <w:rPr>
          <w:rFonts w:ascii="Calibri" w:hAnsi="Calibri"/>
          <w:b w:val="1"/>
          <w:bCs w:val="1"/>
          <w:rtl w:val="0"/>
          <w:lang w:val="en-US"/>
        </w:rPr>
        <w:t>List</w:t>
      </w:r>
      <w:r>
        <w:rPr>
          <w:rtl w:val="0"/>
          <w:lang w:val="zh-TW" w:eastAsia="zh-TW"/>
        </w:rPr>
        <w:t>（</w:t>
      </w:r>
      <w:r>
        <w:rPr>
          <w:rFonts w:ascii="Calibri" w:hAnsi="Calibri"/>
          <w:b w:val="1"/>
          <w:bCs w:val="1"/>
          <w:rtl w:val="0"/>
          <w:lang w:val="en-US"/>
        </w:rPr>
        <w:t>1-30</w:t>
      </w:r>
      <w:r>
        <w:rPr>
          <w:rtl w:val="0"/>
          <w:lang w:val="zh-TW" w:eastAsia="zh-TW"/>
        </w:rPr>
        <w:t>集有台词角色）</w:t>
      </w:r>
    </w:p>
    <w:p>
      <w:pPr>
        <w:pStyle w:val="Normal.0"/>
        <w:spacing w:line="240" w:lineRule="auto"/>
        <w:jc w:val="left"/>
      </w:pPr>
      <w:r>
        <w:rPr>
          <w:sz w:val="18"/>
          <w:szCs w:val="18"/>
          <w:rtl w:val="0"/>
          <w:lang w:val="zh-TW" w:eastAsia="zh-TW"/>
        </w:rPr>
        <w:t>奥利维亚</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奥利维亚</w:t>
      </w:r>
      <w:r>
        <w:rPr>
          <w:rFonts w:ascii="Calibri" w:hAnsi="Calibri" w:hint="default"/>
          <w:sz w:val="18"/>
          <w:szCs w:val="18"/>
          <w:rtl w:val="0"/>
          <w:lang w:val="en-US"/>
        </w:rPr>
        <w:t>·</w:t>
      </w:r>
      <w:r>
        <w:rPr>
          <w:sz w:val="18"/>
          <w:szCs w:val="18"/>
          <w:rtl w:val="0"/>
          <w:lang w:val="zh-TW" w:eastAsia="zh-TW"/>
        </w:rPr>
        <w:t>哈灵顿</w:t>
      </w:r>
      <w:r>
        <w:rPr>
          <w:rFonts w:ascii="Calibri" w:hAnsi="Calibri"/>
          <w:sz w:val="18"/>
          <w:szCs w:val="18"/>
          <w:rtl w:val="0"/>
          <w:lang w:val="zh-TW" w:eastAsia="zh-TW"/>
        </w:rPr>
        <w:t xml:space="preserve"> </w:t>
      </w:r>
      <w:r>
        <w:rPr>
          <w:rFonts w:ascii="Calibri" w:hAnsi="Calibri"/>
          <w:sz w:val="18"/>
          <w:szCs w:val="18"/>
          <w:rtl w:val="0"/>
          <w:lang w:val="en-US"/>
        </w:rPr>
        <w:t xml:space="preserve">- Olivia Bennett / Olivia Harrington; </w:t>
      </w:r>
      <w:r>
        <w:rPr>
          <w:sz w:val="18"/>
          <w:szCs w:val="18"/>
          <w:rtl w:val="0"/>
          <w:lang w:val="zh-TW" w:eastAsia="zh-TW"/>
        </w:rPr>
        <w:t>达米安</w:t>
      </w:r>
      <w:r>
        <w:rPr>
          <w:rFonts w:ascii="Calibri" w:hAnsi="Calibri" w:hint="default"/>
          <w:sz w:val="18"/>
          <w:szCs w:val="18"/>
          <w:rtl w:val="0"/>
          <w:lang w:val="en-US"/>
        </w:rPr>
        <w:t>·</w:t>
      </w:r>
      <w:r>
        <w:rPr>
          <w:sz w:val="18"/>
          <w:szCs w:val="18"/>
          <w:rtl w:val="0"/>
          <w:lang w:val="zh-TW" w:eastAsia="zh-TW"/>
        </w:rPr>
        <w:t>哈灵顿</w:t>
      </w:r>
      <w:r>
        <w:rPr>
          <w:rFonts w:ascii="Calibri" w:hAnsi="Calibri"/>
          <w:sz w:val="18"/>
          <w:szCs w:val="18"/>
          <w:rtl w:val="0"/>
          <w:lang w:val="zh-TW" w:eastAsia="zh-TW"/>
        </w:rPr>
        <w:t xml:space="preserve"> </w:t>
      </w:r>
      <w:r>
        <w:rPr>
          <w:rFonts w:ascii="Calibri" w:hAnsi="Calibri"/>
          <w:sz w:val="18"/>
          <w:szCs w:val="18"/>
          <w:rtl w:val="0"/>
          <w:lang w:val="en-US"/>
        </w:rPr>
        <w:t>- Damian Harrington</w:t>
      </w:r>
    </w:p>
    <w:p>
      <w:pPr>
        <w:pStyle w:val="Normal.0"/>
        <w:spacing w:line="240" w:lineRule="auto"/>
        <w:jc w:val="left"/>
      </w:pPr>
      <w:r>
        <w:rPr>
          <w:sz w:val="18"/>
          <w:szCs w:val="18"/>
          <w:rtl w:val="0"/>
          <w:lang w:val="zh-TW" w:eastAsia="zh-TW"/>
        </w:rPr>
        <w:t>爱德华</w:t>
      </w:r>
      <w:r>
        <w:rPr>
          <w:rFonts w:ascii="Calibri" w:hAnsi="Calibri" w:hint="default"/>
          <w:sz w:val="18"/>
          <w:szCs w:val="18"/>
          <w:rtl w:val="0"/>
          <w:lang w:val="en-US"/>
        </w:rPr>
        <w:t>·</w:t>
      </w:r>
      <w:r>
        <w:rPr>
          <w:sz w:val="18"/>
          <w:szCs w:val="18"/>
          <w:rtl w:val="0"/>
          <w:lang w:val="zh-TW" w:eastAsia="zh-TW"/>
        </w:rPr>
        <w:t>哈灵顿</w:t>
      </w:r>
      <w:r>
        <w:rPr>
          <w:rFonts w:ascii="Calibri" w:hAnsi="Calibri"/>
          <w:sz w:val="18"/>
          <w:szCs w:val="18"/>
          <w:rtl w:val="0"/>
          <w:lang w:val="zh-TW" w:eastAsia="zh-TW"/>
        </w:rPr>
        <w:t xml:space="preserve"> </w:t>
      </w:r>
      <w:r>
        <w:rPr>
          <w:rFonts w:ascii="Calibri" w:hAnsi="Calibri"/>
          <w:sz w:val="18"/>
          <w:szCs w:val="18"/>
          <w:rtl w:val="0"/>
          <w:lang w:val="en-US"/>
        </w:rPr>
        <w:t xml:space="preserve">- Edward Harrington; </w:t>
      </w:r>
      <w:r>
        <w:rPr>
          <w:sz w:val="18"/>
          <w:szCs w:val="18"/>
          <w:rtl w:val="0"/>
          <w:lang w:val="zh-TW" w:eastAsia="zh-TW"/>
        </w:rPr>
        <w:t>玛格丽特</w:t>
      </w:r>
      <w:r>
        <w:rPr>
          <w:rFonts w:ascii="Calibri" w:hAnsi="Calibri" w:hint="default"/>
          <w:sz w:val="18"/>
          <w:szCs w:val="18"/>
          <w:rtl w:val="0"/>
          <w:lang w:val="en-US"/>
        </w:rPr>
        <w:t>·</w:t>
      </w:r>
      <w:r>
        <w:rPr>
          <w:sz w:val="18"/>
          <w:szCs w:val="18"/>
          <w:rtl w:val="0"/>
          <w:lang w:val="zh-TW" w:eastAsia="zh-TW"/>
        </w:rPr>
        <w:t>哈灵顿</w:t>
      </w:r>
      <w:r>
        <w:rPr>
          <w:rFonts w:ascii="Calibri" w:hAnsi="Calibri"/>
          <w:sz w:val="18"/>
          <w:szCs w:val="18"/>
          <w:rtl w:val="0"/>
          <w:lang w:val="zh-TW" w:eastAsia="zh-TW"/>
        </w:rPr>
        <w:t xml:space="preserve"> </w:t>
      </w:r>
      <w:r>
        <w:rPr>
          <w:rFonts w:ascii="Calibri" w:hAnsi="Calibri"/>
          <w:sz w:val="18"/>
          <w:szCs w:val="18"/>
          <w:rtl w:val="0"/>
          <w:lang w:val="en-US"/>
        </w:rPr>
        <w:t xml:space="preserve">- Margaret Harrington; </w:t>
      </w:r>
      <w:r>
        <w:rPr>
          <w:sz w:val="18"/>
          <w:szCs w:val="18"/>
          <w:rtl w:val="0"/>
          <w:lang w:val="zh-TW" w:eastAsia="zh-TW"/>
        </w:rPr>
        <w:t>管家阿尔弗雷德</w:t>
      </w:r>
      <w:r>
        <w:rPr>
          <w:rFonts w:ascii="Calibri" w:hAnsi="Calibri"/>
          <w:sz w:val="18"/>
          <w:szCs w:val="18"/>
          <w:rtl w:val="0"/>
          <w:lang w:val="zh-TW" w:eastAsia="zh-TW"/>
        </w:rPr>
        <w:t xml:space="preserve"> </w:t>
      </w:r>
      <w:r>
        <w:rPr>
          <w:rFonts w:ascii="Calibri" w:hAnsi="Calibri"/>
          <w:sz w:val="18"/>
          <w:szCs w:val="18"/>
          <w:rtl w:val="0"/>
          <w:lang w:val="en-US"/>
        </w:rPr>
        <w:t>- Butler Alfred</w:t>
      </w:r>
    </w:p>
    <w:p>
      <w:pPr>
        <w:pStyle w:val="Normal.0"/>
        <w:spacing w:line="240" w:lineRule="auto"/>
        <w:jc w:val="left"/>
      </w:pPr>
      <w:r>
        <w:rPr>
          <w:sz w:val="18"/>
          <w:szCs w:val="18"/>
          <w:rtl w:val="0"/>
          <w:lang w:val="zh-TW" w:eastAsia="zh-TW"/>
        </w:rPr>
        <w:t>詹姆斯</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xml:space="preserve">- James Bennett; </w:t>
      </w:r>
      <w:r>
        <w:rPr>
          <w:sz w:val="18"/>
          <w:szCs w:val="18"/>
          <w:rtl w:val="0"/>
          <w:lang w:val="zh-TW" w:eastAsia="zh-TW"/>
        </w:rPr>
        <w:t>本杰明</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xml:space="preserve">- Benjamin Bennett; </w:t>
      </w:r>
      <w:r>
        <w:rPr>
          <w:sz w:val="18"/>
          <w:szCs w:val="18"/>
          <w:rtl w:val="0"/>
          <w:lang w:val="zh-TW" w:eastAsia="zh-TW"/>
        </w:rPr>
        <w:t>理查德</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xml:space="preserve">- Richard Bennett; </w:t>
      </w:r>
      <w:r>
        <w:rPr>
          <w:sz w:val="18"/>
          <w:szCs w:val="18"/>
          <w:rtl w:val="0"/>
          <w:lang w:val="zh-TW" w:eastAsia="zh-TW"/>
        </w:rPr>
        <w:t>凯瑟琳</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Catherine Bennett</w:t>
      </w:r>
    </w:p>
    <w:p>
      <w:pPr>
        <w:pStyle w:val="Normal.0"/>
        <w:spacing w:line="240" w:lineRule="auto"/>
        <w:jc w:val="left"/>
      </w:pPr>
      <w:r>
        <w:rPr>
          <w:sz w:val="18"/>
          <w:szCs w:val="18"/>
          <w:rtl w:val="0"/>
          <w:lang w:val="zh-TW" w:eastAsia="zh-TW"/>
        </w:rPr>
        <w:t>萨凡纳</w:t>
      </w:r>
      <w:r>
        <w:rPr>
          <w:rFonts w:ascii="Calibri" w:hAnsi="Calibri" w:hint="default"/>
          <w:sz w:val="18"/>
          <w:szCs w:val="18"/>
          <w:rtl w:val="0"/>
          <w:lang w:val="en-US"/>
        </w:rPr>
        <w:t>·</w:t>
      </w:r>
      <w:r>
        <w:rPr>
          <w:sz w:val="18"/>
          <w:szCs w:val="18"/>
          <w:rtl w:val="0"/>
          <w:lang w:val="zh-TW" w:eastAsia="zh-TW"/>
        </w:rPr>
        <w:t>贝内特</w:t>
      </w:r>
      <w:r>
        <w:rPr>
          <w:rFonts w:ascii="Calibri" w:hAnsi="Calibri"/>
          <w:sz w:val="18"/>
          <w:szCs w:val="18"/>
          <w:rtl w:val="0"/>
          <w:lang w:val="zh-TW" w:eastAsia="zh-TW"/>
        </w:rPr>
        <w:t xml:space="preserve"> </w:t>
      </w:r>
      <w:r>
        <w:rPr>
          <w:rFonts w:ascii="Calibri" w:hAnsi="Calibri"/>
          <w:sz w:val="18"/>
          <w:szCs w:val="18"/>
          <w:rtl w:val="0"/>
          <w:lang w:val="en-US"/>
        </w:rPr>
        <w:t xml:space="preserve">- Savannah Bennett; </w:t>
      </w:r>
      <w:r>
        <w:rPr>
          <w:sz w:val="18"/>
          <w:szCs w:val="18"/>
          <w:rtl w:val="0"/>
          <w:lang w:val="zh-TW" w:eastAsia="zh-TW"/>
        </w:rPr>
        <w:t>威尔逊太太</w:t>
      </w:r>
      <w:r>
        <w:rPr>
          <w:rFonts w:ascii="Calibri" w:hAnsi="Calibri"/>
          <w:sz w:val="18"/>
          <w:szCs w:val="18"/>
          <w:rtl w:val="0"/>
          <w:lang w:val="zh-TW" w:eastAsia="zh-TW"/>
        </w:rPr>
        <w:t xml:space="preserve"> </w:t>
      </w:r>
      <w:r>
        <w:rPr>
          <w:rFonts w:ascii="Calibri" w:hAnsi="Calibri"/>
          <w:sz w:val="18"/>
          <w:szCs w:val="18"/>
          <w:rtl w:val="0"/>
          <w:lang w:val="en-US"/>
        </w:rPr>
        <w:t xml:space="preserve">- Mrs. Wilson; </w:t>
      </w:r>
      <w:r>
        <w:rPr>
          <w:sz w:val="18"/>
          <w:szCs w:val="18"/>
          <w:rtl w:val="0"/>
          <w:lang w:val="zh-TW" w:eastAsia="zh-TW"/>
        </w:rPr>
        <w:t>内森</w:t>
      </w:r>
      <w:r>
        <w:rPr>
          <w:rFonts w:ascii="Calibri" w:hAnsi="Calibri" w:hint="default"/>
          <w:sz w:val="18"/>
          <w:szCs w:val="18"/>
          <w:rtl w:val="0"/>
          <w:lang w:val="en-US"/>
        </w:rPr>
        <w:t>·</w:t>
      </w:r>
      <w:r>
        <w:rPr>
          <w:sz w:val="18"/>
          <w:szCs w:val="18"/>
          <w:rtl w:val="0"/>
          <w:lang w:val="zh-TW" w:eastAsia="zh-TW"/>
        </w:rPr>
        <w:t>罗斯</w:t>
      </w:r>
      <w:r>
        <w:rPr>
          <w:rFonts w:ascii="Calibri" w:hAnsi="Calibri"/>
          <w:sz w:val="18"/>
          <w:szCs w:val="18"/>
          <w:rtl w:val="0"/>
          <w:lang w:val="zh-TW" w:eastAsia="zh-TW"/>
        </w:rPr>
        <w:t xml:space="preserve"> </w:t>
      </w:r>
      <w:r>
        <w:rPr>
          <w:rFonts w:ascii="Calibri" w:hAnsi="Calibri"/>
          <w:sz w:val="18"/>
          <w:szCs w:val="18"/>
          <w:rtl w:val="0"/>
          <w:lang w:val="en-US"/>
        </w:rPr>
        <w:t xml:space="preserve">- Nathan Rose; </w:t>
      </w:r>
      <w:r>
        <w:rPr>
          <w:sz w:val="18"/>
          <w:szCs w:val="18"/>
          <w:rtl w:val="0"/>
          <w:lang w:val="zh-TW" w:eastAsia="zh-TW"/>
        </w:rPr>
        <w:t>索菲</w:t>
      </w:r>
      <w:r>
        <w:rPr>
          <w:rFonts w:ascii="Calibri" w:hAnsi="Calibri" w:hint="default"/>
          <w:sz w:val="18"/>
          <w:szCs w:val="18"/>
          <w:rtl w:val="0"/>
          <w:lang w:val="en-US"/>
        </w:rPr>
        <w:t>·</w:t>
      </w:r>
      <w:r>
        <w:rPr>
          <w:sz w:val="18"/>
          <w:szCs w:val="18"/>
          <w:rtl w:val="0"/>
          <w:lang w:val="zh-TW" w:eastAsia="zh-TW"/>
        </w:rPr>
        <w:t>弗洛雷斯</w:t>
      </w:r>
      <w:r>
        <w:rPr>
          <w:rFonts w:ascii="Calibri" w:hAnsi="Calibri"/>
          <w:sz w:val="18"/>
          <w:szCs w:val="18"/>
          <w:rtl w:val="0"/>
          <w:lang w:val="zh-TW" w:eastAsia="zh-TW"/>
        </w:rPr>
        <w:t xml:space="preserve"> </w:t>
      </w:r>
      <w:r>
        <w:rPr>
          <w:rFonts w:ascii="Calibri" w:hAnsi="Calibri"/>
          <w:sz w:val="18"/>
          <w:szCs w:val="18"/>
          <w:rtl w:val="0"/>
          <w:lang w:val="en-US"/>
        </w:rPr>
        <w:t>- Sophie Flores</w:t>
      </w:r>
    </w:p>
    <w:p>
      <w:pPr>
        <w:pStyle w:val="Normal.0"/>
        <w:spacing w:line="240" w:lineRule="auto"/>
        <w:jc w:val="left"/>
      </w:pPr>
      <w:r>
        <w:rPr>
          <w:sz w:val="18"/>
          <w:szCs w:val="18"/>
          <w:rtl w:val="0"/>
          <w:lang w:val="zh-TW" w:eastAsia="zh-TW"/>
        </w:rPr>
        <w:t>主持人</w:t>
      </w:r>
      <w:r>
        <w:rPr>
          <w:rFonts w:ascii="Calibri" w:hAnsi="Calibri"/>
          <w:sz w:val="18"/>
          <w:szCs w:val="18"/>
          <w:rtl w:val="0"/>
          <w:lang w:val="zh-TW" w:eastAsia="zh-TW"/>
        </w:rPr>
        <w:t xml:space="preserve"> </w:t>
      </w:r>
      <w:r>
        <w:rPr>
          <w:rFonts w:ascii="Calibri" w:hAnsi="Calibri"/>
          <w:sz w:val="18"/>
          <w:szCs w:val="18"/>
          <w:rtl w:val="0"/>
          <w:lang w:val="en-US"/>
        </w:rPr>
        <w:t xml:space="preserve">- Host; </w:t>
      </w:r>
      <w:r>
        <w:rPr>
          <w:sz w:val="18"/>
          <w:szCs w:val="18"/>
          <w:rtl w:val="0"/>
          <w:lang w:val="zh-TW" w:eastAsia="zh-TW"/>
        </w:rPr>
        <w:t>众供应商</w:t>
      </w:r>
      <w:r>
        <w:rPr>
          <w:rFonts w:ascii="Calibri" w:hAnsi="Calibri"/>
          <w:sz w:val="18"/>
          <w:szCs w:val="18"/>
          <w:rtl w:val="0"/>
          <w:lang w:val="zh-TW" w:eastAsia="zh-TW"/>
        </w:rPr>
        <w:t xml:space="preserve"> </w:t>
      </w:r>
      <w:r>
        <w:rPr>
          <w:rFonts w:ascii="Calibri" w:hAnsi="Calibri"/>
          <w:sz w:val="18"/>
          <w:szCs w:val="18"/>
          <w:rtl w:val="0"/>
          <w:lang w:val="en-US"/>
        </w:rPr>
        <w:t xml:space="preserve">- Suppliers; </w:t>
      </w:r>
      <w:r>
        <w:rPr>
          <w:sz w:val="18"/>
          <w:szCs w:val="18"/>
          <w:rtl w:val="0"/>
          <w:lang w:val="zh-TW" w:eastAsia="zh-TW"/>
        </w:rPr>
        <w:t>众人</w:t>
      </w:r>
      <w:r>
        <w:rPr>
          <w:rFonts w:ascii="Calibri" w:hAnsi="Calibri"/>
          <w:sz w:val="18"/>
          <w:szCs w:val="18"/>
          <w:rtl w:val="0"/>
          <w:lang w:val="zh-TW" w:eastAsia="zh-TW"/>
        </w:rPr>
        <w:t xml:space="preserve"> </w:t>
      </w:r>
      <w:r>
        <w:rPr>
          <w:rFonts w:ascii="Calibri" w:hAnsi="Calibri"/>
          <w:sz w:val="18"/>
          <w:szCs w:val="18"/>
          <w:rtl w:val="0"/>
          <w:lang w:val="en-US"/>
        </w:rPr>
        <w:t xml:space="preserve">- Everyone; </w:t>
      </w:r>
      <w:r>
        <w:rPr>
          <w:sz w:val="18"/>
          <w:szCs w:val="18"/>
          <w:rtl w:val="0"/>
          <w:lang w:val="zh-TW" w:eastAsia="zh-TW"/>
        </w:rPr>
        <w:t>礼宾人员</w:t>
      </w:r>
      <w:r>
        <w:rPr>
          <w:rFonts w:ascii="Calibri" w:hAnsi="Calibri"/>
          <w:sz w:val="18"/>
          <w:szCs w:val="18"/>
          <w:rtl w:val="0"/>
          <w:lang w:val="zh-TW" w:eastAsia="zh-TW"/>
        </w:rPr>
        <w:t xml:space="preserve"> </w:t>
      </w:r>
      <w:r>
        <w:rPr>
          <w:rFonts w:ascii="Calibri" w:hAnsi="Calibri"/>
          <w:sz w:val="18"/>
          <w:szCs w:val="18"/>
          <w:rtl w:val="0"/>
          <w:lang w:val="en-US"/>
        </w:rPr>
        <w:t xml:space="preserve">- Greeters; </w:t>
      </w:r>
      <w:r>
        <w:rPr>
          <w:sz w:val="18"/>
          <w:szCs w:val="18"/>
          <w:rtl w:val="0"/>
          <w:lang w:val="zh-TW" w:eastAsia="zh-TW"/>
        </w:rPr>
        <w:t>佣人</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女佣</w:t>
      </w:r>
      <w:r>
        <w:rPr>
          <w:rFonts w:ascii="Calibri" w:hAnsi="Calibri"/>
          <w:sz w:val="18"/>
          <w:szCs w:val="18"/>
          <w:rtl w:val="0"/>
          <w:lang w:val="zh-TW" w:eastAsia="zh-TW"/>
        </w:rPr>
        <w:t xml:space="preserve"> </w:t>
      </w:r>
      <w:r>
        <w:rPr>
          <w:rFonts w:ascii="Calibri" w:hAnsi="Calibri"/>
          <w:sz w:val="18"/>
          <w:szCs w:val="18"/>
          <w:rtl w:val="0"/>
          <w:lang w:val="en-US"/>
        </w:rPr>
        <w:t xml:space="preserve">- Maid / Maids; </w:t>
      </w:r>
      <w:r>
        <w:rPr>
          <w:sz w:val="18"/>
          <w:szCs w:val="18"/>
          <w:rtl w:val="0"/>
          <w:lang w:val="zh-TW" w:eastAsia="zh-TW"/>
        </w:rPr>
        <w:t>女顾问</w:t>
      </w:r>
      <w:r>
        <w:rPr>
          <w:rFonts w:ascii="Calibri" w:hAnsi="Calibri"/>
          <w:sz w:val="18"/>
          <w:szCs w:val="18"/>
          <w:rtl w:val="0"/>
          <w:lang w:val="zh-TW" w:eastAsia="zh-TW"/>
        </w:rPr>
        <w:t xml:space="preserve"> </w:t>
      </w:r>
      <w:r>
        <w:rPr>
          <w:rFonts w:ascii="Calibri" w:hAnsi="Calibri"/>
          <w:sz w:val="18"/>
          <w:szCs w:val="18"/>
          <w:rtl w:val="0"/>
          <w:lang w:val="en-US"/>
        </w:rPr>
        <w:t>- Consultants</w:t>
      </w:r>
    </w:p>
    <w:p>
      <w:pPr>
        <w:pStyle w:val="Normal.0"/>
        <w:spacing w:line="240" w:lineRule="auto"/>
        <w:jc w:val="left"/>
      </w:pPr>
      <w:r>
        <w:rPr>
          <w:sz w:val="18"/>
          <w:szCs w:val="18"/>
          <w:rtl w:val="0"/>
          <w:lang w:val="zh-TW" w:eastAsia="zh-TW"/>
        </w:rPr>
        <w:t>少年达米安</w:t>
      </w:r>
      <w:r>
        <w:rPr>
          <w:rFonts w:ascii="Calibri" w:hAnsi="Calibri"/>
          <w:sz w:val="18"/>
          <w:szCs w:val="18"/>
          <w:rtl w:val="0"/>
          <w:lang w:val="zh-TW" w:eastAsia="zh-TW"/>
        </w:rPr>
        <w:t xml:space="preserve"> </w:t>
      </w:r>
      <w:r>
        <w:rPr>
          <w:rFonts w:ascii="Calibri" w:hAnsi="Calibri"/>
          <w:sz w:val="18"/>
          <w:szCs w:val="18"/>
          <w:rtl w:val="0"/>
          <w:lang w:val="en-US"/>
        </w:rPr>
        <w:t xml:space="preserve">- Young Damian; </w:t>
      </w:r>
      <w:r>
        <w:rPr>
          <w:sz w:val="18"/>
          <w:szCs w:val="18"/>
          <w:rtl w:val="0"/>
          <w:lang w:val="zh-TW" w:eastAsia="zh-TW"/>
        </w:rPr>
        <w:t>少女奥利维亚</w:t>
      </w:r>
      <w:r>
        <w:rPr>
          <w:rFonts w:ascii="Calibri" w:hAnsi="Calibri"/>
          <w:sz w:val="18"/>
          <w:szCs w:val="18"/>
          <w:rtl w:val="0"/>
          <w:lang w:val="zh-TW" w:eastAsia="zh-TW"/>
        </w:rPr>
        <w:t xml:space="preserve"> </w:t>
      </w:r>
      <w:r>
        <w:rPr>
          <w:rFonts w:ascii="Calibri" w:hAnsi="Calibri"/>
          <w:sz w:val="18"/>
          <w:szCs w:val="18"/>
          <w:rtl w:val="0"/>
          <w:lang w:val="en-US"/>
        </w:rPr>
        <w:t xml:space="preserve">- Young Olivia; </w:t>
      </w:r>
      <w:r>
        <w:rPr>
          <w:sz w:val="18"/>
          <w:szCs w:val="18"/>
          <w:rtl w:val="0"/>
          <w:lang w:val="zh-TW" w:eastAsia="zh-TW"/>
        </w:rPr>
        <w:t>萨凡纳生父</w:t>
      </w:r>
      <w:r>
        <w:rPr>
          <w:rFonts w:ascii="Calibri" w:hAnsi="Calibri"/>
          <w:sz w:val="18"/>
          <w:szCs w:val="18"/>
          <w:rtl w:val="0"/>
          <w:lang w:val="zh-TW" w:eastAsia="zh-TW"/>
        </w:rPr>
        <w:t xml:space="preserve"> </w:t>
      </w:r>
      <w:r>
        <w:rPr>
          <w:rFonts w:ascii="Calibri" w:hAnsi="Calibri"/>
          <w:sz w:val="18"/>
          <w:szCs w:val="18"/>
          <w:rtl w:val="0"/>
          <w:lang w:val="en-US"/>
        </w:rPr>
        <w:t xml:space="preserve">- Savannah's Biological Father; </w:t>
      </w:r>
      <w:r>
        <w:rPr>
          <w:sz w:val="18"/>
          <w:szCs w:val="18"/>
          <w:rtl w:val="0"/>
          <w:lang w:val="zh-TW" w:eastAsia="zh-TW"/>
        </w:rPr>
        <w:t>萨凡纳生母</w:t>
      </w:r>
      <w:r>
        <w:rPr>
          <w:rFonts w:ascii="Calibri" w:hAnsi="Calibri"/>
          <w:sz w:val="18"/>
          <w:szCs w:val="18"/>
          <w:rtl w:val="0"/>
          <w:lang w:val="zh-TW" w:eastAsia="zh-TW"/>
        </w:rPr>
        <w:t xml:space="preserve"> </w:t>
      </w:r>
      <w:r>
        <w:rPr>
          <w:rFonts w:ascii="Calibri" w:hAnsi="Calibri"/>
          <w:sz w:val="18"/>
          <w:szCs w:val="18"/>
          <w:rtl w:val="0"/>
          <w:lang w:val="en-US"/>
        </w:rPr>
        <w:t xml:space="preserve">- Savannah's Biological Mother; </w:t>
      </w:r>
      <w:r>
        <w:rPr>
          <w:sz w:val="18"/>
          <w:szCs w:val="18"/>
          <w:rtl w:val="0"/>
          <w:lang w:val="zh-TW" w:eastAsia="zh-TW"/>
        </w:rPr>
        <w:t>萨凡纳哥哥</w:t>
      </w:r>
      <w:r>
        <w:rPr>
          <w:rFonts w:ascii="Calibri" w:hAnsi="Calibri"/>
          <w:sz w:val="18"/>
          <w:szCs w:val="18"/>
          <w:rtl w:val="0"/>
          <w:lang w:val="zh-TW" w:eastAsia="zh-TW"/>
        </w:rPr>
        <w:t xml:space="preserve"> </w:t>
      </w:r>
      <w:r>
        <w:rPr>
          <w:rFonts w:ascii="Calibri" w:hAnsi="Calibri"/>
          <w:sz w:val="18"/>
          <w:szCs w:val="18"/>
          <w:rtl w:val="0"/>
          <w:lang w:val="en-US"/>
        </w:rPr>
        <w:t>- Savannah's Brother</w:t>
      </w:r>
    </w:p>
    <w:p>
      <w:pPr>
        <w:pStyle w:val="Normal.0"/>
        <w:spacing w:line="240" w:lineRule="auto"/>
        <w:jc w:val="left"/>
      </w:pPr>
      <w:r>
        <w:rPr>
          <w:sz w:val="18"/>
          <w:szCs w:val="18"/>
          <w:rtl w:val="0"/>
          <w:lang w:val="zh-TW" w:eastAsia="zh-TW"/>
        </w:rPr>
        <w:t>司机</w:t>
      </w:r>
      <w:r>
        <w:rPr>
          <w:rFonts w:ascii="Calibri" w:hAnsi="Calibri"/>
          <w:sz w:val="18"/>
          <w:szCs w:val="18"/>
          <w:rtl w:val="0"/>
          <w:lang w:val="zh-TW" w:eastAsia="zh-TW"/>
        </w:rPr>
        <w:t xml:space="preserve"> </w:t>
      </w:r>
      <w:r>
        <w:rPr>
          <w:rFonts w:ascii="Calibri" w:hAnsi="Calibri"/>
          <w:sz w:val="18"/>
          <w:szCs w:val="18"/>
          <w:rtl w:val="0"/>
          <w:lang w:val="en-US"/>
        </w:rPr>
        <w:t xml:space="preserve">- Driver; </w:t>
      </w:r>
      <w:r>
        <w:rPr>
          <w:sz w:val="18"/>
          <w:szCs w:val="18"/>
          <w:rtl w:val="0"/>
          <w:lang w:val="zh-TW" w:eastAsia="zh-TW"/>
        </w:rPr>
        <w:t>嘉宾</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嘉宾甲</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嘉宾乙</w:t>
      </w:r>
      <w:r>
        <w:rPr>
          <w:rFonts w:ascii="Calibri" w:hAnsi="Calibri"/>
          <w:sz w:val="18"/>
          <w:szCs w:val="18"/>
          <w:rtl w:val="0"/>
          <w:lang w:val="zh-TW" w:eastAsia="zh-TW"/>
        </w:rPr>
        <w:t xml:space="preserve"> </w:t>
      </w:r>
      <w:r>
        <w:rPr>
          <w:rFonts w:ascii="Calibri" w:hAnsi="Calibri"/>
          <w:sz w:val="18"/>
          <w:szCs w:val="18"/>
          <w:rtl w:val="0"/>
          <w:lang w:val="en-US"/>
        </w:rPr>
        <w:t xml:space="preserve">- Guest / Guest A / Guest B; </w:t>
      </w:r>
      <w:r>
        <w:rPr>
          <w:sz w:val="18"/>
          <w:szCs w:val="18"/>
          <w:rtl w:val="0"/>
          <w:lang w:val="zh-TW" w:eastAsia="zh-TW"/>
        </w:rPr>
        <w:t>电话那头</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画外音</w:t>
      </w:r>
      <w:r>
        <w:rPr>
          <w:rFonts w:ascii="Calibri" w:hAnsi="Calibri"/>
          <w:sz w:val="18"/>
          <w:szCs w:val="18"/>
          <w:rtl w:val="0"/>
          <w:lang w:val="zh-TW" w:eastAsia="zh-TW"/>
        </w:rPr>
        <w:t xml:space="preserve"> </w:t>
      </w:r>
      <w:r>
        <w:rPr>
          <w:rFonts w:ascii="Calibri" w:hAnsi="Calibri"/>
          <w:sz w:val="18"/>
          <w:szCs w:val="18"/>
          <w:rtl w:val="0"/>
          <w:lang w:val="en-US"/>
        </w:rPr>
        <w:t xml:space="preserve">/ </w:t>
      </w:r>
      <w:r>
        <w:rPr>
          <w:sz w:val="18"/>
          <w:szCs w:val="18"/>
          <w:rtl w:val="0"/>
          <w:lang w:val="zh-TW" w:eastAsia="zh-TW"/>
        </w:rPr>
        <w:t>配音</w:t>
      </w:r>
      <w:r>
        <w:rPr>
          <w:rFonts w:ascii="Calibri" w:hAnsi="Calibri"/>
          <w:sz w:val="18"/>
          <w:szCs w:val="18"/>
          <w:rtl w:val="0"/>
          <w:lang w:val="zh-TW" w:eastAsia="zh-TW"/>
        </w:rPr>
        <w:t xml:space="preserve"> </w:t>
      </w:r>
      <w:r>
        <w:rPr>
          <w:rFonts w:ascii="Calibri" w:hAnsi="Calibri"/>
          <w:sz w:val="18"/>
          <w:szCs w:val="18"/>
          <w:rtl w:val="0"/>
          <w:lang w:val="en-US"/>
        </w:rPr>
        <w:t>- Voice on Phone / Voiceover</w:t>
      </w:r>
    </w:p>
    <w:p>
      <w:pPr>
        <w:pStyle w:val="Normal.0"/>
        <w:spacing w:line="240" w:lineRule="auto"/>
        <w:jc w:val="left"/>
      </w:pPr>
    </w:p>
    <w:p>
      <w:pPr>
        <w:pStyle w:val="Normal.0"/>
        <w:spacing w:line="240" w:lineRule="auto"/>
        <w:jc w:val="left"/>
      </w:pP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Times Roman" w:cs="Times Roman" w:hAnsi="Times Roman" w:eastAsia="Times Roman"/>
          <w:outline w:val="0"/>
          <w:color w:val="ff2600"/>
          <w:u w:color="ff2600"/>
          <w14:textFill>
            <w14:solidFill>
              <w14:srgbClr w14:val="FF2600"/>
            </w14:solidFill>
          </w14:textFill>
        </w:rPr>
      </w:pPr>
      <w:r>
        <w:rPr>
          <w:outline w:val="0"/>
          <w:color w:val="ff2600"/>
          <w:u w:color="ff2600"/>
          <w:rtl w:val="0"/>
          <w:lang w:val="zh-TW" w:eastAsia="zh-TW"/>
          <w14:textFill>
            <w14:solidFill>
              <w14:srgbClr w14:val="FF2600"/>
            </w14:solidFill>
          </w14:textFill>
        </w:rPr>
        <w:t>剧名备选：</w:t>
      </w:r>
      <w:r>
        <w:rPr>
          <w:rFonts w:ascii="Times Roman" w:hAnsi="Times Roman"/>
          <w:outline w:val="0"/>
          <w:color w:val="ff2600"/>
          <w:u w:color="ff2600"/>
          <w:rtl w:val="0"/>
          <w:lang w:val="en-US"/>
          <w14:textFill>
            <w14:solidFill>
              <w14:srgbClr w14:val="FF2600"/>
            </w14:solidFill>
          </w14:textFill>
        </w:rPr>
        <w:t xml:space="preserve">The Heiress They Threw Away/ The Forgotten Heiress Rises </w:t>
      </w:r>
    </w:p>
    <w:p>
      <w:pPr>
        <w:pStyle w:val="默认 A"/>
        <w:tabs>
          <w:tab w:val="left" w:pos="720"/>
          <w:tab w:val="left" w:pos="1440"/>
          <w:tab w:val="left" w:pos="2160"/>
          <w:tab w:val="left" w:pos="2880"/>
          <w:tab w:val="left" w:pos="3600"/>
          <w:tab w:val="left" w:pos="4320"/>
          <w:tab w:val="left" w:pos="5040"/>
          <w:tab w:val="left" w:pos="5760"/>
          <w:tab w:val="left" w:pos="6480"/>
          <w:tab w:val="left" w:pos="7200"/>
          <w:tab w:val="left" w:pos="7800"/>
        </w:tabs>
        <w:spacing w:before="0" w:line="240" w:lineRule="auto"/>
        <w:rPr>
          <w:rFonts w:ascii="Times Roman" w:cs="Times Roman" w:hAnsi="Times Roman" w:eastAsia="Times Roman"/>
          <w:lang w:val="en-US"/>
        </w:rPr>
      </w:pPr>
    </w:p>
    <w:p>
      <w:pPr>
        <w:pStyle w:val="Normal.0"/>
        <w:rPr>
          <w:lang w:val="zh-TW" w:eastAsia="zh-TW"/>
        </w:rPr>
      </w:pPr>
      <w:r>
        <w:rPr>
          <w:rtl w:val="0"/>
          <w:lang w:val="zh-TW" w:eastAsia="zh-TW"/>
        </w:rPr>
        <w:t>人物小传：</w:t>
      </w:r>
    </w:p>
    <w:p>
      <w:pPr>
        <w:pStyle w:val="Normal.0"/>
        <w:rPr>
          <w:lang w:val="zh-TW" w:eastAsia="zh-TW"/>
        </w:rPr>
      </w:pPr>
    </w:p>
    <w:p>
      <w:pPr>
        <w:pStyle w:val="Normal.0"/>
      </w:pPr>
      <w:r>
        <w:rPr>
          <w:rtl w:val="0"/>
          <w:lang w:val="zh-TW" w:eastAsia="zh-TW"/>
        </w:rPr>
        <w:t>奥利维亚</w:t>
      </w:r>
      <w:r>
        <w:rPr>
          <w:rFonts w:ascii="Calibri" w:hAnsi="Calibri" w:hint="default"/>
          <w:rtl w:val="0"/>
          <w:lang w:val="en-US"/>
        </w:rPr>
        <w:t>·</w:t>
      </w:r>
      <w:r>
        <w:rPr>
          <w:rtl w:val="0"/>
          <w:lang w:val="zh-TW" w:eastAsia="zh-TW"/>
        </w:rPr>
        <w:t>贝内特</w:t>
      </w:r>
      <w:r>
        <w:rPr>
          <w:rFonts w:ascii="Calibri" w:hAnsi="Calibri"/>
          <w:sz w:val="18"/>
          <w:szCs w:val="18"/>
          <w:rtl w:val="0"/>
          <w:lang w:val="en-US"/>
        </w:rPr>
        <w:t xml:space="preserve">- </w:t>
      </w:r>
      <w:r>
        <w:rPr>
          <w:rFonts w:ascii="Calibri" w:hAnsi="Calibri"/>
          <w:outline w:val="0"/>
          <w:color w:val="ff2600"/>
          <w:sz w:val="18"/>
          <w:szCs w:val="18"/>
          <w:u w:color="ff2600"/>
          <w:rtl w:val="0"/>
          <w:lang w:val="en-US"/>
          <w14:textFill>
            <w14:solidFill>
              <w14:srgbClr w14:val="FF2600"/>
            </w14:solidFill>
          </w14:textFill>
        </w:rPr>
        <w:t>Olivia Bennett</w:t>
      </w:r>
      <w:r>
        <w:rPr>
          <w:rFonts w:ascii="Calibri" w:hAnsi="Calibri"/>
          <w:outline w:val="0"/>
          <w:color w:val="ff2600"/>
          <w:u w:color="ff2600"/>
          <w:rtl w:val="0"/>
          <w:lang w:val="zh-TW" w:eastAsia="zh-TW"/>
          <w14:textFill>
            <w14:solidFill>
              <w14:srgbClr w14:val="FF2600"/>
            </w14:solidFill>
          </w14:textFill>
        </w:rPr>
        <w:t xml:space="preserve"> </w:t>
      </w:r>
      <w:r>
        <w:rPr>
          <w:rFonts w:ascii="Calibri" w:hAnsi="Calibri"/>
          <w:rtl w:val="0"/>
          <w:lang w:val="en-US"/>
        </w:rPr>
        <w:t xml:space="preserve">/ </w:t>
      </w:r>
      <w:r>
        <w:rPr>
          <w:rtl w:val="0"/>
          <w:lang w:val="zh-TW" w:eastAsia="zh-TW"/>
        </w:rPr>
        <w:t>奥利维亚</w:t>
      </w:r>
      <w:r>
        <w:rPr>
          <w:rFonts w:ascii="Calibri" w:hAnsi="Calibri" w:hint="default"/>
          <w:rtl w:val="0"/>
          <w:lang w:val="en-US"/>
        </w:rPr>
        <w:t>·</w:t>
      </w:r>
      <w:r>
        <w:rPr>
          <w:rtl w:val="0"/>
          <w:lang w:val="zh-TW" w:eastAsia="zh-TW"/>
        </w:rPr>
        <w:t>哈灵顿</w:t>
      </w:r>
      <w:r>
        <w:rPr>
          <w:rFonts w:ascii="Calibri" w:hAnsi="Calibri"/>
          <w:outline w:val="0"/>
          <w:color w:val="ff2600"/>
          <w:sz w:val="18"/>
          <w:szCs w:val="18"/>
          <w:u w:color="ff2600"/>
          <w:rtl w:val="0"/>
          <w:lang w:val="en-US"/>
          <w14:textFill>
            <w14:solidFill>
              <w14:srgbClr w14:val="FF2600"/>
            </w14:solidFill>
          </w14:textFill>
        </w:rPr>
        <w:t>Olivia Harrington</w:t>
      </w:r>
      <w:r>
        <w:rPr>
          <w:rtl w:val="0"/>
          <w:lang w:val="zh-TW" w:eastAsia="zh-TW"/>
        </w:rPr>
        <w:t>：女主，</w:t>
      </w:r>
      <w:r>
        <w:rPr>
          <w:rFonts w:ascii="Calibri" w:hAnsi="Calibri"/>
          <w:rtl w:val="0"/>
          <w:lang w:val="en-US"/>
        </w:rPr>
        <w:t>24</w:t>
      </w:r>
      <w:r>
        <w:rPr>
          <w:rtl w:val="0"/>
          <w:lang w:val="zh-TW" w:eastAsia="zh-TW"/>
        </w:rPr>
        <w:t>岁，从小福利院长大，后被贝内特家接回。长久以来，被家人忽视与伤害。心灰意冷之下，与哈灵顿家族签订契约，成为了哈灵顿家族长媳。便在相处的过程中，逐渐获得哈灵顿家族之人的赏识，彻底在哈灵顿家族站稳脚跟，最终成为掌控自己命运的商业女性领袖</w:t>
      </w:r>
      <w:r>
        <w:rPr>
          <w:rFonts w:ascii="Calibri" w:hAnsi="Calibri"/>
          <w:rtl w:val="0"/>
          <w:lang w:val="zh-TW" w:eastAsia="zh-TW"/>
        </w:rPr>
        <w:t xml:space="preserve"> </w:t>
      </w:r>
      <w:r>
        <w:rPr>
          <w:rtl w:val="0"/>
          <w:lang w:val="zh-TW" w:eastAsia="zh-TW"/>
        </w:rPr>
        <w:t>性格隐忍、善良、坚韧。早期习惯逆来顺受，渴望家人认可；被逼婚后逐渐觉醒，变得冷静、果敢、有商业头脑</w:t>
      </w:r>
    </w:p>
    <w:p>
      <w:pPr>
        <w:pStyle w:val="Normal.0"/>
        <w:rPr>
          <w:lang w:val="zh-TW" w:eastAsia="zh-TW"/>
        </w:rPr>
      </w:pPr>
    </w:p>
    <w:p>
      <w:pPr>
        <w:pStyle w:val="Normal.0"/>
      </w:pPr>
      <w:r>
        <w:rPr>
          <w:rtl w:val="0"/>
          <w:lang w:val="zh-TW" w:eastAsia="zh-TW"/>
        </w:rPr>
        <w:t>达米安</w:t>
      </w:r>
      <w:r>
        <w:rPr>
          <w:rFonts w:ascii="Calibri" w:hAnsi="Calibri" w:hint="default"/>
          <w:rtl w:val="0"/>
          <w:lang w:val="en-US"/>
        </w:rPr>
        <w:t>·</w:t>
      </w:r>
      <w:r>
        <w:rPr>
          <w:rtl w:val="0"/>
          <w:lang w:val="zh-TW" w:eastAsia="zh-TW"/>
        </w:rPr>
        <w:t>哈灵顿</w:t>
      </w:r>
      <w:r>
        <w:rPr>
          <w:rFonts w:ascii="Calibri" w:hAnsi="Calibri"/>
          <w:outline w:val="0"/>
          <w:color w:val="ff2600"/>
          <w:u w:color="ff2600"/>
          <w:rtl w:val="0"/>
          <w:lang w:val="zh-TW" w:eastAsia="zh-TW"/>
          <w14:textFill>
            <w14:solidFill>
              <w14:srgbClr w14:val="FF2600"/>
            </w14:solidFill>
          </w14:textFill>
        </w:rPr>
        <w:t xml:space="preserve"> </w:t>
      </w:r>
      <w:r>
        <w:rPr>
          <w:rFonts w:ascii="Calibri" w:hAnsi="Calibri"/>
          <w:outline w:val="0"/>
          <w:color w:val="ff2600"/>
          <w:sz w:val="18"/>
          <w:szCs w:val="18"/>
          <w:u w:color="ff2600"/>
          <w:rtl w:val="0"/>
          <w:lang w:val="zh-TW" w:eastAsia="zh-TW"/>
          <w14:textFill>
            <w14:solidFill>
              <w14:srgbClr w14:val="FF2600"/>
            </w14:solidFill>
          </w14:textFill>
        </w:rPr>
        <w:t>D</w:t>
      </w:r>
      <w:r>
        <w:rPr>
          <w:rFonts w:ascii="Calibri" w:hAnsi="Calibri"/>
          <w:outline w:val="0"/>
          <w:color w:val="ff2600"/>
          <w:sz w:val="18"/>
          <w:szCs w:val="18"/>
          <w:u w:color="ff2600"/>
          <w:rtl w:val="0"/>
          <w:lang w:val="en-US"/>
          <w14:textFill>
            <w14:solidFill>
              <w14:srgbClr w14:val="FF2600"/>
            </w14:solidFill>
          </w14:textFill>
        </w:rPr>
        <w:t>amian Harrington</w:t>
      </w:r>
      <w:r>
        <w:rPr>
          <w:rtl w:val="0"/>
          <w:lang w:val="zh-TW" w:eastAsia="zh-TW"/>
        </w:rPr>
        <w:t>：</w:t>
      </w:r>
      <w:r>
        <w:rPr>
          <w:rFonts w:ascii="Calibri" w:hAnsi="Calibri"/>
          <w:rtl w:val="0"/>
          <w:lang w:val="en-US"/>
        </w:rPr>
        <w:t>24</w:t>
      </w:r>
      <w:r>
        <w:rPr>
          <w:rtl w:val="0"/>
          <w:lang w:val="zh-TW" w:eastAsia="zh-TW"/>
        </w:rPr>
        <w:t>岁，男主，哈灵顿家族长子，哈灵顿资本总裁。身材高挑，面容冷峻深邃。表面上冷漠、寡言、实则内心细腻、重情重义。幼年溺水被奥利维亚所救，将她的玩笑话</w:t>
      </w:r>
      <w:r>
        <w:rPr>
          <w:rFonts w:ascii="Calibri" w:hAnsi="Calibri" w:hint="default"/>
          <w:rtl w:val="0"/>
          <w:lang w:val="en-US"/>
        </w:rPr>
        <w:t>“</w:t>
      </w:r>
      <w:r>
        <w:rPr>
          <w:rtl w:val="0"/>
          <w:lang w:val="zh-TW" w:eastAsia="zh-TW"/>
        </w:rPr>
        <w:t>长大后当我的丈夫</w:t>
      </w:r>
      <w:r>
        <w:rPr>
          <w:rFonts w:ascii="Calibri" w:hAnsi="Calibri" w:hint="default"/>
          <w:rtl w:val="0"/>
          <w:lang w:val="en-US"/>
        </w:rPr>
        <w:t>”</w:t>
      </w:r>
      <w:r>
        <w:rPr>
          <w:rtl w:val="0"/>
          <w:lang w:val="zh-TW" w:eastAsia="zh-TW"/>
        </w:rPr>
        <w:t>深记十年；苏醒后认出奥利维亚，即使契约婚姻非他所愿，仍坚持履行承诺，并默默为奥利维亚实现梦想。</w:t>
      </w:r>
    </w:p>
    <w:p>
      <w:pPr>
        <w:pStyle w:val="Normal.0"/>
        <w:rPr>
          <w:lang w:val="zh-TW" w:eastAsia="zh-TW"/>
        </w:rPr>
      </w:pPr>
    </w:p>
    <w:p>
      <w:pPr>
        <w:pStyle w:val="Normal.0"/>
      </w:pPr>
      <w:r>
        <w:rPr>
          <w:rtl w:val="0"/>
          <w:lang w:val="zh-TW" w:eastAsia="zh-TW"/>
        </w:rPr>
        <w:t>萨凡纳</w:t>
      </w:r>
      <w:r>
        <w:rPr>
          <w:rFonts w:ascii="Calibri" w:hAnsi="Calibri" w:hint="default"/>
          <w:rtl w:val="0"/>
          <w:lang w:val="en-US"/>
        </w:rPr>
        <w:t>·</w:t>
      </w:r>
      <w:r>
        <w:rPr>
          <w:rtl w:val="0"/>
          <w:lang w:val="zh-TW" w:eastAsia="zh-TW"/>
        </w:rPr>
        <w:t>贝内特</w:t>
      </w:r>
      <w:r>
        <w:rPr>
          <w:rFonts w:ascii="Calibri" w:hAnsi="Calibri"/>
          <w:outline w:val="0"/>
          <w:color w:val="ff2600"/>
          <w:sz w:val="18"/>
          <w:szCs w:val="18"/>
          <w:u w:color="ff2600"/>
          <w:rtl w:val="0"/>
          <w:lang w:val="en-US"/>
          <w14:textFill>
            <w14:solidFill>
              <w14:srgbClr w14:val="FF2600"/>
            </w14:solidFill>
          </w14:textFill>
        </w:rPr>
        <w:t>Savannah Bennett</w:t>
      </w:r>
      <w:r>
        <w:rPr>
          <w:rtl w:val="0"/>
          <w:lang w:val="zh-TW" w:eastAsia="zh-TW"/>
        </w:rPr>
        <w:t>：</w:t>
      </w:r>
      <w:r>
        <w:rPr>
          <w:rFonts w:ascii="Calibri" w:hAnsi="Calibri"/>
          <w:rtl w:val="0"/>
          <w:lang w:val="en-US"/>
        </w:rPr>
        <w:t>20</w:t>
      </w:r>
      <w:r>
        <w:rPr>
          <w:rtl w:val="0"/>
          <w:lang w:val="zh-TW" w:eastAsia="zh-TW"/>
        </w:rPr>
        <w:t>岁，女，身份：贝内特家养女，实为格林家亲生女儿表面乖巧懂事，实则心机深沉、嫉妒心强、善于表演和操纵。为夺取家产不择手段。从被全家宠爱的</w:t>
      </w:r>
      <w:r>
        <w:rPr>
          <w:rFonts w:ascii="Calibri" w:hAnsi="Calibri" w:hint="default"/>
          <w:rtl w:val="0"/>
          <w:lang w:val="en-US"/>
        </w:rPr>
        <w:t>“</w:t>
      </w:r>
      <w:r>
        <w:rPr>
          <w:rtl w:val="0"/>
          <w:lang w:val="zh-TW" w:eastAsia="zh-TW"/>
        </w:rPr>
        <w:t>公主</w:t>
      </w:r>
      <w:r>
        <w:rPr>
          <w:rFonts w:ascii="Calibri" w:hAnsi="Calibri" w:hint="default"/>
          <w:rtl w:val="0"/>
          <w:lang w:val="en-US"/>
        </w:rPr>
        <w:t>”</w:t>
      </w:r>
      <w:r>
        <w:rPr>
          <w:rtl w:val="0"/>
          <w:lang w:val="zh-TW" w:eastAsia="zh-TW"/>
        </w:rPr>
        <w:t>到真面目暴露，最终被揭穿并身败名裂</w:t>
      </w:r>
    </w:p>
    <w:p>
      <w:pPr>
        <w:pStyle w:val="Normal.0"/>
        <w:rPr>
          <w:lang w:val="zh-TW" w:eastAsia="zh-TW"/>
        </w:rPr>
      </w:pPr>
    </w:p>
    <w:p>
      <w:pPr>
        <w:pStyle w:val="Normal.0"/>
      </w:pPr>
      <w:r>
        <w:rPr>
          <w:rtl w:val="0"/>
          <w:lang w:val="zh-TW" w:eastAsia="zh-TW"/>
        </w:rPr>
        <w:t>詹姆斯</w:t>
      </w:r>
      <w:r>
        <w:rPr>
          <w:rFonts w:ascii="Calibri" w:hAnsi="Calibri" w:hint="default"/>
          <w:rtl w:val="0"/>
          <w:lang w:val="en-US"/>
        </w:rPr>
        <w:t>·</w:t>
      </w:r>
      <w:r>
        <w:rPr>
          <w:rtl w:val="0"/>
          <w:lang w:val="zh-TW" w:eastAsia="zh-TW"/>
        </w:rPr>
        <w:t>贝内特</w:t>
      </w:r>
      <w:r>
        <w:rPr>
          <w:rFonts w:ascii="Calibri" w:hAnsi="Calibri"/>
          <w:rtl w:val="0"/>
          <w:lang w:val="zh-TW" w:eastAsia="zh-TW"/>
        </w:rPr>
        <w:t xml:space="preserve"> </w:t>
      </w:r>
      <w:r>
        <w:rPr>
          <w:rFonts w:ascii="Times New Roman" w:hAnsi="Times New Roman"/>
          <w:outline w:val="0"/>
          <w:color w:val="ff0000"/>
          <w:u w:color="ff0000"/>
          <w:rtl w:val="0"/>
          <w:lang w:val="de-DE"/>
          <w14:textFill>
            <w14:solidFill>
              <w14:srgbClr w14:val="FF0000"/>
            </w14:solidFill>
          </w14:textFill>
        </w:rPr>
        <w:t>JAMES BENNETT</w:t>
      </w:r>
      <w:r>
        <w:rPr>
          <w:rtl w:val="0"/>
          <w:lang w:val="zh-TW" w:eastAsia="zh-TW"/>
        </w:rPr>
        <w:t>（大哥）：</w:t>
      </w:r>
      <w:r>
        <w:rPr>
          <w:rFonts w:ascii="Calibri" w:hAnsi="Calibri"/>
          <w:rtl w:val="0"/>
          <w:lang w:val="en-US"/>
        </w:rPr>
        <w:t>32</w:t>
      </w:r>
      <w:r>
        <w:rPr>
          <w:rtl w:val="0"/>
          <w:lang w:val="zh-TW" w:eastAsia="zh-TW"/>
        </w:rPr>
        <w:t>岁，贝内特家长子，原贝内特控股总裁。性格稳重成熟。早年对奥利维亚有过关爱，但在家庭压力下逐渐冷漠。后期最先醒悟，试图弥补</w:t>
      </w:r>
    </w:p>
    <w:p>
      <w:pPr>
        <w:pStyle w:val="Normal.0"/>
        <w:rPr>
          <w:lang w:val="zh-TW" w:eastAsia="zh-TW"/>
        </w:rPr>
      </w:pPr>
    </w:p>
    <w:p>
      <w:pPr>
        <w:pStyle w:val="Normal.0"/>
      </w:pPr>
      <w:r>
        <w:rPr>
          <w:rtl w:val="0"/>
          <w:lang w:val="zh-TW" w:eastAsia="zh-TW"/>
        </w:rPr>
        <w:t>本杰明</w:t>
      </w:r>
      <w:r>
        <w:rPr>
          <w:rFonts w:ascii="Calibri" w:hAnsi="Calibri" w:hint="default"/>
          <w:rtl w:val="0"/>
          <w:lang w:val="en-US"/>
        </w:rPr>
        <w:t>·</w:t>
      </w:r>
      <w:r>
        <w:rPr>
          <w:rtl w:val="0"/>
          <w:lang w:val="zh-TW" w:eastAsia="zh-TW"/>
        </w:rPr>
        <w:t>贝内特（二哥）</w:t>
      </w:r>
      <w:r>
        <w:rPr>
          <w:rFonts w:ascii="Calibri" w:hAnsi="Calibri"/>
          <w:outline w:val="0"/>
          <w:color w:val="ff2600"/>
          <w:sz w:val="18"/>
          <w:szCs w:val="18"/>
          <w:u w:color="ff2600"/>
          <w:rtl w:val="0"/>
          <w:lang w:val="en-US"/>
          <w14:textFill>
            <w14:solidFill>
              <w14:srgbClr w14:val="FF2600"/>
            </w14:solidFill>
          </w14:textFill>
        </w:rPr>
        <w:t>Benjamin Bennett</w:t>
      </w:r>
      <w:r>
        <w:rPr>
          <w:rtl w:val="0"/>
          <w:lang w:val="zh-TW" w:eastAsia="zh-TW"/>
        </w:rPr>
        <w:t>：</w:t>
      </w:r>
      <w:r>
        <w:rPr>
          <w:rFonts w:ascii="Calibri" w:hAnsi="Calibri"/>
          <w:rtl w:val="0"/>
          <w:lang w:val="en-US"/>
        </w:rPr>
        <w:t>30</w:t>
      </w:r>
      <w:r>
        <w:rPr>
          <w:rtl w:val="0"/>
          <w:lang w:val="zh-TW" w:eastAsia="zh-TW"/>
        </w:rPr>
        <w:t>岁，贝内特家次子，职业</w:t>
      </w:r>
      <w:r>
        <w:rPr>
          <w:rFonts w:ascii="Calibri" w:hAnsi="Calibri"/>
          <w:rtl w:val="0"/>
          <w:lang w:val="en-US"/>
        </w:rPr>
        <w:t>UFC</w:t>
      </w:r>
      <w:r>
        <w:rPr>
          <w:rtl w:val="0"/>
          <w:lang w:val="zh-TW" w:eastAsia="zh-TW"/>
        </w:rPr>
        <w:t>拳手，体格健壮，性格冲动暴躁，对萨凡纳盲目维护，对奥利维亚轻蔑与忽视。最后，在发现萨凡纳的经历被萨凡纳羞辱后的悔恨</w:t>
      </w:r>
    </w:p>
    <w:p>
      <w:pPr>
        <w:pStyle w:val="Normal.0"/>
        <w:rPr>
          <w:lang w:val="zh-TW" w:eastAsia="zh-TW"/>
        </w:rPr>
      </w:pPr>
    </w:p>
    <w:p>
      <w:pPr>
        <w:pStyle w:val="Normal.0"/>
      </w:pPr>
      <w:r>
        <w:rPr>
          <w:rtl w:val="0"/>
          <w:lang w:val="zh-TW" w:eastAsia="zh-TW"/>
        </w:rPr>
        <w:t>理查德</w:t>
      </w:r>
      <w:r>
        <w:rPr>
          <w:rFonts w:ascii="Calibri" w:hAnsi="Calibri" w:hint="default"/>
          <w:rtl w:val="0"/>
          <w:lang w:val="en-US"/>
        </w:rPr>
        <w:t>·</w:t>
      </w:r>
      <w:r>
        <w:rPr>
          <w:rtl w:val="0"/>
          <w:lang w:val="zh-TW" w:eastAsia="zh-TW"/>
        </w:rPr>
        <w:t>贝内特（父亲）</w:t>
      </w:r>
      <w:r>
        <w:rPr>
          <w:rFonts w:ascii="Calibri" w:hAnsi="Calibri"/>
          <w:outline w:val="0"/>
          <w:color w:val="ff2600"/>
          <w:sz w:val="18"/>
          <w:szCs w:val="18"/>
          <w:u w:color="ff2600"/>
          <w:rtl w:val="0"/>
          <w:lang w:val="en-US"/>
          <w14:textFill>
            <w14:solidFill>
              <w14:srgbClr w14:val="FF2600"/>
            </w14:solidFill>
          </w14:textFill>
        </w:rPr>
        <w:t>Richard Bennett</w:t>
      </w:r>
      <w:r>
        <w:rPr>
          <w:rtl w:val="0"/>
          <w:lang w:val="zh-TW" w:eastAsia="zh-TW"/>
        </w:rPr>
        <w:t>：贝内特家现任家主，</w:t>
      </w:r>
      <w:r>
        <w:rPr>
          <w:rFonts w:ascii="Calibri" w:hAnsi="Calibri"/>
          <w:rtl w:val="0"/>
          <w:lang w:val="en-US"/>
        </w:rPr>
        <w:t>58</w:t>
      </w:r>
      <w:r>
        <w:rPr>
          <w:rtl w:val="0"/>
          <w:lang w:val="zh-TW" w:eastAsia="zh-TW"/>
        </w:rPr>
        <w:t>岁。</w:t>
      </w:r>
      <w:r>
        <w:rPr>
          <w:rFonts w:ascii="Calibri" w:hAnsi="Calibri"/>
          <w:rtl w:val="0"/>
          <w:lang w:val="zh-TW" w:eastAsia="zh-TW"/>
        </w:rPr>
        <w:t xml:space="preserve"> </w:t>
      </w:r>
      <w:r>
        <w:rPr>
          <w:rtl w:val="0"/>
          <w:lang w:val="zh-TW" w:eastAsia="zh-TW"/>
        </w:rPr>
        <w:t>性格固执、自负、重面子，对萨凡纳极度偏爱，对亲生女儿苛刻。最后认清养女真面目后，悔恨吐血。</w:t>
      </w:r>
    </w:p>
    <w:p>
      <w:pPr>
        <w:pStyle w:val="Normal.0"/>
        <w:ind w:firstLine="0"/>
        <w:rPr>
          <w:lang w:val="zh-TW" w:eastAsia="zh-TW"/>
        </w:rPr>
      </w:pPr>
    </w:p>
    <w:p>
      <w:pPr>
        <w:pStyle w:val="Normal.0"/>
      </w:pPr>
      <w:r>
        <w:rPr>
          <w:rtl w:val="0"/>
          <w:lang w:val="zh-TW" w:eastAsia="zh-TW"/>
        </w:rPr>
        <w:t>凯瑟琳</w:t>
      </w:r>
      <w:r>
        <w:rPr>
          <w:rFonts w:ascii="Calibri" w:hAnsi="Calibri" w:hint="default"/>
          <w:rtl w:val="0"/>
          <w:lang w:val="en-US"/>
        </w:rPr>
        <w:t>·</w:t>
      </w:r>
      <w:r>
        <w:rPr>
          <w:rtl w:val="0"/>
          <w:lang w:val="zh-TW" w:eastAsia="zh-TW"/>
        </w:rPr>
        <w:t>贝内特（母亲）</w:t>
      </w:r>
      <w:r>
        <w:rPr>
          <w:rFonts w:ascii="Calibri" w:hAnsi="Calibri"/>
          <w:outline w:val="0"/>
          <w:color w:val="ff2600"/>
          <w:sz w:val="18"/>
          <w:szCs w:val="18"/>
          <w:u w:color="ff2600"/>
          <w:rtl w:val="0"/>
          <w:lang w:val="en-US"/>
          <w14:textFill>
            <w14:solidFill>
              <w14:srgbClr w14:val="FF2600"/>
            </w14:solidFill>
          </w14:textFill>
        </w:rPr>
        <w:t>Catherine Bennett</w:t>
      </w:r>
      <w:r>
        <w:rPr>
          <w:rtl w:val="0"/>
          <w:lang w:val="zh-TW" w:eastAsia="zh-TW"/>
        </w:rPr>
        <w:t>：贝内特家主母，</w:t>
      </w:r>
      <w:r>
        <w:rPr>
          <w:rFonts w:ascii="Calibri" w:hAnsi="Calibri"/>
          <w:rtl w:val="0"/>
          <w:lang w:val="en-US"/>
        </w:rPr>
        <w:t>55</w:t>
      </w:r>
      <w:r>
        <w:rPr>
          <w:rtl w:val="0"/>
          <w:lang w:val="zh-TW" w:eastAsia="zh-TW"/>
        </w:rPr>
        <w:t>岁。溺爱萨凡纳，对奥利维亚冷漠，缺乏主见。在认识到自己错误后，试图弥补但为时已晚</w:t>
      </w:r>
    </w:p>
    <w:p>
      <w:pPr>
        <w:pStyle w:val="Normal.0"/>
        <w:rPr>
          <w:lang w:val="zh-TW" w:eastAsia="zh-TW"/>
        </w:rPr>
      </w:pPr>
    </w:p>
    <w:p>
      <w:pPr>
        <w:pStyle w:val="Normal.0"/>
      </w:pPr>
      <w:r>
        <w:rPr>
          <w:rtl w:val="0"/>
          <w:lang w:val="zh-TW" w:eastAsia="zh-TW"/>
        </w:rPr>
        <w:t>爱德华</w:t>
      </w:r>
      <w:r>
        <w:rPr>
          <w:rFonts w:ascii="Calibri" w:hAnsi="Calibri" w:hint="default"/>
          <w:rtl w:val="0"/>
          <w:lang w:val="en-US"/>
        </w:rPr>
        <w:t>·</w:t>
      </w:r>
      <w:r>
        <w:rPr>
          <w:rtl w:val="0"/>
          <w:lang w:val="zh-TW" w:eastAsia="zh-TW"/>
        </w:rPr>
        <w:t>哈灵顿</w:t>
      </w:r>
      <w:r>
        <w:rPr>
          <w:rFonts w:ascii="Calibri" w:hAnsi="Calibri"/>
          <w:rtl w:val="0"/>
          <w:lang w:val="zh-TW" w:eastAsia="zh-TW"/>
        </w:rPr>
        <w:t xml:space="preserve"> </w:t>
      </w:r>
      <w:r>
        <w:rPr>
          <w:rFonts w:ascii="Calibri" w:hAnsi="Calibri"/>
          <w:sz w:val="18"/>
          <w:szCs w:val="18"/>
          <w:rtl w:val="0"/>
          <w:lang w:val="en-US"/>
        </w:rPr>
        <w:t xml:space="preserve"> </w:t>
      </w:r>
      <w:r>
        <w:rPr>
          <w:rFonts w:ascii="Calibri" w:hAnsi="Calibri"/>
          <w:outline w:val="0"/>
          <w:color w:val="ff2600"/>
          <w:sz w:val="18"/>
          <w:szCs w:val="18"/>
          <w:u w:color="ff2600"/>
          <w:rtl w:val="0"/>
          <w:lang w:val="en-US"/>
          <w14:textFill>
            <w14:solidFill>
              <w14:srgbClr w14:val="FF2600"/>
            </w14:solidFill>
          </w14:textFill>
        </w:rPr>
        <w:t>Edward Harrington</w:t>
      </w:r>
      <w:r>
        <w:rPr>
          <w:rtl w:val="0"/>
          <w:lang w:val="zh-TW" w:eastAsia="zh-TW"/>
        </w:rPr>
        <w:t>：哈灵顿家族家主，</w:t>
      </w:r>
      <w:r>
        <w:rPr>
          <w:rFonts w:ascii="Calibri" w:hAnsi="Calibri"/>
          <w:rtl w:val="0"/>
          <w:lang w:val="en-US"/>
        </w:rPr>
        <w:t>62</w:t>
      </w:r>
      <w:r>
        <w:rPr>
          <w:rtl w:val="0"/>
          <w:lang w:val="zh-TW" w:eastAsia="zh-TW"/>
        </w:rPr>
        <w:t>岁。气度雍容，举止得体。性格开明、睿智、重视家族传统但不迂腐，欣赏奥利维亚，助力奥利维亚的成长。</w:t>
      </w:r>
    </w:p>
    <w:p>
      <w:pPr>
        <w:pStyle w:val="Normal.0"/>
        <w:rPr>
          <w:lang w:val="zh-TW" w:eastAsia="zh-TW"/>
        </w:rPr>
      </w:pPr>
    </w:p>
    <w:p>
      <w:pPr>
        <w:pStyle w:val="Normal.0"/>
      </w:pPr>
      <w:r>
        <w:rPr>
          <w:rtl w:val="0"/>
          <w:lang w:val="zh-TW" w:eastAsia="zh-TW"/>
        </w:rPr>
        <w:t>玛格丽特</w:t>
      </w:r>
      <w:r>
        <w:rPr>
          <w:rFonts w:ascii="Calibri" w:hAnsi="Calibri" w:hint="default"/>
          <w:rtl w:val="0"/>
          <w:lang w:val="en-US"/>
        </w:rPr>
        <w:t>·</w:t>
      </w:r>
      <w:r>
        <w:rPr>
          <w:rtl w:val="0"/>
          <w:lang w:val="zh-TW" w:eastAsia="zh-TW"/>
        </w:rPr>
        <w:t>哈灵顿</w:t>
      </w:r>
      <w:r>
        <w:rPr>
          <w:rFonts w:ascii="Calibri" w:hAnsi="Calibri"/>
          <w:rtl w:val="0"/>
          <w:lang w:val="zh-TW" w:eastAsia="zh-TW"/>
        </w:rPr>
        <w:t xml:space="preserve"> </w:t>
      </w:r>
      <w:r>
        <w:rPr>
          <w:rFonts w:ascii="Calibri" w:hAnsi="Calibri"/>
          <w:sz w:val="18"/>
          <w:szCs w:val="18"/>
          <w:rtl w:val="0"/>
          <w:lang w:val="en-US"/>
        </w:rPr>
        <w:t xml:space="preserve"> </w:t>
      </w:r>
      <w:r>
        <w:rPr>
          <w:rFonts w:ascii="Calibri" w:hAnsi="Calibri"/>
          <w:outline w:val="0"/>
          <w:color w:val="ff2600"/>
          <w:sz w:val="18"/>
          <w:szCs w:val="18"/>
          <w:u w:color="ff2600"/>
          <w:rtl w:val="0"/>
          <w:lang w:val="en-US"/>
          <w14:textFill>
            <w14:solidFill>
              <w14:srgbClr w14:val="FF2600"/>
            </w14:solidFill>
          </w14:textFill>
        </w:rPr>
        <w:t>Margaret Harrington</w:t>
      </w:r>
      <w:r>
        <w:rPr>
          <w:rtl w:val="0"/>
          <w:lang w:val="zh-TW" w:eastAsia="zh-TW"/>
        </w:rPr>
        <w:t>：</w:t>
      </w:r>
      <w:r>
        <w:rPr>
          <w:rFonts w:ascii="Calibri" w:hAnsi="Calibri"/>
          <w:rtl w:val="0"/>
          <w:lang w:val="zh-TW" w:eastAsia="zh-TW"/>
        </w:rPr>
        <w:t xml:space="preserve"> </w:t>
      </w:r>
      <w:r>
        <w:rPr>
          <w:rtl w:val="0"/>
          <w:lang w:val="zh-TW" w:eastAsia="zh-TW"/>
        </w:rPr>
        <w:t>哈灵顿家主母，</w:t>
      </w:r>
      <w:r>
        <w:rPr>
          <w:rFonts w:ascii="Calibri" w:hAnsi="Calibri"/>
          <w:rtl w:val="0"/>
          <w:lang w:val="en-US"/>
        </w:rPr>
        <w:t>58</w:t>
      </w:r>
      <w:r>
        <w:rPr>
          <w:rtl w:val="0"/>
          <w:lang w:val="zh-TW" w:eastAsia="zh-TW"/>
        </w:rPr>
        <w:t>岁。气质优雅，衣着考究，笑容温和。慈爱、通透，善于观察，对奥利维亚有善意</w:t>
      </w:r>
    </w:p>
    <w:p>
      <w:pPr>
        <w:pStyle w:val="Normal.0"/>
        <w:rPr>
          <w:lang w:val="zh-TW" w:eastAsia="zh-TW"/>
        </w:rPr>
      </w:pPr>
    </w:p>
    <w:p>
      <w:pPr>
        <w:pStyle w:val="Normal.0"/>
      </w:pPr>
      <w:r>
        <w:rPr>
          <w:rtl w:val="0"/>
          <w:lang w:val="zh-TW" w:eastAsia="zh-TW"/>
        </w:rPr>
        <w:t>威尔逊太太</w:t>
      </w:r>
      <w:r>
        <w:rPr>
          <w:rFonts w:ascii="Calibri" w:hAnsi="Calibri"/>
          <w:outline w:val="0"/>
          <w:color w:val="ff2600"/>
          <w:sz w:val="18"/>
          <w:szCs w:val="18"/>
          <w:u w:color="ff2600"/>
          <w:rtl w:val="0"/>
          <w:lang w:val="en-US"/>
          <w14:textFill>
            <w14:solidFill>
              <w14:srgbClr w14:val="FF2600"/>
            </w14:solidFill>
          </w14:textFill>
        </w:rPr>
        <w:t xml:space="preserve"> Mrs. Wilson</w:t>
      </w:r>
      <w:r>
        <w:rPr>
          <w:rtl w:val="0"/>
          <w:lang w:val="zh-TW" w:eastAsia="zh-TW"/>
        </w:rPr>
        <w:t>：贝内特家老保姆，</w:t>
      </w:r>
      <w:r>
        <w:rPr>
          <w:rFonts w:ascii="Calibri" w:hAnsi="Calibri"/>
          <w:rtl w:val="0"/>
          <w:lang w:val="en-US"/>
        </w:rPr>
        <w:t>55</w:t>
      </w:r>
      <w:r>
        <w:rPr>
          <w:rtl w:val="0"/>
          <w:lang w:val="zh-TW" w:eastAsia="zh-TW"/>
        </w:rPr>
        <w:t>岁。慈祥朴素，心地善良，长期暗中照顾奥利维亚，一直看到奥利维亚被家人误会，而心疼奥利维亚。</w:t>
      </w:r>
    </w:p>
    <w:p>
      <w:pPr>
        <w:pStyle w:val="Normal.0"/>
        <w:rPr>
          <w:lang w:val="zh-TW" w:eastAsia="zh-TW"/>
        </w:rPr>
      </w:pPr>
    </w:p>
    <w:p>
      <w:pPr>
        <w:pStyle w:val="Normal.0"/>
      </w:pPr>
      <w:r>
        <w:rPr>
          <w:rtl w:val="0"/>
          <w:lang w:val="zh-TW" w:eastAsia="zh-TW"/>
        </w:rPr>
        <w:t>阿尔弗雷德</w:t>
      </w:r>
      <w:r>
        <w:rPr>
          <w:rFonts w:ascii="Calibri" w:hAnsi="Calibri" w:hint="default"/>
          <w:rtl w:val="0"/>
          <w:lang w:val="en-US"/>
        </w:rPr>
        <w:t>·</w:t>
      </w:r>
      <w:r>
        <w:rPr>
          <w:rFonts w:ascii="Calibri" w:hAnsi="Calibri"/>
          <w:outline w:val="0"/>
          <w:color w:val="ff2600"/>
          <w:sz w:val="18"/>
          <w:szCs w:val="18"/>
          <w:u w:color="ff2600"/>
          <w:rtl w:val="0"/>
          <w:lang w:val="en-US"/>
          <w14:textFill>
            <w14:solidFill>
              <w14:srgbClr w14:val="FF2600"/>
            </w14:solidFill>
          </w14:textFill>
        </w:rPr>
        <w:t>Butler Alfred</w:t>
      </w:r>
      <w:r>
        <w:rPr>
          <w:rtl w:val="0"/>
          <w:lang w:val="zh-TW" w:eastAsia="zh-TW"/>
        </w:rPr>
        <w:t>：哈灵顿家族管家，</w:t>
      </w:r>
      <w:r>
        <w:rPr>
          <w:rFonts w:ascii="Calibri" w:hAnsi="Calibri"/>
          <w:rtl w:val="0"/>
          <w:lang w:val="en-US"/>
        </w:rPr>
        <w:t>50</w:t>
      </w:r>
      <w:r>
        <w:rPr>
          <w:rtl w:val="0"/>
          <w:lang w:val="zh-TW" w:eastAsia="zh-TW"/>
        </w:rPr>
        <w:t>岁。笔挺西装，白发整齐，表情严肃。专业而冷静，对家族事务处理得当</w:t>
      </w: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rPr>
          <w:lang w:val="zh-TW" w:eastAsia="zh-TW"/>
        </w:rPr>
      </w:pPr>
    </w:p>
    <w:p>
      <w:pPr>
        <w:pStyle w:val="Normal.0"/>
      </w:pPr>
    </w:p>
    <w:p>
      <w:pPr>
        <w:pStyle w:val="Normal.0"/>
        <w:rPr>
          <w:lang w:val="zh-TW" w:eastAsia="zh-TW"/>
        </w:rPr>
      </w:pPr>
      <w:r>
        <w:rPr>
          <w:rtl w:val="0"/>
          <w:lang w:val="zh-TW" w:eastAsia="zh-TW"/>
        </w:rPr>
        <w:t>正文</w:t>
      </w:r>
    </w:p>
    <w:p>
      <w:pPr>
        <w:pStyle w:val="Normal.0"/>
        <w:rPr>
          <w:lang w:val="zh-TW" w:eastAsia="zh-TW"/>
        </w:rPr>
      </w:pPr>
      <w:r>
        <w:rPr>
          <w:rtl w:val="0"/>
          <w:lang w:val="zh-TW" w:eastAsia="zh-TW"/>
        </w:rPr>
        <w:t>第一集</w:t>
      </w:r>
    </w:p>
    <w:p>
      <w:pPr>
        <w:pStyle w:val="Normal.0"/>
      </w:pPr>
      <w:r>
        <w:rPr>
          <w:rFonts w:ascii="Calibri" w:hAnsi="Calibri"/>
          <w:rtl w:val="0"/>
          <w:lang w:val="en-US"/>
        </w:rPr>
        <w:t xml:space="preserve">1-1 </w:t>
      </w:r>
      <w:r>
        <w:rPr>
          <w:rtl w:val="0"/>
          <w:lang w:val="zh-TW" w:eastAsia="zh-TW"/>
        </w:rPr>
        <w:t>日外</w:t>
      </w:r>
      <w:r>
        <w:rPr>
          <w:rFonts w:ascii="Calibri" w:hAnsi="Calibri"/>
          <w:rtl w:val="0"/>
          <w:lang w:val="zh-TW" w:eastAsia="zh-TW"/>
        </w:rPr>
        <w:t xml:space="preserve"> </w:t>
      </w:r>
      <w:r>
        <w:rPr>
          <w:rtl w:val="0"/>
          <w:lang w:val="zh-TW" w:eastAsia="zh-TW"/>
        </w:rPr>
        <w:t>公司楼下的街道</w:t>
      </w:r>
    </w:p>
    <w:p>
      <w:pPr>
        <w:pStyle w:val="Normal.0"/>
      </w:pPr>
      <w:r>
        <w:rPr>
          <w:rtl w:val="0"/>
          <w:lang w:val="zh-TW" w:eastAsia="zh-TW"/>
        </w:rPr>
        <w:t>人物：主持人、讨债的供应商若干、詹姆斯</w:t>
      </w:r>
      <w:r>
        <w:rPr>
          <w:rFonts w:ascii="Calibri" w:hAnsi="Calibri" w:hint="default"/>
          <w:rtl w:val="0"/>
          <w:lang w:val="en-US"/>
        </w:rPr>
        <w:t>·</w:t>
      </w:r>
      <w:r>
        <w:rPr>
          <w:rtl w:val="0"/>
          <w:lang w:val="zh-TW" w:eastAsia="zh-TW"/>
        </w:rPr>
        <w:t>贝内特、本杰明</w:t>
      </w:r>
      <w:r>
        <w:rPr>
          <w:rFonts w:ascii="Calibri" w:hAnsi="Calibri" w:hint="default"/>
          <w:rtl w:val="0"/>
          <w:lang w:val="en-US"/>
        </w:rPr>
        <w:t>·</w:t>
      </w:r>
      <w:r>
        <w:rPr>
          <w:rtl w:val="0"/>
          <w:lang w:val="zh-TW" w:eastAsia="zh-TW"/>
        </w:rPr>
        <w:t>贝内特、萨凡纳</w:t>
      </w:r>
      <w:r>
        <w:rPr>
          <w:rFonts w:ascii="Calibri" w:hAnsi="Calibri" w:hint="default"/>
          <w:rtl w:val="0"/>
          <w:lang w:val="en-US"/>
        </w:rPr>
        <w:t>·</w:t>
      </w:r>
      <w:r>
        <w:rPr>
          <w:rtl w:val="0"/>
          <w:lang w:val="zh-TW" w:eastAsia="zh-TW"/>
        </w:rPr>
        <w:t>贝内特、司机</w:t>
      </w:r>
    </w:p>
    <w:p>
      <w:pPr>
        <w:pStyle w:val="Normal.0"/>
      </w:pPr>
    </w:p>
    <w:p>
      <w:pPr>
        <w:pStyle w:val="Normal.0"/>
      </w:pPr>
      <w:r>
        <w:rPr>
          <w:rtl w:val="0"/>
          <w:lang w:val="en-US"/>
        </w:rPr>
        <w:t>△</w:t>
      </w:r>
      <w:r>
        <w:rPr>
          <w:rtl w:val="0"/>
          <w:lang w:val="zh-TW" w:eastAsia="zh-TW"/>
        </w:rPr>
        <w:t>主持人拿着话筒，面对镜头。身后是讨债的人群。</w:t>
      </w:r>
    </w:p>
    <w:p>
      <w:pPr>
        <w:pStyle w:val="Normal.0"/>
        <w:jc w:val="left"/>
        <w:rPr>
          <w:lang w:val="zh-TW" w:eastAsia="zh-TW"/>
        </w:rPr>
      </w:pPr>
      <w:r>
        <w:rPr>
          <w:rtl w:val="0"/>
          <w:lang w:val="zh-TW" w:eastAsia="zh-TW"/>
        </w:rPr>
        <w:t>主持人：近日，星城贝内特家族所属的贝内特控股，由于经营不善，面临资金链断裂风险，大量供应商聚集在集团门口讨要货款！</w:t>
      </w:r>
    </w:p>
    <w:p>
      <w:pPr>
        <w:pStyle w:val="Normal.0"/>
        <w:jc w:val="left"/>
      </w:pPr>
      <w:r>
        <w:rPr>
          <w:rFonts w:ascii="Times New Roman" w:hAnsi="Times New Roman"/>
          <w:outline w:val="0"/>
          <w:color w:val="ff0000"/>
          <w:u w:color="ff0000"/>
          <w:rtl w:val="0"/>
          <w:lang w:val="en-US"/>
          <w14:textFill>
            <w14:solidFill>
              <w14:srgbClr w14:val="FF0000"/>
            </w14:solidFill>
          </w14:textFill>
        </w:rPr>
        <w:t>HOST: Bennett Holdings, owned by Star City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Bennett family, is facing a cash-flow crisis. Suppliers have gathered outside, demanding payment! </w:t>
      </w:r>
    </w:p>
    <w:p>
      <w:pPr>
        <w:pStyle w:val="Normal.0"/>
      </w:pPr>
      <w:r>
        <w:rPr>
          <w:rtl w:val="0"/>
          <w:lang w:val="en-US"/>
        </w:rPr>
        <w:t>△</w:t>
      </w:r>
      <w:r>
        <w:rPr>
          <w:rtl w:val="0"/>
          <w:lang w:val="zh-TW" w:eastAsia="zh-TW"/>
        </w:rPr>
        <w:t>一群人将一辆车围住。</w:t>
      </w:r>
    </w:p>
    <w:p>
      <w:pPr>
        <w:pStyle w:val="Normal.0"/>
        <w:jc w:val="left"/>
        <w:rPr>
          <w:lang w:val="zh-TW" w:eastAsia="zh-TW"/>
        </w:rPr>
      </w:pPr>
      <w:r>
        <w:rPr>
          <w:rtl w:val="0"/>
          <w:lang w:val="zh-TW" w:eastAsia="zh-TW"/>
        </w:rPr>
        <w:t>众供应商（齐声）：还钱！还钱！</w:t>
      </w:r>
    </w:p>
    <w:p>
      <w:pPr>
        <w:pStyle w:val="Normal.0"/>
        <w:jc w:val="left"/>
      </w:pPr>
      <w:r>
        <w:rPr>
          <w:rFonts w:ascii="Times New Roman" w:hAnsi="Times New Roman"/>
          <w:outline w:val="0"/>
          <w:color w:val="ff0000"/>
          <w:u w:color="ff0000"/>
          <w:rtl w:val="0"/>
          <w:lang w:val="en-US"/>
          <w14:textFill>
            <w14:solidFill>
              <w14:srgbClr w14:val="FF0000"/>
            </w14:solidFill>
          </w14:textFill>
        </w:rPr>
        <w:t>SUPPLIERS: Pay us! Pay us!</w:t>
      </w:r>
    </w:p>
    <w:p>
      <w:pPr>
        <w:pStyle w:val="Normal.0"/>
      </w:pPr>
      <w:r>
        <w:rPr>
          <w:rtl w:val="0"/>
          <w:lang w:val="en-US"/>
        </w:rPr>
        <w:t>△</w:t>
      </w:r>
      <w:r>
        <w:rPr>
          <w:rtl w:val="0"/>
          <w:lang w:val="zh-TW" w:eastAsia="zh-TW"/>
        </w:rPr>
        <w:t>车内，司机开着车。詹姆斯兄妹三人坐在里面。</w:t>
      </w:r>
    </w:p>
    <w:p>
      <w:pPr>
        <w:pStyle w:val="Normal.0"/>
      </w:pPr>
      <w:r>
        <w:rPr>
          <w:rtl w:val="0"/>
          <w:lang w:val="en-US"/>
        </w:rPr>
        <w:t>△</w:t>
      </w:r>
      <w:r>
        <w:rPr>
          <w:rtl w:val="0"/>
          <w:lang w:val="zh-TW" w:eastAsia="zh-TW"/>
        </w:rPr>
        <w:t>萨凡纳满脸惶恐。</w:t>
      </w:r>
    </w:p>
    <w:p>
      <w:pPr>
        <w:pStyle w:val="Normal.0"/>
      </w:pPr>
      <w:r>
        <w:rPr>
          <w:rtl w:val="0"/>
          <w:lang w:val="en-US"/>
        </w:rPr>
        <w:t>△</w:t>
      </w:r>
      <w:r>
        <w:rPr>
          <w:rtl w:val="0"/>
          <w:lang w:val="zh-TW" w:eastAsia="zh-TW"/>
        </w:rPr>
        <w:t>本杰明脸色难看。</w:t>
      </w:r>
    </w:p>
    <w:p>
      <w:pPr>
        <w:pStyle w:val="Normal.0"/>
      </w:pPr>
      <w:r>
        <w:rPr>
          <w:rtl w:val="0"/>
          <w:lang w:val="en-US"/>
        </w:rPr>
        <w:t>△</w:t>
      </w:r>
      <w:r>
        <w:rPr>
          <w:rtl w:val="0"/>
          <w:lang w:val="zh-TW" w:eastAsia="zh-TW"/>
        </w:rPr>
        <w:t>詹姆斯直接打开车门，面对众人。</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贝内特：诸位，请大家再多一些耐心。我詹姆斯</w:t>
      </w:r>
      <w:r>
        <w:rPr>
          <w:rFonts w:ascii="Calibri" w:hAnsi="Calibri" w:hint="default"/>
          <w:rtl w:val="0"/>
          <w:lang w:val="en-US"/>
        </w:rPr>
        <w:t>·</w:t>
      </w:r>
      <w:r>
        <w:rPr>
          <w:rtl w:val="0"/>
          <w:lang w:val="zh-TW" w:eastAsia="zh-TW"/>
        </w:rPr>
        <w:t>贝内特身为贝内特控股总裁，在此保证，三日之内，一定会筹集资金，偿还所有欠款！</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Everyone, please give us a little more time. As the president of Bennett Holdings, I promise that within three days, we will raise the funds and repay every debt!</w:t>
      </w:r>
    </w:p>
    <w:p>
      <w:pPr>
        <w:pStyle w:val="Normal.0"/>
      </w:pPr>
    </w:p>
    <w:p>
      <w:pPr>
        <w:pStyle w:val="Normal.0"/>
      </w:pPr>
    </w:p>
    <w:p>
      <w:pPr>
        <w:pStyle w:val="Normal.0"/>
      </w:pPr>
      <w:r>
        <w:rPr>
          <w:rFonts w:ascii="Calibri" w:hAnsi="Calibri"/>
          <w:rtl w:val="0"/>
          <w:lang w:val="en-US"/>
        </w:rPr>
        <w:t xml:space="preserve">1-2 </w:t>
      </w:r>
      <w:r>
        <w:rPr>
          <w:rtl w:val="0"/>
          <w:lang w:val="zh-TW" w:eastAsia="zh-TW"/>
        </w:rPr>
        <w:t>日内</w:t>
      </w:r>
      <w:r>
        <w:rPr>
          <w:rFonts w:ascii="Calibri" w:hAnsi="Calibri"/>
          <w:rtl w:val="0"/>
          <w:lang w:val="zh-TW" w:eastAsia="zh-TW"/>
        </w:rPr>
        <w:t xml:space="preserve"> </w:t>
      </w:r>
      <w:r>
        <w:rPr>
          <w:rtl w:val="0"/>
          <w:lang w:val="zh-TW" w:eastAsia="zh-TW"/>
        </w:rPr>
        <w:t>哈灵顿别墅</w:t>
      </w:r>
    </w:p>
    <w:p>
      <w:pPr>
        <w:pStyle w:val="Normal.0"/>
      </w:pPr>
      <w:r>
        <w:rPr>
          <w:rtl w:val="0"/>
          <w:lang w:val="zh-TW" w:eastAsia="zh-TW"/>
        </w:rPr>
        <w:t>人物：爱德华</w:t>
      </w:r>
      <w:r>
        <w:rPr>
          <w:rFonts w:ascii="Calibri" w:hAnsi="Calibri" w:hint="default"/>
          <w:rtl w:val="0"/>
          <w:lang w:val="en-US"/>
        </w:rPr>
        <w:t>·</w:t>
      </w:r>
      <w:r>
        <w:rPr>
          <w:rtl w:val="0"/>
          <w:lang w:val="zh-TW" w:eastAsia="zh-TW"/>
        </w:rPr>
        <w:t>哈灵顿、玛格丽特</w:t>
      </w:r>
      <w:r>
        <w:rPr>
          <w:rFonts w:ascii="Calibri" w:hAnsi="Calibri" w:hint="default"/>
          <w:rtl w:val="0"/>
          <w:lang w:val="en-US"/>
        </w:rPr>
        <w:t>·</w:t>
      </w:r>
      <w:r>
        <w:rPr>
          <w:rtl w:val="0"/>
          <w:lang w:val="zh-TW" w:eastAsia="zh-TW"/>
        </w:rPr>
        <w:t>哈灵顿、奥利维亚</w:t>
      </w:r>
      <w:r>
        <w:rPr>
          <w:rFonts w:ascii="Calibri" w:hAnsi="Calibri" w:hint="default"/>
          <w:rtl w:val="0"/>
          <w:lang w:val="en-US"/>
        </w:rPr>
        <w:t>·</w:t>
      </w:r>
      <w:r>
        <w:rPr>
          <w:rtl w:val="0"/>
          <w:lang w:val="zh-TW" w:eastAsia="zh-TW"/>
        </w:rPr>
        <w:t>贝内特、管家阿尔弗雷德</w:t>
      </w:r>
    </w:p>
    <w:p>
      <w:pPr>
        <w:pStyle w:val="Normal.0"/>
      </w:pPr>
      <w:r>
        <w:rPr>
          <w:rtl w:val="0"/>
          <w:lang w:val="en-US"/>
        </w:rPr>
        <w:t>△</w:t>
      </w:r>
      <w:r>
        <w:rPr>
          <w:rtl w:val="0"/>
          <w:lang w:val="zh-TW" w:eastAsia="zh-TW"/>
        </w:rPr>
        <w:t>爱德华与玛格丽特夫妇两人坐在沙发上，审视着面前的奥利维亚。</w:t>
      </w:r>
    </w:p>
    <w:p>
      <w:pPr>
        <w:pStyle w:val="Normal.0"/>
      </w:pPr>
      <w:r>
        <w:rPr>
          <w:rtl w:val="0"/>
          <w:lang w:val="en-US"/>
        </w:rPr>
        <w:t>△</w:t>
      </w:r>
      <w:r>
        <w:rPr>
          <w:rtl w:val="0"/>
          <w:lang w:val="zh-TW" w:eastAsia="zh-TW"/>
        </w:rPr>
        <w:t>后方电视里播放着詹姆斯讲话的新闻画面。</w:t>
      </w:r>
    </w:p>
    <w:p>
      <w:pPr>
        <w:pStyle w:val="Normal.0"/>
        <w:jc w:val="left"/>
      </w:pPr>
      <w:r>
        <w:rPr>
          <w:rtl w:val="0"/>
          <w:lang w:val="zh-TW" w:eastAsia="zh-TW"/>
        </w:rPr>
        <w:t>爱德华</w:t>
      </w:r>
      <w:r>
        <w:rPr>
          <w:rFonts w:ascii="Calibri" w:hAnsi="Calibri" w:hint="default"/>
          <w:rtl w:val="0"/>
          <w:lang w:val="en-US"/>
        </w:rPr>
        <w:t>·</w:t>
      </w:r>
      <w:r>
        <w:rPr>
          <w:rtl w:val="0"/>
          <w:lang w:val="zh-TW" w:eastAsia="zh-TW"/>
        </w:rPr>
        <w:t>哈灵顿：姑娘，你真的想好了，愿意嫁入我哈灵顿家，成为达米安的妻子。照顾她一生一世？</w:t>
      </w:r>
    </w:p>
    <w:p>
      <w:pPr>
        <w:pStyle w:val="Normal.0"/>
        <w:jc w:val="left"/>
      </w:pPr>
      <w:r>
        <w:rPr>
          <w:rFonts w:ascii="Times New Roman" w:hAnsi="Times New Roman"/>
          <w:outline w:val="0"/>
          <w:color w:val="ff0000"/>
          <w:u w:color="ff0000"/>
          <w:rtl w:val="0"/>
          <w:lang w:val="en-US"/>
          <w14:textFill>
            <w14:solidFill>
              <w14:srgbClr w14:val="FF0000"/>
            </w14:solidFill>
          </w14:textFill>
        </w:rPr>
        <w:t>EDWARD HARRINGTON: Young lady, are you sure you want to marry into the Harrington family, become Damian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wife, and care for him for life?</w:t>
      </w:r>
    </w:p>
    <w:p>
      <w:pPr>
        <w:pStyle w:val="Normal.0"/>
        <w:jc w:val="left"/>
      </w:pPr>
      <w:r>
        <w:rPr>
          <w:rtl w:val="0"/>
          <w:lang w:val="zh-TW" w:eastAsia="zh-TW"/>
        </w:rPr>
        <w:t>玛格丽特</w:t>
      </w:r>
      <w:r>
        <w:rPr>
          <w:rFonts w:ascii="Calibri" w:hAnsi="Calibri" w:hint="default"/>
          <w:rtl w:val="0"/>
          <w:lang w:val="en-US"/>
        </w:rPr>
        <w:t>·</w:t>
      </w:r>
      <w:r>
        <w:rPr>
          <w:rtl w:val="0"/>
          <w:lang w:val="zh-TW" w:eastAsia="zh-TW"/>
        </w:rPr>
        <w:t>哈灵顿：达米安是我哈灵顿家长子。这次为我儿公开选妻，要求你应该都看到了。所以，你应该知道，一旦成为我哈灵顿家儿媳妇，代表着什么吧。</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MARGARET HARRINGTON: Damian is the eldest son of the Harrington family. You saw the terms for this public search. So you should know what it means to become his wife. </w:t>
      </w:r>
    </w:p>
    <w:p>
      <w:pPr>
        <w:pStyle w:val="Normal.0"/>
        <w:jc w:val="left"/>
      </w:pPr>
      <w:r>
        <w:rPr>
          <w:rtl w:val="0"/>
          <w:lang w:val="zh-TW" w:eastAsia="zh-TW"/>
        </w:rPr>
        <w:t>奥利维亚</w:t>
      </w:r>
      <w:r>
        <w:rPr>
          <w:rFonts w:ascii="Calibri" w:hAnsi="Calibri" w:hint="default"/>
          <w:rtl w:val="0"/>
          <w:lang w:val="en-US"/>
        </w:rPr>
        <w:t>·</w:t>
      </w:r>
      <w:r>
        <w:rPr>
          <w:rtl w:val="0"/>
          <w:lang w:val="zh-TW" w:eastAsia="zh-TW"/>
        </w:rPr>
        <w:t>贝内特：我知道，结婚后，断绝婚前一切社会关系。从此无父无母，无兄无友。只有公婆夫婿。</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BENNETT: I know. After marriage, I cut off every tie from before. No parents, no siblings, no friends. Only my in-laws and my husband.</w:t>
      </w:r>
    </w:p>
    <w:p>
      <w:pPr>
        <w:pStyle w:val="Normal.0"/>
        <w:jc w:val="left"/>
        <w:rPr>
          <w:lang w:val="zh-TW" w:eastAsia="zh-TW"/>
        </w:rPr>
      </w:pPr>
      <w:r>
        <w:rPr>
          <w:rtl w:val="0"/>
          <w:lang w:val="zh-TW" w:eastAsia="zh-TW"/>
        </w:rPr>
        <w:t>爱德华：如果，我告诉你，我儿子现在是植物人状态。你嫁过来之后，可能会与一个永远不会醒来的人共度余生，你也愿意？</w:t>
      </w:r>
    </w:p>
    <w:p>
      <w:pPr>
        <w:pStyle w:val="Normal.0"/>
        <w:jc w:val="left"/>
      </w:pPr>
      <w:r>
        <w:rPr>
          <w:rFonts w:ascii="Times New Roman" w:hAnsi="Times New Roman"/>
          <w:outline w:val="0"/>
          <w:color w:val="ff0000"/>
          <w:u w:color="ff0000"/>
          <w:rtl w:val="0"/>
          <w:lang w:val="en-US"/>
          <w14:textFill>
            <w14:solidFill>
              <w14:srgbClr w14:val="FF0000"/>
            </w14:solidFill>
          </w14:textFill>
        </w:rPr>
        <w:t>EDWARD: What if I tell you my son is in a vegetative state? You may spend the rest of your life with a man who never wakes up. Would you still agree?</w:t>
      </w:r>
    </w:p>
    <w:p>
      <w:pPr>
        <w:pStyle w:val="Normal.0"/>
      </w:pPr>
      <w:r>
        <w:rPr>
          <w:rtl w:val="0"/>
          <w:lang w:val="en-US"/>
        </w:rPr>
        <w:t>△</w:t>
      </w:r>
      <w:r>
        <w:rPr>
          <w:rtl w:val="0"/>
          <w:lang w:val="zh-TW" w:eastAsia="zh-TW"/>
        </w:rPr>
        <w:t>奥利维亚闻言，手指缓缓攥在一起，贝齿咬着红唇，犹豫片刻，重重点头。</w:t>
      </w:r>
    </w:p>
    <w:p>
      <w:pPr>
        <w:pStyle w:val="Normal.0"/>
        <w:jc w:val="left"/>
        <w:rPr>
          <w:lang w:val="zh-TW" w:eastAsia="zh-TW"/>
        </w:rPr>
      </w:pPr>
      <w:r>
        <w:rPr>
          <w:rtl w:val="0"/>
          <w:lang w:val="zh-TW" w:eastAsia="zh-TW"/>
        </w:rPr>
        <w:t>奥利维亚：我，愿意。</w:t>
      </w:r>
    </w:p>
    <w:p>
      <w:pPr>
        <w:pStyle w:val="Normal.0"/>
        <w:jc w:val="left"/>
      </w:pPr>
      <w:r>
        <w:rPr>
          <w:rFonts w:ascii="Times New Roman" w:hAnsi="Times New Roman"/>
          <w:outline w:val="0"/>
          <w:color w:val="ff0000"/>
          <w:u w:color="ff0000"/>
          <w:rtl w:val="0"/>
          <w:lang w:val="en-US"/>
          <w14:textFill>
            <w14:solidFill>
              <w14:srgbClr w14:val="FF0000"/>
            </w14:solidFill>
          </w14:textFill>
        </w:rPr>
        <w:t>OLIVIA: I do.</w:t>
      </w:r>
    </w:p>
    <w:p>
      <w:pPr>
        <w:pStyle w:val="Normal.0"/>
      </w:pPr>
      <w:r>
        <w:rPr>
          <w:rtl w:val="0"/>
          <w:lang w:val="en-US"/>
        </w:rPr>
        <w:t>△</w:t>
      </w:r>
      <w:r>
        <w:rPr>
          <w:rtl w:val="0"/>
          <w:lang w:val="zh-TW" w:eastAsia="zh-TW"/>
        </w:rPr>
        <w:t>爱德华夫妇闻言，对视一眼，点了点头。</w:t>
      </w:r>
    </w:p>
    <w:p>
      <w:pPr>
        <w:pStyle w:val="Normal.0"/>
      </w:pPr>
      <w:r>
        <w:rPr>
          <w:rtl w:val="0"/>
          <w:lang w:val="en-US"/>
        </w:rPr>
        <w:t>△</w:t>
      </w:r>
      <w:r>
        <w:rPr>
          <w:rtl w:val="0"/>
          <w:lang w:val="zh-TW" w:eastAsia="zh-TW"/>
        </w:rPr>
        <w:t>身旁的管家阿尔弗雷德走上前，打开文件，对奥利维亚语气职业而平淡。</w:t>
      </w:r>
    </w:p>
    <w:p>
      <w:pPr>
        <w:pStyle w:val="Normal.0"/>
        <w:jc w:val="left"/>
        <w:rPr>
          <w:lang w:val="zh-TW" w:eastAsia="zh-TW"/>
        </w:rPr>
      </w:pPr>
      <w:r>
        <w:rPr>
          <w:rtl w:val="0"/>
          <w:lang w:val="zh-TW" w:eastAsia="zh-TW"/>
        </w:rPr>
        <w:t>管家阿尔弗雷德：这是两份文件。一份是你与我哈灵顿家的婚约缔结协议，签字后，你将正式成为哈灵顿家族的女人。另一份是与原家庭切割协议，婚后你将与原家庭彻底切割，不得再有任何形式的联系与往来！文件签署后，将会有一亿美元打到您的个人账户，作为您的断亲补偿！当然，若您婚后违反协议，哈灵顿家有权追回全部补偿金并索赔。</w:t>
      </w:r>
    </w:p>
    <w:p>
      <w:pPr>
        <w:pStyle w:val="Normal.0"/>
        <w:jc w:val="left"/>
      </w:pPr>
      <w:r>
        <w:rPr>
          <w:rFonts w:ascii="Times New Roman" w:hAnsi="Times New Roman"/>
          <w:outline w:val="0"/>
          <w:color w:val="ff0000"/>
          <w:u w:color="ff0000"/>
          <w:rtl w:val="0"/>
          <w:lang w:val="en-US"/>
          <w14:textFill>
            <w14:solidFill>
              <w14:srgbClr w14:val="FF0000"/>
            </w14:solidFill>
          </w14:textFill>
        </w:rPr>
        <w:t>BUTLER ALFRED: There are two documents. The marriage agreement makes you Damian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wife and an official Harrington. The other cuts ties with your birth family. After marriage, you must have no contact with them in any form! Once signed, one hundred million dollars will be transferred to your personal account as compensation! If you break the agreement, the Harrington family can recover the full amount and sue you.</w:t>
      </w:r>
    </w:p>
    <w:p>
      <w:pPr>
        <w:pStyle w:val="Normal.0"/>
      </w:pPr>
      <w:r>
        <w:rPr>
          <w:rtl w:val="0"/>
          <w:lang w:val="en-US"/>
        </w:rPr>
        <w:t>△</w:t>
      </w:r>
      <w:r>
        <w:rPr>
          <w:rtl w:val="0"/>
          <w:lang w:val="zh-TW" w:eastAsia="zh-TW"/>
        </w:rPr>
        <w:t>奥利维亚低头看着文件，不语。</w:t>
      </w:r>
    </w:p>
    <w:p>
      <w:pPr>
        <w:pStyle w:val="Normal.0"/>
        <w:jc w:val="left"/>
      </w:pPr>
      <w:r>
        <w:rPr>
          <w:rtl w:val="0"/>
          <w:lang w:val="zh-TW" w:eastAsia="zh-TW"/>
        </w:rPr>
        <w:t>爱德华</w:t>
      </w:r>
      <w:r>
        <w:rPr>
          <w:rFonts w:ascii="Calibri" w:hAnsi="Calibri" w:hint="default"/>
          <w:rtl w:val="0"/>
          <w:lang w:val="en-US"/>
        </w:rPr>
        <w:t>·</w:t>
      </w:r>
      <w:r>
        <w:rPr>
          <w:rtl w:val="0"/>
          <w:lang w:val="zh-TW" w:eastAsia="zh-TW"/>
        </w:rPr>
        <w:t>哈灵顿：孩子，不是我们不近人情。这是我们家族流传百年的规矩。你若是无法接受，我们绝不强求。要不，你再考虑一下。</w:t>
      </w:r>
    </w:p>
    <w:p>
      <w:pPr>
        <w:pStyle w:val="Normal.0"/>
        <w:jc w:val="left"/>
      </w:pPr>
      <w:r>
        <w:rPr>
          <w:rFonts w:ascii="Times New Roman" w:hAnsi="Times New Roman"/>
          <w:outline w:val="0"/>
          <w:color w:val="ff0000"/>
          <w:u w:color="ff0000"/>
          <w:rtl w:val="0"/>
          <w:lang w:val="en-US"/>
          <w14:textFill>
            <w14:solidFill>
              <w14:srgbClr w14:val="FF0000"/>
            </w14:solidFill>
          </w14:textFill>
        </w:rPr>
        <w:t>EDWARD HARRINGTON: Child,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not trying to be cruel.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 century-old family rule. If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accept it, we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force you. Think it over.</w:t>
      </w:r>
    </w:p>
    <w:p>
      <w:pPr>
        <w:pStyle w:val="Normal.0"/>
        <w:jc w:val="left"/>
      </w:pPr>
      <w:r>
        <w:rPr>
          <w:rtl w:val="0"/>
          <w:lang w:val="zh-TW" w:eastAsia="zh-TW"/>
        </w:rPr>
        <w:t>奥利维亚</w:t>
      </w:r>
      <w:r>
        <w:rPr>
          <w:rFonts w:ascii="Calibri" w:hAnsi="Calibri" w:hint="default"/>
          <w:rtl w:val="0"/>
          <w:lang w:val="en-US"/>
        </w:rPr>
        <w:t>·</w:t>
      </w:r>
      <w:r>
        <w:rPr>
          <w:rtl w:val="0"/>
          <w:lang w:val="zh-TW" w:eastAsia="zh-TW"/>
        </w:rPr>
        <w:t>贝内特：不必了。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BENNETT: No need.</w:t>
      </w:r>
    </w:p>
    <w:p>
      <w:pPr>
        <w:pStyle w:val="Normal.0"/>
      </w:pPr>
      <w:r>
        <w:rPr>
          <w:rtl w:val="0"/>
          <w:lang w:val="en-US"/>
        </w:rPr>
        <w:t>△</w:t>
      </w:r>
      <w:r>
        <w:rPr>
          <w:rtl w:val="0"/>
          <w:lang w:val="zh-TW" w:eastAsia="zh-TW"/>
        </w:rPr>
        <w:t>奥利维亚随即拿起笔，先在婚书上签字。</w:t>
      </w:r>
    </w:p>
    <w:p>
      <w:pPr>
        <w:pStyle w:val="Normal.0"/>
      </w:pPr>
      <w:r>
        <w:rPr>
          <w:rtl w:val="0"/>
          <w:lang w:val="en-US"/>
        </w:rPr>
        <w:t>△</w:t>
      </w:r>
      <w:r>
        <w:rPr>
          <w:rtl w:val="0"/>
          <w:lang w:val="zh-TW" w:eastAsia="zh-TW"/>
        </w:rPr>
        <w:t>又拿起断亲协议，奥利维亚看了一眼</w:t>
      </w:r>
      <w:r>
        <w:rPr>
          <w:rFonts w:ascii="Calibri" w:hAnsi="Calibri" w:hint="default"/>
          <w:rtl w:val="0"/>
          <w:lang w:val="en-US"/>
        </w:rPr>
        <w:t>“</w:t>
      </w:r>
      <w:r>
        <w:rPr>
          <w:rtl w:val="0"/>
          <w:lang w:val="zh-TW" w:eastAsia="zh-TW"/>
        </w:rPr>
        <w:t>断亲</w:t>
      </w:r>
      <w:r>
        <w:rPr>
          <w:rFonts w:ascii="Calibri" w:hAnsi="Calibri" w:hint="default"/>
          <w:rtl w:val="0"/>
          <w:lang w:val="en-US"/>
        </w:rPr>
        <w:t xml:space="preserve">” </w:t>
      </w:r>
      <w:r>
        <w:rPr>
          <w:rFonts w:ascii="Times New Roman" w:hAnsi="Times New Roman"/>
          <w:outline w:val="0"/>
          <w:color w:val="ff0000"/>
          <w:u w:color="ff0000"/>
          <w:rtl w:val="0"/>
          <w:lang w:val="en-US"/>
          <w14:textFill>
            <w14:solidFill>
              <w14:srgbClr w14:val="FF0000"/>
            </w14:solidFill>
          </w14:textFill>
        </w:rPr>
        <w:t>cuts ties with birth family</w:t>
      </w:r>
      <w:r>
        <w:rPr>
          <w:rtl w:val="0"/>
          <w:lang w:val="zh-TW" w:eastAsia="zh-TW"/>
        </w:rPr>
        <w:t>二字，迟疑片刻，最后还是签上名字。</w:t>
      </w:r>
    </w:p>
    <w:p>
      <w:pPr>
        <w:pStyle w:val="Normal.0"/>
        <w:jc w:val="left"/>
        <w:rPr>
          <w:lang w:val="zh-TW" w:eastAsia="zh-TW"/>
        </w:rPr>
      </w:pPr>
      <w:r>
        <w:rPr>
          <w:rtl w:val="0"/>
          <w:lang w:val="zh-TW" w:eastAsia="zh-TW"/>
        </w:rPr>
        <w:t>玛格丽特（看了眼文件，看向奥利维亚）：奥利维亚，今晚之前，我哈灵顿家族，会派车队前往你家中接亲。所以你只有十小时时间，与你的家人告别！</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Olivia, before tonight, the Harrington family will send a convoy to your home to bring you here. You have only ten hours to say goodbye to your family!</w:t>
      </w:r>
    </w:p>
    <w:p>
      <w:pPr>
        <w:pStyle w:val="Normal.0"/>
        <w:jc w:val="left"/>
      </w:pPr>
      <w:r>
        <w:rPr>
          <w:rtl w:val="0"/>
          <w:lang w:val="zh-TW" w:eastAsia="zh-TW"/>
        </w:rPr>
        <w:t>奥利维亚</w:t>
      </w:r>
      <w:r>
        <w:rPr>
          <w:rFonts w:ascii="Calibri" w:hAnsi="Calibri" w:hint="default"/>
          <w:rtl w:val="0"/>
          <w:lang w:val="en-US"/>
        </w:rPr>
        <w:t>·</w:t>
      </w:r>
      <w:r>
        <w:rPr>
          <w:rtl w:val="0"/>
          <w:lang w:val="zh-TW" w:eastAsia="zh-TW"/>
        </w:rPr>
        <w:t>贝内特：告别？（摇头，自嘲笑）不需要了。我早就该离开的，没有我，他们只会更加幸福。</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BENNETT: Goodbye? No need. I should have left long ago. Without me, they'll only be happier.</w:t>
      </w:r>
    </w:p>
    <w:p>
      <w:pPr>
        <w:pStyle w:val="Normal.0"/>
      </w:pPr>
      <w:r>
        <w:rPr>
          <w:rtl w:val="0"/>
          <w:lang w:val="zh-TW" w:eastAsia="zh-TW"/>
        </w:rPr>
        <w:t>字幕：距离哈灵顿家接亲，还有</w:t>
      </w:r>
      <w:r>
        <w:rPr>
          <w:rFonts w:ascii="Calibri" w:hAnsi="Calibri"/>
          <w:rtl w:val="0"/>
          <w:lang w:val="en-US"/>
        </w:rPr>
        <w:t>8</w:t>
      </w:r>
      <w:r>
        <w:rPr>
          <w:rtl w:val="0"/>
          <w:lang w:val="zh-TW" w:eastAsia="zh-TW"/>
        </w:rPr>
        <w:t>小时！</w:t>
      </w:r>
      <w:r>
        <w:rPr>
          <w:rFonts w:ascii="Times New Roman" w:hAnsi="Times New Roman"/>
          <w:outline w:val="0"/>
          <w:color w:val="ff2600"/>
          <w:u w:color="ff2600"/>
          <w:rtl w:val="0"/>
          <w:lang w:val="zh-TW" w:eastAsia="zh-TW"/>
          <w14:textFill>
            <w14:solidFill>
              <w14:srgbClr w14:val="FF2600"/>
            </w14:solidFill>
          </w14:textFill>
        </w:rPr>
        <w:t>8 hours until the Harrington family arrives for the bride!</w:t>
      </w:r>
    </w:p>
    <w:p>
      <w:pPr>
        <w:pStyle w:val="Normal.0"/>
      </w:pPr>
    </w:p>
    <w:p>
      <w:pPr>
        <w:pStyle w:val="Normal.0"/>
      </w:pPr>
    </w:p>
    <w:p>
      <w:pPr>
        <w:pStyle w:val="Normal.0"/>
        <w:rPr>
          <w:lang w:val="zh-TW" w:eastAsia="zh-TW"/>
        </w:rPr>
      </w:pPr>
      <w:r>
        <w:rPr>
          <w:rtl w:val="0"/>
          <w:lang w:val="zh-TW" w:eastAsia="zh-TW"/>
        </w:rPr>
        <w:t>第二集</w:t>
      </w:r>
    </w:p>
    <w:p>
      <w:pPr>
        <w:pStyle w:val="Normal.0"/>
      </w:pPr>
      <w:r>
        <w:rPr>
          <w:rFonts w:ascii="Calibri" w:hAnsi="Calibri"/>
          <w:rtl w:val="0"/>
          <w:lang w:val="en-US"/>
        </w:rPr>
        <w:t xml:space="preserve">2-1 </w:t>
      </w:r>
      <w:r>
        <w:rPr>
          <w:rtl w:val="0"/>
          <w:lang w:val="zh-TW" w:eastAsia="zh-TW"/>
        </w:rPr>
        <w:t>日内</w:t>
      </w:r>
      <w:r>
        <w:rPr>
          <w:rFonts w:ascii="Calibri" w:hAnsi="Calibri"/>
          <w:rtl w:val="0"/>
          <w:lang w:val="zh-TW" w:eastAsia="zh-TW"/>
        </w:rPr>
        <w:t xml:space="preserve"> </w:t>
      </w:r>
      <w:r>
        <w:rPr>
          <w:rtl w:val="0"/>
          <w:lang w:val="zh-TW" w:eastAsia="zh-TW"/>
        </w:rPr>
        <w:t>贝内特别墅（闪回）</w:t>
      </w:r>
    </w:p>
    <w:p>
      <w:pPr>
        <w:pStyle w:val="Normal.0"/>
        <w:rPr>
          <w:lang w:val="zh-TW" w:eastAsia="zh-TW"/>
        </w:rPr>
      </w:pPr>
      <w:r>
        <w:rPr>
          <w:rtl w:val="0"/>
          <w:lang w:val="zh-TW" w:eastAsia="zh-TW"/>
        </w:rPr>
        <w:t>人物：奥利维亚、理查德、凯瑟琳、詹姆斯、本杰明</w:t>
      </w:r>
    </w:p>
    <w:p>
      <w:pPr>
        <w:pStyle w:val="Normal.0"/>
        <w:jc w:val="left"/>
      </w:pPr>
      <w:r>
        <w:rPr>
          <w:rtl w:val="0"/>
          <w:lang w:val="zh-TW" w:eastAsia="zh-TW"/>
        </w:rPr>
        <w:t>奥利维亚（</w:t>
      </w:r>
      <w:r>
        <w:rPr>
          <w:rFonts w:ascii="Calibri" w:hAnsi="Calibri"/>
          <w:rtl w:val="0"/>
          <w:lang w:val="en-US"/>
        </w:rPr>
        <w:t>VO</w:t>
      </w:r>
      <w:r>
        <w:rPr>
          <w:rtl w:val="0"/>
          <w:lang w:val="zh-TW" w:eastAsia="zh-TW"/>
        </w:rPr>
        <w:t>）：我从小在福利院长大，那时候，我一直以为我会和所有福利院的孩子一样，没有父母，没有兄弟姐妹。直到那一天，他们把我接回了家。</w:t>
      </w:r>
    </w:p>
    <w:p>
      <w:pPr>
        <w:pStyle w:val="Normal.0"/>
        <w:jc w:val="left"/>
      </w:pPr>
      <w:r>
        <w:rPr>
          <w:rFonts w:ascii="Times New Roman" w:hAnsi="Times New Roman"/>
          <w:outline w:val="0"/>
          <w:color w:val="ff2600"/>
          <w:u w:color="ff0000"/>
          <w:rtl w:val="0"/>
          <w:lang w:val="en-US"/>
          <w14:textFill>
            <w14:solidFill>
              <w14:srgbClr w14:val="FF2600"/>
            </w14:solidFill>
          </w14:textFill>
        </w:rPr>
        <w:t>OLIVIA</w:t>
      </w:r>
      <w:r>
        <w:rPr>
          <w:rFonts w:ascii="Times New Roman" w:hAnsi="Times New Roman"/>
          <w:outline w:val="0"/>
          <w:color w:val="ff2600"/>
          <w:u w:color="ff2600"/>
          <w:rtl w:val="0"/>
          <w:lang w:val="en-US"/>
          <w14:textFill>
            <w14:solidFill>
              <w14:srgbClr w14:val="FF2600"/>
            </w14:solidFill>
          </w14:textFill>
        </w:rPr>
        <w:t xml:space="preserve"> (V.O.)</w:t>
      </w:r>
      <w:r>
        <w:rPr>
          <w:rFonts w:ascii="Times New Roman" w:hAnsi="Times New Roman"/>
          <w:outline w:val="0"/>
          <w:color w:val="ff2600"/>
          <w:u w:color="ff0000"/>
          <w:rtl w:val="0"/>
          <w:lang w:val="en-US"/>
          <w14:textFill>
            <w14:solidFill>
              <w14:srgbClr w14:val="FF2600"/>
            </w14:solidFill>
          </w14:textFill>
        </w:rPr>
        <w:t>: I grew up in an</w:t>
      </w:r>
      <w:r>
        <w:rPr>
          <w:rFonts w:ascii="Times New Roman" w:hAnsi="Times New Roman"/>
          <w:outline w:val="0"/>
          <w:color w:val="ff0000"/>
          <w:u w:color="ff0000"/>
          <w:rtl w:val="0"/>
          <w:lang w:val="en-US"/>
          <w14:textFill>
            <w14:solidFill>
              <w14:srgbClr w14:val="FF0000"/>
            </w14:solidFill>
          </w14:textFill>
        </w:rPr>
        <w:t xml:space="preserve"> orphanage. Back then, I thought I would be like every child there, with no parents or siblings Until that day, they brought me home.</w:t>
      </w:r>
    </w:p>
    <w:p>
      <w:pPr>
        <w:pStyle w:val="Normal.0"/>
      </w:pPr>
      <w:r>
        <w:rPr>
          <w:rtl w:val="0"/>
          <w:lang w:val="en-US"/>
        </w:rPr>
        <w:t>△</w:t>
      </w:r>
      <w:r>
        <w:rPr>
          <w:rtl w:val="0"/>
          <w:lang w:val="zh-TW" w:eastAsia="zh-TW"/>
        </w:rPr>
        <w:t>奥利维亚背着书包走进别墅客厅。</w:t>
      </w:r>
    </w:p>
    <w:p>
      <w:pPr>
        <w:pStyle w:val="Normal.0"/>
      </w:pPr>
      <w:r>
        <w:rPr>
          <w:rtl w:val="0"/>
          <w:lang w:val="en-US"/>
        </w:rPr>
        <w:t>△</w:t>
      </w:r>
      <w:r>
        <w:rPr>
          <w:rtl w:val="0"/>
          <w:lang w:val="zh-TW" w:eastAsia="zh-TW"/>
        </w:rPr>
        <w:t>贝内特家人鼓掌欢迎。</w:t>
      </w:r>
    </w:p>
    <w:p>
      <w:pPr>
        <w:pStyle w:val="Normal.0"/>
        <w:jc w:val="left"/>
        <w:rPr>
          <w:lang w:val="zh-TW" w:eastAsia="zh-TW"/>
        </w:rPr>
      </w:pPr>
      <w:r>
        <w:rPr>
          <w:rtl w:val="0"/>
          <w:lang w:val="zh-TW" w:eastAsia="zh-TW"/>
        </w:rPr>
        <w:t>众人（齐声）：欢迎我们贝内特家的长公主回家！</w:t>
      </w:r>
    </w:p>
    <w:p>
      <w:pPr>
        <w:pStyle w:val="Normal.0"/>
        <w:jc w:val="left"/>
      </w:pPr>
      <w:r>
        <w:rPr>
          <w:rFonts w:ascii="Times New Roman" w:hAnsi="Times New Roman"/>
          <w:outline w:val="0"/>
          <w:color w:val="ff0000"/>
          <w:u w:color="ff0000"/>
          <w:rtl w:val="0"/>
          <w:lang w:val="en-US"/>
          <w14:textFill>
            <w14:solidFill>
              <w14:srgbClr w14:val="FF0000"/>
            </w14:solidFill>
          </w14:textFill>
        </w:rPr>
        <w:t>EVERYONE: Welcome home, our Bennett eldest princess!</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贝内特（抓着奥利维亚的肩膀，满眼宠爱）：失散十多年，妹妹，我们终于找到你了。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After more than ten years apart, my sister, we finally found you.</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贝内特：以后，我们一家人要永远在一起。</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BENNETT: From now on, our family will always be together.</w:t>
      </w:r>
    </w:p>
    <w:p>
      <w:pPr>
        <w:pStyle w:val="Normal.0"/>
        <w:rPr>
          <w:lang w:val="zh-TW" w:eastAsia="zh-TW"/>
        </w:rPr>
      </w:pPr>
      <w:r>
        <w:rPr>
          <w:rtl w:val="0"/>
          <w:lang w:val="zh-TW" w:eastAsia="zh-TW"/>
        </w:rPr>
        <w:t>【闪回结束】</w:t>
      </w:r>
    </w:p>
    <w:p>
      <w:pPr>
        <w:pStyle w:val="Normal.0"/>
      </w:pPr>
    </w:p>
    <w:p>
      <w:pPr>
        <w:pStyle w:val="Normal.0"/>
      </w:pPr>
      <w:r>
        <w:rPr>
          <w:rFonts w:ascii="Calibri" w:hAnsi="Calibri"/>
          <w:rtl w:val="0"/>
          <w:lang w:val="en-US"/>
        </w:rPr>
        <w:t xml:space="preserve">2-2 </w:t>
      </w:r>
      <w:r>
        <w:rPr>
          <w:rtl w:val="0"/>
          <w:lang w:val="zh-TW" w:eastAsia="zh-TW"/>
        </w:rPr>
        <w:t>日内</w:t>
      </w:r>
      <w:r>
        <w:rPr>
          <w:rFonts w:ascii="Calibri" w:hAnsi="Calibri"/>
          <w:rtl w:val="0"/>
          <w:lang w:val="zh-TW" w:eastAsia="zh-TW"/>
        </w:rPr>
        <w:t xml:space="preserve"> </w:t>
      </w:r>
      <w:r>
        <w:rPr>
          <w:rtl w:val="0"/>
          <w:lang w:val="zh-TW" w:eastAsia="zh-TW"/>
        </w:rPr>
        <w:t>哈灵顿别墅</w:t>
      </w:r>
    </w:p>
    <w:p>
      <w:pPr>
        <w:pStyle w:val="Normal.0"/>
        <w:rPr>
          <w:lang w:val="zh-TW" w:eastAsia="zh-TW"/>
        </w:rPr>
      </w:pPr>
      <w:r>
        <w:rPr>
          <w:rtl w:val="0"/>
          <w:lang w:val="zh-TW" w:eastAsia="zh-TW"/>
        </w:rPr>
        <w:t>人物：奥利维亚</w:t>
      </w:r>
    </w:p>
    <w:p>
      <w:pPr>
        <w:pStyle w:val="Normal.0"/>
        <w:jc w:val="left"/>
      </w:pPr>
      <w:r>
        <w:rPr>
          <w:rtl w:val="0"/>
          <w:lang w:val="zh-TW" w:eastAsia="zh-TW"/>
        </w:rPr>
        <w:t>奥利维亚（</w:t>
      </w:r>
      <w:r>
        <w:rPr>
          <w:rFonts w:ascii="Calibri" w:hAnsi="Calibri"/>
          <w:rtl w:val="0"/>
          <w:lang w:val="en-US"/>
        </w:rPr>
        <w:t>OS</w:t>
      </w:r>
      <w:r>
        <w:rPr>
          <w:rtl w:val="0"/>
          <w:lang w:val="zh-TW" w:eastAsia="zh-TW"/>
        </w:rPr>
        <w:t>，眸眼含泪）：那一刻，我开心地以为我终于有家人了。有疼我的爸爸妈妈，有宠我的哥哥兄长，再不是孤零零一人。可最后我才知道，所有的一切，只是我的一厢情愿。</w:t>
      </w:r>
    </w:p>
    <w:p>
      <w:pPr>
        <w:pStyle w:val="Normal.0"/>
        <w:jc w:val="left"/>
      </w:pPr>
      <w:r>
        <w:rPr>
          <w:rFonts w:ascii="Times New Roman" w:hAnsi="Times New Roman"/>
          <w:outline w:val="0"/>
          <w:color w:val="ff0000"/>
          <w:u w:color="ff0000"/>
          <w:rtl w:val="0"/>
          <w:lang w:val="en-US"/>
          <w14:textFill>
            <w14:solidFill>
              <w14:srgbClr w14:val="FF0000"/>
            </w14:solidFill>
          </w14:textFill>
        </w:rPr>
        <w:t>OLI</w:t>
      </w:r>
      <w:r>
        <w:rPr>
          <w:rFonts w:ascii="Times New Roman" w:hAnsi="Times New Roman"/>
          <w:outline w:val="0"/>
          <w:color w:val="ff2600"/>
          <w:u w:color="ff0000"/>
          <w:rtl w:val="0"/>
          <w:lang w:val="en-US"/>
          <w14:textFill>
            <w14:solidFill>
              <w14:srgbClr w14:val="FF2600"/>
            </w14:solidFill>
          </w14:textFill>
        </w:rPr>
        <w:t>VIA</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At tha</w:t>
      </w:r>
      <w:r>
        <w:rPr>
          <w:rFonts w:ascii="Times New Roman" w:hAnsi="Times New Roman"/>
          <w:outline w:val="0"/>
          <w:color w:val="ff0000"/>
          <w:u w:color="ff0000"/>
          <w:rtl w:val="0"/>
          <w:lang w:val="en-US"/>
          <w14:textFill>
            <w14:solidFill>
              <w14:srgbClr w14:val="FF0000"/>
            </w14:solidFill>
          </w14:textFill>
        </w:rPr>
        <w:t>t moment, I was so happy. I thought I finally had a family. Parents who loved me, brothers who spoiled me, and I would never be alone again. But in the end, I realized it was all just wishful thinking.</w:t>
      </w:r>
    </w:p>
    <w:p>
      <w:pPr>
        <w:pStyle w:val="Normal.0"/>
        <w:rPr>
          <w:lang w:val="zh-TW" w:eastAsia="zh-TW"/>
        </w:rPr>
      </w:pPr>
      <w:r>
        <w:rPr>
          <w:rtl w:val="0"/>
          <w:lang w:val="zh-TW" w:eastAsia="zh-TW"/>
        </w:rPr>
        <w:t>【闪回】</w:t>
      </w:r>
    </w:p>
    <w:p>
      <w:pPr>
        <w:pStyle w:val="Normal.0"/>
        <w:rPr>
          <w:lang w:val="zh-TW" w:eastAsia="zh-TW"/>
        </w:rPr>
      </w:pPr>
    </w:p>
    <w:p>
      <w:pPr>
        <w:pStyle w:val="Normal.0"/>
        <w:rPr>
          <w:lang w:val="zh-TW" w:eastAsia="zh-TW"/>
        </w:rPr>
      </w:pPr>
    </w:p>
    <w:p>
      <w:pPr>
        <w:pStyle w:val="Normal.0"/>
      </w:pPr>
      <w:r>
        <w:rPr>
          <w:rFonts w:ascii="Calibri" w:hAnsi="Calibri"/>
          <w:rtl w:val="0"/>
          <w:lang w:val="en-US"/>
        </w:rPr>
        <w:t xml:space="preserve">2-3 </w:t>
      </w:r>
      <w:r>
        <w:rPr>
          <w:rtl w:val="0"/>
          <w:lang w:val="zh-TW" w:eastAsia="zh-TW"/>
        </w:rPr>
        <w:t>夜外</w:t>
      </w:r>
      <w:r>
        <w:rPr>
          <w:rFonts w:ascii="Calibri" w:hAnsi="Calibri"/>
          <w:rtl w:val="0"/>
          <w:lang w:val="zh-TW" w:eastAsia="zh-TW"/>
        </w:rPr>
        <w:t xml:space="preserve"> </w:t>
      </w:r>
      <w:r>
        <w:rPr>
          <w:rtl w:val="0"/>
          <w:lang w:val="zh-TW" w:eastAsia="zh-TW"/>
        </w:rPr>
        <w:t>街道</w:t>
      </w:r>
    </w:p>
    <w:p>
      <w:pPr>
        <w:pStyle w:val="Normal.0"/>
        <w:rPr>
          <w:lang w:val="zh-TW" w:eastAsia="zh-TW"/>
        </w:rPr>
      </w:pPr>
      <w:r>
        <w:rPr>
          <w:rtl w:val="0"/>
          <w:lang w:val="zh-TW" w:eastAsia="zh-TW"/>
        </w:rPr>
        <w:t>人物：理查德、奥利维亚、萨凡纳、詹姆斯、凯瑟琳、埃莉诺（奶奶）</w:t>
      </w:r>
    </w:p>
    <w:p>
      <w:pPr>
        <w:pStyle w:val="Normal.0"/>
      </w:pPr>
      <w:r>
        <w:rPr>
          <w:rtl w:val="0"/>
          <w:lang w:val="en-US"/>
        </w:rPr>
        <w:t>△</w:t>
      </w:r>
      <w:r>
        <w:rPr>
          <w:rtl w:val="0"/>
          <w:lang w:val="zh-TW" w:eastAsia="zh-TW"/>
        </w:rPr>
        <w:t>车横在路边，四角灯不住闪烁。</w:t>
      </w:r>
    </w:p>
    <w:p>
      <w:pPr>
        <w:pStyle w:val="Normal.0"/>
      </w:pPr>
      <w:r>
        <w:rPr>
          <w:rtl w:val="0"/>
          <w:lang w:val="en-US"/>
        </w:rPr>
        <w:t>△</w:t>
      </w:r>
      <w:r>
        <w:rPr>
          <w:rtl w:val="0"/>
          <w:lang w:val="zh-TW" w:eastAsia="zh-TW"/>
        </w:rPr>
        <w:t>埃莉诺满头鲜血，躺在血泊里。</w:t>
      </w:r>
    </w:p>
    <w:p>
      <w:pPr>
        <w:pStyle w:val="Normal.0"/>
        <w:jc w:val="left"/>
      </w:pPr>
      <w:r>
        <w:rPr>
          <w:rtl w:val="0"/>
          <w:lang w:val="zh-TW" w:eastAsia="zh-TW"/>
        </w:rPr>
        <w:t>理查德</w:t>
      </w:r>
      <w:r>
        <w:rPr>
          <w:rFonts w:ascii="Calibri" w:hAnsi="Calibri" w:hint="default"/>
          <w:rtl w:val="0"/>
          <w:lang w:val="en-US"/>
        </w:rPr>
        <w:t>·</w:t>
      </w:r>
      <w:r>
        <w:rPr>
          <w:rtl w:val="0"/>
          <w:lang w:val="zh-TW" w:eastAsia="zh-TW"/>
        </w:rPr>
        <w:t>贝内特（一巴掌将奥利维亚抽翻在地）：你这畜生！你奶奶对你这么好，你竟然开车撞死了她！</w:t>
      </w:r>
    </w:p>
    <w:p>
      <w:pPr>
        <w:pStyle w:val="Normal.0"/>
        <w:jc w:val="left"/>
      </w:pPr>
      <w:r>
        <w:rPr>
          <w:rFonts w:ascii="Times New Roman" w:hAnsi="Times New Roman"/>
          <w:outline w:val="0"/>
          <w:color w:val="ff0000"/>
          <w:u w:color="ff0000"/>
          <w:rtl w:val="0"/>
          <w:lang w:val="en-US"/>
          <w14:textFill>
            <w14:solidFill>
              <w14:srgbClr w14:val="FF0000"/>
            </w14:solidFill>
          </w14:textFill>
        </w:rPr>
        <w:t>RICHARD BENNETT: You monster! Your grandmother was so good to you, and you ran her over?</w:t>
      </w:r>
    </w:p>
    <w:p>
      <w:pPr>
        <w:pStyle w:val="Normal.0"/>
      </w:pPr>
      <w:r>
        <w:rPr>
          <w:rtl w:val="0"/>
          <w:lang w:val="en-US"/>
        </w:rPr>
        <w:t>△</w:t>
      </w:r>
      <w:r>
        <w:rPr>
          <w:rtl w:val="0"/>
          <w:lang w:val="zh-TW" w:eastAsia="zh-TW"/>
        </w:rPr>
        <w:t>詹姆斯、本杰明兄弟尽皆愤怒地看着。</w:t>
      </w:r>
    </w:p>
    <w:p>
      <w:pPr>
        <w:pStyle w:val="Normal.0"/>
        <w:jc w:val="left"/>
      </w:pPr>
      <w:r>
        <w:rPr>
          <w:rtl w:val="0"/>
          <w:lang w:val="zh-TW" w:eastAsia="zh-TW"/>
        </w:rPr>
        <w:t>奥利维亚</w:t>
      </w:r>
      <w:r>
        <w:rPr>
          <w:rFonts w:ascii="Calibri" w:hAnsi="Calibri" w:hint="default"/>
          <w:rtl w:val="0"/>
          <w:lang w:val="en-US"/>
        </w:rPr>
        <w:t>·</w:t>
      </w:r>
      <w:r>
        <w:rPr>
          <w:rtl w:val="0"/>
          <w:lang w:val="zh-TW" w:eastAsia="zh-TW"/>
        </w:rPr>
        <w:t>贝内特（爬起来哭着解释）：爸，妈，不是我！是萨凡纳开车撞我，奶奶是为保护我才被撞的，是萨凡纳害死了奶奶！</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BENNETT: Dad, Mom, it wasn't me! Savannah drove at me. Grandma was hit because she tried to protect me. Savannah killed Grandma!</w:t>
      </w:r>
    </w:p>
    <w:p>
      <w:pPr>
        <w:pStyle w:val="Normal.0"/>
      </w:pPr>
      <w:r>
        <w:rPr>
          <w:rtl w:val="0"/>
          <w:lang w:val="en-US"/>
        </w:rPr>
        <w:t>△</w:t>
      </w:r>
      <w:r>
        <w:rPr>
          <w:rtl w:val="0"/>
          <w:lang w:val="zh-TW" w:eastAsia="zh-TW"/>
        </w:rPr>
        <w:t>奥利维亚红着眼，看到了一旁额头带血的萨凡纳，随即冲上去抓着她的胳膊质问。</w:t>
      </w:r>
    </w:p>
    <w:p>
      <w:pPr>
        <w:pStyle w:val="Normal.0"/>
        <w:jc w:val="left"/>
        <w:rPr>
          <w:lang w:val="zh-TW" w:eastAsia="zh-TW"/>
        </w:rPr>
      </w:pPr>
      <w:r>
        <w:rPr>
          <w:rtl w:val="0"/>
          <w:lang w:val="zh-TW" w:eastAsia="zh-TW"/>
        </w:rPr>
        <w:t>奥利维亚（哭喊）：萨凡纳，你为什么害死奶奶，为什么？！</w:t>
      </w:r>
    </w:p>
    <w:p>
      <w:pPr>
        <w:pStyle w:val="Normal.0"/>
        <w:jc w:val="left"/>
      </w:pPr>
      <w:r>
        <w:rPr>
          <w:rFonts w:ascii="Times New Roman" w:hAnsi="Times New Roman"/>
          <w:outline w:val="0"/>
          <w:color w:val="ff0000"/>
          <w:u w:color="ff0000"/>
          <w:rtl w:val="0"/>
          <w:lang w:val="en-US"/>
          <w14:textFill>
            <w14:solidFill>
              <w14:srgbClr w14:val="FF0000"/>
            </w14:solidFill>
          </w14:textFill>
        </w:rPr>
        <w:t>OLIVIA: Savannah, why did you kill Grandma? Why?!</w:t>
      </w:r>
    </w:p>
    <w:p>
      <w:pPr>
        <w:pStyle w:val="Normal.0"/>
      </w:pPr>
      <w:r>
        <w:rPr>
          <w:rtl w:val="0"/>
          <w:lang w:val="en-US"/>
        </w:rPr>
        <w:t>△</w:t>
      </w:r>
      <w:r>
        <w:rPr>
          <w:rtl w:val="0"/>
          <w:lang w:val="zh-TW" w:eastAsia="zh-TW"/>
        </w:rPr>
        <w:t>理查德将奥利维亚用力拉开。</w:t>
      </w:r>
    </w:p>
    <w:p>
      <w:pPr>
        <w:pStyle w:val="Normal.0"/>
        <w:jc w:val="left"/>
      </w:pPr>
      <w:r>
        <w:rPr>
          <w:rtl w:val="0"/>
          <w:lang w:val="zh-TW" w:eastAsia="zh-TW"/>
        </w:rPr>
        <w:t>理查德</w:t>
      </w:r>
      <w:r>
        <w:rPr>
          <w:rFonts w:ascii="Calibri" w:hAnsi="Calibri" w:hint="default"/>
          <w:rtl w:val="0"/>
          <w:lang w:val="en-US"/>
        </w:rPr>
        <w:t>·</w:t>
      </w:r>
      <w:r>
        <w:rPr>
          <w:rtl w:val="0"/>
          <w:lang w:val="zh-TW" w:eastAsia="zh-TW"/>
        </w:rPr>
        <w:t>贝内特：住口！萨凡纳都给我们说了，明明是你这个蛇蝎毒女开车想撞死你妹妹，奶奶是保护她而死，你竟还敢恶人先告状！我真是瞎了眼，当年怎么接你这个畜生回家？</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BENNETT: Shut up! Savannah told us everything. You vicious bitch tried to run your sister over and Grandma died protecting her. Now you dare blame the victim? I must have been blind to bring a monster like you home! </w:t>
      </w:r>
    </w:p>
    <w:p>
      <w:pPr>
        <w:pStyle w:val="Normal.0"/>
        <w:ind w:left="399" w:firstLine="0"/>
        <w:jc w:val="left"/>
      </w:pPr>
      <w:r>
        <w:rPr>
          <w:rtl w:val="0"/>
          <w:lang w:val="zh-TW" w:eastAsia="zh-TW"/>
        </w:rPr>
        <w:t>本杰明</w:t>
      </w:r>
      <w:r>
        <w:rPr>
          <w:rFonts w:ascii="Calibri" w:hAnsi="Calibri" w:hint="default"/>
          <w:rtl w:val="0"/>
          <w:lang w:val="en-US"/>
        </w:rPr>
        <w:t>·</w:t>
      </w:r>
      <w:r>
        <w:rPr>
          <w:rtl w:val="0"/>
          <w:lang w:val="zh-TW" w:eastAsia="zh-TW"/>
        </w:rPr>
        <w:t>贝内特（愤怒）：不错，这车都是你的，你还想抵赖？</w:t>
      </w:r>
    </w:p>
    <w:p>
      <w:pPr>
        <w:pStyle w:val="Normal.0"/>
        <w:ind w:left="399" w:firstLine="0"/>
        <w:jc w:val="left"/>
      </w:pPr>
      <w:r>
        <w:rPr>
          <w:rFonts w:ascii="Times New Roman" w:hAnsi="Times New Roman"/>
          <w:outline w:val="0"/>
          <w:color w:val="ff0000"/>
          <w:u w:color="ff0000"/>
          <w:rtl w:val="0"/>
          <w:lang w:val="en-US"/>
          <w14:textFill>
            <w14:solidFill>
              <w14:srgbClr w14:val="FF0000"/>
            </w14:solidFill>
          </w14:textFill>
        </w:rPr>
        <w:t>BENJAMIN BENNETT: Exactly. It was your car. You still want to deny it?</w:t>
      </w:r>
    </w:p>
    <w:p>
      <w:pPr>
        <w:pStyle w:val="Normal.0"/>
      </w:pPr>
      <w:r>
        <w:rPr>
          <w:rtl w:val="0"/>
          <w:lang w:val="en-US"/>
        </w:rPr>
        <w:t>△</w:t>
      </w:r>
      <w:r>
        <w:rPr>
          <w:rtl w:val="0"/>
          <w:lang w:val="zh-TW" w:eastAsia="zh-TW"/>
        </w:rPr>
        <w:t>奥利维亚瘫在地上，满眼泪水，不住摇头。</w:t>
      </w:r>
    </w:p>
    <w:p>
      <w:pPr>
        <w:pStyle w:val="Normal.0"/>
        <w:jc w:val="left"/>
      </w:pPr>
      <w:r>
        <w:rPr>
          <w:rtl w:val="0"/>
          <w:lang w:val="zh-TW" w:eastAsia="zh-TW"/>
        </w:rPr>
        <w:t>奥利维亚：不</w:t>
      </w:r>
      <w:r>
        <w:rPr>
          <w:rFonts w:ascii="Calibri" w:hAnsi="Calibri" w:hint="default"/>
          <w:rtl w:val="0"/>
          <w:lang w:val="en-US"/>
        </w:rPr>
        <w:t>…</w:t>
      </w:r>
      <w:r>
        <w:rPr>
          <w:rtl w:val="0"/>
          <w:lang w:val="zh-TW" w:eastAsia="zh-TW"/>
        </w:rPr>
        <w:t>不是这样的，车是我借给萨凡纳的，不是这样的</w:t>
      </w:r>
      <w:r>
        <w:rPr>
          <w:rFonts w:ascii="Calibri" w:hAnsi="Calibri" w:hint="default"/>
          <w:rtl w:val="0"/>
          <w:lang w:val="en-US"/>
        </w:rPr>
        <w:t>……</w:t>
      </w:r>
      <w:r>
        <w:rPr>
          <w:rtl w:val="0"/>
          <w:lang w:val="zh-TW" w:eastAsia="zh-TW"/>
        </w:rPr>
        <w:t>（抓向詹姆斯）大哥，你要相信我！</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that's not true</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 borrowed the car to Savannah. James, please believe me!</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贝内特（摇头，红着眼失望）：我没你这样的妹妹！亏我们把你当家人，可没想到，你的心肠竟如此歹毒？</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I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have a sister like you! We treat you as family, but who knows you are such evil bitch?! </w:t>
      </w:r>
    </w:p>
    <w:p>
      <w:pPr>
        <w:pStyle w:val="Normal.0"/>
      </w:pPr>
      <w:r>
        <w:rPr>
          <w:rtl w:val="0"/>
          <w:lang w:val="en-US"/>
        </w:rPr>
        <w:t>△</w:t>
      </w:r>
      <w:r>
        <w:rPr>
          <w:rtl w:val="0"/>
          <w:lang w:val="zh-TW" w:eastAsia="zh-TW"/>
        </w:rPr>
        <w:t>詹姆斯用力地将她推到地上。</w:t>
      </w:r>
    </w:p>
    <w:p>
      <w:pPr>
        <w:pStyle w:val="Normal.0"/>
      </w:pPr>
      <w:r>
        <w:rPr>
          <w:rtl w:val="0"/>
          <w:lang w:val="en-US"/>
        </w:rPr>
        <w:t>△</w:t>
      </w:r>
      <w:r>
        <w:rPr>
          <w:rtl w:val="0"/>
          <w:lang w:val="zh-TW" w:eastAsia="zh-TW"/>
        </w:rPr>
        <w:t>萨凡纳假装害怕，躲在母亲凯瑟琳怀中，暗自笑着。</w:t>
      </w:r>
    </w:p>
    <w:p>
      <w:pPr>
        <w:pStyle w:val="Normal.0"/>
        <w:jc w:val="left"/>
      </w:pPr>
      <w:r>
        <w:rPr>
          <w:rtl w:val="0"/>
          <w:lang w:val="zh-TW" w:eastAsia="zh-TW"/>
        </w:rPr>
        <w:t>萨凡纳</w:t>
      </w:r>
      <w:r>
        <w:rPr>
          <w:rFonts w:ascii="Calibri" w:hAnsi="Calibri" w:hint="default"/>
          <w:rtl w:val="0"/>
          <w:lang w:val="en-US"/>
        </w:rPr>
        <w:t>·</w:t>
      </w:r>
      <w:r>
        <w:rPr>
          <w:rtl w:val="0"/>
          <w:lang w:val="zh-TW" w:eastAsia="zh-TW"/>
        </w:rPr>
        <w:t>贝内特</w:t>
      </w:r>
      <w:r>
        <w:rPr>
          <w:rFonts w:ascii="Calibri" w:hAnsi="Calibri"/>
          <w:rtl w:val="0"/>
          <w:lang w:val="en-US"/>
        </w:rPr>
        <w:t>OS</w:t>
      </w:r>
      <w:r>
        <w:rPr>
          <w:rtl w:val="0"/>
          <w:lang w:val="zh-TW" w:eastAsia="zh-TW"/>
        </w:rPr>
        <w:t>（得意）：我才是贝内特家唯一的千金！你这个贫民窟里爬出来的贱种，没有人会信你的【闪回结束】</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BENN</w:t>
      </w:r>
      <w:r>
        <w:rPr>
          <w:rFonts w:ascii="Times New Roman" w:hAnsi="Times New Roman"/>
          <w:outline w:val="0"/>
          <w:color w:val="ff2600"/>
          <w:u w:color="ff0000"/>
          <w:rtl w:val="0"/>
          <w:lang w:val="en-US"/>
          <w14:textFill>
            <w14:solidFill>
              <w14:srgbClr w14:val="FF2600"/>
            </w14:solidFill>
          </w14:textFill>
        </w:rPr>
        <w:t>ETT</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I a</w:t>
      </w:r>
      <w:r>
        <w:rPr>
          <w:rFonts w:ascii="Times New Roman" w:hAnsi="Times New Roman"/>
          <w:outline w:val="0"/>
          <w:color w:val="ff0000"/>
          <w:u w:color="ff0000"/>
          <w:rtl w:val="0"/>
          <w:lang w:val="en-US"/>
          <w14:textFill>
            <w14:solidFill>
              <w14:srgbClr w14:val="FF0000"/>
            </w14:solidFill>
          </w14:textFill>
        </w:rPr>
        <w:t>m the only Bennett princess</w:t>
      </w:r>
      <w:commentRangeStart w:id="0"/>
      <w:r>
        <w:rPr>
          <w:rFonts w:ascii="Times New Roman" w:hAnsi="Times New Roman"/>
          <w:outline w:val="0"/>
          <w:color w:val="ff0000"/>
          <w:u w:color="ff0000"/>
          <w:rtl w:val="0"/>
          <w:lang w:val="en-US"/>
          <w14:textFill>
            <w14:solidFill>
              <w14:srgbClr w14:val="FF0000"/>
            </w14:solidFill>
          </w14:textFill>
        </w:rPr>
        <w:t xml:space="preserve">! </w:t>
      </w:r>
      <w:del w:id="1" w:date="2026-06-26T02:52:11Z" w:author="吴晓羽">
        <w:r>
          <w:rPr>
            <w:rFonts w:ascii="Times New Roman" w:hAnsi="Times New Roman"/>
            <w:outline w:val="0"/>
            <w:color w:val="ff0000"/>
            <w:u w:color="ff0000"/>
            <w:rtl w:val="0"/>
            <w:lang w:val="en-US"/>
            <w14:textFill>
              <w14:solidFill>
                <w14:srgbClr w14:val="FF0000"/>
              </w14:solidFill>
            </w14:textFill>
          </w:rPr>
          <w:delText>A slum bitch like you will neve</w:delText>
        </w:r>
      </w:del>
      <w:del w:id="2" w:date="2026-06-26T02:52:11Z" w:author="吴晓羽">
        <w:r>
          <w:rPr>
            <w:rFonts w:ascii="Times New Roman" w:hAnsi="Times New Roman"/>
            <w:outline w:val="0"/>
            <w:color w:val="ff0000"/>
            <w:u w:color="ff0000"/>
            <w:shd w:val="clear" w:color="auto" w:fill="ffff00"/>
            <w:rtl w:val="0"/>
            <w:lang w:val="en-US"/>
            <w14:textFill>
              <w14:solidFill>
                <w14:srgbClr w14:val="FF0000"/>
              </w14:solidFill>
            </w14:textFill>
          </w:rPr>
          <w:delText>r be believed.</w:delText>
        </w:r>
      </w:del>
      <w:commentRangeEnd w:id="0"/>
      <w:r>
        <w:commentReference w:id="0"/>
      </w:r>
      <w:ins w:id="3" w:date="2026-06-26T02:52:15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w:t>
        </w:r>
      </w:ins>
      <w:ins w:id="4" w:date="2026-06-26T02:52:15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No </w:t>
        </w:r>
      </w:ins>
      <w:ins w:id="5" w:date="2026-06-26T02:52:15Z" w:author="吴晓羽">
        <w:r>
          <w:rPr>
            <w:rFonts w:ascii="Times New Roman" w:hAnsi="Times New Roman"/>
            <w:outline w:val="0"/>
            <w:color w:val="ff0000"/>
            <w:u w:color="ff0000"/>
            <w:shd w:val="clear" w:color="auto" w:fill="ffff00"/>
            <w:rtl w:val="0"/>
            <w:lang w:val="en-US"/>
            <w14:textFill>
              <w14:solidFill>
                <w14:srgbClr w14:val="FF0000"/>
              </w14:solidFill>
            </w14:textFill>
          </w:rPr>
          <w:t>one</w:t>
        </w:r>
      </w:ins>
      <w:ins w:id="6" w:date="2026-06-26T02:52:15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7" w:date="2026-06-26T02:52:15Z" w:author="吴晓羽">
        <w:r>
          <w:rPr>
            <w:rFonts w:ascii="Times New Roman" w:hAnsi="Times New Roman"/>
            <w:outline w:val="0"/>
            <w:color w:val="ff0000"/>
            <w:u w:color="ff0000"/>
            <w:shd w:val="clear" w:color="auto" w:fill="ffff00"/>
            <w:rtl w:val="0"/>
            <w:lang w:val="en-US"/>
            <w14:textFill>
              <w14:solidFill>
                <w14:srgbClr w14:val="FF0000"/>
              </w14:solidFill>
            </w14:textFill>
          </w:rPr>
          <w:t>s gonna ever believe a slum trash like you!</w:t>
        </w:r>
      </w:ins>
    </w:p>
    <w:p>
      <w:pPr>
        <w:pStyle w:val="Normal.0"/>
      </w:pPr>
    </w:p>
    <w:p>
      <w:pPr>
        <w:pStyle w:val="Normal.0"/>
      </w:pPr>
    </w:p>
    <w:p>
      <w:pPr>
        <w:pStyle w:val="Normal.0"/>
        <w:ind w:firstLine="0"/>
      </w:pPr>
    </w:p>
    <w:p>
      <w:pPr>
        <w:pStyle w:val="Normal.0"/>
      </w:pPr>
      <w:r>
        <w:rPr>
          <w:rFonts w:ascii="Calibri" w:hAnsi="Calibri"/>
          <w:rtl w:val="0"/>
          <w:lang w:val="en-US"/>
        </w:rPr>
        <w:t>2-4</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哈灵顿别墅</w:t>
      </w:r>
    </w:p>
    <w:p>
      <w:pPr>
        <w:pStyle w:val="Normal.0"/>
        <w:rPr>
          <w:lang w:val="zh-TW" w:eastAsia="zh-TW"/>
        </w:rPr>
      </w:pPr>
      <w:r>
        <w:rPr>
          <w:rtl w:val="0"/>
          <w:lang w:val="zh-TW" w:eastAsia="zh-TW"/>
        </w:rPr>
        <w:t>人物：爱德华、玛格丽特、奥利维亚</w:t>
      </w:r>
    </w:p>
    <w:p>
      <w:pPr>
        <w:pStyle w:val="Normal.0"/>
      </w:pPr>
      <w:r>
        <w:rPr>
          <w:rtl w:val="0"/>
          <w:lang w:val="en-US"/>
        </w:rPr>
        <w:t>△</w:t>
      </w:r>
      <w:r>
        <w:rPr>
          <w:rtl w:val="0"/>
          <w:lang w:val="zh-TW" w:eastAsia="zh-TW"/>
        </w:rPr>
        <w:t>玛格丽特将文件夹交给奥利维亚。</w:t>
      </w:r>
    </w:p>
    <w:p>
      <w:pPr>
        <w:pStyle w:val="Normal.0"/>
        <w:jc w:val="left"/>
      </w:pPr>
      <w:r>
        <w:rPr>
          <w:rtl w:val="0"/>
          <w:lang w:val="zh-TW" w:eastAsia="zh-TW"/>
        </w:rPr>
        <w:t>玛格丽特</w:t>
      </w:r>
      <w:r>
        <w:rPr>
          <w:rFonts w:ascii="Calibri" w:hAnsi="Calibri" w:hint="default"/>
          <w:rtl w:val="0"/>
          <w:lang w:val="en-US"/>
        </w:rPr>
        <w:t>·</w:t>
      </w:r>
      <w:r>
        <w:rPr>
          <w:rtl w:val="0"/>
          <w:lang w:val="zh-TW" w:eastAsia="zh-TW"/>
        </w:rPr>
        <w:t>哈灵顿：这两份协议你保管好。补偿金一个小时后将会打入你的个人账户。在这之前，你可以随时反悔！我哈灵顿家，从不强人所难。</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HARRINGTON: Keep these two agreements safe. The compensation will reach your account in an hour. Until then, you can still change your mind! The Harrington family never forces anyone.</w:t>
      </w:r>
    </w:p>
    <w:p>
      <w:pPr>
        <w:pStyle w:val="Normal.0"/>
      </w:pPr>
      <w:r>
        <w:rPr>
          <w:rtl w:val="0"/>
          <w:lang w:val="en-US"/>
        </w:rPr>
        <w:t>△</w:t>
      </w:r>
      <w:r>
        <w:rPr>
          <w:rtl w:val="0"/>
          <w:lang w:val="zh-TW" w:eastAsia="zh-TW"/>
        </w:rPr>
        <w:t>奥利维亚接过文件夹。</w:t>
      </w:r>
    </w:p>
    <w:p>
      <w:pPr>
        <w:pStyle w:val="Normal.0"/>
        <w:jc w:val="left"/>
      </w:pPr>
      <w:r>
        <w:rPr>
          <w:rtl w:val="0"/>
          <w:lang w:val="zh-TW" w:eastAsia="zh-TW"/>
        </w:rPr>
        <w:t>奥利维亚</w:t>
      </w:r>
      <w:r>
        <w:rPr>
          <w:rFonts w:ascii="Calibri" w:hAnsi="Calibri" w:hint="default"/>
          <w:rtl w:val="0"/>
          <w:lang w:val="en-US"/>
        </w:rPr>
        <w:t>·</w:t>
      </w:r>
      <w:r>
        <w:rPr>
          <w:rtl w:val="0"/>
          <w:lang w:val="zh-TW" w:eastAsia="zh-TW"/>
        </w:rPr>
        <w:t>贝内特：哈灵顿夫人，我还有一个请求。这一亿美元的补偿，可以以匿名的方式，注入我大哥的公司，贝内特控股吗？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BENNETT: Mrs. Harrington, I have one request. Can the hundred million be sent anonymously to my brother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company, Bennett Holdings?</w:t>
      </w:r>
    </w:p>
    <w:p>
      <w:pPr>
        <w:pStyle w:val="Normal.0"/>
        <w:jc w:val="left"/>
      </w:pPr>
      <w:r>
        <w:rPr>
          <w:rtl w:val="0"/>
          <w:lang w:val="zh-TW" w:eastAsia="zh-TW"/>
        </w:rPr>
        <w:t>玛格丽特</w:t>
      </w:r>
      <w:r>
        <w:rPr>
          <w:rFonts w:ascii="Calibri" w:hAnsi="Calibri" w:hint="default"/>
          <w:rtl w:val="0"/>
          <w:lang w:val="en-US"/>
        </w:rPr>
        <w:t>·</w:t>
      </w:r>
      <w:r>
        <w:rPr>
          <w:rtl w:val="0"/>
          <w:lang w:val="zh-TW" w:eastAsia="zh-TW"/>
        </w:rPr>
        <w:t>哈灵顿：可以。</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HARRINGTON: Yes.</w:t>
      </w:r>
    </w:p>
    <w:p>
      <w:pPr>
        <w:pStyle w:val="Normal.0"/>
      </w:pPr>
      <w:r>
        <w:rPr>
          <w:rtl w:val="0"/>
          <w:lang w:val="en-US"/>
        </w:rPr>
        <w:t>△</w:t>
      </w:r>
      <w:r>
        <w:rPr>
          <w:rtl w:val="0"/>
          <w:lang w:val="zh-TW" w:eastAsia="zh-TW"/>
        </w:rPr>
        <w:t>奥利维亚抬头看向电视。</w:t>
      </w:r>
    </w:p>
    <w:p>
      <w:pPr>
        <w:pStyle w:val="Normal.0"/>
      </w:pPr>
      <w:r>
        <w:rPr>
          <w:rtl w:val="0"/>
          <w:lang w:val="en-US"/>
        </w:rPr>
        <w:t>△</w:t>
      </w:r>
      <w:r>
        <w:rPr>
          <w:rtl w:val="0"/>
          <w:lang w:val="zh-TW" w:eastAsia="zh-TW"/>
        </w:rPr>
        <w:t>电视里，依旧播放着詹姆斯</w:t>
      </w:r>
      <w:r>
        <w:rPr>
          <w:rFonts w:ascii="Calibri" w:hAnsi="Calibri"/>
          <w:rtl w:val="0"/>
          <w:lang w:val="en-US"/>
        </w:rPr>
        <w:t>.</w:t>
      </w:r>
      <w:r>
        <w:rPr>
          <w:rtl w:val="0"/>
          <w:lang w:val="zh-TW" w:eastAsia="zh-TW"/>
        </w:rPr>
        <w:t>贝内特被一堆人围着讨债的新闻。</w:t>
      </w:r>
    </w:p>
    <w:p>
      <w:pPr>
        <w:pStyle w:val="Normal.0"/>
        <w:jc w:val="left"/>
      </w:pPr>
      <w:r>
        <w:rPr>
          <w:rtl w:val="0"/>
          <w:lang w:val="zh-TW" w:eastAsia="zh-TW"/>
        </w:rPr>
        <w:t>奥利维亚（</w:t>
      </w:r>
      <w:r>
        <w:rPr>
          <w:rFonts w:ascii="Calibri" w:hAnsi="Calibri"/>
          <w:rtl w:val="0"/>
          <w:lang w:val="en-US"/>
        </w:rPr>
        <w:t>OS</w:t>
      </w:r>
      <w:r>
        <w:rPr>
          <w:rtl w:val="0"/>
          <w:lang w:val="zh-TW" w:eastAsia="zh-TW"/>
        </w:rPr>
        <w:t>）：大哥，希望这笔钱能帮你的公司渡过难关。就当是偿还这些年贝内特家的养育之恩吧。今日之后，我们便将是，陌生人了。</w:t>
      </w:r>
    </w:p>
    <w:p>
      <w:pPr>
        <w:pStyle w:val="Normal.0"/>
        <w:jc w:val="left"/>
      </w:pPr>
      <w:r>
        <w:rPr>
          <w:rFonts w:ascii="Times New Roman" w:hAnsi="Times New Roman"/>
          <w:outline w:val="0"/>
          <w:color w:val="ff0000"/>
          <w:u w:color="ff0000"/>
          <w:rtl w:val="0"/>
          <w:lang w:val="en-US"/>
          <w14:textFill>
            <w14:solidFill>
              <w14:srgbClr w14:val="FF0000"/>
            </w14:solidFill>
          </w14:textFill>
        </w:rPr>
        <w:t>OL</w:t>
      </w:r>
      <w:r>
        <w:rPr>
          <w:rFonts w:ascii="Times New Roman" w:hAnsi="Times New Roman"/>
          <w:outline w:val="0"/>
          <w:color w:val="ff2600"/>
          <w:u w:color="ff0000"/>
          <w:rtl w:val="0"/>
          <w:lang w:val="en-US"/>
          <w14:textFill>
            <w14:solidFill>
              <w14:srgbClr w14:val="FF2600"/>
            </w14:solidFill>
          </w14:textFill>
        </w:rPr>
        <w:t>IVIA</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Jam</w:t>
      </w:r>
      <w:r>
        <w:rPr>
          <w:rFonts w:ascii="Times New Roman" w:hAnsi="Times New Roman"/>
          <w:outline w:val="0"/>
          <w:color w:val="ff0000"/>
          <w:u w:color="ff0000"/>
          <w:rtl w:val="0"/>
          <w:lang w:val="en-US"/>
          <w14:textFill>
            <w14:solidFill>
              <w14:srgbClr w14:val="FF0000"/>
            </w14:solidFill>
          </w14:textFill>
        </w:rPr>
        <w:t>es, I hope this money helps your company survive. Consider it repayment for the years the Bennetts raised me. After today, we will be strangers.</w:t>
      </w:r>
    </w:p>
    <w:p>
      <w:pPr>
        <w:pStyle w:val="Normal.0"/>
      </w:pPr>
      <w:r>
        <w:rPr>
          <w:rtl w:val="0"/>
          <w:lang w:val="zh-TW" w:eastAsia="zh-TW"/>
        </w:rPr>
        <w:t>字幕：距离哈灵顿家接亲，还有</w:t>
      </w:r>
      <w:r>
        <w:rPr>
          <w:rFonts w:ascii="Calibri" w:hAnsi="Calibri"/>
          <w:rtl w:val="0"/>
          <w:lang w:val="en-US"/>
        </w:rPr>
        <w:t>7</w:t>
      </w:r>
      <w:r>
        <w:rPr>
          <w:rtl w:val="0"/>
          <w:lang w:val="zh-TW" w:eastAsia="zh-TW"/>
        </w:rPr>
        <w:t>小时！</w:t>
      </w:r>
      <w:r>
        <w:rPr>
          <w:rFonts w:ascii="Times New Roman" w:hAnsi="Times New Roman"/>
          <w:outline w:val="0"/>
          <w:color w:val="ff2600"/>
          <w:u w:color="ff2600"/>
          <w:rtl w:val="0"/>
          <w14:textFill>
            <w14:solidFill>
              <w14:srgbClr w14:val="FF2600"/>
            </w14:solidFill>
          </w14:textFill>
        </w:rPr>
        <w:t xml:space="preserve">7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pPr>
    </w:p>
    <w:p>
      <w:pPr>
        <w:pStyle w:val="Normal.0"/>
      </w:pPr>
    </w:p>
    <w:p>
      <w:pPr>
        <w:pStyle w:val="Normal.0"/>
      </w:pPr>
    </w:p>
    <w:p>
      <w:pPr>
        <w:pStyle w:val="Normal.0"/>
      </w:pPr>
    </w:p>
    <w:p>
      <w:pPr>
        <w:pStyle w:val="Normal.0"/>
        <w:ind w:firstLine="0"/>
        <w:rPr>
          <w:lang w:val="zh-TW" w:eastAsia="zh-TW"/>
        </w:rPr>
      </w:pPr>
      <w:r>
        <w:rPr>
          <w:rFonts w:ascii="Calibri" w:hAnsi="Calibri"/>
          <w:rtl w:val="0"/>
          <w:lang w:val="zh-TW" w:eastAsia="zh-TW"/>
        </w:rPr>
        <w:t xml:space="preserve">   </w:t>
      </w:r>
      <w:r>
        <w:rPr>
          <w:rtl w:val="0"/>
          <w:lang w:val="zh-TW" w:eastAsia="zh-TW"/>
        </w:rPr>
        <w:t>第三集</w:t>
      </w:r>
    </w:p>
    <w:p>
      <w:pPr>
        <w:pStyle w:val="Normal.0"/>
      </w:pPr>
      <w:r>
        <w:rPr>
          <w:rFonts w:ascii="Calibri" w:hAnsi="Calibri"/>
          <w:rtl w:val="0"/>
          <w:lang w:val="en-US"/>
        </w:rPr>
        <w:t>3-1</w:t>
      </w:r>
      <w:r>
        <w:rPr>
          <w:rFonts w:ascii="Calibri" w:hAnsi="Calibri"/>
          <w:rtl w:val="0"/>
          <w:lang w:val="zh-TW" w:eastAsia="zh-TW"/>
        </w:rPr>
        <w:t xml:space="preserve"> </w:t>
      </w:r>
      <w:r>
        <w:rPr>
          <w:rtl w:val="0"/>
          <w:lang w:val="zh-TW" w:eastAsia="zh-TW"/>
        </w:rPr>
        <w:t>日外</w:t>
      </w:r>
      <w:r>
        <w:rPr>
          <w:rFonts w:ascii="Calibri" w:hAnsi="Calibri"/>
          <w:rtl w:val="0"/>
          <w:lang w:val="zh-TW" w:eastAsia="zh-TW"/>
        </w:rPr>
        <w:t xml:space="preserve"> </w:t>
      </w:r>
      <w:r>
        <w:rPr>
          <w:rtl w:val="0"/>
          <w:lang w:val="zh-TW" w:eastAsia="zh-TW"/>
        </w:rPr>
        <w:t>贝内特别墅门口</w:t>
      </w:r>
    </w:p>
    <w:p>
      <w:pPr>
        <w:pStyle w:val="Normal.0"/>
        <w:rPr>
          <w:lang w:val="zh-TW" w:eastAsia="zh-TW"/>
        </w:rPr>
      </w:pPr>
      <w:r>
        <w:rPr>
          <w:rtl w:val="0"/>
          <w:lang w:val="zh-TW" w:eastAsia="zh-TW"/>
        </w:rPr>
        <w:t>人物：奥利维亚、威尔逊太太（保姆）、詹姆斯、本杰明、理查德、凯瑟琳、萨凡纳</w:t>
      </w:r>
    </w:p>
    <w:p>
      <w:pPr>
        <w:pStyle w:val="Normal.0"/>
      </w:pPr>
      <w:r>
        <w:rPr>
          <w:rtl w:val="0"/>
          <w:lang w:val="en-US"/>
        </w:rPr>
        <w:t>△</w:t>
      </w:r>
      <w:r>
        <w:rPr>
          <w:rtl w:val="0"/>
          <w:lang w:val="zh-TW" w:eastAsia="zh-TW"/>
        </w:rPr>
        <w:t>奥利维亚抱着文件夹，走到家门口，一辆车停在门前。</w:t>
      </w:r>
    </w:p>
    <w:p>
      <w:pPr>
        <w:pStyle w:val="Normal.0"/>
      </w:pPr>
      <w:r>
        <w:rPr>
          <w:rtl w:val="0"/>
          <w:lang w:val="en-US"/>
        </w:rPr>
        <w:t>△</w:t>
      </w:r>
      <w:r>
        <w:rPr>
          <w:rtl w:val="0"/>
          <w:lang w:val="zh-TW" w:eastAsia="zh-TW"/>
        </w:rPr>
        <w:t>扔完垃圾的保姆威尔逊太太看到了奥利维亚，随即迎上去。</w:t>
      </w:r>
    </w:p>
    <w:p>
      <w:pPr>
        <w:pStyle w:val="Normal.0"/>
        <w:jc w:val="left"/>
        <w:rPr>
          <w:lang w:val="zh-TW" w:eastAsia="zh-TW"/>
        </w:rPr>
      </w:pPr>
      <w:r>
        <w:rPr>
          <w:rtl w:val="0"/>
          <w:lang w:val="zh-TW" w:eastAsia="zh-TW"/>
        </w:rPr>
        <w:t>威尔逊太太：大小姐，您去哪了？有个好消息您还不知道吧，您大哥的公司刚得到一亿美元融资，一会儿说要全家人一块去外面庆祝呢。大少爷他们一会儿就出来，您先上车等着吧。</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where have you been? Good news! Jame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company just received a hundred-million-dollar investment. The family is going out to celebrate. James and the others will be out soon. You may wait in the car.</w:t>
      </w:r>
    </w:p>
    <w:p>
      <w:pPr>
        <w:pStyle w:val="Normal.0"/>
      </w:pPr>
      <w:r>
        <w:rPr>
          <w:rtl w:val="0"/>
          <w:lang w:val="en-US"/>
        </w:rPr>
        <w:t>△</w:t>
      </w:r>
      <w:r>
        <w:rPr>
          <w:rtl w:val="0"/>
          <w:lang w:val="zh-TW" w:eastAsia="zh-TW"/>
        </w:rPr>
        <w:t>威尔逊太太打开车门，将文件从奥利维亚手里接过，推着奥利维亚坐进了车里。</w:t>
      </w:r>
    </w:p>
    <w:p>
      <w:pPr>
        <w:pStyle w:val="Normal.0"/>
      </w:pPr>
      <w:r>
        <w:rPr>
          <w:rtl w:val="0"/>
          <w:lang w:val="en-US"/>
        </w:rPr>
        <w:t>△</w:t>
      </w:r>
      <w:r>
        <w:rPr>
          <w:rtl w:val="0"/>
          <w:lang w:val="zh-TW" w:eastAsia="zh-TW"/>
        </w:rPr>
        <w:t>片刻，贝内特家五口人笑着出了门。</w:t>
      </w:r>
    </w:p>
    <w:p>
      <w:pPr>
        <w:pStyle w:val="Normal.0"/>
      </w:pPr>
      <w:r>
        <w:rPr>
          <w:rtl w:val="0"/>
          <w:lang w:val="en-US"/>
        </w:rPr>
        <w:t>△</w:t>
      </w:r>
      <w:r>
        <w:rPr>
          <w:rtl w:val="0"/>
          <w:lang w:val="zh-TW" w:eastAsia="zh-TW"/>
        </w:rPr>
        <w:t>萨凡纳挽着两个哥哥的胳膊，来到车前。</w:t>
      </w:r>
    </w:p>
    <w:p>
      <w:pPr>
        <w:pStyle w:val="Normal.0"/>
      </w:pPr>
      <w:r>
        <w:rPr>
          <w:rtl w:val="0"/>
          <w:lang w:val="en-US"/>
        </w:rPr>
        <w:t>△</w:t>
      </w:r>
      <w:r>
        <w:rPr>
          <w:rtl w:val="0"/>
          <w:lang w:val="zh-TW" w:eastAsia="zh-TW"/>
        </w:rPr>
        <w:t>詹姆斯打开车门，看到奥利维亚坐在里面，顿时皱眉。</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贝内特：谁让你上车的？</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BENNETT: Who </w:t>
      </w:r>
      <w:r>
        <w:rPr>
          <w:rFonts w:ascii="Times New Roman" w:hAnsi="Times New Roman"/>
          <w:outline w:val="0"/>
          <w:color w:val="ff0000"/>
          <w:u w:color="ff0000"/>
          <w:rtl w:val="0"/>
          <w14:textFill>
            <w14:solidFill>
              <w14:srgbClr w14:val="FF0000"/>
            </w14:solidFill>
          </w14:textFill>
        </w:rPr>
        <w:t>agreed</w:t>
      </w:r>
      <w:r>
        <w:rPr>
          <w:rFonts w:ascii="Times New Roman" w:hAnsi="Times New Roman"/>
          <w:outline w:val="0"/>
          <w:color w:val="ff0000"/>
          <w:u w:color="ff0000"/>
          <w:rtl w:val="0"/>
          <w:lang w:val="en-US"/>
          <w14:textFill>
            <w14:solidFill>
              <w14:srgbClr w14:val="FF0000"/>
            </w14:solidFill>
          </w14:textFill>
        </w:rPr>
        <w:t xml:space="preserve"> you to get in?</w:t>
      </w:r>
    </w:p>
    <w:p>
      <w:pPr>
        <w:pStyle w:val="Normal.0"/>
        <w:jc w:val="left"/>
        <w:rPr>
          <w:lang w:val="zh-TW" w:eastAsia="zh-TW"/>
        </w:rPr>
      </w:pPr>
      <w:r>
        <w:rPr>
          <w:rtl w:val="0"/>
          <w:lang w:val="zh-TW" w:eastAsia="zh-TW"/>
        </w:rPr>
        <w:t>奥利维亚（低声解释）：威尔逊太太说，要一家人吃饭。</w:t>
      </w:r>
    </w:p>
    <w:p>
      <w:pPr>
        <w:pStyle w:val="Normal.0"/>
        <w:jc w:val="left"/>
      </w:pPr>
      <w:r>
        <w:rPr>
          <w:rFonts w:ascii="Times New Roman" w:hAnsi="Times New Roman"/>
          <w:outline w:val="0"/>
          <w:color w:val="ff0000"/>
          <w:u w:color="ff0000"/>
          <w:rtl w:val="0"/>
          <w:lang w:val="en-US"/>
          <w14:textFill>
            <w14:solidFill>
              <w14:srgbClr w14:val="FF0000"/>
            </w14:solidFill>
          </w14:textFill>
        </w:rPr>
        <w:t>OLIVIA: Mrs. Wilson said the family was going to celebrate.</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贝内特：哼，这会儿知道自己是一家人了。先前我们被讨债的围在路上的时候，你在哪？出事的时候跑得比谁都快，下馆子吃饭你倒是挺积极。还不给我下去！</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BENNETT: Oh, now you remember you're family. When creditors blocked us on the road, where were you? </w:t>
      </w:r>
      <w:commentRangeStart w:id="8"/>
      <w:del w:id="9" w:date="2026-06-26T02:52:55Z" w:author="吴晓羽">
        <w:r>
          <w:rPr>
            <w:rFonts w:ascii="Times New Roman" w:hAnsi="Times New Roman"/>
            <w:outline w:val="0"/>
            <w:color w:val="ff0000"/>
            <w:u w:color="ff0000"/>
            <w:shd w:val="clear" w:color="auto" w:fill="ffff00"/>
            <w:rtl w:val="0"/>
            <w:lang w:val="en-US"/>
            <w14:textFill>
              <w14:solidFill>
                <w14:srgbClr w14:val="FF0000"/>
              </w14:solidFill>
            </w14:textFill>
          </w:rPr>
          <w:delText>Trouble comes and you run. Dinner comes and you rush in.</w:delText>
        </w:r>
      </w:del>
      <w:commentRangeEnd w:id="8"/>
      <w:r>
        <w:commentReference w:id="8"/>
      </w:r>
      <w:del w:id="10" w:date="2026-06-26T02:52:55Z" w:author="吴晓羽">
        <w:r>
          <w:rPr>
            <w:rFonts w:ascii="Times New Roman" w:hAnsi="Times New Roman"/>
            <w:outline w:val="0"/>
            <w:color w:val="ff0000"/>
            <w:u w:color="ff0000"/>
            <w:rtl w:val="0"/>
            <w:lang w:val="en-US"/>
            <w14:textFill>
              <w14:solidFill>
                <w14:srgbClr w14:val="FF0000"/>
              </w14:solidFill>
            </w14:textFill>
          </w:rPr>
          <w:delText xml:space="preserve"> Get out!</w:delText>
        </w:r>
      </w:del>
      <w:ins w:id="11" w:date="2026-06-26T02:53:09Z" w:author="吴晓羽">
        <w:r>
          <w:rPr>
            <w:rFonts w:ascii="Times New Roman" w:hAnsi="Times New Roman"/>
            <w:outline w:val="0"/>
            <w:color w:val="ff0000"/>
            <w:u w:color="ff0000"/>
            <w:rtl w:val="0"/>
            <w:lang w:val="en-US"/>
            <w14:textFill>
              <w14:solidFill>
                <w14:srgbClr w14:val="FF0000"/>
              </w14:solidFill>
            </w14:textFill>
          </w:rPr>
          <w:t>The second things went south, you were the fastest to run! Now rush for a fancy meal</w:t>
        </w:r>
      </w:ins>
      <w:ins w:id="12" w:date="2026-06-26T02:53:09Z" w:author="吴晓羽">
        <w:r>
          <w:rPr>
            <w:rFonts w:ascii="Times New Roman" w:hAnsi="Times New Roman"/>
            <w:outline w:val="0"/>
            <w:color w:val="ff0000"/>
            <w:u w:color="ff0000"/>
            <w:rtl w:val="0"/>
            <w:lang w:val="en-US"/>
            <w14:textFill>
              <w14:solidFill>
                <w14:srgbClr w14:val="FF0000"/>
              </w14:solidFill>
            </w14:textFill>
          </w:rPr>
          <w:t>?</w:t>
        </w:r>
      </w:ins>
      <w:ins w:id="13" w:date="2026-06-26T02:53:09Z" w:author="吴晓羽">
        <w:r>
          <w:rPr>
            <w:rFonts w:ascii="Times New Roman" w:hAnsi="Times New Roman"/>
            <w:outline w:val="0"/>
            <w:color w:val="ff0000"/>
            <w:u w:color="ff0000"/>
            <w:rtl w:val="0"/>
            <w:lang w:val="en-US"/>
            <w14:textFill>
              <w14:solidFill>
                <w14:srgbClr w14:val="FF0000"/>
              </w14:solidFill>
            </w14:textFill>
          </w:rPr>
          <w:t xml:space="preserve"> Get the hell out of here</w:t>
        </w:r>
      </w:ins>
      <w:ins w:id="14" w:date="2026-06-26T02:53:09Z" w:author="吴晓羽">
        <w:r>
          <w:rPr>
            <w:rFonts w:ascii="Times New Roman" w:hAnsi="Times New Roman"/>
            <w:outline w:val="0"/>
            <w:color w:val="ff0000"/>
            <w:u w:color="ff0000"/>
            <w:rtl w:val="0"/>
            <w:lang w:val="en-US"/>
            <w14:textFill>
              <w14:solidFill>
                <w14:srgbClr w14:val="FF0000"/>
              </w14:solidFill>
            </w14:textFill>
          </w:rPr>
          <w:t xml:space="preserve"> now! </w:t>
        </w:r>
      </w:ins>
    </w:p>
    <w:p>
      <w:pPr>
        <w:pStyle w:val="Normal.0"/>
      </w:pPr>
      <w:r>
        <w:rPr>
          <w:rtl w:val="0"/>
          <w:lang w:val="en-US"/>
        </w:rPr>
        <w:t>△</w:t>
      </w:r>
      <w:r>
        <w:rPr>
          <w:rtl w:val="0"/>
          <w:lang w:val="zh-TW" w:eastAsia="zh-TW"/>
        </w:rPr>
        <w:t>本杰明一把将她从车上拉了下来！</w:t>
      </w:r>
    </w:p>
    <w:p>
      <w:pPr>
        <w:pStyle w:val="Normal.0"/>
      </w:pPr>
      <w:r>
        <w:rPr>
          <w:rtl w:val="0"/>
          <w:lang w:val="en-US"/>
        </w:rPr>
        <w:t>△</w:t>
      </w:r>
      <w:r>
        <w:rPr>
          <w:rtl w:val="0"/>
          <w:lang w:val="zh-TW" w:eastAsia="zh-TW"/>
        </w:rPr>
        <w:t>奥利维亚摔倒在地。</w:t>
      </w:r>
    </w:p>
    <w:p>
      <w:pPr>
        <w:pStyle w:val="Normal.0"/>
      </w:pPr>
      <w:r>
        <w:rPr>
          <w:rtl w:val="0"/>
          <w:lang w:val="en-US"/>
        </w:rPr>
        <w:t>△</w:t>
      </w:r>
      <w:r>
        <w:rPr>
          <w:rtl w:val="0"/>
          <w:lang w:val="zh-TW" w:eastAsia="zh-TW"/>
        </w:rPr>
        <w:t>理查德和凯瑟琳看着摇头不语。</w:t>
      </w:r>
    </w:p>
    <w:p>
      <w:pPr>
        <w:pStyle w:val="Normal.0"/>
        <w:jc w:val="left"/>
        <w:rPr>
          <w:lang w:val="zh-TW" w:eastAsia="zh-TW"/>
        </w:rPr>
      </w:pPr>
      <w:r>
        <w:rPr>
          <w:rtl w:val="0"/>
          <w:lang w:val="zh-TW" w:eastAsia="zh-TW"/>
        </w:rPr>
        <w:t>本杰明（笑着看向萨凡纳）：萨凡纳，你坐这里。今天你是功臣，若不是你帮我们求来上亿融资，我们家真的完了。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Savannah, sit here. You're the hero today. If you hadn't secured that hundred-million investment, our family would have been finished.</w:t>
      </w:r>
    </w:p>
    <w:p>
      <w:pPr>
        <w:pStyle w:val="Normal.0"/>
        <w:jc w:val="left"/>
      </w:pPr>
      <w:r>
        <w:rPr>
          <w:rtl w:val="0"/>
          <w:lang w:val="zh-TW" w:eastAsia="zh-TW"/>
        </w:rPr>
        <w:t>萨凡纳</w:t>
      </w:r>
      <w:r>
        <w:rPr>
          <w:rFonts w:ascii="Calibri" w:hAnsi="Calibri" w:hint="default"/>
          <w:rtl w:val="0"/>
          <w:lang w:val="en-US"/>
        </w:rPr>
        <w:t>·</w:t>
      </w:r>
      <w:r>
        <w:rPr>
          <w:rtl w:val="0"/>
          <w:lang w:val="zh-TW" w:eastAsia="zh-TW"/>
        </w:rPr>
        <w:t>贝内特：谢谢二哥。（挽住凯瑟琳胳膊）爸妈，你们也跟我一块坐后面吧。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BENNETT: Thank you, Benjamin. Mom, Dad, sit in the back with me.</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贝内特（笑着）：好。</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BENNETT: All right.</w:t>
      </w:r>
    </w:p>
    <w:p>
      <w:pPr>
        <w:pStyle w:val="Normal.0"/>
      </w:pPr>
      <w:r>
        <w:rPr>
          <w:rtl w:val="0"/>
          <w:lang w:val="en-US"/>
        </w:rPr>
        <w:t>△</w:t>
      </w:r>
      <w:r>
        <w:rPr>
          <w:rtl w:val="0"/>
          <w:lang w:val="zh-TW" w:eastAsia="zh-TW"/>
        </w:rPr>
        <w:t>几人都上了车。</w:t>
      </w:r>
    </w:p>
    <w:p>
      <w:pPr>
        <w:pStyle w:val="Normal.0"/>
      </w:pPr>
      <w:r>
        <w:rPr>
          <w:rtl w:val="0"/>
          <w:lang w:val="en-US"/>
        </w:rPr>
        <w:t>△</w:t>
      </w:r>
      <w:r>
        <w:rPr>
          <w:rtl w:val="0"/>
          <w:lang w:val="zh-TW" w:eastAsia="zh-TW"/>
        </w:rPr>
        <w:t>詹姆斯落下车窗，冷着脸看向瘫在地上的奥利维亚。</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贝内特：没位置了，你自己打车过去。</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There's no room. Take a cab.</w:t>
      </w:r>
    </w:p>
    <w:p>
      <w:pPr>
        <w:pStyle w:val="Normal.0"/>
      </w:pPr>
      <w:r>
        <w:rPr>
          <w:rtl w:val="0"/>
          <w:lang w:val="en-US"/>
        </w:rPr>
        <w:t>△</w:t>
      </w:r>
      <w:r>
        <w:rPr>
          <w:rtl w:val="0"/>
          <w:lang w:val="zh-TW" w:eastAsia="zh-TW"/>
        </w:rPr>
        <w:t>车窗关上，豪车疾驰而去。</w:t>
      </w:r>
    </w:p>
    <w:p>
      <w:pPr>
        <w:pStyle w:val="Normal.0"/>
      </w:pPr>
      <w:r>
        <w:rPr>
          <w:rtl w:val="0"/>
          <w:lang w:val="en-US"/>
        </w:rPr>
        <w:t>△</w:t>
      </w:r>
      <w:r>
        <w:rPr>
          <w:rtl w:val="0"/>
          <w:lang w:val="zh-TW" w:eastAsia="zh-TW"/>
        </w:rPr>
        <w:t>奥利维亚神情凄惨，满眼通红，含泪看着车辆远去。</w:t>
      </w:r>
    </w:p>
    <w:p>
      <w:pPr>
        <w:pStyle w:val="Normal.0"/>
      </w:pPr>
      <w:r>
        <w:rPr>
          <w:rtl w:val="0"/>
          <w:lang w:val="zh-TW" w:eastAsia="zh-TW"/>
        </w:rPr>
        <w:t>字幕：距离哈灵顿家接亲，还有</w:t>
      </w:r>
      <w:r>
        <w:rPr>
          <w:rFonts w:ascii="Calibri" w:hAnsi="Calibri"/>
          <w:rtl w:val="0"/>
          <w:lang w:val="en-US"/>
        </w:rPr>
        <w:t>6</w:t>
      </w:r>
      <w:r>
        <w:rPr>
          <w:rtl w:val="0"/>
          <w:lang w:val="zh-TW" w:eastAsia="zh-TW"/>
        </w:rPr>
        <w:t>小时！</w:t>
      </w:r>
      <w:r>
        <w:rPr>
          <w:rFonts w:ascii="Calibri" w:hAnsi="Calibri"/>
          <w:outline w:val="0"/>
          <w:color w:val="ff2600"/>
          <w:u w:color="ff2600"/>
          <w:rtl w:val="0"/>
          <w14:textFill>
            <w14:solidFill>
              <w14:srgbClr w14:val="FF2600"/>
            </w14:solidFill>
          </w14:textFill>
        </w:rPr>
        <w:t>6</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pPr>
    </w:p>
    <w:p>
      <w:pPr>
        <w:pStyle w:val="Normal.0"/>
      </w:pPr>
    </w:p>
    <w:p>
      <w:pPr>
        <w:pStyle w:val="Normal.0"/>
        <w:rPr>
          <w:lang w:val="zh-TW" w:eastAsia="zh-TW"/>
        </w:rPr>
      </w:pPr>
      <w:r>
        <w:rPr>
          <w:rtl w:val="0"/>
          <w:lang w:val="zh-TW" w:eastAsia="zh-TW"/>
        </w:rPr>
        <w:t>第四集</w:t>
      </w:r>
    </w:p>
    <w:p>
      <w:pPr>
        <w:pStyle w:val="Normal.0"/>
        <w:rPr>
          <w:lang w:val="zh-TW" w:eastAsia="zh-TW"/>
        </w:rPr>
      </w:pPr>
      <w:r>
        <w:rPr>
          <w:rtl w:val="0"/>
          <w:lang w:val="zh-TW" w:eastAsia="zh-TW"/>
        </w:rPr>
        <w:t>【闪回】</w:t>
      </w:r>
    </w:p>
    <w:p>
      <w:pPr>
        <w:pStyle w:val="Normal.0"/>
      </w:pPr>
      <w:r>
        <w:rPr>
          <w:rFonts w:ascii="Calibri" w:hAnsi="Calibri"/>
          <w:rtl w:val="0"/>
          <w:lang w:val="en-US"/>
        </w:rPr>
        <w:t xml:space="preserve">4-1 </w:t>
      </w:r>
      <w:r>
        <w:rPr>
          <w:rtl w:val="0"/>
          <w:lang w:val="zh-TW" w:eastAsia="zh-TW"/>
        </w:rPr>
        <w:t>日外</w:t>
      </w:r>
      <w:r>
        <w:rPr>
          <w:rFonts w:ascii="Calibri" w:hAnsi="Calibri"/>
          <w:rtl w:val="0"/>
          <w:lang w:val="zh-TW" w:eastAsia="zh-TW"/>
        </w:rPr>
        <w:t xml:space="preserve"> </w:t>
      </w:r>
      <w:r>
        <w:rPr>
          <w:rtl w:val="0"/>
          <w:lang w:val="zh-TW" w:eastAsia="zh-TW"/>
        </w:rPr>
        <w:t>校门口</w:t>
      </w:r>
    </w:p>
    <w:p>
      <w:pPr>
        <w:pStyle w:val="Normal.0"/>
        <w:rPr>
          <w:lang w:val="zh-TW" w:eastAsia="zh-TW"/>
        </w:rPr>
      </w:pPr>
      <w:r>
        <w:rPr>
          <w:rtl w:val="0"/>
          <w:lang w:val="zh-TW" w:eastAsia="zh-TW"/>
        </w:rPr>
        <w:t>人物：奥利维亚、詹姆斯</w:t>
      </w:r>
    </w:p>
    <w:p>
      <w:pPr>
        <w:pStyle w:val="Normal.0"/>
      </w:pPr>
      <w:r>
        <w:rPr>
          <w:rtl w:val="0"/>
          <w:lang w:val="en-US"/>
        </w:rPr>
        <w:t>△</w:t>
      </w:r>
      <w:r>
        <w:rPr>
          <w:rtl w:val="0"/>
          <w:lang w:val="zh-TW" w:eastAsia="zh-TW"/>
        </w:rPr>
        <w:t>奥利维亚穿着校服，背着书包，开心地跑向詹姆斯。</w:t>
      </w:r>
    </w:p>
    <w:p>
      <w:pPr>
        <w:pStyle w:val="Normal.0"/>
        <w:jc w:val="left"/>
        <w:rPr>
          <w:lang w:val="zh-TW" w:eastAsia="zh-TW"/>
        </w:rPr>
      </w:pPr>
      <w:r>
        <w:rPr>
          <w:rtl w:val="0"/>
          <w:lang w:val="zh-TW" w:eastAsia="zh-TW"/>
        </w:rPr>
        <w:t>奥利维亚：大哥！</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贝内特：放学了，想吃什么，给大哥说，大哥带你下馆子。</w:t>
      </w:r>
      <w:r>
        <w:br w:type="textWrapping"/>
      </w:r>
      <w:commentRangeStart w:id="15"/>
    </w:p>
    <w:p>
      <w:pPr>
        <w:pStyle w:val="Normal.0"/>
        <w:jc w:val="left"/>
      </w:pPr>
      <w:r>
        <w:rPr>
          <w:rFonts w:ascii="Times New Roman" w:hAnsi="Times New Roman"/>
          <w:outline w:val="0"/>
          <w:color w:val="ff0000"/>
          <w:u w:color="ff0000"/>
          <w:shd w:val="clear" w:color="auto" w:fill="ffff00"/>
          <w:rtl w:val="0"/>
          <w:lang w:val="en-US"/>
          <w14:textFill>
            <w14:solidFill>
              <w14:srgbClr w14:val="FF0000"/>
            </w14:solidFill>
          </w14:textFill>
        </w:rPr>
        <w:t xml:space="preserve">JAMES BENNETT: Done with school? </w:t>
      </w:r>
      <w:del w:id="16" w:date="2026-06-26T02:56:35Z" w:author="吴晓羽">
        <w:r>
          <w:rPr>
            <w:rFonts w:ascii="Times New Roman" w:hAnsi="Times New Roman"/>
            <w:outline w:val="0"/>
            <w:color w:val="ff0000"/>
            <w:u w:color="ff0000"/>
            <w:shd w:val="clear" w:color="auto" w:fill="ffff00"/>
            <w:rtl w:val="0"/>
            <w:lang w:val="en-US"/>
            <w14:textFill>
              <w14:solidFill>
                <w14:srgbClr w14:val="FF0000"/>
              </w14:solidFill>
            </w14:textFill>
          </w:rPr>
          <w:delText>What do you wanna eat? Tell me. I'll tak</w:delText>
        </w:r>
      </w:del>
      <w:commentRangeEnd w:id="15"/>
      <w:r>
        <w:commentReference w:id="15"/>
      </w:r>
      <w:del w:id="17" w:date="2026-06-26T02:56:35Z" w:author="吴晓羽">
        <w:r>
          <w:rPr>
            <w:rFonts w:ascii="Times New Roman" w:hAnsi="Times New Roman"/>
            <w:outline w:val="0"/>
            <w:color w:val="ff0000"/>
            <w:u w:color="ff0000"/>
            <w:shd w:val="clear" w:color="auto" w:fill="ffff00"/>
            <w:rtl w:val="0"/>
            <w:lang w:val="en-US"/>
            <w14:textFill>
              <w14:solidFill>
                <w14:srgbClr w14:val="FF0000"/>
              </w14:solidFill>
            </w14:textFill>
          </w:rPr>
          <w:delText>e you there.</w:delText>
        </w:r>
      </w:del>
      <w:ins w:id="18" w:date="2026-06-26T02:56:35Z" w:author="吴晓羽">
        <w:r>
          <w:rPr>
            <w:rFonts w:ascii="Times New Roman" w:hAnsi="Times New Roman"/>
            <w:outline w:val="0"/>
            <w:color w:val="ff0000"/>
            <w:u w:color="ff0000"/>
            <w:shd w:val="clear" w:color="auto" w:fill="ffff00"/>
            <w:rtl w:val="0"/>
            <w:lang w:val="en-US"/>
            <w14:textFill>
              <w14:solidFill>
                <w14:srgbClr w14:val="FF0000"/>
              </w14:solidFill>
            </w14:textFill>
          </w:rPr>
          <w:t>Tell me what you want to eat. Big brother</w:t>
        </w:r>
      </w:ins>
      <w:ins w:id="19" w:date="2026-06-26T02:56:35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20" w:date="2026-06-26T02:56:35Z" w:author="吴晓羽">
        <w:r>
          <w:rPr>
            <w:rFonts w:ascii="Times New Roman" w:hAnsi="Times New Roman"/>
            <w:outline w:val="0"/>
            <w:color w:val="ff0000"/>
            <w:u w:color="ff0000"/>
            <w:shd w:val="clear" w:color="auto" w:fill="ffff00"/>
            <w:rtl w:val="0"/>
            <w:lang w:val="en-US"/>
            <w14:textFill>
              <w14:solidFill>
                <w14:srgbClr w14:val="FF0000"/>
              </w14:solidFill>
            </w14:textFill>
          </w:rPr>
          <w:t>s treat.</w:t>
        </w:r>
      </w:ins>
    </w:p>
    <w:p>
      <w:pPr>
        <w:pStyle w:val="Normal.0"/>
        <w:jc w:val="left"/>
        <w:rPr>
          <w:lang w:val="zh-TW" w:eastAsia="zh-TW"/>
        </w:rPr>
      </w:pPr>
      <w:r>
        <w:rPr>
          <w:rtl w:val="0"/>
          <w:lang w:val="zh-TW" w:eastAsia="zh-TW"/>
        </w:rPr>
        <w:t>奥利维亚：只要能跟家人一块吃饭，吃什么奥利维亚都很开心。</w:t>
      </w:r>
    </w:p>
    <w:p>
      <w:pPr>
        <w:pStyle w:val="Normal.0"/>
        <w:jc w:val="left"/>
      </w:pPr>
      <w:r>
        <w:rPr>
          <w:rFonts w:ascii="Times New Roman" w:hAnsi="Times New Roman"/>
          <w:outline w:val="0"/>
          <w:color w:val="ff0000"/>
          <w:u w:color="ff0000"/>
          <w:shd w:val="clear" w:color="auto" w:fill="ffff00"/>
          <w:rtl w:val="0"/>
          <w:lang w:val="en-US"/>
          <w14:textFill>
            <w14:solidFill>
              <w14:srgbClr w14:val="FF0000"/>
            </w14:solidFill>
          </w14:textFill>
        </w:rPr>
        <w:t>OLIVIA:</w:t>
      </w:r>
      <w:ins w:id="21" w:date="2026-06-26T03:07:41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w:t>
        </w:r>
      </w:ins>
      <w:ins w:id="22" w:date="2026-06-26T03:07:41Z" w:author="吴晓羽">
        <w:r>
          <w:rPr>
            <w:rFonts w:ascii="Times New Roman" w:hAnsi="Times New Roman"/>
            <w:outline w:val="0"/>
            <w:color w:val="ff0000"/>
            <w:u w:color="ff0000"/>
            <w:shd w:val="clear" w:color="auto" w:fill="ffff00"/>
            <w:rtl w:val="0"/>
            <w:lang w:val="en-US"/>
            <w14:textFill>
              <w14:solidFill>
                <w14:srgbClr w14:val="FF0000"/>
              </w14:solidFill>
            </w14:textFill>
          </w:rPr>
          <w:t>I don</w:t>
        </w:r>
      </w:ins>
      <w:ins w:id="23" w:date="2026-06-26T03:07:41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24" w:date="2026-06-26T03:07:41Z" w:author="吴晓羽">
        <w:r>
          <w:rPr>
            <w:rFonts w:ascii="Times New Roman" w:hAnsi="Times New Roman"/>
            <w:outline w:val="0"/>
            <w:color w:val="ff0000"/>
            <w:u w:color="ff0000"/>
            <w:shd w:val="clear" w:color="auto" w:fill="ffff00"/>
            <w:rtl w:val="0"/>
            <w:lang w:val="en-US"/>
            <w14:textFill>
              <w14:solidFill>
                <w14:srgbClr w14:val="FF0000"/>
              </w14:solidFill>
            </w14:textFill>
          </w:rPr>
          <w:t>t care what we eat. I</w:t>
        </w:r>
      </w:ins>
      <w:ins w:id="25" w:date="2026-06-26T03:07:41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26" w:date="2026-06-26T03:07:41Z" w:author="吴晓羽">
        <w:r>
          <w:rPr>
            <w:rFonts w:ascii="Times New Roman" w:hAnsi="Times New Roman"/>
            <w:outline w:val="0"/>
            <w:color w:val="ff0000"/>
            <w:u w:color="ff0000"/>
            <w:shd w:val="clear" w:color="auto" w:fill="ffff00"/>
            <w:rtl w:val="0"/>
            <w:lang w:val="en-US"/>
            <w14:textFill>
              <w14:solidFill>
                <w14:srgbClr w14:val="FF0000"/>
              </w14:solidFill>
            </w14:textFill>
          </w:rPr>
          <w:t>m happy as long as I</w:t>
        </w:r>
      </w:ins>
      <w:ins w:id="27" w:date="2026-06-26T03:07:41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28" w:date="2026-06-26T03:07:41Z" w:author="吴晓羽">
        <w:r>
          <w:rPr>
            <w:rFonts w:ascii="Times New Roman" w:hAnsi="Times New Roman"/>
            <w:outline w:val="0"/>
            <w:color w:val="ff0000"/>
            <w:u w:color="ff0000"/>
            <w:shd w:val="clear" w:color="auto" w:fill="ffff00"/>
            <w:rtl w:val="0"/>
            <w:lang w:val="en-US"/>
            <w14:textFill>
              <w14:solidFill>
                <w14:srgbClr w14:val="FF0000"/>
              </w14:solidFill>
            </w14:textFill>
          </w:rPr>
          <w:t>m with family.</w:t>
        </w:r>
      </w:ins>
    </w:p>
    <w:p>
      <w:pPr>
        <w:pStyle w:val="Normal.0"/>
        <w:jc w:val="left"/>
        <w:rPr>
          <w:lang w:val="zh-TW" w:eastAsia="zh-TW"/>
        </w:rPr>
      </w:pPr>
      <w:r>
        <w:rPr>
          <w:rtl w:val="0"/>
          <w:lang w:val="zh-TW" w:eastAsia="zh-TW"/>
        </w:rPr>
        <w:t>詹姆斯（宠溺地刮了下奥利维亚的鼻子）：真是个傻丫头！好，大哥答应你，以后每次家庭聚餐，少谁都不会少你！</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Silly girl! All right, I promise. From now on, </w:t>
      </w:r>
      <w:commentRangeStart w:id="29"/>
      <w:del w:id="30" w:date="2026-06-26T02:58:1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every family dinner will include you!</w:delText>
        </w:r>
      </w:del>
      <w:commentRangeEnd w:id="29"/>
      <w:r>
        <w:commentReference w:id="29"/>
      </w:r>
      <w:ins w:id="31" w:date="2026-06-26T03:07:31Z" w:author="吴晓羽">
        <w:r>
          <w:rPr>
            <w:rFonts w:ascii="Times New Roman" w:hAnsi="Times New Roman"/>
            <w:outline w:val="0"/>
            <w:color w:val="ff0000"/>
            <w:u w:color="ff0000"/>
            <w:shd w:val="clear" w:color="auto" w:fill="ffff00"/>
            <w:rtl w:val="0"/>
            <w:lang w:val="en-US"/>
            <w14:textFill>
              <w14:solidFill>
                <w14:srgbClr w14:val="FF0000"/>
              </w14:solidFill>
            </w14:textFill>
          </w:rPr>
          <w:t>you</w:t>
        </w:r>
      </w:ins>
      <w:ins w:id="32" w:date="2026-06-26T03:07:31Z" w:author="吴晓羽">
        <w:r>
          <w:rPr>
            <w:rFonts w:ascii="Times New Roman" w:hAnsi="Times New Roman" w:hint="default"/>
            <w:outline w:val="0"/>
            <w:color w:val="ff0000"/>
            <w:u w:color="ff0000"/>
            <w:shd w:val="clear" w:color="auto" w:fill="ffff00"/>
            <w:rtl w:val="0"/>
            <w:lang w:val="en-US"/>
            <w14:textFill>
              <w14:solidFill>
                <w14:srgbClr w14:val="FF0000"/>
              </w14:solidFill>
            </w14:textFill>
          </w:rPr>
          <w:t>’</w:t>
        </w:r>
      </w:ins>
      <w:ins w:id="33" w:date="2026-06-26T03:07:31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ll never be left out of </w:t>
        </w:r>
      </w:ins>
      <w:ins w:id="34" w:date="2026-06-26T03:07:31Z" w:author="吴晓羽">
        <w:r>
          <w:rPr>
            <w:rFonts w:ascii="Times New Roman" w:hAnsi="Times New Roman"/>
            <w:outline w:val="0"/>
            <w:color w:val="ff0000"/>
            <w:u w:color="ff0000"/>
            <w:shd w:val="clear" w:color="auto" w:fill="ffff00"/>
            <w:rtl w:val="0"/>
            <w:lang w:val="en-US"/>
            <w14:textFill>
              <w14:solidFill>
                <w14:srgbClr w14:val="FF0000"/>
              </w14:solidFill>
            </w14:textFill>
          </w:rPr>
          <w:t>our</w:t>
        </w:r>
      </w:ins>
      <w:ins w:id="35" w:date="2026-06-26T03:07:31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family dinner</w:t>
        </w:r>
      </w:ins>
      <w:ins w:id="36" w:date="2026-06-26T03:07:31Z" w:author="吴晓羽">
        <w:r>
          <w:rPr>
            <w:rFonts w:ascii="Times New Roman" w:hAnsi="Times New Roman"/>
            <w:outline w:val="0"/>
            <w:color w:val="ff0000"/>
            <w:u w:color="ff0000"/>
            <w:shd w:val="clear" w:color="auto" w:fill="ffff00"/>
            <w:rtl w:val="0"/>
            <w:lang w:val="en-US"/>
            <w14:textFill>
              <w14:solidFill>
                <w14:srgbClr w14:val="FF0000"/>
              </w14:solidFill>
            </w14:textFill>
          </w:rPr>
          <w:t xml:space="preserve">! No exceptions. </w:t>
        </w:r>
      </w:ins>
    </w:p>
    <w:p>
      <w:pPr>
        <w:pStyle w:val="Normal.0"/>
        <w:rPr>
          <w:lang w:val="zh-TW" w:eastAsia="zh-TW"/>
        </w:rPr>
      </w:pPr>
      <w:r>
        <w:rPr>
          <w:rtl w:val="0"/>
          <w:lang w:val="zh-TW" w:eastAsia="zh-TW"/>
        </w:rPr>
        <w:t>【闪回结束】</w:t>
      </w:r>
    </w:p>
    <w:p>
      <w:pPr>
        <w:pStyle w:val="Normal.0"/>
        <w:ind w:firstLine="0"/>
      </w:pPr>
    </w:p>
    <w:p>
      <w:pPr>
        <w:pStyle w:val="Normal.0"/>
      </w:pPr>
      <w:r>
        <w:rPr>
          <w:rFonts w:ascii="Calibri" w:hAnsi="Calibri"/>
          <w:rtl w:val="0"/>
          <w:lang w:val="en-US"/>
        </w:rPr>
        <w:t xml:space="preserve">4-2 </w:t>
      </w:r>
      <w:r>
        <w:rPr>
          <w:rtl w:val="0"/>
          <w:lang w:val="zh-TW" w:eastAsia="zh-TW"/>
        </w:rPr>
        <w:t>日外</w:t>
      </w:r>
      <w:r>
        <w:rPr>
          <w:rFonts w:ascii="Calibri" w:hAnsi="Calibri"/>
          <w:rtl w:val="0"/>
          <w:lang w:val="zh-TW" w:eastAsia="zh-TW"/>
        </w:rPr>
        <w:t xml:space="preserve"> </w:t>
      </w:r>
      <w:r>
        <w:rPr>
          <w:rtl w:val="0"/>
          <w:lang w:val="zh-TW" w:eastAsia="zh-TW"/>
        </w:rPr>
        <w:t>贝内特别墅门口</w:t>
      </w:r>
    </w:p>
    <w:p>
      <w:pPr>
        <w:pStyle w:val="Normal.0"/>
        <w:rPr>
          <w:lang w:val="zh-TW" w:eastAsia="zh-TW"/>
        </w:rPr>
      </w:pPr>
      <w:r>
        <w:rPr>
          <w:rtl w:val="0"/>
          <w:lang w:val="zh-TW" w:eastAsia="zh-TW"/>
        </w:rPr>
        <w:t>人物：奥利维亚、保姆威尔逊太太</w:t>
      </w:r>
    </w:p>
    <w:p>
      <w:pPr>
        <w:pStyle w:val="Normal.0"/>
      </w:pPr>
      <w:r>
        <w:rPr>
          <w:rtl w:val="0"/>
          <w:lang w:val="en-US"/>
        </w:rPr>
        <w:t>△</w:t>
      </w:r>
      <w:r>
        <w:rPr>
          <w:rtl w:val="0"/>
          <w:lang w:val="zh-TW" w:eastAsia="zh-TW"/>
        </w:rPr>
        <w:t>威尔逊太太走过来，搀扶起地上的奥利维亚。</w:t>
      </w:r>
    </w:p>
    <w:p>
      <w:pPr>
        <w:pStyle w:val="Normal.0"/>
        <w:jc w:val="left"/>
        <w:rPr>
          <w:lang w:val="zh-TW" w:eastAsia="zh-TW"/>
        </w:rPr>
      </w:pPr>
      <w:r>
        <w:rPr>
          <w:rtl w:val="0"/>
          <w:lang w:val="zh-TW" w:eastAsia="zh-TW"/>
        </w:rPr>
        <w:t>威尔逊太太（心疼，红着眼）：明明你刚回贝内特家的时候还好好的。为什么现在就成了这个样子？</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w:t>
      </w:r>
      <w:r>
        <w:rPr>
          <w:rFonts w:ascii="Times New Roman" w:hAnsi="Times New Roman"/>
          <w:outline w:val="0"/>
          <w:color w:val="ff0000"/>
          <w:u w:color="ff0000"/>
          <w:shd w:val="clear" w:color="auto" w:fill="ffff00"/>
          <w:rtl w:val="0"/>
          <w:lang w:val="en-US"/>
          <w14:textFill>
            <w14:solidFill>
              <w14:srgbClr w14:val="FF0000"/>
            </w14:solidFill>
          </w14:textFill>
        </w:rPr>
        <w:t>:</w:t>
      </w:r>
      <w:del w:id="37" w:date="2026-06-26T03:09:02Z" w:author="吴晓羽">
        <w:r>
          <w:rPr>
            <w:rFonts w:ascii="Times New Roman" w:hAnsi="Times New Roman"/>
            <w:outline w:val="0"/>
            <w:color w:val="ff0000"/>
            <w:u w:color="ff0000"/>
            <w:shd w:val="clear" w:color="auto" w:fill="ffff00"/>
            <w:rtl w:val="0"/>
            <w:lang w:val="en-US"/>
            <w14:textFill>
              <w14:solidFill>
                <w14:srgbClr w14:val="FF0000"/>
              </w14:solidFill>
            </w14:textFill>
          </w:rPr>
          <w:delText xml:space="preserve"> </w:delText>
        </w:r>
      </w:del>
      <w:commentRangeStart w:id="38"/>
      <w:del w:id="39" w:date="2026-06-26T03:09:02Z" w:author="吴晓羽">
        <w:r>
          <w:rPr>
            <w:rFonts w:ascii="Times New Roman" w:hAnsi="Times New Roman"/>
            <w:outline w:val="0"/>
            <w:color w:val="ff0000"/>
            <w:u w:color="ff0000"/>
            <w:shd w:val="clear" w:color="auto" w:fill="ffff00"/>
            <w:rtl w:val="0"/>
            <w:lang w:val="en-US"/>
            <w14:textFill>
              <w14:solidFill>
                <w14:srgbClr w14:val="FF0000"/>
              </w14:solidFill>
            </w14:textFill>
          </w:rPr>
          <w:delText>Things were fine when you first came back to the Bennetts.</w:delText>
        </w:r>
      </w:del>
      <w:commentRangeEnd w:id="38"/>
      <w:r>
        <w:commentReference w:id="38"/>
      </w:r>
      <w:del w:id="40" w:date="2026-06-26T03:09:02Z" w:author="吴晓羽">
        <w:r>
          <w:rPr>
            <w:rFonts w:ascii="Times New Roman" w:hAnsi="Times New Roman"/>
            <w:outline w:val="0"/>
            <w:color w:val="ff0000"/>
            <w:u w:color="ff0000"/>
            <w:rtl w:val="0"/>
            <w:lang w:val="en-US"/>
            <w14:textFill>
              <w14:solidFill>
                <w14:srgbClr w14:val="FF0000"/>
              </w14:solidFill>
            </w14:textFill>
          </w:rPr>
          <w:delText xml:space="preserve"> How did it become like this?</w:delText>
        </w:r>
      </w:del>
      <w:ins w:id="41" w:date="2026-06-26T03:09:20Z" w:author="吴晓羽">
        <w:r>
          <w:rPr>
            <w:rFonts w:ascii="Times New Roman" w:hAnsi="Times New Roman"/>
            <w:outline w:val="0"/>
            <w:color w:val="ff0000"/>
            <w:u w:color="ff0000"/>
            <w:rtl w:val="0"/>
            <w:lang w:val="en-US"/>
            <w14:textFill>
              <w14:solidFill>
                <w14:srgbClr w14:val="FF0000"/>
              </w14:solidFill>
            </w14:textFill>
          </w:rPr>
          <w:t>Back when you first came to the Bennetts, everything was fine</w:t>
        </w:r>
      </w:ins>
      <w:ins w:id="42" w:date="2026-06-26T03:09:20Z" w:author="吴晓羽">
        <w:r>
          <w:rPr>
            <w:rFonts w:ascii="Times New Roman" w:hAnsi="Times New Roman" w:hint="default"/>
            <w:outline w:val="0"/>
            <w:color w:val="ff0000"/>
            <w:u w:color="ff0000"/>
            <w:rtl w:val="0"/>
            <w:lang w:val="en-US"/>
            <w14:textFill>
              <w14:solidFill>
                <w14:srgbClr w14:val="FF0000"/>
              </w14:solidFill>
            </w14:textFill>
          </w:rPr>
          <w:t>…</w:t>
        </w:r>
      </w:ins>
      <w:ins w:id="43" w:date="2026-06-26T03:09:20Z" w:author="吴晓羽">
        <w:r>
          <w:rPr>
            <w:rFonts w:ascii="Times New Roman" w:hAnsi="Times New Roman"/>
            <w:outline w:val="0"/>
            <w:color w:val="ff0000"/>
            <w:u w:color="ff0000"/>
            <w:rtl w:val="0"/>
            <w:lang w:val="en-US"/>
            <w14:textFill>
              <w14:solidFill>
                <w14:srgbClr w14:val="FF0000"/>
              </w14:solidFill>
            </w14:textFill>
          </w:rPr>
          <w:t xml:space="preserve">.How did it end up like this!!? </w:t>
        </w:r>
      </w:ins>
      <w:ins w:id="44" w:date="2026-06-26T03:09:20Z" w:author="吴晓羽">
        <w:r>
          <w:rPr>
            <w:rFonts w:ascii="Times New Roman" w:hAnsi="Times New Roman"/>
            <w:outline w:val="0"/>
            <w:color w:val="ff0000"/>
            <w:u w:color="ff0000"/>
            <w:rtl w:val="0"/>
            <w:lang w:val="en-US"/>
            <w14:textFill>
              <w14:solidFill>
                <w14:srgbClr w14:val="FF0000"/>
              </w14:solidFill>
            </w14:textFill>
          </w:rPr>
          <w:t>M</w:t>
        </w:r>
      </w:ins>
      <w:ins w:id="45" w:date="2026-06-26T03:09:20Z" w:author="吴晓羽">
        <w:r>
          <w:rPr>
            <w:rFonts w:ascii="Times New Roman" w:hAnsi="Times New Roman"/>
            <w:outline w:val="0"/>
            <w:color w:val="ff0000"/>
            <w:u w:color="ff0000"/>
            <w:rtl w:val="0"/>
            <w:lang w:val="en-US"/>
            <w14:textFill>
              <w14:solidFill>
                <w14:srgbClr w14:val="FF0000"/>
              </w14:solidFill>
            </w14:textFill>
          </w:rPr>
          <w:t>y poor girl</w:t>
        </w:r>
      </w:ins>
      <w:ins w:id="46" w:date="2026-06-26T03:09:20Z" w:author="吴晓羽">
        <w:r>
          <w:rPr>
            <w:rFonts w:ascii="Times New Roman" w:hAnsi="Times New Roman" w:hint="default"/>
            <w:outline w:val="0"/>
            <w:color w:val="ff0000"/>
            <w:u w:color="ff0000"/>
            <w:rtl w:val="0"/>
            <w:lang w:val="en-US"/>
            <w14:textFill>
              <w14:solidFill>
                <w14:srgbClr w14:val="FF0000"/>
              </w14:solidFill>
            </w14:textFill>
          </w:rPr>
          <w:t>……</w:t>
        </w:r>
      </w:ins>
    </w:p>
    <w:p>
      <w:pPr>
        <w:pStyle w:val="Normal.0"/>
      </w:pPr>
      <w:r>
        <w:rPr>
          <w:rtl w:val="0"/>
          <w:lang w:val="en-US"/>
        </w:rPr>
        <w:t>△</w:t>
      </w:r>
      <w:r>
        <w:rPr>
          <w:rtl w:val="0"/>
          <w:lang w:val="zh-TW" w:eastAsia="zh-TW"/>
        </w:rPr>
        <w:t>威尔逊太太抹着泪。</w:t>
      </w:r>
    </w:p>
    <w:p>
      <w:pPr>
        <w:pStyle w:val="Normal.0"/>
        <w:jc w:val="left"/>
        <w:rPr>
          <w:lang w:val="zh-TW" w:eastAsia="zh-TW"/>
        </w:rPr>
      </w:pPr>
      <w:r>
        <w:rPr>
          <w:rtl w:val="0"/>
          <w:lang w:val="zh-TW" w:eastAsia="zh-TW"/>
        </w:rPr>
        <w:t>奥利维亚（笑着安抚）：威尔逊太太，没事的，我都习惯了。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It's all right, Mrs. Wilson. I'm used to it.</w:t>
      </w:r>
    </w:p>
    <w:p>
      <w:pPr>
        <w:pStyle w:val="Normal.0"/>
        <w:jc w:val="left"/>
        <w:rPr>
          <w:lang w:val="zh-TW" w:eastAsia="zh-TW"/>
        </w:rPr>
      </w:pPr>
      <w:r>
        <w:rPr>
          <w:rtl w:val="0"/>
          <w:lang w:val="zh-TW" w:eastAsia="zh-TW"/>
        </w:rPr>
        <w:t>威尔逊太太：小姐，你真的打算要嫁到哈灵顿家？</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are you really gonna marry into the Harrington family?</w:t>
      </w:r>
    </w:p>
    <w:p>
      <w:pPr>
        <w:pStyle w:val="Normal.0"/>
        <w:jc w:val="left"/>
        <w:rPr>
          <w:lang w:val="zh-TW" w:eastAsia="zh-TW"/>
        </w:rPr>
      </w:pPr>
      <w:r>
        <w:rPr>
          <w:rtl w:val="0"/>
          <w:lang w:val="zh-TW" w:eastAsia="zh-TW"/>
        </w:rPr>
        <w:t>奥利维亚（看向威尔逊太太）：那份文件，你看了？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You saw the papers?</w:t>
      </w:r>
    </w:p>
    <w:p>
      <w:pPr>
        <w:pStyle w:val="Normal.0"/>
        <w:jc w:val="left"/>
        <w:rPr>
          <w:lang w:val="zh-TW" w:eastAsia="zh-TW"/>
        </w:rPr>
      </w:pPr>
      <w:r>
        <w:rPr>
          <w:rtl w:val="0"/>
          <w:lang w:val="zh-TW" w:eastAsia="zh-TW"/>
        </w:rPr>
        <w:t>威尔逊太太（含泪点头）：小姐，您能不去吗。您一旦嫁过去，不止跟家里断绝一切关系，还要照顾一个植物人一辈子，你的人生，可就全毁了啊。</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please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go. Once you marry him,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cut all ties with your family and spend your life caring for a comatose</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man. Your life will be ruined.</w:t>
      </w:r>
    </w:p>
    <w:p>
      <w:pPr>
        <w:pStyle w:val="Normal.0"/>
        <w:jc w:val="left"/>
        <w:rPr>
          <w:lang w:val="zh-TW" w:eastAsia="zh-TW"/>
        </w:rPr>
      </w:pPr>
      <w:r>
        <w:rPr>
          <w:rtl w:val="0"/>
          <w:lang w:val="zh-TW" w:eastAsia="zh-TW"/>
        </w:rPr>
        <w:t>奥利维亚（平静笑着，缓缓摇头）：只有这样，才能拿到哈灵顿家的融资，才能帮大哥的公司，也帮贝内特家，渡过难关。</w:t>
      </w:r>
    </w:p>
    <w:p>
      <w:pPr>
        <w:pStyle w:val="Normal.0"/>
        <w:jc w:val="left"/>
      </w:pPr>
      <w:r>
        <w:rPr>
          <w:rFonts w:ascii="Times New Roman" w:hAnsi="Times New Roman"/>
          <w:outline w:val="0"/>
          <w:color w:val="ff0000"/>
          <w:u w:color="ff0000"/>
          <w:rtl w:val="0"/>
          <w:lang w:val="en-US"/>
          <w14:textFill>
            <w14:solidFill>
              <w14:srgbClr w14:val="FF0000"/>
            </w14:solidFill>
          </w14:textFill>
        </w:rPr>
        <w:t>OLIVIA: Only this way can I get the Harrington investment, help James's company, and help the Bennetts survive.</w:t>
      </w:r>
    </w:p>
    <w:p>
      <w:pPr>
        <w:pStyle w:val="Normal.0"/>
        <w:jc w:val="left"/>
        <w:rPr>
          <w:lang w:val="zh-TW" w:eastAsia="zh-TW"/>
        </w:rPr>
      </w:pPr>
      <w:r>
        <w:rPr>
          <w:rtl w:val="0"/>
          <w:lang w:val="zh-TW" w:eastAsia="zh-TW"/>
        </w:rPr>
        <w:t>威尔逊太太（一惊）：什么？您是说，大少爷拿到的那一亿融资，是您用后半辈子换来的？可刚才二小姐说是她求来的。不行，我这就给大少爷打电话，告诉他们，二小姐在骗他们！</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MRS. WILSON: What? You mean the hundred million James received was </w:t>
      </w:r>
      <w:commentRangeStart w:id="47"/>
      <w:del w:id="48" w:date="2026-06-26T02:53:36Z" w:author="吴晓羽">
        <w:r>
          <w:rPr>
            <w:rFonts w:ascii="Times New Roman" w:hAnsi="Times New Roman"/>
            <w:outline w:val="0"/>
            <w:color w:val="ff0000"/>
            <w:u w:color="ff0000"/>
            <w:shd w:val="clear" w:color="auto" w:fill="ffff00"/>
            <w:rtl w:val="0"/>
            <w:lang w:val="en-US"/>
            <w14:textFill>
              <w14:solidFill>
                <w14:srgbClr w14:val="FF0000"/>
              </w14:solidFill>
            </w14:textFill>
          </w:rPr>
          <w:delText>bought</w:delText>
        </w:r>
      </w:del>
      <w:ins w:id="49" w:date="2026-06-26T02:53:36Z" w:author="吴晓羽">
        <w:r>
          <w:rPr>
            <w:rFonts w:ascii="Times New Roman" w:hAnsi="Times New Roman"/>
            <w:outline w:val="0"/>
            <w:color w:val="ff0000"/>
            <w:u w:color="ff0000"/>
            <w:shd w:val="clear" w:color="auto" w:fill="ffff00"/>
            <w:rtl w:val="0"/>
            <w:lang w:val="en-US"/>
            <w14:textFill>
              <w14:solidFill>
                <w14:srgbClr w14:val="FF0000"/>
              </w14:solidFill>
            </w14:textFill>
          </w:rPr>
          <w:t>trade</w:t>
        </w:r>
      </w:ins>
      <w:r>
        <w:rPr>
          <w:rFonts w:ascii="Times New Roman" w:hAnsi="Times New Roman"/>
          <w:outline w:val="0"/>
          <w:color w:val="ff0000"/>
          <w:u w:color="ff0000"/>
          <w:rtl w:val="0"/>
          <w:lang w:val="en-US"/>
          <w14:textFill>
            <w14:solidFill>
              <w14:srgbClr w14:val="FF0000"/>
            </w14:solidFill>
          </w14:textFill>
        </w:rPr>
        <w:t xml:space="preserve"> </w:t>
      </w:r>
      <w:commentRangeEnd w:id="47"/>
      <w:r>
        <w:commentReference w:id="47"/>
      </w:r>
      <w:r>
        <w:rPr>
          <w:rFonts w:ascii="Times New Roman" w:hAnsi="Times New Roman"/>
          <w:outline w:val="0"/>
          <w:color w:val="ff0000"/>
          <w:u w:color="ff0000"/>
          <w:rtl w:val="0"/>
          <w:lang w:val="en-US"/>
          <w14:textFill>
            <w14:solidFill>
              <w14:srgbClr w14:val="FF0000"/>
            </w14:solidFill>
          </w14:textFill>
        </w:rPr>
        <w:t>with the rest of your life? Savannah said she begged for it. No,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calling him now.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tell them she lied!</w:t>
      </w:r>
    </w:p>
    <w:p>
      <w:pPr>
        <w:pStyle w:val="Normal.0"/>
      </w:pPr>
      <w:r>
        <w:rPr>
          <w:rtl w:val="0"/>
          <w:lang w:val="en-US"/>
        </w:rPr>
        <w:t>△</w:t>
      </w:r>
      <w:r>
        <w:rPr>
          <w:rtl w:val="0"/>
          <w:lang w:val="zh-TW" w:eastAsia="zh-TW"/>
        </w:rPr>
        <w:t>威尔逊太太当即去掏手机。</w:t>
      </w:r>
    </w:p>
    <w:p>
      <w:pPr>
        <w:pStyle w:val="Normal.0"/>
        <w:jc w:val="left"/>
        <w:rPr>
          <w:lang w:val="zh-TW" w:eastAsia="zh-TW"/>
        </w:rPr>
      </w:pPr>
      <w:r>
        <w:rPr>
          <w:rtl w:val="0"/>
          <w:lang w:val="zh-TW" w:eastAsia="zh-TW"/>
        </w:rPr>
        <w:t>奥利维亚：不用了威尔逊太太，你就算打了，他们也不会信的，反而会连累你遭萨凡纳记恨。</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need, Mrs. Wilson. Even if you call, they won't believe you. Savannah will only hate you for it.</w:t>
      </w:r>
    </w:p>
    <w:p>
      <w:pPr>
        <w:pStyle w:val="Normal.0"/>
        <w:jc w:val="left"/>
        <w:rPr>
          <w:lang w:val="zh-TW" w:eastAsia="zh-TW"/>
        </w:rPr>
      </w:pPr>
      <w:r>
        <w:rPr>
          <w:rtl w:val="0"/>
          <w:lang w:val="zh-TW" w:eastAsia="zh-TW"/>
        </w:rPr>
        <w:t>威尔逊太太（心疼落泪）：可是小姐，您受了这么大委屈，难道就这么一直瞒着少爷他们吗？</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But Miss, after suffering so much, are you really going to keep the truth from them?</w:t>
      </w:r>
    </w:p>
    <w:p>
      <w:pPr>
        <w:pStyle w:val="Normal.0"/>
        <w:jc w:val="left"/>
        <w:rPr>
          <w:lang w:val="zh-TW" w:eastAsia="zh-TW"/>
        </w:rPr>
      </w:pPr>
      <w:r>
        <w:rPr>
          <w:rtl w:val="0"/>
          <w:lang w:val="zh-TW" w:eastAsia="zh-TW"/>
        </w:rPr>
        <w:t>奥利维亚（平静笑着）：已经，不重要了。（看向威尔逊太太）威尔逊太太，能借我点钱吗？就要出嫁了，我想请我以前福利院的朋友吃顿饭。就当提前请他们吃喜酒了。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It doesn't matter anymore. Mrs. Wilson, can you lend me some money? I'm getting married soon. I want to treat my old friends from the orphanage to a meal, as an early wedding banquet.</w:t>
      </w:r>
    </w:p>
    <w:p>
      <w:pPr>
        <w:pStyle w:val="Normal.0"/>
        <w:ind w:firstLine="0"/>
        <w:jc w:val="left"/>
        <w:rPr>
          <w:lang w:val="zh-TW" w:eastAsia="zh-TW"/>
        </w:rPr>
      </w:pPr>
      <w:r>
        <w:rPr>
          <w:rtl w:val="0"/>
          <w:lang w:val="zh-TW" w:eastAsia="zh-TW"/>
        </w:rPr>
        <w:t>威尔逊太太（惊）：您不去找大少爷他们了吗？</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MRS. WILSON: You're not going to see your family?</w:t>
      </w:r>
    </w:p>
    <w:p>
      <w:pPr>
        <w:pStyle w:val="Normal.0"/>
      </w:pPr>
      <w:r>
        <w:rPr>
          <w:rtl w:val="0"/>
          <w:lang w:val="zh-TW" w:eastAsia="zh-TW"/>
        </w:rPr>
        <w:t>字幕：距离哈灵顿家接亲，还有</w:t>
      </w:r>
      <w:r>
        <w:rPr>
          <w:rFonts w:ascii="Calibri" w:hAnsi="Calibri"/>
          <w:rtl w:val="0"/>
          <w:lang w:val="en-US"/>
        </w:rPr>
        <w:t>5</w:t>
      </w:r>
      <w:r>
        <w:rPr>
          <w:rtl w:val="0"/>
          <w:lang w:val="zh-TW" w:eastAsia="zh-TW"/>
        </w:rPr>
        <w:t>小时！</w:t>
      </w:r>
      <w:r>
        <w:rPr>
          <w:rFonts w:ascii="Calibri" w:hAnsi="Calibri"/>
          <w:outline w:val="0"/>
          <w:color w:val="ff2600"/>
          <w:u w:color="ff2600"/>
          <w:rtl w:val="0"/>
          <w:lang w:val="zh-TW" w:eastAsia="zh-TW"/>
          <w14:textFill>
            <w14:solidFill>
              <w14:srgbClr w14:val="FF2600"/>
            </w14:solidFill>
          </w14:textFill>
        </w:rPr>
        <w:t>5</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pPr>
    </w:p>
    <w:p>
      <w:pPr>
        <w:pStyle w:val="Normal.0"/>
      </w:pPr>
    </w:p>
    <w:p>
      <w:pPr>
        <w:pStyle w:val="Normal.0"/>
      </w:pPr>
    </w:p>
    <w:p>
      <w:pPr>
        <w:pStyle w:val="Normal.0"/>
        <w:rPr>
          <w:lang w:val="zh-TW" w:eastAsia="zh-TW"/>
        </w:rPr>
      </w:pPr>
      <w:r>
        <w:rPr>
          <w:rtl w:val="0"/>
          <w:lang w:val="zh-TW" w:eastAsia="zh-TW"/>
        </w:rPr>
        <w:t>第五集</w:t>
      </w:r>
    </w:p>
    <w:p>
      <w:pPr>
        <w:pStyle w:val="Normal.0"/>
      </w:pPr>
      <w:r>
        <w:rPr>
          <w:rFonts w:ascii="Calibri" w:hAnsi="Calibri"/>
          <w:rtl w:val="0"/>
          <w:lang w:val="en-US"/>
        </w:rPr>
        <w:t xml:space="preserve">5-1 </w:t>
      </w:r>
      <w:r>
        <w:rPr>
          <w:rtl w:val="0"/>
          <w:lang w:val="zh-TW" w:eastAsia="zh-TW"/>
        </w:rPr>
        <w:t>日内</w:t>
      </w:r>
      <w:r>
        <w:rPr>
          <w:rFonts w:ascii="Calibri" w:hAnsi="Calibri"/>
          <w:rtl w:val="0"/>
          <w:lang w:val="zh-TW" w:eastAsia="zh-TW"/>
        </w:rPr>
        <w:t xml:space="preserve"> </w:t>
      </w:r>
      <w:r>
        <w:rPr>
          <w:rtl w:val="0"/>
          <w:lang w:val="zh-TW" w:eastAsia="zh-TW"/>
        </w:rPr>
        <w:t>餐厅包间</w:t>
      </w:r>
    </w:p>
    <w:p>
      <w:pPr>
        <w:pStyle w:val="Normal.0"/>
        <w:rPr>
          <w:lang w:val="zh-TW" w:eastAsia="zh-TW"/>
        </w:rPr>
      </w:pPr>
      <w:r>
        <w:rPr>
          <w:rtl w:val="0"/>
          <w:lang w:val="zh-TW" w:eastAsia="zh-TW"/>
        </w:rPr>
        <w:t>人物：詹姆斯、本杰明、理查德、凯瑟琳、萨凡纳</w:t>
      </w:r>
    </w:p>
    <w:p>
      <w:pPr>
        <w:pStyle w:val="Normal.0"/>
      </w:pPr>
      <w:r>
        <w:rPr>
          <w:rtl w:val="0"/>
          <w:lang w:val="en-US"/>
        </w:rPr>
        <w:t>△</w:t>
      </w:r>
      <w:r>
        <w:rPr>
          <w:rtl w:val="0"/>
          <w:lang w:val="zh-TW" w:eastAsia="zh-TW"/>
        </w:rPr>
        <w:t>一家人围坐在桌前，面前摆满了饭菜。</w:t>
      </w:r>
    </w:p>
    <w:p>
      <w:pPr>
        <w:pStyle w:val="Normal.0"/>
      </w:pPr>
      <w:r>
        <w:rPr>
          <w:rtl w:val="0"/>
          <w:lang w:val="en-US"/>
        </w:rPr>
        <w:t>△</w:t>
      </w:r>
      <w:r>
        <w:rPr>
          <w:rtl w:val="0"/>
          <w:lang w:val="zh-TW" w:eastAsia="zh-TW"/>
        </w:rPr>
        <w:t>凯瑟琳笑着看向萨凡纳。</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贝内特：萨凡纳，想要什么奖励，给妈妈说。你这次为我们贝内特家立下大功，什么要求我们都答应你。</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BENNETT: Savannah, tell Mom what gift you want. You made a great contribution to the Bennett family this time. Whatever you ask, we'll give it to you.</w:t>
      </w:r>
    </w:p>
    <w:p>
      <w:pPr>
        <w:pStyle w:val="Normal.0"/>
        <w:jc w:val="left"/>
        <w:rPr>
          <w:lang w:val="zh-TW" w:eastAsia="zh-TW"/>
        </w:rPr>
      </w:pPr>
      <w:r>
        <w:rPr>
          <w:rtl w:val="0"/>
          <w:lang w:val="zh-TW" w:eastAsia="zh-TW"/>
        </w:rPr>
        <w:t>萨凡纳（欢喜）：今晚是我生日，我希望爸爸妈妈，还有哥哥们，能陪我一起过生日。</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It's my birthday tonight. I want Mom, Dad, and my brothers to celebrate with me.</w:t>
      </w:r>
    </w:p>
    <w:p>
      <w:pPr>
        <w:pStyle w:val="Normal.0"/>
        <w:jc w:val="left"/>
        <w:rPr>
          <w:lang w:val="zh-TW" w:eastAsia="zh-TW"/>
        </w:rPr>
      </w:pPr>
      <w:r>
        <w:rPr>
          <w:rtl w:val="0"/>
          <w:lang w:val="zh-TW" w:eastAsia="zh-TW"/>
        </w:rPr>
        <w:t>本杰明：你是我们家人，更是我跟大哥唯一的妹妹，给你过生日不是应该的吗？这算什么奖励。</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You're our family, and the only little sister of us.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supposed to celebrate your birthday. How is that a gift?</w:t>
      </w:r>
    </w:p>
    <w:p>
      <w:pPr>
        <w:pStyle w:val="Normal.0"/>
        <w:jc w:val="left"/>
        <w:rPr>
          <w:lang w:val="zh-TW" w:eastAsia="zh-TW"/>
        </w:rPr>
      </w:pPr>
      <w:r>
        <w:rPr>
          <w:rtl w:val="0"/>
          <w:lang w:val="zh-TW" w:eastAsia="zh-TW"/>
        </w:rPr>
        <w:t>詹姆斯（低声）：家人？对了，奥利维亚怎么还没来？我给她打电话！</w:t>
      </w:r>
    </w:p>
    <w:p>
      <w:pPr>
        <w:pStyle w:val="Normal.0"/>
        <w:jc w:val="left"/>
      </w:pPr>
      <w:r>
        <w:rPr>
          <w:rFonts w:ascii="Times New Roman" w:hAnsi="Times New Roman"/>
          <w:outline w:val="0"/>
          <w:color w:val="ff0000"/>
          <w:u w:color="ff0000"/>
          <w:rtl w:val="0"/>
          <w:lang w:val="en-US"/>
          <w14:textFill>
            <w14:solidFill>
              <w14:srgbClr w14:val="FF0000"/>
            </w14:solidFill>
          </w14:textFill>
        </w:rPr>
        <w:t>JAMES: Family? Why isn't Olivia here yet? I'll call her.</w:t>
      </w:r>
    </w:p>
    <w:p>
      <w:pPr>
        <w:pStyle w:val="Normal.0"/>
      </w:pPr>
      <w:r>
        <w:rPr>
          <w:rtl w:val="0"/>
          <w:lang w:val="en-US"/>
        </w:rPr>
        <w:t>△</w:t>
      </w:r>
      <w:r>
        <w:rPr>
          <w:rtl w:val="0"/>
          <w:lang w:val="zh-TW" w:eastAsia="zh-TW"/>
        </w:rPr>
        <w:t>詹姆斯拿出手机打电话，很快皱眉。</w:t>
      </w:r>
    </w:p>
    <w:p>
      <w:pPr>
        <w:pStyle w:val="Normal.0"/>
        <w:jc w:val="left"/>
        <w:rPr>
          <w:lang w:val="zh-TW" w:eastAsia="zh-TW"/>
        </w:rPr>
      </w:pPr>
      <w:r>
        <w:rPr>
          <w:rtl w:val="0"/>
          <w:lang w:val="zh-TW" w:eastAsia="zh-TW"/>
        </w:rPr>
        <w:t>本杰明：怎么？</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What is it?</w:t>
      </w:r>
    </w:p>
    <w:p>
      <w:pPr>
        <w:pStyle w:val="Normal.0"/>
        <w:jc w:val="left"/>
        <w:rPr>
          <w:lang w:val="zh-TW" w:eastAsia="zh-TW"/>
        </w:rPr>
      </w:pPr>
      <w:r>
        <w:rPr>
          <w:rtl w:val="0"/>
          <w:lang w:val="zh-TW" w:eastAsia="zh-TW"/>
        </w:rPr>
        <w:t>詹姆斯：关机了！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Her phone is off.</w:t>
      </w:r>
    </w:p>
    <w:p>
      <w:pPr>
        <w:pStyle w:val="Normal.0"/>
        <w:jc w:val="left"/>
        <w:rPr>
          <w:lang w:val="zh-TW" w:eastAsia="zh-TW"/>
        </w:rPr>
      </w:pPr>
      <w:r>
        <w:rPr>
          <w:rtl w:val="0"/>
          <w:lang w:val="zh-TW" w:eastAsia="zh-TW"/>
        </w:rPr>
        <w:t>萨凡纳：姐姐不会生气了吧？因为我们没让她上车。</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Is Olivia mad because we didn't let her in the car?</w:t>
      </w:r>
    </w:p>
    <w:p>
      <w:pPr>
        <w:pStyle w:val="Normal.0"/>
        <w:jc w:val="left"/>
        <w:rPr>
          <w:lang w:val="zh-TW" w:eastAsia="zh-TW"/>
        </w:rPr>
      </w:pPr>
      <w:r>
        <w:rPr>
          <w:rtl w:val="0"/>
          <w:lang w:val="zh-TW" w:eastAsia="zh-TW"/>
        </w:rPr>
        <w:t>理查德（冷哼）：爱来不来，惯得她的臭脾气！</w:t>
      </w:r>
    </w:p>
    <w:p>
      <w:pPr>
        <w:pStyle w:val="Normal.0"/>
        <w:jc w:val="left"/>
      </w:pPr>
      <w:r>
        <w:rPr>
          <w:rFonts w:ascii="Times New Roman" w:hAnsi="Times New Roman"/>
          <w:outline w:val="0"/>
          <w:color w:val="ff0000"/>
          <w:u w:color="ff0000"/>
          <w:rtl w:val="0"/>
          <w:lang w:val="en-US"/>
          <w14:textFill>
            <w14:solidFill>
              <w14:srgbClr w14:val="FF0000"/>
            </w14:solidFill>
          </w14:textFill>
        </w:rPr>
        <w:t>RICHARD: If she wants to sulk, let her.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indulged her long enough.</w:t>
      </w:r>
    </w:p>
    <w:p>
      <w:pPr>
        <w:pStyle w:val="Normal.0"/>
        <w:jc w:val="left"/>
        <w:rPr>
          <w:lang w:val="zh-TW" w:eastAsia="zh-TW"/>
        </w:rPr>
      </w:pPr>
      <w:r>
        <w:rPr>
          <w:rtl w:val="0"/>
          <w:lang w:val="zh-TW" w:eastAsia="zh-TW"/>
        </w:rPr>
        <w:t>凯瑟琳：詹姆斯，你和本杰明还是去找一下吧，万一路上出了事。</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James, Benjamin, you should go look for her. What if something happened on the road?</w:t>
      </w:r>
    </w:p>
    <w:p>
      <w:pPr>
        <w:pStyle w:val="Normal.0"/>
      </w:pPr>
      <w:r>
        <w:rPr>
          <w:rtl w:val="0"/>
          <w:lang w:val="en-US"/>
        </w:rPr>
        <w:t>△</w:t>
      </w:r>
      <w:r>
        <w:rPr>
          <w:rtl w:val="0"/>
          <w:lang w:val="zh-TW" w:eastAsia="zh-TW"/>
        </w:rPr>
        <w:t>詹姆斯点头，和本杰明两人起身离开。</w:t>
      </w:r>
    </w:p>
    <w:p>
      <w:pPr>
        <w:pStyle w:val="Normal.0"/>
        <w:jc w:val="left"/>
        <w:rPr>
          <w:lang w:val="zh-TW" w:eastAsia="zh-TW"/>
        </w:rPr>
      </w:pPr>
      <w:r>
        <w:rPr>
          <w:rtl w:val="0"/>
          <w:lang w:val="zh-TW" w:eastAsia="zh-TW"/>
        </w:rPr>
        <w:t>萨凡纳（想阻拦）：大哥！二哥！</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James! Benjamin!</w:t>
      </w:r>
    </w:p>
    <w:p>
      <w:pPr>
        <w:pStyle w:val="Normal.0"/>
      </w:pPr>
      <w:r>
        <w:rPr>
          <w:rtl w:val="0"/>
          <w:lang w:val="en-US"/>
        </w:rPr>
        <w:t>△</w:t>
      </w:r>
      <w:r>
        <w:rPr>
          <w:rtl w:val="0"/>
          <w:lang w:val="zh-TW" w:eastAsia="zh-TW"/>
        </w:rPr>
        <w:t>但两人已经走出了房间。</w:t>
      </w:r>
    </w:p>
    <w:p>
      <w:pPr>
        <w:pStyle w:val="Normal.0"/>
      </w:pPr>
      <w:r>
        <w:rPr>
          <w:rtl w:val="0"/>
          <w:lang w:val="en-US"/>
        </w:rPr>
        <w:t>△</w:t>
      </w:r>
      <w:r>
        <w:rPr>
          <w:rtl w:val="0"/>
          <w:lang w:val="zh-TW" w:eastAsia="zh-TW"/>
        </w:rPr>
        <w:t>萨凡纳不满地坐回了座位上，刀叉扔到盘子里。</w:t>
      </w:r>
    </w:p>
    <w:p>
      <w:pPr>
        <w:pStyle w:val="Normal.0"/>
        <w:ind w:firstLine="0"/>
      </w:pPr>
    </w:p>
    <w:p>
      <w:pPr>
        <w:pStyle w:val="Normal.0"/>
        <w:ind w:firstLine="0"/>
        <w:rPr>
          <w:lang w:val="zh-TW" w:eastAsia="zh-TW"/>
        </w:rPr>
      </w:pPr>
    </w:p>
    <w:p>
      <w:pPr>
        <w:pStyle w:val="Normal.0"/>
        <w:ind w:firstLine="630"/>
      </w:pPr>
      <w:r>
        <w:rPr>
          <w:rFonts w:ascii="Calibri" w:hAnsi="Calibri"/>
          <w:rtl w:val="0"/>
          <w:lang w:val="en-US"/>
        </w:rPr>
        <w:t xml:space="preserve">5-2 </w:t>
      </w:r>
      <w:r>
        <w:rPr>
          <w:rtl w:val="0"/>
          <w:lang w:val="zh-TW" w:eastAsia="zh-TW"/>
        </w:rPr>
        <w:t>日外</w:t>
      </w:r>
      <w:r>
        <w:rPr>
          <w:rFonts w:ascii="Calibri" w:hAnsi="Calibri"/>
          <w:rtl w:val="0"/>
          <w:lang w:val="zh-TW" w:eastAsia="zh-TW"/>
        </w:rPr>
        <w:t xml:space="preserve"> </w:t>
      </w:r>
      <w:r>
        <w:rPr>
          <w:rtl w:val="0"/>
          <w:lang w:val="zh-TW" w:eastAsia="zh-TW"/>
        </w:rPr>
        <w:t>路边小吃摊</w:t>
      </w:r>
    </w:p>
    <w:p>
      <w:pPr>
        <w:pStyle w:val="Normal.0"/>
      </w:pPr>
      <w:r>
        <w:rPr>
          <w:rtl w:val="0"/>
          <w:lang w:val="zh-TW" w:eastAsia="zh-TW"/>
        </w:rPr>
        <w:t>人物：奥利维亚、内森</w:t>
      </w:r>
      <w:r>
        <w:rPr>
          <w:rFonts w:ascii="Calibri" w:hAnsi="Calibri" w:hint="default"/>
          <w:rtl w:val="0"/>
          <w:lang w:val="en-US"/>
        </w:rPr>
        <w:t>·</w:t>
      </w:r>
      <w:r>
        <w:rPr>
          <w:rtl w:val="0"/>
          <w:lang w:val="zh-TW" w:eastAsia="zh-TW"/>
        </w:rPr>
        <w:t>罗斯、索菲</w:t>
      </w:r>
      <w:r>
        <w:rPr>
          <w:rFonts w:ascii="Calibri" w:hAnsi="Calibri" w:hint="default"/>
          <w:rtl w:val="0"/>
          <w:lang w:val="en-US"/>
        </w:rPr>
        <w:t>·</w:t>
      </w:r>
      <w:r>
        <w:rPr>
          <w:rtl w:val="0"/>
          <w:lang w:val="zh-TW" w:eastAsia="zh-TW"/>
        </w:rPr>
        <w:t>弗洛雷斯、詹姆斯、本杰明</w:t>
      </w:r>
    </w:p>
    <w:p>
      <w:pPr>
        <w:pStyle w:val="Normal.0"/>
      </w:pPr>
      <w:r>
        <w:rPr>
          <w:rtl w:val="0"/>
          <w:lang w:val="en-US"/>
        </w:rPr>
        <w:t>△</w:t>
      </w:r>
      <w:r>
        <w:rPr>
          <w:rtl w:val="0"/>
          <w:lang w:val="zh-TW" w:eastAsia="zh-TW"/>
        </w:rPr>
        <w:t>内森、索菲、奥利维亚三人坐在小吃摊前。</w:t>
      </w:r>
    </w:p>
    <w:p>
      <w:pPr>
        <w:pStyle w:val="Normal.0"/>
      </w:pPr>
      <w:r>
        <w:rPr>
          <w:rtl w:val="0"/>
          <w:lang w:val="en-US"/>
        </w:rPr>
        <w:t>△</w:t>
      </w:r>
      <w:r>
        <w:rPr>
          <w:rtl w:val="0"/>
          <w:lang w:val="zh-TW" w:eastAsia="zh-TW"/>
        </w:rPr>
        <w:t>内森笑着举杯。</w:t>
      </w:r>
    </w:p>
    <w:p>
      <w:pPr>
        <w:pStyle w:val="Normal.0"/>
        <w:jc w:val="left"/>
      </w:pPr>
      <w:r>
        <w:rPr>
          <w:rtl w:val="0"/>
          <w:lang w:val="zh-TW" w:eastAsia="zh-TW"/>
        </w:rPr>
        <w:t>内森</w:t>
      </w:r>
      <w:r>
        <w:rPr>
          <w:rFonts w:ascii="Calibri" w:hAnsi="Calibri" w:hint="default"/>
          <w:rtl w:val="0"/>
          <w:lang w:val="en-US"/>
        </w:rPr>
        <w:t>·</w:t>
      </w:r>
      <w:r>
        <w:rPr>
          <w:rtl w:val="0"/>
          <w:lang w:val="zh-TW" w:eastAsia="zh-TW"/>
        </w:rPr>
        <w:t>罗斯：来，庆祝老友重逢，我们一起干了这杯！</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NATHAN ROSE: Come on. To old friends reunited. Cheers! </w:t>
      </w:r>
    </w:p>
    <w:p>
      <w:pPr>
        <w:pStyle w:val="Normal.0"/>
        <w:jc w:val="left"/>
      </w:pPr>
      <w:r>
        <w:rPr>
          <w:rtl w:val="0"/>
          <w:lang w:val="zh-TW" w:eastAsia="zh-TW"/>
        </w:rPr>
        <w:t>索菲</w:t>
      </w:r>
      <w:r>
        <w:rPr>
          <w:rFonts w:ascii="Calibri" w:hAnsi="Calibri" w:hint="default"/>
          <w:rtl w:val="0"/>
          <w:lang w:val="en-US"/>
        </w:rPr>
        <w:t>·</w:t>
      </w:r>
      <w:r>
        <w:rPr>
          <w:rtl w:val="0"/>
          <w:lang w:val="zh-TW" w:eastAsia="zh-TW"/>
        </w:rPr>
        <w:t>弗洛雷斯（瞪向他）：干什么，你忘了奥利维亚酒精过敏，不能喝酒。</w:t>
      </w:r>
    </w:p>
    <w:p>
      <w:pPr>
        <w:pStyle w:val="Normal.0"/>
        <w:jc w:val="left"/>
      </w:pPr>
      <w:r>
        <w:rPr>
          <w:rFonts w:ascii="Times New Roman" w:hAnsi="Times New Roman"/>
          <w:outline w:val="0"/>
          <w:color w:val="ff0000"/>
          <w:u w:color="ff0000"/>
          <w:rtl w:val="0"/>
          <w:lang w:val="en-US"/>
          <w14:textFill>
            <w14:solidFill>
              <w14:srgbClr w14:val="FF0000"/>
            </w14:solidFill>
          </w14:textFill>
        </w:rPr>
        <w:t>SOPHIE FLORES: What are you doing? Did you forget Olivia is allergic to alcohol?</w:t>
      </w:r>
    </w:p>
    <w:p>
      <w:pPr>
        <w:pStyle w:val="Normal.0"/>
        <w:jc w:val="left"/>
        <w:rPr>
          <w:lang w:val="zh-TW" w:eastAsia="zh-TW"/>
        </w:rPr>
      </w:pPr>
      <w:r>
        <w:rPr>
          <w:rtl w:val="0"/>
          <w:lang w:val="zh-TW" w:eastAsia="zh-TW"/>
        </w:rPr>
        <w:t>内森（抱歉）：哦哦，对对对。奥利维亚，对不住了，我一时忘了，我自罚一杯。</w:t>
      </w:r>
    </w:p>
    <w:p>
      <w:pPr>
        <w:pStyle w:val="Normal.0"/>
        <w:jc w:val="left"/>
      </w:pPr>
      <w:r>
        <w:rPr>
          <w:rFonts w:ascii="Times New Roman" w:hAnsi="Times New Roman"/>
          <w:outline w:val="0"/>
          <w:color w:val="ff0000"/>
          <w:u w:color="ff0000"/>
          <w:rtl w:val="0"/>
          <w:lang w:val="en-US"/>
          <w14:textFill>
            <w14:solidFill>
              <w14:srgbClr w14:val="FF0000"/>
            </w14:solidFill>
          </w14:textFill>
        </w:rPr>
        <w:t>NATHAN: Right. Olivia, sorry. I forgot for a second. This one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on me.</w:t>
      </w:r>
    </w:p>
    <w:p>
      <w:pPr>
        <w:pStyle w:val="Normal.0"/>
      </w:pPr>
      <w:r>
        <w:rPr>
          <w:rtl w:val="0"/>
          <w:lang w:val="en-US"/>
        </w:rPr>
        <w:t>△</w:t>
      </w:r>
      <w:r>
        <w:rPr>
          <w:rtl w:val="0"/>
          <w:lang w:val="zh-TW" w:eastAsia="zh-TW"/>
        </w:rPr>
        <w:t>内森一饮而尽。</w:t>
      </w:r>
    </w:p>
    <w:p>
      <w:pPr>
        <w:pStyle w:val="Normal.0"/>
        <w:jc w:val="left"/>
        <w:rPr>
          <w:lang w:val="zh-TW" w:eastAsia="zh-TW"/>
        </w:rPr>
      </w:pPr>
      <w:r>
        <w:rPr>
          <w:rtl w:val="0"/>
          <w:lang w:val="zh-TW" w:eastAsia="zh-TW"/>
        </w:rPr>
        <w:t>奥利维亚（笑着端起一杯果汁）：没事儿，我以果汁代酒就好。</w:t>
      </w:r>
    </w:p>
    <w:p>
      <w:pPr>
        <w:pStyle w:val="Normal.0"/>
        <w:jc w:val="left"/>
      </w:pPr>
      <w:r>
        <w:rPr>
          <w:rFonts w:ascii="Times New Roman" w:hAnsi="Times New Roman"/>
          <w:outline w:val="0"/>
          <w:color w:val="ff0000"/>
          <w:u w:color="ff0000"/>
          <w:rtl w:val="0"/>
          <w:lang w:val="en-US"/>
          <w14:textFill>
            <w14:solidFill>
              <w14:srgbClr w14:val="FF0000"/>
            </w14:solidFill>
          </w14:textFill>
        </w:rPr>
        <w:t>OLIVIA: It's fine. I'll toast with juice.</w:t>
      </w:r>
    </w:p>
    <w:p>
      <w:pPr>
        <w:pStyle w:val="Normal.0"/>
      </w:pPr>
      <w:r>
        <w:rPr>
          <w:rtl w:val="0"/>
          <w:lang w:val="en-US"/>
        </w:rPr>
        <w:t>△</w:t>
      </w:r>
      <w:r>
        <w:rPr>
          <w:rtl w:val="0"/>
          <w:lang w:val="zh-TW" w:eastAsia="zh-TW"/>
        </w:rPr>
        <w:t>三人一块碰了一杯。</w:t>
      </w:r>
    </w:p>
    <w:p>
      <w:pPr>
        <w:pStyle w:val="Normal.0"/>
        <w:jc w:val="left"/>
        <w:rPr>
          <w:lang w:val="zh-TW" w:eastAsia="zh-TW"/>
        </w:rPr>
      </w:pPr>
      <w:r>
        <w:rPr>
          <w:rtl w:val="0"/>
          <w:lang w:val="zh-TW" w:eastAsia="zh-TW"/>
        </w:rPr>
        <w:t>索菲（放下酒杯，看向奥利维亚）：奥利维亚，这些年，你在贝内特家过得怎么样？</w:t>
      </w:r>
    </w:p>
    <w:p>
      <w:pPr>
        <w:pStyle w:val="Normal.0"/>
        <w:jc w:val="left"/>
      </w:pPr>
      <w:r>
        <w:rPr>
          <w:rFonts w:ascii="Times New Roman" w:hAnsi="Times New Roman"/>
          <w:outline w:val="0"/>
          <w:color w:val="ff0000"/>
          <w:u w:color="ff0000"/>
          <w:rtl w:val="0"/>
          <w:lang w:val="en-US"/>
          <w14:textFill>
            <w14:solidFill>
              <w14:srgbClr w14:val="FF0000"/>
            </w14:solidFill>
          </w14:textFill>
        </w:rPr>
        <w:t>SOPHIE: Olivia, how</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your life in the Bennetts all these years?</w:t>
      </w:r>
    </w:p>
    <w:p>
      <w:pPr>
        <w:pStyle w:val="Normal.0"/>
        <w:jc w:val="left"/>
        <w:rPr>
          <w:lang w:val="zh-TW" w:eastAsia="zh-TW"/>
        </w:rPr>
      </w:pPr>
      <w:r>
        <w:rPr>
          <w:rtl w:val="0"/>
          <w:lang w:val="zh-TW" w:eastAsia="zh-TW"/>
        </w:rPr>
        <w:t>内森：是啊，自从当年你被接回贝内特家后，我们约了好几次都没把你约出来。他们说，你成豪门大小姐了，看不上我们这些泥腿子了，把我们都忘了。</w:t>
      </w:r>
    </w:p>
    <w:p>
      <w:pPr>
        <w:pStyle w:val="Normal.0"/>
        <w:jc w:val="left"/>
      </w:pPr>
      <w:r>
        <w:rPr>
          <w:rFonts w:ascii="Times New Roman" w:hAnsi="Times New Roman"/>
          <w:outline w:val="0"/>
          <w:color w:val="ff0000"/>
          <w:u w:color="ff0000"/>
          <w:rtl w:val="0"/>
          <w:lang w:val="en-US"/>
          <w14:textFill>
            <w14:solidFill>
              <w14:srgbClr w14:val="FF0000"/>
            </w14:solidFill>
          </w14:textFill>
        </w:rPr>
        <w:t>NATHAN: Yeah. Ever since they took you back, we tried to hang out so many times, but you never showed.They said you became some rich princess and forgot poor friends like us.</w:t>
      </w:r>
    </w:p>
    <w:p>
      <w:pPr>
        <w:pStyle w:val="Normal.0"/>
        <w:jc w:val="left"/>
        <w:rPr>
          <w:lang w:val="zh-TW" w:eastAsia="zh-TW"/>
        </w:rPr>
      </w:pPr>
      <w:r>
        <w:rPr>
          <w:rtl w:val="0"/>
          <w:lang w:val="zh-TW" w:eastAsia="zh-TW"/>
        </w:rPr>
        <w:t>奥利维亚：不会的，你们是我最好的朋友，我不会忘记你们的。</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You're my best friends. I would never forget you.</w:t>
      </w:r>
    </w:p>
    <w:p>
      <w:pPr>
        <w:pStyle w:val="Normal.0"/>
        <w:jc w:val="left"/>
        <w:rPr>
          <w:lang w:val="zh-TW" w:eastAsia="zh-TW"/>
        </w:rPr>
      </w:pPr>
      <w:r>
        <w:rPr>
          <w:rtl w:val="0"/>
          <w:lang w:val="zh-TW" w:eastAsia="zh-TW"/>
        </w:rPr>
        <w:t>索菲（脸贴到奥利维亚肩膀，亲近道）：我就知道，奥利维亚肯定不是这种人。</w:t>
      </w:r>
    </w:p>
    <w:p>
      <w:pPr>
        <w:pStyle w:val="Normal.0"/>
        <w:jc w:val="left"/>
      </w:pPr>
      <w:r>
        <w:rPr>
          <w:rFonts w:ascii="Times New Roman" w:hAnsi="Times New Roman"/>
          <w:outline w:val="0"/>
          <w:color w:val="ff0000"/>
          <w:u w:color="ff0000"/>
          <w:rtl w:val="0"/>
          <w:lang w:val="en-US"/>
          <w14:textFill>
            <w14:solidFill>
              <w14:srgbClr w14:val="FF0000"/>
            </w14:solidFill>
          </w14:textFill>
        </w:rPr>
        <w:t>SOPHIE: I knew it. Olivia would never be that kind of person.</w:t>
      </w:r>
    </w:p>
    <w:p>
      <w:pPr>
        <w:pStyle w:val="Normal.0"/>
        <w:jc w:val="left"/>
        <w:rPr>
          <w:lang w:val="zh-TW" w:eastAsia="zh-TW"/>
        </w:rPr>
      </w:pPr>
      <w:r>
        <w:rPr>
          <w:rtl w:val="0"/>
          <w:lang w:val="zh-TW" w:eastAsia="zh-TW"/>
        </w:rPr>
        <w:t>内森：对了奥利维亚，送你的生日礼物。</w:t>
      </w:r>
    </w:p>
    <w:p>
      <w:pPr>
        <w:pStyle w:val="Normal.0"/>
        <w:jc w:val="left"/>
      </w:pPr>
      <w:r>
        <w:rPr>
          <w:rFonts w:ascii="Times New Roman" w:hAnsi="Times New Roman"/>
          <w:outline w:val="0"/>
          <w:color w:val="ff0000"/>
          <w:u w:color="ff0000"/>
          <w:rtl w:val="0"/>
          <w:lang w:val="en-US"/>
          <w14:textFill>
            <w14:solidFill>
              <w14:srgbClr w14:val="FF0000"/>
            </w14:solidFill>
          </w14:textFill>
        </w:rPr>
        <w:t>NATHAN: Olivia, this is your birthday gift.</w:t>
      </w:r>
    </w:p>
    <w:p>
      <w:pPr>
        <w:pStyle w:val="Normal.0"/>
      </w:pPr>
      <w:r>
        <w:rPr>
          <w:rtl w:val="0"/>
          <w:lang w:val="en-US"/>
        </w:rPr>
        <w:t>△</w:t>
      </w:r>
      <w:r>
        <w:rPr>
          <w:rtl w:val="0"/>
          <w:lang w:val="zh-TW" w:eastAsia="zh-TW"/>
        </w:rPr>
        <w:t>内森拿出一个礼盒，递给奥利维亚。</w:t>
      </w:r>
    </w:p>
    <w:p>
      <w:pPr>
        <w:pStyle w:val="Normal.0"/>
        <w:jc w:val="left"/>
        <w:rPr>
          <w:lang w:val="zh-TW" w:eastAsia="zh-TW"/>
        </w:rPr>
      </w:pPr>
      <w:r>
        <w:rPr>
          <w:rtl w:val="0"/>
          <w:lang w:val="zh-TW" w:eastAsia="zh-TW"/>
        </w:rPr>
        <w:t>索菲：还有我的。</w:t>
      </w:r>
    </w:p>
    <w:p>
      <w:pPr>
        <w:pStyle w:val="Normal.0"/>
        <w:jc w:val="left"/>
      </w:pPr>
      <w:r>
        <w:rPr>
          <w:rFonts w:ascii="Times New Roman" w:hAnsi="Times New Roman"/>
          <w:outline w:val="0"/>
          <w:color w:val="ff0000"/>
          <w:u w:color="ff0000"/>
          <w:rtl w:val="0"/>
          <w:lang w:val="en-US"/>
          <w14:textFill>
            <w14:solidFill>
              <w14:srgbClr w14:val="FF0000"/>
            </w14:solidFill>
          </w14:textFill>
        </w:rPr>
        <w:t>SOPHIE: And this too.</w:t>
      </w:r>
    </w:p>
    <w:p>
      <w:pPr>
        <w:pStyle w:val="Normal.0"/>
      </w:pPr>
      <w:r>
        <w:rPr>
          <w:rtl w:val="0"/>
          <w:lang w:val="en-US"/>
        </w:rPr>
        <w:t>△</w:t>
      </w:r>
      <w:r>
        <w:rPr>
          <w:rtl w:val="0"/>
          <w:lang w:val="zh-TW" w:eastAsia="zh-TW"/>
        </w:rPr>
        <w:t>索菲也赶紧拿出一个礼盒，放到奥利维亚面前。</w:t>
      </w:r>
    </w:p>
    <w:p>
      <w:pPr>
        <w:pStyle w:val="Normal.0"/>
      </w:pPr>
      <w:r>
        <w:rPr>
          <w:rtl w:val="0"/>
          <w:lang w:val="en-US"/>
        </w:rPr>
        <w:t>△</w:t>
      </w:r>
      <w:r>
        <w:rPr>
          <w:rtl w:val="0"/>
          <w:lang w:val="zh-TW" w:eastAsia="zh-TW"/>
        </w:rPr>
        <w:t>奥利维亚顿时愣住，疑惑地看向两人。</w:t>
      </w:r>
    </w:p>
    <w:p>
      <w:pPr>
        <w:pStyle w:val="Normal.0"/>
        <w:jc w:val="left"/>
        <w:rPr>
          <w:lang w:val="zh-TW" w:eastAsia="zh-TW"/>
        </w:rPr>
      </w:pPr>
      <w:r>
        <w:rPr>
          <w:rtl w:val="0"/>
          <w:lang w:val="zh-TW" w:eastAsia="zh-TW"/>
        </w:rPr>
        <w:t>索菲（笑着）：你忘了，今天不是你生日吗？</w:t>
      </w:r>
    </w:p>
    <w:p>
      <w:pPr>
        <w:pStyle w:val="Normal.0"/>
        <w:jc w:val="left"/>
      </w:pPr>
      <w:r>
        <w:rPr>
          <w:rFonts w:ascii="Times New Roman" w:hAnsi="Times New Roman"/>
          <w:outline w:val="0"/>
          <w:color w:val="ff0000"/>
          <w:u w:color="ff0000"/>
          <w:rtl w:val="0"/>
          <w:lang w:val="en-US"/>
          <w14:textFill>
            <w14:solidFill>
              <w14:srgbClr w14:val="FF0000"/>
            </w14:solidFill>
          </w14:textFill>
        </w:rPr>
        <w:t>SOPHIE: Did you forget? Isn't today your birthday?</w:t>
      </w:r>
    </w:p>
    <w:p>
      <w:pPr>
        <w:pStyle w:val="Normal.0"/>
        <w:jc w:val="left"/>
        <w:rPr>
          <w:lang w:val="zh-TW" w:eastAsia="zh-TW"/>
        </w:rPr>
      </w:pPr>
      <w:r>
        <w:rPr>
          <w:rtl w:val="0"/>
          <w:lang w:val="zh-TW" w:eastAsia="zh-TW"/>
        </w:rPr>
        <w:t>奥利维亚（感动，红了眼，声音颤抖）：谢谢。没想到，这么多年了，你们还记得。</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Thank you. I didn't expect you to remember after all these years.</w:t>
      </w:r>
    </w:p>
    <w:p>
      <w:pPr>
        <w:pStyle w:val="Normal.0"/>
        <w:jc w:val="left"/>
        <w:rPr>
          <w:lang w:val="zh-TW" w:eastAsia="zh-TW"/>
        </w:rPr>
      </w:pPr>
      <w:r>
        <w:rPr>
          <w:rtl w:val="0"/>
          <w:lang w:val="zh-TW" w:eastAsia="zh-TW"/>
        </w:rPr>
        <w:t>内森：那肯定，我们小时候发过誓，可是要做一辈子好朋友的。</w:t>
      </w:r>
    </w:p>
    <w:p>
      <w:pPr>
        <w:pStyle w:val="Normal.0"/>
        <w:jc w:val="left"/>
      </w:pPr>
      <w:r>
        <w:rPr>
          <w:rFonts w:ascii="Times New Roman" w:hAnsi="Times New Roman"/>
          <w:outline w:val="0"/>
          <w:color w:val="ff0000"/>
          <w:u w:color="ff0000"/>
          <w:rtl w:val="0"/>
          <w:lang w:val="en-US"/>
          <w14:textFill>
            <w14:solidFill>
              <w14:srgbClr w14:val="FF0000"/>
            </w14:solidFill>
          </w14:textFill>
        </w:rPr>
        <w:t>NATHAN: Of course. We swore we'd be friends for life when we were kids.</w:t>
      </w:r>
    </w:p>
    <w:p>
      <w:pPr>
        <w:pStyle w:val="Normal.0"/>
      </w:pPr>
      <w:r>
        <w:rPr>
          <w:rtl w:val="0"/>
          <w:lang w:val="en-US"/>
        </w:rPr>
        <w:t>△</w:t>
      </w:r>
      <w:r>
        <w:rPr>
          <w:rtl w:val="0"/>
          <w:lang w:val="zh-TW" w:eastAsia="zh-TW"/>
        </w:rPr>
        <w:t>奥利维亚满眼泪水，看着两个朋友。</w:t>
      </w:r>
    </w:p>
    <w:p>
      <w:pPr>
        <w:pStyle w:val="Normal.0"/>
        <w:jc w:val="left"/>
      </w:pPr>
      <w:r>
        <w:rPr>
          <w:rtl w:val="0"/>
          <w:lang w:val="zh-TW" w:eastAsia="zh-TW"/>
        </w:rPr>
        <w:t>奥利维亚（</w:t>
      </w:r>
      <w:r>
        <w:rPr>
          <w:rFonts w:ascii="Calibri" w:hAnsi="Calibri"/>
          <w:rtl w:val="0"/>
          <w:lang w:val="en-US"/>
        </w:rPr>
        <w:t>OS</w:t>
      </w:r>
      <w:r>
        <w:rPr>
          <w:rtl w:val="0"/>
          <w:lang w:val="zh-TW" w:eastAsia="zh-TW"/>
        </w:rPr>
        <w:t>）：从福利院回来后，家人们嫌弃他们出身贫寒，不让我跟他们接近。所以回家这些年，我刻意跟他们断了联系。没想到，到头来真正关心自己的，还是这些年少时候的朋友。</w:t>
      </w:r>
    </w:p>
    <w:p>
      <w:pPr>
        <w:pStyle w:val="Normal.0"/>
        <w:jc w:val="left"/>
      </w:pPr>
      <w:r>
        <w:rPr>
          <w:rFonts w:ascii="Times New Roman" w:hAnsi="Times New Roman"/>
          <w:outline w:val="0"/>
          <w:color w:val="ff0000"/>
          <w:u w:color="ff0000"/>
          <w:rtl w:val="0"/>
          <w:lang w:val="en-US"/>
          <w14:textFill>
            <w14:solidFill>
              <w14:srgbClr w14:val="FF0000"/>
            </w14:solidFill>
          </w14:textFill>
        </w:rPr>
        <w:t>OL</w:t>
      </w:r>
      <w:r>
        <w:rPr>
          <w:rFonts w:ascii="Times New Roman" w:hAnsi="Times New Roman"/>
          <w:outline w:val="0"/>
          <w:color w:val="ff2600"/>
          <w:u w:color="ff0000"/>
          <w:rtl w:val="0"/>
          <w:lang w:val="en-US"/>
          <w14:textFill>
            <w14:solidFill>
              <w14:srgbClr w14:val="FF2600"/>
            </w14:solidFill>
          </w14:textFill>
        </w:rPr>
        <w:t>IVIA</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xml:space="preserve">: After </w:t>
      </w:r>
      <w:r>
        <w:rPr>
          <w:rFonts w:ascii="Times New Roman" w:hAnsi="Times New Roman"/>
          <w:outline w:val="0"/>
          <w:color w:val="ff0000"/>
          <w:u w:color="ff0000"/>
          <w:rtl w:val="0"/>
          <w:lang w:val="en-US"/>
          <w14:textFill>
            <w14:solidFill>
              <w14:srgbClr w14:val="FF0000"/>
            </w14:solidFill>
          </w14:textFill>
        </w:rPr>
        <w:t>I returned from the orphanage, my family looked down on them and kept me away. So I cut them off on purpose. In the end, the only people who truly cared were my childhood friends.</w:t>
      </w:r>
    </w:p>
    <w:p>
      <w:pPr>
        <w:pStyle w:val="Normal.0"/>
      </w:pPr>
      <w:r>
        <w:rPr>
          <w:rtl w:val="0"/>
          <w:lang w:val="en-US"/>
        </w:rPr>
        <w:t>△</w:t>
      </w:r>
      <w:r>
        <w:rPr>
          <w:rtl w:val="0"/>
          <w:lang w:val="zh-TW" w:eastAsia="zh-TW"/>
        </w:rPr>
        <w:t>奥利维亚已经平静下来。</w:t>
      </w:r>
    </w:p>
    <w:p>
      <w:pPr>
        <w:pStyle w:val="Normal.0"/>
        <w:jc w:val="left"/>
        <w:rPr>
          <w:lang w:val="zh-TW" w:eastAsia="zh-TW"/>
        </w:rPr>
      </w:pPr>
      <w:r>
        <w:rPr>
          <w:rtl w:val="0"/>
          <w:lang w:val="zh-TW" w:eastAsia="zh-TW"/>
        </w:rPr>
        <w:t>奥利维亚（看向内森）：内森，我听索菲说你在唐人街跟老先生学中医理疗，还卖专业的跌打药膏，可以给我一些吗？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Nathan, Sophie said you learned Chinese therapeutic massage in Chinatown and sell professional injury ointment. Can I have some?</w:t>
      </w:r>
    </w:p>
    <w:p>
      <w:pPr>
        <w:pStyle w:val="Normal.0"/>
        <w:jc w:val="left"/>
        <w:rPr>
          <w:lang w:val="zh-TW" w:eastAsia="zh-TW"/>
        </w:rPr>
      </w:pPr>
      <w:r>
        <w:rPr>
          <w:rtl w:val="0"/>
          <w:lang w:val="zh-TW" w:eastAsia="zh-TW"/>
        </w:rPr>
        <w:t>内森（夹菜的筷子当即停住，担心看向奥利维亚）：怎么，你受伤了？</w:t>
      </w:r>
    </w:p>
    <w:p>
      <w:pPr>
        <w:pStyle w:val="Normal.0"/>
        <w:jc w:val="left"/>
      </w:pPr>
      <w:r>
        <w:rPr>
          <w:rFonts w:ascii="Times New Roman" w:hAnsi="Times New Roman"/>
          <w:outline w:val="0"/>
          <w:color w:val="ff0000"/>
          <w:u w:color="ff0000"/>
          <w:rtl w:val="0"/>
          <w:lang w:val="en-US"/>
          <w14:textFill>
            <w14:solidFill>
              <w14:srgbClr w14:val="FF0000"/>
            </w14:solidFill>
          </w14:textFill>
        </w:rPr>
        <w:t>NATHAN: Why? Are you hurt?</w:t>
      </w:r>
    </w:p>
    <w:p>
      <w:pPr>
        <w:pStyle w:val="Normal.0"/>
        <w:jc w:val="left"/>
      </w:pPr>
      <w:r>
        <w:rPr>
          <w:rtl w:val="0"/>
          <w:lang w:val="zh-TW" w:eastAsia="zh-TW"/>
        </w:rPr>
        <w:t>奥利维亚：不是我，是我二哥。他是职业</w:t>
      </w:r>
      <w:r>
        <w:rPr>
          <w:rFonts w:ascii="Calibri" w:hAnsi="Calibri"/>
          <w:rtl w:val="0"/>
          <w:lang w:val="en-US"/>
        </w:rPr>
        <w:t>UFC</w:t>
      </w:r>
      <w:r>
        <w:rPr>
          <w:rtl w:val="0"/>
          <w:lang w:val="zh-TW" w:eastAsia="zh-TW"/>
        </w:rPr>
        <w:t>选手，参加比赛经常受伤，所以我想给他准备一些。</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Not me. My second brother. He's a professional UFC fighter and gets hurt often, so I wanted to prepare some for him.</w:t>
      </w:r>
    </w:p>
    <w:p>
      <w:pPr>
        <w:pStyle w:val="Normal.0"/>
        <w:jc w:val="left"/>
        <w:rPr>
          <w:lang w:val="zh-TW" w:eastAsia="zh-TW"/>
        </w:rPr>
      </w:pPr>
      <w:r>
        <w:rPr>
          <w:rtl w:val="0"/>
          <w:lang w:val="zh-TW" w:eastAsia="zh-TW"/>
        </w:rPr>
        <w:t>索菲（羡慕）：奥利维亚，你们兄妹感情可真好。我也想要个哥哥。</w:t>
      </w:r>
    </w:p>
    <w:p>
      <w:pPr>
        <w:pStyle w:val="Normal.0"/>
        <w:jc w:val="left"/>
      </w:pPr>
      <w:r>
        <w:rPr>
          <w:rFonts w:ascii="Times New Roman" w:hAnsi="Times New Roman"/>
          <w:outline w:val="0"/>
          <w:color w:val="ff0000"/>
          <w:u w:color="ff0000"/>
          <w:rtl w:val="0"/>
          <w:lang w:val="en-US"/>
          <w14:textFill>
            <w14:solidFill>
              <w14:srgbClr w14:val="FF0000"/>
            </w14:solidFill>
          </w14:textFill>
        </w:rPr>
        <w:t>SOPHIE: Olivia, you and your brother are so close. I wish I had a brother too.</w:t>
      </w:r>
    </w:p>
    <w:p>
      <w:pPr>
        <w:pStyle w:val="Normal.0"/>
      </w:pPr>
      <w:r>
        <w:rPr>
          <w:rtl w:val="0"/>
          <w:lang w:val="en-US"/>
        </w:rPr>
        <w:t>△</w:t>
      </w:r>
      <w:r>
        <w:rPr>
          <w:rtl w:val="0"/>
          <w:lang w:val="zh-TW" w:eastAsia="zh-TW"/>
        </w:rPr>
        <w:t>突然，一辆车停在路边。</w:t>
      </w:r>
    </w:p>
    <w:p>
      <w:pPr>
        <w:pStyle w:val="Normal.0"/>
      </w:pPr>
      <w:r>
        <w:rPr>
          <w:rtl w:val="0"/>
          <w:lang w:val="en-US"/>
        </w:rPr>
        <w:t>△</w:t>
      </w:r>
      <w:r>
        <w:rPr>
          <w:rtl w:val="0"/>
          <w:lang w:val="zh-TW" w:eastAsia="zh-TW"/>
        </w:rPr>
        <w:t>车门打开，本杰明愤怒地走下车，直奔奥利维亚。</w:t>
      </w:r>
    </w:p>
    <w:p>
      <w:pPr>
        <w:pStyle w:val="Normal.0"/>
      </w:pPr>
      <w:r>
        <w:rPr>
          <w:rtl w:val="0"/>
          <w:lang w:val="en-US"/>
        </w:rPr>
        <w:t>△</w:t>
      </w:r>
      <w:r>
        <w:rPr>
          <w:rtl w:val="0"/>
          <w:lang w:val="zh-TW" w:eastAsia="zh-TW"/>
        </w:rPr>
        <w:t>奥利维亚看到后，惊惶起身。</w:t>
      </w:r>
    </w:p>
    <w:p>
      <w:pPr>
        <w:pStyle w:val="Normal.0"/>
        <w:jc w:val="left"/>
        <w:rPr>
          <w:lang w:val="zh-TW" w:eastAsia="zh-TW"/>
        </w:rPr>
      </w:pPr>
      <w:r>
        <w:rPr>
          <w:rtl w:val="0"/>
          <w:lang w:val="zh-TW" w:eastAsia="zh-TW"/>
        </w:rPr>
        <w:t>奥利维亚：二哥？</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Benjamin?</w:t>
      </w:r>
    </w:p>
    <w:p>
      <w:pPr>
        <w:pStyle w:val="Normal.0"/>
      </w:pPr>
      <w:r>
        <w:rPr>
          <w:rtl w:val="0"/>
          <w:lang w:val="en-US"/>
        </w:rPr>
        <w:t>△</w:t>
      </w:r>
      <w:r>
        <w:rPr>
          <w:rtl w:val="0"/>
          <w:lang w:val="zh-TW" w:eastAsia="zh-TW"/>
        </w:rPr>
        <w:t>本杰明上前抓住奥利维亚胳膊将她拽起来！</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贝内特（愤怒）：你果然跟这群狐朋狗友在一起！还来这种地方？之前爸妈给你的嘱咐，你都抛到脑后了？你是不是皮痒痒欠揍了？贝内特家的脸面早晚被你丢尽！</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BENNETT: So you really are with these lowlife friends. In a place like this? Did you forget everything Mom and Dad told you? Are you trying to get yourself beaten? One day you'll disgrace the Bennett name completely! </w:t>
      </w:r>
    </w:p>
    <w:p>
      <w:pPr>
        <w:pStyle w:val="Normal.0"/>
      </w:pPr>
      <w:r>
        <w:rPr>
          <w:rtl w:val="0"/>
          <w:lang w:val="en-US"/>
        </w:rPr>
        <w:t>△</w:t>
      </w:r>
      <w:r>
        <w:rPr>
          <w:rtl w:val="0"/>
          <w:lang w:val="zh-TW" w:eastAsia="zh-TW"/>
        </w:rPr>
        <w:t>胳膊被抓，奥利维亚目露痛苦</w:t>
      </w:r>
    </w:p>
    <w:p>
      <w:pPr>
        <w:pStyle w:val="Normal.0"/>
      </w:pPr>
      <w:r>
        <w:rPr>
          <w:rtl w:val="0"/>
          <w:lang w:val="zh-TW" w:eastAsia="zh-TW"/>
        </w:rPr>
        <w:t>字幕：距离哈灵顿家接亲，还有</w:t>
      </w:r>
      <w:r>
        <w:rPr>
          <w:rFonts w:ascii="Calibri" w:hAnsi="Calibri"/>
          <w:rtl w:val="0"/>
          <w:lang w:val="en-US"/>
        </w:rPr>
        <w:t>4</w:t>
      </w:r>
      <w:r>
        <w:rPr>
          <w:rtl w:val="0"/>
          <w:lang w:val="zh-TW" w:eastAsia="zh-TW"/>
        </w:rPr>
        <w:t>小时！</w:t>
      </w:r>
      <w:r>
        <w:rPr>
          <w:rFonts w:ascii="Calibri" w:hAnsi="Calibri"/>
          <w:outline w:val="0"/>
          <w:color w:val="ff2600"/>
          <w:u w:color="ff2600"/>
          <w:rtl w:val="0"/>
          <w:lang w:val="zh-TW" w:eastAsia="zh-TW"/>
          <w14:textFill>
            <w14:solidFill>
              <w14:srgbClr w14:val="FF2600"/>
            </w14:solidFill>
          </w14:textFill>
        </w:rPr>
        <w:t>4</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ind w:firstLine="840"/>
      </w:pPr>
    </w:p>
    <w:p>
      <w:pPr>
        <w:pStyle w:val="Normal.0"/>
        <w:ind w:firstLine="840"/>
      </w:pPr>
    </w:p>
    <w:p>
      <w:pPr>
        <w:pStyle w:val="Normal.0"/>
        <w:ind w:firstLine="840"/>
      </w:pPr>
    </w:p>
    <w:p>
      <w:pPr>
        <w:pStyle w:val="Normal.0"/>
        <w:ind w:firstLine="840"/>
        <w:jc w:val="left"/>
        <w:rPr>
          <w:lang w:val="zh-TW" w:eastAsia="zh-TW"/>
        </w:rPr>
      </w:pPr>
      <w:r>
        <w:rPr>
          <w:rtl w:val="0"/>
          <w:lang w:val="zh-TW" w:eastAsia="zh-TW"/>
        </w:rPr>
        <w:t>第六集</w:t>
      </w:r>
    </w:p>
    <w:p>
      <w:pPr>
        <w:pStyle w:val="Normal.0"/>
        <w:ind w:firstLine="840"/>
        <w:jc w:val="left"/>
      </w:pPr>
      <w:r>
        <w:rPr>
          <w:rFonts w:ascii="Calibri" w:hAnsi="Calibri"/>
          <w:rtl w:val="0"/>
          <w:lang w:val="en-US"/>
        </w:rPr>
        <w:t>6-1</w:t>
      </w:r>
      <w:r>
        <w:rPr>
          <w:rtl w:val="0"/>
          <w:lang w:val="zh-TW" w:eastAsia="zh-TW"/>
        </w:rPr>
        <w:t>日外</w:t>
      </w:r>
      <w:r>
        <w:rPr>
          <w:rFonts w:ascii="Calibri" w:hAnsi="Calibri"/>
          <w:rtl w:val="0"/>
          <w:lang w:val="zh-TW" w:eastAsia="zh-TW"/>
        </w:rPr>
        <w:t xml:space="preserve"> </w:t>
      </w:r>
      <w:r>
        <w:rPr>
          <w:rtl w:val="0"/>
          <w:lang w:val="zh-TW" w:eastAsia="zh-TW"/>
        </w:rPr>
        <w:t>路边小吃摊</w:t>
      </w:r>
    </w:p>
    <w:p>
      <w:pPr>
        <w:pStyle w:val="Normal.0"/>
        <w:ind w:firstLine="840"/>
        <w:jc w:val="left"/>
      </w:pPr>
      <w:r>
        <w:rPr>
          <w:rtl w:val="0"/>
          <w:lang w:val="zh-TW" w:eastAsia="zh-TW"/>
        </w:rPr>
        <w:t>人物：奥利维亚、内森</w:t>
      </w:r>
      <w:r>
        <w:rPr>
          <w:rFonts w:ascii="Calibri" w:hAnsi="Calibri" w:hint="default"/>
          <w:rtl w:val="0"/>
          <w:lang w:val="en-US"/>
        </w:rPr>
        <w:t>·</w:t>
      </w:r>
      <w:r>
        <w:rPr>
          <w:rtl w:val="0"/>
          <w:lang w:val="zh-TW" w:eastAsia="zh-TW"/>
        </w:rPr>
        <w:t>罗斯、索菲</w:t>
      </w:r>
      <w:r>
        <w:rPr>
          <w:rFonts w:ascii="Calibri" w:hAnsi="Calibri" w:hint="default"/>
          <w:rtl w:val="0"/>
          <w:lang w:val="en-US"/>
        </w:rPr>
        <w:t>·</w:t>
      </w:r>
      <w:r>
        <w:rPr>
          <w:rtl w:val="0"/>
          <w:lang w:val="zh-TW" w:eastAsia="zh-TW"/>
        </w:rPr>
        <w:t>弗洛雷斯、詹姆斯、本杰明</w:t>
      </w:r>
    </w:p>
    <w:p>
      <w:pPr>
        <w:pStyle w:val="Normal.0"/>
        <w:jc w:val="left"/>
        <w:rPr>
          <w:lang w:val="zh-TW" w:eastAsia="zh-TW"/>
        </w:rPr>
      </w:pPr>
      <w:r>
        <w:rPr>
          <w:rtl w:val="0"/>
          <w:lang w:val="zh-TW" w:eastAsia="zh-TW"/>
        </w:rPr>
        <w:t>詹姆斯（冷声）：给你打电话，为什么关机？你可知，我们为了找你，将小妹一人留在酒店，你却在这鬼混。</w:t>
      </w:r>
    </w:p>
    <w:p>
      <w:pPr>
        <w:pStyle w:val="Normal.0"/>
        <w:jc w:val="left"/>
      </w:pPr>
      <w:r>
        <w:rPr>
          <w:rFonts w:ascii="Times New Roman" w:hAnsi="Times New Roman"/>
          <w:outline w:val="0"/>
          <w:color w:val="ff0000"/>
          <w:u w:color="ff0000"/>
          <w:rtl w:val="0"/>
          <w:lang w:val="en-US"/>
          <w14:textFill>
            <w14:solidFill>
              <w14:srgbClr w14:val="FF0000"/>
            </w14:solidFill>
          </w14:textFill>
        </w:rPr>
        <w:t>JAMES: Why was your phone off when I called? Do you know we left Savannah alone at the hotel to look for you, while you were fooling around here?</w:t>
      </w:r>
    </w:p>
    <w:p>
      <w:pPr>
        <w:pStyle w:val="Normal.0"/>
        <w:jc w:val="left"/>
      </w:pPr>
      <w:r>
        <w:rPr>
          <w:rtl w:val="0"/>
          <w:lang w:val="zh-TW" w:eastAsia="zh-TW"/>
        </w:rPr>
        <w:t>奥利维亚（低头道歉，咬着唇，神情可怜）：大哥，二哥，对不起</w:t>
      </w:r>
      <w:r>
        <w:rPr>
          <w:rFonts w:ascii="Calibri" w:hAnsi="Calibri" w:hint="default"/>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Benjamin, I'm sorry.</w:t>
      </w:r>
    </w:p>
    <w:p>
      <w:pPr>
        <w:pStyle w:val="Normal.0"/>
        <w:jc w:val="left"/>
        <w:rPr>
          <w:lang w:val="zh-TW" w:eastAsia="zh-TW"/>
        </w:rPr>
      </w:pPr>
      <w:r>
        <w:rPr>
          <w:rtl w:val="0"/>
          <w:lang w:val="zh-TW" w:eastAsia="zh-TW"/>
        </w:rPr>
        <w:t>本杰明（怒声打断）：够了，知道我跟大哥心软，你一天天就知道扮可怜装柔弱。还不滚车上跟我们回去！</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Enough. You know James and I go soft on you, so every day you act pitiful and weak. Get in the car and come home! </w:t>
      </w:r>
    </w:p>
    <w:p>
      <w:pPr>
        <w:pStyle w:val="Normal.0"/>
      </w:pPr>
      <w:r>
        <w:rPr>
          <w:rtl w:val="0"/>
          <w:lang w:val="en-US"/>
        </w:rPr>
        <w:t>△</w:t>
      </w:r>
      <w:r>
        <w:rPr>
          <w:rtl w:val="0"/>
          <w:lang w:val="zh-TW" w:eastAsia="zh-TW"/>
        </w:rPr>
        <w:t>本杰明与詹姆斯兄弟两人转身就走。奥利维亚没有动，依旧站在原地。</w:t>
      </w:r>
    </w:p>
    <w:p>
      <w:pPr>
        <w:pStyle w:val="Normal.0"/>
        <w:jc w:val="left"/>
        <w:rPr>
          <w:lang w:val="zh-TW" w:eastAsia="zh-TW"/>
        </w:rPr>
      </w:pPr>
      <w:r>
        <w:rPr>
          <w:rtl w:val="0"/>
          <w:lang w:val="zh-TW" w:eastAsia="zh-TW"/>
        </w:rPr>
        <w:t>本杰明（回头瞪过去）：你怎么回事，我们亲自来接你，你还摆上谱了？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What's wrong with you? We came in person to pick you up, and now you're acting important?</w:t>
      </w:r>
    </w:p>
    <w:p>
      <w:pPr>
        <w:pStyle w:val="Normal.0"/>
        <w:jc w:val="left"/>
        <w:rPr>
          <w:lang w:val="zh-TW" w:eastAsia="zh-TW"/>
        </w:rPr>
      </w:pPr>
      <w:r>
        <w:rPr>
          <w:rtl w:val="0"/>
          <w:lang w:val="zh-TW" w:eastAsia="zh-TW"/>
        </w:rPr>
        <w:t>奥利维亚（低声）：二哥，我想留下，陪我的朋友吃完这顿饭。</w:t>
      </w:r>
    </w:p>
    <w:p>
      <w:pPr>
        <w:pStyle w:val="Normal.0"/>
        <w:jc w:val="left"/>
      </w:pPr>
      <w:r>
        <w:rPr>
          <w:rFonts w:ascii="Times New Roman" w:hAnsi="Times New Roman"/>
          <w:outline w:val="0"/>
          <w:color w:val="ff0000"/>
          <w:u w:color="ff0000"/>
          <w:rtl w:val="0"/>
          <w:lang w:val="en-US"/>
          <w14:textFill>
            <w14:solidFill>
              <w14:srgbClr w14:val="FF0000"/>
            </w14:solidFill>
          </w14:textFill>
        </w:rPr>
        <w:t>OLIVIA: Benjamin, I want to stay and finish this meal with my friends.</w:t>
      </w:r>
    </w:p>
    <w:p>
      <w:pPr>
        <w:pStyle w:val="Normal.0"/>
        <w:jc w:val="left"/>
        <w:rPr>
          <w:lang w:val="zh-TW" w:eastAsia="zh-TW"/>
        </w:rPr>
      </w:pPr>
      <w:r>
        <w:rPr>
          <w:rtl w:val="0"/>
          <w:lang w:val="zh-TW" w:eastAsia="zh-TW"/>
        </w:rPr>
        <w:t>本杰明（大怒）：我看你是想挨揍！</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Looks like you want a beating! </w:t>
      </w:r>
    </w:p>
    <w:p>
      <w:pPr>
        <w:pStyle w:val="Normal.0"/>
      </w:pPr>
      <w:r>
        <w:rPr>
          <w:rtl w:val="0"/>
          <w:lang w:val="en-US"/>
        </w:rPr>
        <w:t>△</w:t>
      </w:r>
      <w:r>
        <w:rPr>
          <w:rtl w:val="0"/>
          <w:lang w:val="zh-TW" w:eastAsia="zh-TW"/>
        </w:rPr>
        <w:t>本杰明挽起袖子就要动手，被詹姆斯拦住。</w:t>
      </w:r>
    </w:p>
    <w:p>
      <w:pPr>
        <w:pStyle w:val="Normal.0"/>
        <w:jc w:val="left"/>
        <w:rPr>
          <w:lang w:val="zh-TW" w:eastAsia="zh-TW"/>
        </w:rPr>
      </w:pPr>
      <w:r>
        <w:rPr>
          <w:rtl w:val="0"/>
          <w:lang w:val="zh-TW" w:eastAsia="zh-TW"/>
        </w:rPr>
        <w:t>詹姆斯（冷着脸）：怎么？因为刚才我没让你上车去酒店，所以故意使性子置气？我跟你二哥已经来接你了，你还想怎样？</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Because I didn't let you go with us earlier, you're throwing a temper? Benjamin and I came to get you. What more do you want?</w:t>
      </w:r>
    </w:p>
    <w:p>
      <w:pPr>
        <w:pStyle w:val="Normal.0"/>
        <w:jc w:val="left"/>
      </w:pPr>
      <w:r>
        <w:rPr>
          <w:rtl w:val="0"/>
          <w:lang w:val="zh-TW" w:eastAsia="zh-TW"/>
        </w:rPr>
        <w:t>奥利维亚（摇头，试着解释）：大哥，不是因为这个，只是</w:t>
      </w:r>
      <w:r>
        <w:rPr>
          <w:rFonts w:ascii="Calibri" w:hAnsi="Calibri" w:hint="default"/>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it's not because of that. It's just...</w:t>
      </w:r>
    </w:p>
    <w:p>
      <w:pPr>
        <w:pStyle w:val="Normal.0"/>
        <w:jc w:val="left"/>
        <w:rPr>
          <w:lang w:val="zh-TW" w:eastAsia="zh-TW"/>
        </w:rPr>
      </w:pPr>
      <w:r>
        <w:rPr>
          <w:rtl w:val="0"/>
          <w:lang w:val="zh-TW" w:eastAsia="zh-TW"/>
        </w:rPr>
        <w:t>本杰明：行了，别在这装了。我最后问你一次，你到底跟不跟我们走！</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Enough. Stop acting. I'll ask one last time. Are you coming with us or not?</w:t>
      </w:r>
    </w:p>
    <w:p>
      <w:pPr>
        <w:pStyle w:val="Normal.0"/>
      </w:pPr>
      <w:r>
        <w:rPr>
          <w:rtl w:val="0"/>
          <w:lang w:val="en-US"/>
        </w:rPr>
        <w:t>△</w:t>
      </w:r>
      <w:r>
        <w:rPr>
          <w:rtl w:val="0"/>
          <w:lang w:val="zh-TW" w:eastAsia="zh-TW"/>
        </w:rPr>
        <w:t>奥利维亚咬着唇角，低着头，依旧不动。</w:t>
      </w:r>
    </w:p>
    <w:p>
      <w:pPr>
        <w:pStyle w:val="Normal.0"/>
      </w:pPr>
      <w:r>
        <w:rPr>
          <w:rtl w:val="0"/>
          <w:lang w:val="en-US"/>
        </w:rPr>
        <w:t>△</w:t>
      </w:r>
      <w:r>
        <w:rPr>
          <w:rtl w:val="0"/>
          <w:lang w:val="zh-TW" w:eastAsia="zh-TW"/>
        </w:rPr>
        <w:t>本杰明气愤，一把将她推到地上。</w:t>
      </w:r>
    </w:p>
    <w:p>
      <w:pPr>
        <w:pStyle w:val="Normal.0"/>
        <w:jc w:val="left"/>
        <w:rPr>
          <w:lang w:val="zh-TW" w:eastAsia="zh-TW"/>
        </w:rPr>
      </w:pPr>
      <w:r>
        <w:rPr>
          <w:rtl w:val="0"/>
          <w:lang w:val="zh-TW" w:eastAsia="zh-TW"/>
        </w:rPr>
        <w:t>本杰明：烂泥扶不上墙的东西！喜欢跟泥腿子混在一起是吧，那你就跟他们烂在这里吧。（看向詹姆斯）大哥，别管她了，我们走！</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Useless trash! You like hanging out with lowlifes? Then rot here with them. James, leave her alone, 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go! </w:t>
      </w:r>
    </w:p>
    <w:p>
      <w:pPr>
        <w:pStyle w:val="Normal.0"/>
      </w:pPr>
      <w:r>
        <w:rPr>
          <w:rtl w:val="0"/>
          <w:lang w:val="en-US"/>
        </w:rPr>
        <w:t>△</w:t>
      </w:r>
      <w:r>
        <w:rPr>
          <w:rtl w:val="0"/>
          <w:lang w:val="zh-TW" w:eastAsia="zh-TW"/>
        </w:rPr>
        <w:t>本杰明愤然离开。</w:t>
      </w:r>
    </w:p>
    <w:p>
      <w:pPr>
        <w:pStyle w:val="Normal.0"/>
      </w:pPr>
      <w:r>
        <w:rPr>
          <w:rtl w:val="0"/>
          <w:lang w:val="en-US"/>
        </w:rPr>
        <w:t>△</w:t>
      </w:r>
      <w:r>
        <w:rPr>
          <w:rtl w:val="0"/>
          <w:lang w:val="zh-TW" w:eastAsia="zh-TW"/>
        </w:rPr>
        <w:t>詹姆斯最后看了奥利维亚一眼，失望摇头。</w:t>
      </w:r>
    </w:p>
    <w:p>
      <w:pPr>
        <w:pStyle w:val="Normal.0"/>
        <w:jc w:val="left"/>
        <w:rPr>
          <w:lang w:val="zh-TW" w:eastAsia="zh-TW"/>
        </w:rPr>
      </w:pPr>
      <w:r>
        <w:rPr>
          <w:rtl w:val="0"/>
          <w:lang w:val="zh-TW" w:eastAsia="zh-TW"/>
        </w:rPr>
        <w:t>詹姆斯：自甘堕落，不求进取，你真是，太让我失望了。</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w:t>
      </w:r>
      <w:commentRangeStart w:id="50"/>
      <w:del w:id="51" w:date="2026-06-26T03:10:33Z" w:author="吴晓羽">
        <w:r>
          <w:rPr>
            <w:rFonts w:ascii="Times New Roman" w:hAnsi="Times New Roman"/>
            <w:outline w:val="0"/>
            <w:color w:val="ff0000"/>
            <w:u w:color="ff0000"/>
            <w:shd w:val="clear" w:color="auto" w:fill="ffff00"/>
            <w:rtl w:val="0"/>
            <w:lang w:val="en-US"/>
            <w14:textFill>
              <w14:solidFill>
                <w14:srgbClr w14:val="FF0000"/>
              </w14:solidFill>
            </w14:textFill>
          </w:rPr>
          <w:delText>You choose to sink this low and never improve.</w:delText>
        </w:r>
      </w:del>
      <w:commentRangeEnd w:id="50"/>
      <w:r>
        <w:commentReference w:id="50"/>
      </w:r>
      <w:ins w:id="52" w:date="2026-06-26T03:11:07Z" w:author="吴晓羽">
        <w:r>
          <w:rPr>
            <w:rFonts w:ascii="Times New Roman" w:hAnsi="Times New Roman"/>
            <w:outline w:val="0"/>
            <w:color w:val="ff0000"/>
            <w:u w:color="ff0000"/>
            <w:shd w:val="clear" w:color="auto" w:fill="ffff00"/>
            <w:rtl w:val="0"/>
            <w:lang w:val="en-US"/>
            <w14:textFill>
              <w14:solidFill>
                <w14:srgbClr w14:val="FF0000"/>
              </w14:solidFill>
            </w14:textFill>
          </w:rPr>
          <w:t>You chose to waste your life</w:t>
        </w:r>
      </w:ins>
      <w:ins w:id="53" w:date="2026-06-26T03:11:07Z" w:author="吴晓羽">
        <w:r>
          <w:rPr>
            <w:rFonts w:ascii="Times New Roman" w:hAnsi="Times New Roman"/>
            <w:outline w:val="0"/>
            <w:color w:val="ff0000"/>
            <w:u w:color="ff0000"/>
            <w:shd w:val="clear" w:color="auto" w:fill="ffff00"/>
            <w:rtl w:val="0"/>
            <w:lang w:val="zh-CN" w:eastAsia="zh-CN"/>
            <w14:textFill>
              <w14:solidFill>
                <w14:srgbClr w14:val="FF0000"/>
              </w14:solidFill>
            </w14:textFill>
          </w:rPr>
          <w:t xml:space="preserve"> </w:t>
        </w:r>
      </w:ins>
      <w:ins w:id="54" w:date="2026-06-26T03:11:07Z" w:author="吴晓羽">
        <w:r>
          <w:rPr>
            <w:rFonts w:ascii="Times New Roman" w:hAnsi="Times New Roman"/>
            <w:outline w:val="0"/>
            <w:color w:val="ff0000"/>
            <w:u w:color="ff0000"/>
            <w:rtl w:val="0"/>
            <w:lang w:val="en-US"/>
            <w14:textFill>
              <w14:solidFill>
                <w14:srgbClr w14:val="FF0000"/>
              </w14:solidFill>
            </w14:textFill>
          </w:rPr>
          <w:t>and never improve yourself.</w:t>
        </w:r>
      </w:ins>
      <w:r>
        <w:rPr>
          <w:rFonts w:ascii="Times New Roman" w:hAnsi="Times New Roman"/>
          <w:outline w:val="0"/>
          <w:color w:val="ff0000"/>
          <w:u w:color="ff0000"/>
          <w:rtl w:val="0"/>
          <w:lang w:val="en-US"/>
          <w14:textFill>
            <w14:solidFill>
              <w14:srgbClr w14:val="FF0000"/>
            </w14:solidFill>
          </w14:textFill>
        </w:rPr>
        <w:t xml:space="preserv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truly disappointed me.</w:t>
      </w:r>
    </w:p>
    <w:p>
      <w:pPr>
        <w:pStyle w:val="Normal.0"/>
      </w:pPr>
      <w:r>
        <w:rPr>
          <w:rtl w:val="0"/>
          <w:lang w:val="en-US"/>
        </w:rPr>
        <w:t>△</w:t>
      </w:r>
      <w:r>
        <w:rPr>
          <w:rtl w:val="0"/>
          <w:lang w:val="zh-TW" w:eastAsia="zh-TW"/>
        </w:rPr>
        <w:t>詹姆斯也转身离开。</w:t>
      </w:r>
    </w:p>
    <w:p>
      <w:pPr>
        <w:pStyle w:val="Normal.0"/>
      </w:pPr>
      <w:r>
        <w:rPr>
          <w:rtl w:val="0"/>
          <w:lang w:val="en-US"/>
        </w:rPr>
        <w:t>△</w:t>
      </w:r>
      <w:r>
        <w:rPr>
          <w:rtl w:val="0"/>
          <w:lang w:val="zh-TW" w:eastAsia="zh-TW"/>
        </w:rPr>
        <w:t>奥利维亚瘫在地上，满眼通红，泪水在眸中打转，看着豪车离开。</w:t>
      </w:r>
    </w:p>
    <w:p>
      <w:pPr>
        <w:pStyle w:val="Normal.0"/>
      </w:pPr>
      <w:r>
        <w:rPr>
          <w:rtl w:val="0"/>
          <w:lang w:val="zh-TW" w:eastAsia="zh-TW"/>
        </w:rPr>
        <w:t>字幕：距离哈灵顿家接亲，还有</w:t>
      </w:r>
      <w:r>
        <w:rPr>
          <w:rFonts w:ascii="Calibri" w:hAnsi="Calibri"/>
          <w:rtl w:val="0"/>
          <w:lang w:val="en-US"/>
        </w:rPr>
        <w:t>3</w:t>
      </w:r>
      <w:r>
        <w:rPr>
          <w:rtl w:val="0"/>
          <w:lang w:val="zh-TW" w:eastAsia="zh-TW"/>
        </w:rPr>
        <w:t>小时！</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3</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ind w:firstLine="0"/>
      </w:pPr>
    </w:p>
    <w:p>
      <w:pPr>
        <w:pStyle w:val="Normal.0"/>
      </w:pPr>
    </w:p>
    <w:p>
      <w:pPr>
        <w:pStyle w:val="Normal.0"/>
        <w:rPr>
          <w:lang w:val="zh-TW" w:eastAsia="zh-TW"/>
        </w:rPr>
      </w:pPr>
      <w:r>
        <w:rPr>
          <w:rtl w:val="0"/>
          <w:lang w:val="zh-TW" w:eastAsia="zh-TW"/>
        </w:rPr>
        <w:t>第七集</w:t>
      </w:r>
    </w:p>
    <w:p>
      <w:pPr>
        <w:pStyle w:val="Normal.0"/>
      </w:pPr>
      <w:r>
        <w:rPr>
          <w:rFonts w:ascii="Calibri" w:hAnsi="Calibri"/>
          <w:rtl w:val="0"/>
          <w:lang w:val="en-US"/>
        </w:rPr>
        <w:t xml:space="preserve">7-1 </w:t>
      </w:r>
      <w:r>
        <w:rPr>
          <w:rtl w:val="0"/>
          <w:lang w:val="zh-TW" w:eastAsia="zh-TW"/>
        </w:rPr>
        <w:t>日外</w:t>
      </w:r>
      <w:r>
        <w:rPr>
          <w:rFonts w:ascii="Calibri" w:hAnsi="Calibri"/>
          <w:rtl w:val="0"/>
          <w:lang w:val="zh-TW" w:eastAsia="zh-TW"/>
        </w:rPr>
        <w:t xml:space="preserve"> </w:t>
      </w:r>
      <w:r>
        <w:rPr>
          <w:rtl w:val="0"/>
          <w:lang w:val="zh-TW" w:eastAsia="zh-TW"/>
        </w:rPr>
        <w:t>路边小吃摊</w:t>
      </w:r>
    </w:p>
    <w:p>
      <w:pPr>
        <w:pStyle w:val="Normal.0"/>
        <w:rPr>
          <w:lang w:val="zh-TW" w:eastAsia="zh-TW"/>
        </w:rPr>
      </w:pPr>
      <w:r>
        <w:rPr>
          <w:rtl w:val="0"/>
          <w:lang w:val="zh-TW" w:eastAsia="zh-TW"/>
        </w:rPr>
        <w:t>人物：奥利维亚、内森、索菲</w:t>
      </w:r>
    </w:p>
    <w:p>
      <w:pPr>
        <w:pStyle w:val="Normal.0"/>
      </w:pPr>
      <w:r>
        <w:rPr>
          <w:rtl w:val="0"/>
          <w:lang w:val="en-US"/>
        </w:rPr>
        <w:t>△</w:t>
      </w:r>
      <w:r>
        <w:rPr>
          <w:rtl w:val="0"/>
          <w:lang w:val="zh-TW" w:eastAsia="zh-TW"/>
        </w:rPr>
        <w:t>索菲与内森两人赶紧过来搀扶。</w:t>
      </w:r>
    </w:p>
    <w:p>
      <w:pPr>
        <w:pStyle w:val="Normal.0"/>
        <w:jc w:val="left"/>
      </w:pPr>
      <w:r>
        <w:rPr>
          <w:rtl w:val="0"/>
          <w:lang w:val="zh-TW" w:eastAsia="zh-TW"/>
        </w:rPr>
        <w:t>索菲</w:t>
      </w:r>
      <w:r>
        <w:rPr>
          <w:rFonts w:ascii="Calibri" w:hAnsi="Calibri" w:hint="default"/>
          <w:rtl w:val="0"/>
          <w:lang w:val="en-US"/>
        </w:rPr>
        <w:t>·</w:t>
      </w:r>
      <w:r>
        <w:rPr>
          <w:rtl w:val="0"/>
          <w:lang w:val="zh-TW" w:eastAsia="zh-TW"/>
        </w:rPr>
        <w:t>弗洛雷斯：奥利维亚，你没事吧？刚才那两人是你哥哥吗？</w:t>
      </w:r>
    </w:p>
    <w:p>
      <w:pPr>
        <w:pStyle w:val="Normal.0"/>
        <w:jc w:val="left"/>
      </w:pPr>
      <w:r>
        <w:rPr>
          <w:rFonts w:ascii="Times New Roman" w:hAnsi="Times New Roman"/>
          <w:outline w:val="0"/>
          <w:color w:val="ff0000"/>
          <w:u w:color="ff0000"/>
          <w:rtl w:val="0"/>
          <w:lang w:val="en-US"/>
          <w14:textFill>
            <w14:solidFill>
              <w14:srgbClr w14:val="FF0000"/>
            </w14:solidFill>
          </w14:textFill>
        </w:rPr>
        <w:t>SOPHIE FLORES: Olivia, are you okay? Were those two your brothers?</w:t>
      </w:r>
    </w:p>
    <w:p>
      <w:pPr>
        <w:pStyle w:val="Normal.0"/>
        <w:jc w:val="left"/>
      </w:pPr>
      <w:r>
        <w:rPr>
          <w:rtl w:val="0"/>
          <w:lang w:val="zh-TW" w:eastAsia="zh-TW"/>
        </w:rPr>
        <w:t>内森</w:t>
      </w:r>
      <w:r>
        <w:rPr>
          <w:rFonts w:ascii="Calibri" w:hAnsi="Calibri" w:hint="default"/>
          <w:rtl w:val="0"/>
          <w:lang w:val="en-US"/>
        </w:rPr>
        <w:t>·</w:t>
      </w:r>
      <w:r>
        <w:rPr>
          <w:rtl w:val="0"/>
          <w:lang w:val="zh-TW" w:eastAsia="zh-TW"/>
        </w:rPr>
        <w:t>罗斯（气得大骂）：还真是狼心狗肺，枉费你一番苦心，还帮他们求药，他们就这么对你！</w:t>
      </w:r>
    </w:p>
    <w:p>
      <w:pPr>
        <w:pStyle w:val="Normal.0"/>
        <w:jc w:val="left"/>
      </w:pPr>
      <w:r>
        <w:rPr>
          <w:rFonts w:ascii="Times New Roman" w:hAnsi="Times New Roman"/>
          <w:outline w:val="0"/>
          <w:color w:val="ff0000"/>
          <w:u w:color="ff0000"/>
          <w:rtl w:val="0"/>
          <w:lang w:val="en-US"/>
          <w14:textFill>
            <w14:solidFill>
              <w14:srgbClr w14:val="FF0000"/>
            </w14:solidFill>
          </w14:textFill>
        </w:rPr>
        <w:t>NATHAN ROSE: They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heartless! After everything you did, even getting medicine for them, this is how they treat you?</w:t>
      </w:r>
    </w:p>
    <w:p>
      <w:pPr>
        <w:pStyle w:val="Normal.0"/>
        <w:jc w:val="left"/>
        <w:rPr>
          <w:lang w:val="zh-TW" w:eastAsia="zh-TW"/>
        </w:rPr>
      </w:pPr>
      <w:r>
        <w:rPr>
          <w:rtl w:val="0"/>
          <w:lang w:val="zh-TW" w:eastAsia="zh-TW"/>
        </w:rPr>
        <w:t>奥利维亚（强颜欢笑）：没事的，我们继续吃饭吧。</w:t>
      </w:r>
    </w:p>
    <w:p>
      <w:pPr>
        <w:pStyle w:val="Normal.0"/>
        <w:jc w:val="left"/>
      </w:pPr>
      <w:r>
        <w:rPr>
          <w:rFonts w:ascii="Times New Roman" w:hAnsi="Times New Roman"/>
          <w:outline w:val="0"/>
          <w:color w:val="ff0000"/>
          <w:u w:color="ff0000"/>
          <w:rtl w:val="0"/>
          <w:lang w:val="en-US"/>
          <w14:textFill>
            <w14:solidFill>
              <w14:srgbClr w14:val="FF0000"/>
            </w14:solidFill>
          </w14:textFill>
        </w:rPr>
        <w:t>OLIVIA: I'm fine. Let's keep eating.</w:t>
      </w:r>
    </w:p>
    <w:p>
      <w:pPr>
        <w:pStyle w:val="Normal.0"/>
      </w:pPr>
      <w:r>
        <w:rPr>
          <w:rtl w:val="0"/>
          <w:lang w:val="en-US"/>
        </w:rPr>
        <w:t>△</w:t>
      </w:r>
      <w:r>
        <w:rPr>
          <w:rtl w:val="0"/>
          <w:lang w:val="zh-TW" w:eastAsia="zh-TW"/>
        </w:rPr>
        <w:t>奥利维亚朝桌前走去，可眼前一晕，差点摔倒。</w:t>
      </w:r>
    </w:p>
    <w:p>
      <w:pPr>
        <w:pStyle w:val="Normal.0"/>
        <w:jc w:val="left"/>
        <w:rPr>
          <w:lang w:val="zh-TW" w:eastAsia="zh-TW"/>
        </w:rPr>
      </w:pPr>
      <w:r>
        <w:rPr>
          <w:rtl w:val="0"/>
          <w:lang w:val="zh-TW" w:eastAsia="zh-TW"/>
        </w:rPr>
        <w:t>索菲：奥利维亚！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SOPHIE: Olivia!</w:t>
      </w:r>
    </w:p>
    <w:p>
      <w:pPr>
        <w:pStyle w:val="Normal.0"/>
      </w:pPr>
      <w:r>
        <w:rPr>
          <w:rtl w:val="0"/>
          <w:lang w:val="en-US"/>
        </w:rPr>
        <w:t>△</w:t>
      </w:r>
      <w:r>
        <w:rPr>
          <w:rtl w:val="0"/>
          <w:lang w:val="zh-TW" w:eastAsia="zh-TW"/>
        </w:rPr>
        <w:t>索菲赶紧过去扶住。</w:t>
      </w:r>
    </w:p>
    <w:p>
      <w:pPr>
        <w:pStyle w:val="Normal.0"/>
      </w:pPr>
      <w:r>
        <w:rPr>
          <w:rtl w:val="0"/>
          <w:lang w:val="en-US"/>
        </w:rPr>
        <w:t>△</w:t>
      </w:r>
      <w:r>
        <w:rPr>
          <w:rtl w:val="0"/>
          <w:lang w:val="zh-TW" w:eastAsia="zh-TW"/>
        </w:rPr>
        <w:t>内森上前拿过奥利维亚亚的胳膊，把了下脉。</w:t>
      </w:r>
    </w:p>
    <w:p>
      <w:pPr>
        <w:pStyle w:val="Normal.0"/>
        <w:jc w:val="left"/>
        <w:rPr>
          <w:lang w:val="zh-TW" w:eastAsia="zh-TW"/>
        </w:rPr>
      </w:pPr>
      <w:r>
        <w:rPr>
          <w:rtl w:val="0"/>
          <w:lang w:val="zh-TW" w:eastAsia="zh-TW"/>
        </w:rPr>
        <w:t>内森（惊讶地看向奥利维亚）：奥利维亚，你这是严重营养不良导致的贫血，你在贝内特家，难道吃不饱饭吗？</w:t>
      </w:r>
    </w:p>
    <w:p>
      <w:pPr>
        <w:pStyle w:val="Normal.0"/>
        <w:jc w:val="left"/>
      </w:pPr>
      <w:r>
        <w:rPr>
          <w:rFonts w:ascii="Times New Roman" w:hAnsi="Times New Roman"/>
          <w:outline w:val="0"/>
          <w:color w:val="ff0000"/>
          <w:u w:color="ff0000"/>
          <w:rtl w:val="0"/>
          <w:lang w:val="en-US"/>
          <w14:textFill>
            <w14:solidFill>
              <w14:srgbClr w14:val="FF0000"/>
            </w14:solidFill>
          </w14:textFill>
        </w:rPr>
        <w:t>NATHAN: Olivia, this is anemia from severe malnutrition. At the Bennett family, are they not even feeding you?</w:t>
      </w:r>
    </w:p>
    <w:p>
      <w:pPr>
        <w:pStyle w:val="Normal.0"/>
        <w:jc w:val="left"/>
        <w:rPr>
          <w:lang w:val="zh-TW" w:eastAsia="zh-TW"/>
        </w:rPr>
      </w:pPr>
      <w:r>
        <w:rPr>
          <w:rtl w:val="0"/>
          <w:lang w:val="zh-TW" w:eastAsia="zh-TW"/>
        </w:rPr>
        <w:t>索菲（关心）：奥利维亚，这几年到底发生了什么，是不是贝内特家人虐待你！</w:t>
      </w:r>
    </w:p>
    <w:p>
      <w:pPr>
        <w:pStyle w:val="Normal.0"/>
        <w:jc w:val="left"/>
      </w:pPr>
      <w:r>
        <w:rPr>
          <w:rFonts w:ascii="Times New Roman" w:hAnsi="Times New Roman"/>
          <w:outline w:val="0"/>
          <w:color w:val="ff0000"/>
          <w:u w:color="ff0000"/>
          <w:rtl w:val="0"/>
          <w:lang w:val="en-US"/>
          <w14:textFill>
            <w14:solidFill>
              <w14:srgbClr w14:val="FF0000"/>
            </w14:solidFill>
          </w14:textFill>
        </w:rPr>
        <w:t>SOPHIE: Olivia, what actually happened? Did the Bennetts abuse you?</w:t>
      </w:r>
    </w:p>
    <w:p>
      <w:pPr>
        <w:pStyle w:val="Normal.0"/>
        <w:jc w:val="left"/>
        <w:rPr>
          <w:lang w:val="zh-TW" w:eastAsia="zh-TW"/>
        </w:rPr>
      </w:pPr>
      <w:r>
        <w:rPr>
          <w:rtl w:val="0"/>
          <w:lang w:val="zh-TW" w:eastAsia="zh-TW"/>
        </w:rPr>
        <w:t>奥利维亚：没事的，我休息一下就好了。我们继续吃饭吧。以后，能聚一块的机会，或许不会再有了。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I'm fine. I'll rest a bit and be okay. Let's keep eating. After this, we may not get another chance to sit together.</w:t>
      </w:r>
    </w:p>
    <w:p>
      <w:pPr>
        <w:pStyle w:val="Normal.0"/>
      </w:pPr>
    </w:p>
    <w:p>
      <w:pPr>
        <w:pStyle w:val="Normal.0"/>
      </w:pPr>
    </w:p>
    <w:p>
      <w:pPr>
        <w:pStyle w:val="Normal.0"/>
      </w:pPr>
      <w:r>
        <w:rPr>
          <w:rFonts w:ascii="Calibri" w:hAnsi="Calibri"/>
          <w:rtl w:val="0"/>
          <w:lang w:val="en-US"/>
        </w:rPr>
        <w:t xml:space="preserve">7-2 </w:t>
      </w:r>
      <w:r>
        <w:rPr>
          <w:rtl w:val="0"/>
          <w:lang w:val="zh-TW" w:eastAsia="zh-TW"/>
        </w:rPr>
        <w:t>日内</w:t>
      </w:r>
      <w:r>
        <w:rPr>
          <w:rFonts w:ascii="Calibri" w:hAnsi="Calibri"/>
          <w:rtl w:val="0"/>
          <w:lang w:val="zh-TW" w:eastAsia="zh-TW"/>
        </w:rPr>
        <w:t xml:space="preserve"> </w:t>
      </w:r>
      <w:r>
        <w:rPr>
          <w:rtl w:val="0"/>
          <w:lang w:val="zh-TW" w:eastAsia="zh-TW"/>
        </w:rPr>
        <w:t>贝内特别墅</w:t>
      </w:r>
    </w:p>
    <w:p>
      <w:pPr>
        <w:pStyle w:val="Normal.0"/>
        <w:rPr>
          <w:lang w:val="zh-TW" w:eastAsia="zh-TW"/>
        </w:rPr>
      </w:pPr>
      <w:r>
        <w:rPr>
          <w:rtl w:val="0"/>
          <w:lang w:val="zh-TW" w:eastAsia="zh-TW"/>
        </w:rPr>
        <w:t>人物：奥利维亚、萨凡纳、詹姆斯、本杰明、理查德、凯瑟琳</w:t>
      </w:r>
    </w:p>
    <w:p>
      <w:pPr>
        <w:pStyle w:val="Normal.0"/>
      </w:pPr>
      <w:r>
        <w:rPr>
          <w:rtl w:val="0"/>
          <w:lang w:val="en-US"/>
        </w:rPr>
        <w:t>△</w:t>
      </w:r>
      <w:r>
        <w:rPr>
          <w:rtl w:val="0"/>
          <w:lang w:val="zh-TW" w:eastAsia="zh-TW"/>
        </w:rPr>
        <w:t>奥利维亚推门回到家，看到桌子上摆着一个精致的音乐盒，上面还挂着一张卡片。</w:t>
      </w:r>
    </w:p>
    <w:p>
      <w:pPr>
        <w:pStyle w:val="Normal.0"/>
      </w:pPr>
      <w:r>
        <w:rPr>
          <w:rtl w:val="0"/>
          <w:lang w:val="zh-TW" w:eastAsia="zh-TW"/>
        </w:rPr>
        <w:t>上面写着：妹妹，生日快乐。</w:t>
      </w:r>
      <w:r>
        <w:rPr>
          <w:rFonts w:ascii="Times New Roman" w:hAnsi="Times New Roman"/>
          <w:outline w:val="0"/>
          <w:color w:val="ff2600"/>
          <w:u w:color="ff2600"/>
          <w:rtl w:val="0"/>
          <w:lang w:val="en-US"/>
          <w14:textFill>
            <w14:solidFill>
              <w14:srgbClr w14:val="FF2600"/>
            </w14:solidFill>
          </w14:textFill>
        </w:rPr>
        <w:t>Sister, Happy Birthday</w:t>
      </w:r>
      <w:r>
        <w:rPr>
          <w:rFonts w:ascii="Calibri" w:hAnsi="Calibri"/>
          <w:rtl w:val="0"/>
          <w:lang w:val="zh-TW" w:eastAsia="zh-TW"/>
        </w:rPr>
        <w:t xml:space="preserve"> </w:t>
      </w:r>
    </w:p>
    <w:p>
      <w:pPr>
        <w:pStyle w:val="Normal.0"/>
        <w:jc w:val="left"/>
      </w:pPr>
      <w:r>
        <w:rPr>
          <w:rtl w:val="0"/>
          <w:lang w:val="zh-TW" w:eastAsia="zh-TW"/>
        </w:rPr>
        <w:t>奥利维亚（激动）：这是</w:t>
      </w:r>
      <w:r>
        <w:rPr>
          <w:rFonts w:ascii="Calibri" w:hAnsi="Calibri" w:hint="default"/>
          <w:rtl w:val="0"/>
          <w:lang w:val="en-US"/>
        </w:rPr>
        <w:t>……</w:t>
      </w:r>
      <w:r>
        <w:rPr>
          <w:rtl w:val="0"/>
          <w:lang w:val="zh-TW" w:eastAsia="zh-TW"/>
        </w:rPr>
        <w:t>大哥送我的生日礼物吗？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Is this... the birthday gift James gave me?</w:t>
      </w:r>
    </w:p>
    <w:p>
      <w:pPr>
        <w:pStyle w:val="Normal.0"/>
        <w:ind w:firstLine="0"/>
      </w:pPr>
      <w:r>
        <w:rPr>
          <w:rtl w:val="0"/>
          <w:lang w:val="en-US"/>
        </w:rPr>
        <w:t>△</w:t>
      </w:r>
      <w:r>
        <w:rPr>
          <w:rtl w:val="0"/>
          <w:lang w:val="zh-TW" w:eastAsia="zh-TW"/>
        </w:rPr>
        <w:t>画外音（萨凡纳）：喜欢吗？</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SAVANNAH BENNETT: Like it? </w:t>
      </w:r>
    </w:p>
    <w:p>
      <w:pPr>
        <w:pStyle w:val="Normal.0"/>
      </w:pPr>
      <w:r>
        <w:rPr>
          <w:rtl w:val="0"/>
          <w:lang w:val="en-US"/>
        </w:rPr>
        <w:t>△</w:t>
      </w:r>
      <w:r>
        <w:rPr>
          <w:rtl w:val="0"/>
          <w:lang w:val="zh-TW" w:eastAsia="zh-TW"/>
        </w:rPr>
        <w:t>萨凡纳走上来，将音乐盒拿到手里。</w:t>
      </w:r>
    </w:p>
    <w:p>
      <w:pPr>
        <w:pStyle w:val="Normal.0"/>
        <w:jc w:val="left"/>
      </w:pPr>
      <w:r>
        <w:rPr>
          <w:rtl w:val="0"/>
          <w:lang w:val="zh-TW" w:eastAsia="zh-TW"/>
        </w:rPr>
        <w:t>萨凡纳</w:t>
      </w:r>
      <w:r>
        <w:rPr>
          <w:rFonts w:ascii="Calibri" w:hAnsi="Calibri" w:hint="default"/>
          <w:rtl w:val="0"/>
          <w:lang w:val="en-US"/>
        </w:rPr>
        <w:t>·</w:t>
      </w:r>
      <w:r>
        <w:rPr>
          <w:rtl w:val="0"/>
          <w:lang w:val="zh-TW" w:eastAsia="zh-TW"/>
        </w:rPr>
        <w:t>贝内特：这是大哥送我的生日礼物，是大哥亲手做的。</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BENNETT: This is the birthday gift James made for me himself.</w:t>
      </w:r>
    </w:p>
    <w:p>
      <w:pPr>
        <w:pStyle w:val="Normal.0"/>
      </w:pPr>
      <w:r>
        <w:rPr>
          <w:rtl w:val="0"/>
          <w:lang w:val="en-US"/>
        </w:rPr>
        <w:t>△</w:t>
      </w:r>
      <w:r>
        <w:rPr>
          <w:rtl w:val="0"/>
          <w:lang w:val="zh-TW" w:eastAsia="zh-TW"/>
        </w:rPr>
        <w:t>奥利维亚失落。</w:t>
      </w:r>
    </w:p>
    <w:p>
      <w:pPr>
        <w:pStyle w:val="Normal.0"/>
        <w:jc w:val="left"/>
      </w:pPr>
      <w:r>
        <w:rPr>
          <w:rtl w:val="0"/>
          <w:lang w:val="zh-TW" w:eastAsia="zh-TW"/>
        </w:rPr>
        <w:t>奥利维亚（</w:t>
      </w:r>
      <w:r>
        <w:rPr>
          <w:rFonts w:ascii="Calibri" w:hAnsi="Calibri"/>
          <w:rtl w:val="0"/>
          <w:lang w:val="en-US"/>
        </w:rPr>
        <w:t>OS</w:t>
      </w:r>
      <w:r>
        <w:rPr>
          <w:rtl w:val="0"/>
          <w:lang w:val="zh-TW" w:eastAsia="zh-TW"/>
        </w:rPr>
        <w:t>）：果然，又是我的自作多情吗。</w:t>
      </w:r>
    </w:p>
    <w:p>
      <w:pPr>
        <w:pStyle w:val="Normal.0"/>
        <w:jc w:val="left"/>
      </w:pPr>
      <w:r>
        <w:rPr>
          <w:rFonts w:ascii="Times New Roman" w:hAnsi="Times New Roman"/>
          <w:outline w:val="0"/>
          <w:color w:val="ff2600"/>
          <w:u w:color="ff0000"/>
          <w:rtl w:val="0"/>
          <w:lang w:val="en-US"/>
          <w14:textFill>
            <w14:solidFill>
              <w14:srgbClr w14:val="FF2600"/>
            </w14:solidFill>
          </w14:textFill>
        </w:rPr>
        <w:t>OLIVIA</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xml:space="preserve">: So once again, </w:t>
      </w:r>
      <w:r>
        <w:rPr>
          <w:rFonts w:ascii="Times New Roman" w:hAnsi="Times New Roman"/>
          <w:outline w:val="0"/>
          <w:color w:val="ff2600"/>
          <w:u w:color="ff0000"/>
          <w:shd w:val="clear" w:color="auto" w:fill="ffff00"/>
          <w:rtl w:val="0"/>
          <w:lang w:val="en-US"/>
          <w14:textFill>
            <w14:solidFill>
              <w14:srgbClr w14:val="FF2600"/>
            </w14:solidFill>
          </w14:textFill>
        </w:rPr>
        <w:t>I imag</w:t>
      </w:r>
      <w:r>
        <w:rPr>
          <w:rFonts w:ascii="Times New Roman" w:hAnsi="Times New Roman"/>
          <w:outline w:val="0"/>
          <w:color w:val="ff0000"/>
          <w:u w:color="ff0000"/>
          <w:shd w:val="clear" w:color="auto" w:fill="ffff00"/>
          <w:rtl w:val="0"/>
          <w:lang w:val="en-US"/>
          <w14:textFill>
            <w14:solidFill>
              <w14:srgbClr w14:val="FF0000"/>
            </w14:solidFill>
          </w14:textFill>
        </w:rPr>
        <w:t>ined too much.</w:t>
      </w:r>
    </w:p>
    <w:p>
      <w:pPr>
        <w:pStyle w:val="Normal.0"/>
      </w:pPr>
      <w:r>
        <w:rPr>
          <w:rtl w:val="0"/>
          <w:lang w:val="en-US"/>
        </w:rPr>
        <w:t>△</w:t>
      </w:r>
      <w:r>
        <w:rPr>
          <w:rtl w:val="0"/>
          <w:lang w:val="zh-TW" w:eastAsia="zh-TW"/>
        </w:rPr>
        <w:t>不远处，詹姆斯、本杰明、理查德、凯瑟琳一同走了进来。</w:t>
      </w:r>
    </w:p>
    <w:p>
      <w:pPr>
        <w:pStyle w:val="Normal.0"/>
      </w:pPr>
      <w:r>
        <w:rPr>
          <w:rtl w:val="0"/>
          <w:lang w:val="en-US"/>
        </w:rPr>
        <w:t>△</w:t>
      </w:r>
      <w:r>
        <w:rPr>
          <w:rtl w:val="0"/>
          <w:lang w:val="zh-TW" w:eastAsia="zh-TW"/>
        </w:rPr>
        <w:t>萨凡纳看到后，故意碰了一下奥利维亚，而后惨叫一声，自己摔倒在地。音乐盒也落在地上，摔得粉碎。</w:t>
      </w:r>
    </w:p>
    <w:p>
      <w:pPr>
        <w:pStyle w:val="Normal.0"/>
      </w:pPr>
      <w:r>
        <w:rPr>
          <w:rtl w:val="0"/>
          <w:lang w:val="en-US"/>
        </w:rPr>
        <w:t>△</w:t>
      </w:r>
      <w:r>
        <w:rPr>
          <w:rtl w:val="0"/>
          <w:lang w:val="zh-TW" w:eastAsia="zh-TW"/>
        </w:rPr>
        <w:t>詹姆斯等人听到动静，顿时大惊，赶紧跑过来搀扶。</w:t>
      </w:r>
    </w:p>
    <w:p>
      <w:pPr>
        <w:pStyle w:val="Normal.0"/>
        <w:jc w:val="left"/>
        <w:rPr>
          <w:lang w:val="zh-TW" w:eastAsia="zh-TW"/>
        </w:rPr>
      </w:pPr>
      <w:r>
        <w:rPr>
          <w:rtl w:val="0"/>
          <w:lang w:val="zh-TW" w:eastAsia="zh-TW"/>
        </w:rPr>
        <w:t>本杰明：妹妹，你没事吧？</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Savannah, are you okay?</w:t>
      </w:r>
    </w:p>
    <w:p>
      <w:pPr>
        <w:pStyle w:val="Normal.0"/>
        <w:jc w:val="left"/>
        <w:rPr>
          <w:lang w:val="zh-TW" w:eastAsia="zh-TW"/>
        </w:rPr>
      </w:pPr>
      <w:r>
        <w:rPr>
          <w:rtl w:val="0"/>
          <w:lang w:val="zh-TW" w:eastAsia="zh-TW"/>
        </w:rPr>
        <w:t>萨凡纳（故作可怜）：二哥，我没事儿，姐姐肯定不是故意碰倒我的。就是大哥送我的音乐盒，被摔坏了。</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Benjamin, I'm fine. Olivia didn't mean to push me. It's just the music box James gave me. It broke.</w:t>
      </w:r>
    </w:p>
    <w:p>
      <w:pPr>
        <w:pStyle w:val="Normal.0"/>
        <w:ind w:firstLine="210"/>
      </w:pPr>
      <w:r>
        <w:rPr>
          <w:rtl w:val="0"/>
          <w:lang w:val="en-US"/>
        </w:rPr>
        <w:t>△</w:t>
      </w:r>
      <w:r>
        <w:rPr>
          <w:rtl w:val="0"/>
          <w:lang w:val="zh-TW" w:eastAsia="zh-TW"/>
        </w:rPr>
        <w:t>詹姆斯当即抬头，瞪向奥利维亚。</w:t>
      </w:r>
    </w:p>
    <w:p>
      <w:pPr>
        <w:pStyle w:val="Normal.0"/>
        <w:jc w:val="left"/>
      </w:pPr>
      <w:r>
        <w:rPr>
          <w:rtl w:val="0"/>
          <w:lang w:val="zh-TW" w:eastAsia="zh-TW"/>
        </w:rPr>
        <w:t>奥利维亚（连连摇头）：大哥，不</w:t>
      </w:r>
      <w:r>
        <w:rPr>
          <w:rFonts w:ascii="Calibri" w:hAnsi="Calibri"/>
          <w:rtl w:val="0"/>
          <w:lang w:val="en-US"/>
        </w:rPr>
        <w:t>..</w:t>
      </w:r>
      <w:r>
        <w:rPr>
          <w:rtl w:val="0"/>
          <w:lang w:val="zh-TW" w:eastAsia="zh-TW"/>
        </w:rPr>
        <w:t>不是我，是她自己摔得。</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no... it wasn't me. She dropped it herself.</w:t>
      </w:r>
    </w:p>
    <w:p>
      <w:pPr>
        <w:pStyle w:val="Normal.0"/>
        <w:ind w:firstLine="0"/>
        <w:jc w:val="left"/>
      </w:pPr>
      <w:r>
        <w:rPr>
          <w:rFonts w:ascii="Calibri" w:hAnsi="Calibri"/>
          <w:rtl w:val="0"/>
          <w:lang w:val="en-US"/>
        </w:rPr>
        <w:t xml:space="preserve">    </w:t>
      </w:r>
      <w:r>
        <w:rPr>
          <w:rtl w:val="0"/>
          <w:lang w:val="zh-TW" w:eastAsia="zh-TW"/>
        </w:rPr>
        <w:t>理查德</w:t>
      </w:r>
      <w:r>
        <w:rPr>
          <w:rFonts w:ascii="Calibri" w:hAnsi="Calibri" w:hint="default"/>
          <w:rtl w:val="0"/>
          <w:lang w:val="en-US"/>
        </w:rPr>
        <w:t>·</w:t>
      </w:r>
      <w:r>
        <w:rPr>
          <w:rtl w:val="0"/>
          <w:lang w:val="zh-TW" w:eastAsia="zh-TW"/>
        </w:rPr>
        <w:t>贝内特：住口！</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RICHARD BENNETT: Shut up!</w:t>
      </w:r>
    </w:p>
    <w:p>
      <w:pPr>
        <w:pStyle w:val="Normal.0"/>
      </w:pPr>
      <w:r>
        <w:rPr>
          <w:rtl w:val="0"/>
          <w:lang w:val="en-US"/>
        </w:rPr>
        <w:t>△</w:t>
      </w:r>
      <w:r>
        <w:rPr>
          <w:rtl w:val="0"/>
          <w:lang w:val="zh-TW" w:eastAsia="zh-TW"/>
        </w:rPr>
        <w:t>理查德一巴掌抽在奥利维亚脸上。</w:t>
      </w:r>
    </w:p>
    <w:p>
      <w:pPr>
        <w:pStyle w:val="Normal.0"/>
        <w:jc w:val="left"/>
        <w:rPr>
          <w:lang w:val="zh-TW" w:eastAsia="zh-TW"/>
        </w:rPr>
      </w:pPr>
      <w:r>
        <w:rPr>
          <w:rtl w:val="0"/>
          <w:lang w:val="zh-TW" w:eastAsia="zh-TW"/>
        </w:rPr>
        <w:t>理查德（大怒）：你这逆女，当年你害死你奶奶，就诬赖你妹妹做的。而今，你还想诬赖萨凡纳！</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You ungrateful </w:t>
      </w:r>
      <w:commentRangeStart w:id="55"/>
      <w:del w:id="56" w:date="2026-06-26T02:53:48Z" w:author="吴晓羽">
        <w:r>
          <w:rPr>
            <w:rFonts w:ascii="Times New Roman" w:hAnsi="Times New Roman"/>
            <w:outline w:val="0"/>
            <w:color w:val="ff0000"/>
            <w:u w:color="ff0000"/>
            <w:shd w:val="clear" w:color="auto" w:fill="ffff00"/>
            <w:rtl w:val="0"/>
            <w:lang w:val="en-US"/>
            <w14:textFill>
              <w14:solidFill>
                <w14:srgbClr w14:val="FF0000"/>
              </w14:solidFill>
            </w14:textFill>
          </w:rPr>
          <w:delText>girl</w:delText>
        </w:r>
      </w:del>
      <w:ins w:id="57" w:date="2026-06-26T02:53:53Z" w:author="吴晓羽">
        <w:r>
          <w:rPr>
            <w:rFonts w:ascii="Times New Roman" w:hAnsi="Times New Roman"/>
            <w:outline w:val="0"/>
            <w:color w:val="ff0000"/>
            <w:u w:color="ff0000"/>
            <w:shd w:val="clear" w:color="auto" w:fill="ffff00"/>
            <w:rtl w:val="0"/>
            <w:lang w:val="en-US"/>
            <w14:textFill>
              <w14:solidFill>
                <w14:srgbClr w14:val="FF0000"/>
              </w14:solidFill>
            </w14:textFill>
          </w:rPr>
          <w:t>brat!</w:t>
        </w:r>
      </w:ins>
      <w:del w:id="58" w:date="2026-06-26T02:53:52Z" w:author="吴晓羽">
        <w:r>
          <w:rPr>
            <w:rFonts w:ascii="Times New Roman" w:hAnsi="Times New Roman"/>
            <w:outline w:val="0"/>
            <w:color w:val="ff0000"/>
            <w:u w:color="ff0000"/>
            <w:shd w:val="clear" w:color="auto" w:fill="ffff00"/>
            <w:rtl w:val="0"/>
            <w:lang w:val="en-US"/>
            <w14:textFill>
              <w14:solidFill>
                <w14:srgbClr w14:val="FF0000"/>
              </w14:solidFill>
            </w14:textFill>
          </w:rPr>
          <w:delText>.</w:delText>
        </w:r>
      </w:del>
      <w:commentRangeEnd w:id="55"/>
      <w:r>
        <w:commentReference w:id="55"/>
      </w:r>
      <w:r>
        <w:rPr>
          <w:rFonts w:ascii="Times New Roman" w:hAnsi="Times New Roman"/>
          <w:outline w:val="0"/>
          <w:color w:val="ff0000"/>
          <w:u w:color="ff0000"/>
          <w:rtl w:val="0"/>
          <w:lang w:val="en-US"/>
          <w14:textFill>
            <w14:solidFill>
              <w14:srgbClr w14:val="FF0000"/>
            </w14:solidFill>
          </w14:textFill>
        </w:rPr>
        <w:t xml:space="preserve"> You killed your grandmother and blamed your sister. Now you want to blame Savannah again! </w:t>
      </w:r>
    </w:p>
    <w:p>
      <w:pPr>
        <w:pStyle w:val="Normal.0"/>
      </w:pPr>
      <w:r>
        <w:rPr>
          <w:rtl w:val="0"/>
          <w:lang w:val="en-US"/>
        </w:rPr>
        <w:t>△</w:t>
      </w:r>
      <w:r>
        <w:rPr>
          <w:rtl w:val="0"/>
          <w:lang w:val="zh-TW" w:eastAsia="zh-TW"/>
        </w:rPr>
        <w:t>萨凡纳跑上来阻拦。</w:t>
      </w:r>
    </w:p>
    <w:p>
      <w:pPr>
        <w:pStyle w:val="Normal.0"/>
        <w:ind w:firstLine="0"/>
        <w:jc w:val="left"/>
        <w:rPr>
          <w:lang w:val="zh-TW" w:eastAsia="zh-TW"/>
        </w:rPr>
      </w:pPr>
      <w:r>
        <w:rPr>
          <w:rtl w:val="0"/>
          <w:lang w:val="zh-TW" w:eastAsia="zh-TW"/>
        </w:rPr>
        <w:t>萨凡纳（假惺惺）：爸，不怪姐姐，是我不好，刚才姐姐看上了这个音乐盒，想跟我讨要。但这是大哥亲手给我做的礼物，我没舍得给，所以姐姐才推了我。</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SAVANNAH: Dad, don't blame Olivia. It's my fault. She wanted the music box, but James made it for me, so I couldn't give it to her. That's why she pushed me.</w:t>
      </w:r>
    </w:p>
    <w:p>
      <w:pPr>
        <w:pStyle w:val="Normal.0"/>
      </w:pPr>
      <w:r>
        <w:rPr>
          <w:rtl w:val="0"/>
          <w:lang w:val="en-US"/>
        </w:rPr>
        <w:t>△</w:t>
      </w:r>
      <w:r>
        <w:rPr>
          <w:rtl w:val="0"/>
          <w:lang w:val="zh-TW" w:eastAsia="zh-TW"/>
        </w:rPr>
        <w:t>凯瑟琳摇头，满眼失望看向奥利维亚。</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贝内特（心痛）：奥利维亚，你怎么能抢你妹妹的东西？</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BENNETT: Olivia, How could you take your sister</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gift?</w:t>
      </w:r>
    </w:p>
    <w:p>
      <w:pPr>
        <w:pStyle w:val="Normal.0"/>
      </w:pPr>
      <w:r>
        <w:rPr>
          <w:rtl w:val="0"/>
          <w:lang w:val="en-US"/>
        </w:rPr>
        <w:t>△</w:t>
      </w:r>
      <w:r>
        <w:rPr>
          <w:rtl w:val="0"/>
          <w:lang w:val="zh-TW" w:eastAsia="zh-TW"/>
        </w:rPr>
        <w:t>詹姆斯没有说话，弯身去捡音乐盒的碎片！</w:t>
      </w:r>
    </w:p>
    <w:p>
      <w:pPr>
        <w:pStyle w:val="Normal.0"/>
        <w:jc w:val="left"/>
        <w:rPr>
          <w:lang w:val="zh-TW" w:eastAsia="zh-TW"/>
        </w:rPr>
      </w:pPr>
      <w:r>
        <w:rPr>
          <w:rtl w:val="0"/>
          <w:lang w:val="zh-TW" w:eastAsia="zh-TW"/>
        </w:rPr>
        <w:t>萨凡纳（自责）：大哥，都怪我，如果我将那音乐盒给姐姐，或许就不会被姐姐摔坏了。</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James, it's all my fault. If I had given Olivia the music box, she wouldn't have broken it.</w:t>
      </w:r>
    </w:p>
    <w:p>
      <w:pPr>
        <w:pStyle w:val="Normal.0"/>
        <w:jc w:val="left"/>
        <w:rPr>
          <w:lang w:val="zh-TW" w:eastAsia="zh-TW"/>
        </w:rPr>
      </w:pPr>
      <w:r>
        <w:rPr>
          <w:rtl w:val="0"/>
          <w:lang w:val="zh-TW" w:eastAsia="zh-TW"/>
        </w:rPr>
        <w:t>奥利维亚（对着詹姆斯，不住解释）：大哥，不是这样的。</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OLIVIA: James, that's not </w:t>
      </w:r>
      <w:r>
        <w:rPr>
          <w:rFonts w:ascii="Times New Roman" w:hAnsi="Times New Roman"/>
          <w:outline w:val="0"/>
          <w:color w:val="ff0000"/>
          <w:u w:color="ff0000"/>
          <w:rtl w:val="0"/>
          <w14:textFill>
            <w14:solidFill>
              <w14:srgbClr w14:val="FF0000"/>
            </w14:solidFill>
          </w14:textFill>
        </w:rPr>
        <w:t>true</w:t>
      </w:r>
      <w:r>
        <w:rPr>
          <w:rFonts w:ascii="Times New Roman" w:hAnsi="Times New Roman"/>
          <w:outline w:val="0"/>
          <w:color w:val="ff0000"/>
          <w:u w:color="ff0000"/>
          <w:rtl w:val="0"/>
          <w:lang w:val="en-US"/>
          <w14:textFill>
            <w14:solidFill>
              <w14:srgbClr w14:val="FF0000"/>
            </w14:solidFill>
          </w14:textFill>
        </w:rPr>
        <w:t>.</w:t>
      </w:r>
    </w:p>
    <w:p>
      <w:pPr>
        <w:pStyle w:val="Normal.0"/>
      </w:pPr>
      <w:r>
        <w:rPr>
          <w:rtl w:val="0"/>
          <w:lang w:val="en-US"/>
        </w:rPr>
        <w:t>△</w:t>
      </w:r>
      <w:r>
        <w:rPr>
          <w:rtl w:val="0"/>
          <w:lang w:val="zh-TW" w:eastAsia="zh-TW"/>
        </w:rPr>
        <w:t>詹姆斯起身，一巴掌将奥利维亚抽翻在地。</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贝内特：你给我滚！我不想再看到你。</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BENNETT: Get out! I don't want to see you anymore! </w:t>
      </w:r>
    </w:p>
    <w:p>
      <w:pPr>
        <w:pStyle w:val="Normal.0"/>
      </w:pPr>
      <w:r>
        <w:rPr>
          <w:rtl w:val="0"/>
          <w:lang w:val="en-US"/>
        </w:rPr>
        <w:t>△</w:t>
      </w:r>
      <w:r>
        <w:rPr>
          <w:rtl w:val="0"/>
          <w:lang w:val="zh-TW" w:eastAsia="zh-TW"/>
        </w:rPr>
        <w:t>奥利维亚瘫在地上，红着眼，满眼泪水，不甘的看向詹姆斯。</w:t>
      </w:r>
    </w:p>
    <w:p>
      <w:pPr>
        <w:pStyle w:val="Normal.0"/>
      </w:pPr>
      <w:r>
        <w:rPr>
          <w:rtl w:val="0"/>
          <w:lang w:val="zh-TW" w:eastAsia="zh-TW"/>
        </w:rPr>
        <w:t>字幕：距离哈灵顿家接亲，还有</w:t>
      </w:r>
      <w:r>
        <w:rPr>
          <w:rFonts w:ascii="Calibri" w:hAnsi="Calibri"/>
          <w:rtl w:val="0"/>
          <w:lang w:val="en-US"/>
        </w:rPr>
        <w:t>2</w:t>
      </w:r>
      <w:r>
        <w:rPr>
          <w:rtl w:val="0"/>
          <w:lang w:val="zh-TW" w:eastAsia="zh-TW"/>
        </w:rPr>
        <w:t>小时！</w:t>
      </w:r>
      <w:r>
        <w:rPr>
          <w:rFonts w:ascii="Calibri" w:hAnsi="Calibri"/>
          <w:outline w:val="0"/>
          <w:color w:val="ff2600"/>
          <w:u w:color="ff2600"/>
          <w:rtl w:val="0"/>
          <w:lang w:val="zh-TW" w:eastAsia="zh-TW"/>
          <w14:textFill>
            <w14:solidFill>
              <w14:srgbClr w14:val="FF2600"/>
            </w14:solidFill>
          </w14:textFill>
        </w:rPr>
        <w:t>2</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pPr>
    </w:p>
    <w:p>
      <w:pPr>
        <w:pStyle w:val="Normal.0"/>
      </w:pPr>
    </w:p>
    <w:p>
      <w:pPr>
        <w:pStyle w:val="Normal.0"/>
        <w:rPr>
          <w:lang w:val="zh-TW" w:eastAsia="zh-TW"/>
        </w:rPr>
      </w:pPr>
      <w:r>
        <w:rPr>
          <w:rtl w:val="0"/>
          <w:lang w:val="zh-TW" w:eastAsia="zh-TW"/>
        </w:rPr>
        <w:t>第八集</w:t>
      </w:r>
    </w:p>
    <w:p>
      <w:pPr>
        <w:pStyle w:val="Normal.0"/>
      </w:pPr>
      <w:r>
        <w:rPr>
          <w:rFonts w:ascii="Calibri" w:hAnsi="Calibri"/>
          <w:rtl w:val="0"/>
          <w:lang w:val="en-US"/>
        </w:rPr>
        <w:t>8-1</w:t>
      </w:r>
      <w:r>
        <w:rPr>
          <w:rtl w:val="0"/>
          <w:lang w:val="zh-TW" w:eastAsia="zh-TW"/>
        </w:rPr>
        <w:t>日内</w:t>
      </w:r>
      <w:r>
        <w:rPr>
          <w:rFonts w:ascii="Calibri" w:hAnsi="Calibri"/>
          <w:rtl w:val="0"/>
          <w:lang w:val="zh-TW" w:eastAsia="zh-TW"/>
        </w:rPr>
        <w:t xml:space="preserve"> </w:t>
      </w:r>
      <w:r>
        <w:rPr>
          <w:rtl w:val="0"/>
          <w:lang w:val="zh-TW" w:eastAsia="zh-TW"/>
        </w:rPr>
        <w:t>贝内特别墅</w:t>
      </w:r>
    </w:p>
    <w:p>
      <w:pPr>
        <w:pStyle w:val="Normal.0"/>
        <w:rPr>
          <w:lang w:val="zh-TW" w:eastAsia="zh-TW"/>
        </w:rPr>
      </w:pPr>
      <w:r>
        <w:rPr>
          <w:rtl w:val="0"/>
          <w:lang w:val="zh-TW" w:eastAsia="zh-TW"/>
        </w:rPr>
        <w:t>人物：奥利维亚、萨凡纳、詹姆斯、本杰明、理查德、凯瑟琳</w:t>
      </w:r>
    </w:p>
    <w:p>
      <w:pPr>
        <w:pStyle w:val="Normal.0"/>
        <w:jc w:val="left"/>
        <w:rPr>
          <w:lang w:val="zh-TW" w:eastAsia="zh-TW"/>
        </w:rPr>
      </w:pPr>
      <w:r>
        <w:rPr>
          <w:rtl w:val="0"/>
          <w:lang w:val="zh-TW" w:eastAsia="zh-TW"/>
        </w:rPr>
        <w:t>理查德（怒道）：你这逆女，还愣在那里干什么，没听到你大哥的话？给我回屋关禁闭，没我跟你哥的同意，不准踏出房门半步！</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You ungrateful </w:t>
      </w:r>
      <w:r>
        <w:rPr>
          <w:rFonts w:ascii="Times New Roman" w:hAnsi="Times New Roman"/>
          <w:outline w:val="0"/>
          <w:color w:val="ff0000"/>
          <w:u w:color="ff0000"/>
          <w:shd w:val="clear" w:color="auto" w:fill="ffff00"/>
          <w:rtl w:val="0"/>
          <w:lang w:val="en-US"/>
          <w14:textFill>
            <w14:solidFill>
              <w14:srgbClr w14:val="FF0000"/>
            </w14:solidFill>
          </w14:textFill>
        </w:rPr>
        <w:t>girl.</w:t>
      </w:r>
      <w:r>
        <w:rPr>
          <w:rFonts w:ascii="Times New Roman" w:hAnsi="Times New Roman"/>
          <w:outline w:val="0"/>
          <w:color w:val="ff0000"/>
          <w:u w:color="ff0000"/>
          <w:rtl w:val="0"/>
          <w:lang w:val="en-US"/>
          <w14:textFill>
            <w14:solidFill>
              <w14:srgbClr w14:val="FF0000"/>
            </w14:solidFill>
          </w14:textFill>
        </w:rPr>
        <w:t xml:space="preserve"> Why are you still standing there? Didn't you hear your brother? You are grounded!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step outside without our permission! </w:t>
      </w:r>
    </w:p>
    <w:p>
      <w:pPr>
        <w:pStyle w:val="Normal.0"/>
      </w:pPr>
      <w:r>
        <w:rPr>
          <w:rtl w:val="0"/>
          <w:lang w:val="en-US"/>
        </w:rPr>
        <w:t>△</w:t>
      </w:r>
      <w:r>
        <w:rPr>
          <w:rtl w:val="0"/>
          <w:lang w:val="zh-TW" w:eastAsia="zh-TW"/>
        </w:rPr>
        <w:t>威尔逊太太跑过来，搀扶着奥利维亚。</w:t>
      </w:r>
    </w:p>
    <w:p>
      <w:pPr>
        <w:pStyle w:val="Normal.0"/>
        <w:jc w:val="left"/>
        <w:rPr>
          <w:lang w:val="zh-TW" w:eastAsia="zh-TW"/>
        </w:rPr>
      </w:pPr>
      <w:r>
        <w:rPr>
          <w:rtl w:val="0"/>
          <w:lang w:val="zh-TW" w:eastAsia="zh-TW"/>
        </w:rPr>
        <w:t>威尔逊太太（心疼）：大小姐，先上楼吧。</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go upstairs for now.</w:t>
      </w:r>
    </w:p>
    <w:p>
      <w:pPr>
        <w:pStyle w:val="Normal.0"/>
      </w:pPr>
      <w:r>
        <w:rPr>
          <w:rtl w:val="0"/>
          <w:lang w:val="en-US"/>
        </w:rPr>
        <w:t>△</w:t>
      </w:r>
      <w:r>
        <w:rPr>
          <w:rtl w:val="0"/>
          <w:lang w:val="zh-TW" w:eastAsia="zh-TW"/>
        </w:rPr>
        <w:t>奥利维亚被威尔逊太太扶上了楼。</w:t>
      </w:r>
    </w:p>
    <w:p>
      <w:pPr>
        <w:pStyle w:val="Normal.0"/>
      </w:pPr>
      <w:r>
        <w:rPr>
          <w:rtl w:val="0"/>
          <w:lang w:val="en-US"/>
        </w:rPr>
        <w:t>△</w:t>
      </w:r>
      <w:r>
        <w:rPr>
          <w:rtl w:val="0"/>
          <w:lang w:val="zh-TW" w:eastAsia="zh-TW"/>
        </w:rPr>
        <w:t>萨凡纳满眼得意。</w:t>
      </w:r>
    </w:p>
    <w:p>
      <w:pPr>
        <w:pStyle w:val="Normal.0"/>
      </w:pPr>
    </w:p>
    <w:p>
      <w:pPr>
        <w:pStyle w:val="Normal.0"/>
        <w:rPr>
          <w:lang w:val="zh-TW" w:eastAsia="zh-TW"/>
        </w:rPr>
      </w:pPr>
      <w:r>
        <w:rPr>
          <w:rtl w:val="0"/>
          <w:lang w:val="zh-TW" w:eastAsia="zh-TW"/>
        </w:rPr>
        <w:t>【切】</w:t>
      </w:r>
    </w:p>
    <w:p>
      <w:pPr>
        <w:pStyle w:val="Normal.0"/>
      </w:pPr>
      <w:r>
        <w:rPr>
          <w:rtl w:val="0"/>
          <w:lang w:val="en-US"/>
        </w:rPr>
        <w:t>△</w:t>
      </w:r>
      <w:r>
        <w:rPr>
          <w:rtl w:val="0"/>
          <w:lang w:val="zh-TW" w:eastAsia="zh-TW"/>
        </w:rPr>
        <w:t>萨凡纳戴着寿星帽，坐在餐桌前，开心笑着。</w:t>
      </w:r>
    </w:p>
    <w:p>
      <w:pPr>
        <w:pStyle w:val="Normal.0"/>
      </w:pPr>
      <w:r>
        <w:rPr>
          <w:rtl w:val="0"/>
          <w:lang w:val="en-US"/>
        </w:rPr>
        <w:t>△</w:t>
      </w:r>
      <w:r>
        <w:rPr>
          <w:rtl w:val="0"/>
          <w:lang w:val="zh-TW" w:eastAsia="zh-TW"/>
        </w:rPr>
        <w:t>面前，是插着蜡烛的生日蛋糕。</w:t>
      </w:r>
    </w:p>
    <w:p>
      <w:pPr>
        <w:pStyle w:val="Normal.0"/>
      </w:pPr>
      <w:r>
        <w:rPr>
          <w:rtl w:val="0"/>
          <w:lang w:val="en-US"/>
        </w:rPr>
        <w:t>△</w:t>
      </w:r>
      <w:r>
        <w:rPr>
          <w:rtl w:val="0"/>
          <w:lang w:val="zh-TW" w:eastAsia="zh-TW"/>
        </w:rPr>
        <w:t>詹姆斯等贝内特家人一边鼓掌，一边给萨凡纳唱着生日快乐歌。</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贝内特（笑着）：萨凡纳，有什么愿望，说出来，我们帮你实现。</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BENNETT: Savannah, make a wish. We'll make it come true.</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贝内特：你有两个哥哥，再加上爸妈，四个家人，所以至少要许四个愿望。</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BENNETT: You have two brothers, plus Mom and Dad. Four family members, so you should make at least four wishes.</w:t>
      </w:r>
    </w:p>
    <w:p>
      <w:pPr>
        <w:pStyle w:val="Normal.0"/>
        <w:jc w:val="left"/>
        <w:rPr>
          <w:lang w:val="zh-TW" w:eastAsia="zh-TW"/>
        </w:rPr>
      </w:pPr>
      <w:r>
        <w:rPr>
          <w:rtl w:val="0"/>
          <w:lang w:val="zh-TW" w:eastAsia="zh-TW"/>
        </w:rPr>
        <w:t>萨凡纳（双手合十，闭眼许愿）：我希望我的家人能一直爱我宠着我，希望我们一家人，能永远幸福快乐地在一起。</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 hope my family will always love me and spoil me. I hope our family will always be happy together.</w:t>
      </w:r>
    </w:p>
    <w:p>
      <w:pPr>
        <w:pStyle w:val="Normal.0"/>
      </w:pPr>
      <w:r>
        <w:rPr>
          <w:rtl w:val="0"/>
          <w:lang w:val="en-US"/>
        </w:rPr>
        <w:t>△</w:t>
      </w:r>
      <w:r>
        <w:rPr>
          <w:rtl w:val="0"/>
          <w:lang w:val="zh-TW" w:eastAsia="zh-TW"/>
        </w:rPr>
        <w:t>萨凡纳吹灭蜡烛，看到上面的芒果，顿时想起什么。</w:t>
      </w:r>
    </w:p>
    <w:p>
      <w:pPr>
        <w:pStyle w:val="Normal.0"/>
        <w:jc w:val="left"/>
        <w:rPr>
          <w:lang w:val="zh-TW" w:eastAsia="zh-TW"/>
        </w:rPr>
      </w:pPr>
      <w:r>
        <w:rPr>
          <w:rtl w:val="0"/>
          <w:lang w:val="zh-TW" w:eastAsia="zh-TW"/>
        </w:rPr>
        <w:t>萨凡纳：对了，今天也是姐姐的生日，也让姐姐下来一起吃蛋糕吧。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Oh, today is Olivia's birthday too. Let her come down and have cake with us.</w:t>
      </w:r>
    </w:p>
    <w:p>
      <w:pPr>
        <w:pStyle w:val="Normal.0"/>
        <w:jc w:val="left"/>
      </w:pPr>
      <w:r>
        <w:rPr>
          <w:rtl w:val="0"/>
          <w:lang w:val="zh-TW" w:eastAsia="zh-TW"/>
        </w:rPr>
        <w:t>理查德</w:t>
      </w:r>
      <w:r>
        <w:rPr>
          <w:rFonts w:ascii="Calibri" w:hAnsi="Calibri" w:hint="default"/>
          <w:rtl w:val="0"/>
          <w:lang w:val="en-US"/>
        </w:rPr>
        <w:t>·</w:t>
      </w:r>
      <w:r>
        <w:rPr>
          <w:rtl w:val="0"/>
          <w:lang w:val="zh-TW" w:eastAsia="zh-TW"/>
        </w:rPr>
        <w:t>贝内特：哼，那个逆女，提她干什么，让她好好在屋里反省！</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Hmph. Why bring her up? Let her learn her lesson in the room! </w:t>
      </w:r>
    </w:p>
    <w:p>
      <w:pPr>
        <w:pStyle w:val="Normal.0"/>
      </w:pPr>
      <w:r>
        <w:rPr>
          <w:rtl w:val="0"/>
          <w:lang w:val="en-US"/>
        </w:rPr>
        <w:t>△</w:t>
      </w:r>
      <w:r>
        <w:rPr>
          <w:rtl w:val="0"/>
          <w:lang w:val="zh-TW" w:eastAsia="zh-TW"/>
        </w:rPr>
        <w:t>其余人神情也都冷了下来。</w:t>
      </w:r>
    </w:p>
    <w:p>
      <w:pPr>
        <w:pStyle w:val="Normal.0"/>
        <w:jc w:val="left"/>
        <w:rPr>
          <w:lang w:val="zh-TW" w:eastAsia="zh-TW"/>
        </w:rPr>
      </w:pPr>
      <w:r>
        <w:rPr>
          <w:rtl w:val="0"/>
          <w:lang w:val="zh-TW" w:eastAsia="zh-TW"/>
        </w:rPr>
        <w:t>萨凡纳：爸，姐姐即便做了错事，也是我们的家人，生日还是要给姐姐过的。</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Dad, even if Olivia did something wrong, she's still family. We should celebrate her birthday too.</w:t>
      </w:r>
    </w:p>
    <w:p>
      <w:pPr>
        <w:pStyle w:val="Normal.0"/>
        <w:jc w:val="left"/>
        <w:rPr>
          <w:lang w:val="zh-TW" w:eastAsia="zh-TW"/>
        </w:rPr>
      </w:pPr>
      <w:r>
        <w:rPr>
          <w:rtl w:val="0"/>
          <w:lang w:val="zh-TW" w:eastAsia="zh-TW"/>
        </w:rPr>
        <w:t>理查德（无奈）：那好吧。（喊向保姆）威尔逊太太，你去把大小姐带下来。</w:t>
      </w:r>
    </w:p>
    <w:p>
      <w:pPr>
        <w:pStyle w:val="Normal.0"/>
        <w:jc w:val="left"/>
      </w:pPr>
      <w:r>
        <w:rPr>
          <w:rFonts w:ascii="Times New Roman" w:hAnsi="Times New Roman"/>
          <w:outline w:val="0"/>
          <w:color w:val="ff0000"/>
          <w:u w:color="ff0000"/>
          <w:rtl w:val="0"/>
          <w:lang w:val="en-US"/>
          <w14:textFill>
            <w14:solidFill>
              <w14:srgbClr w14:val="FF0000"/>
            </w14:solidFill>
          </w14:textFill>
        </w:rPr>
        <w:t>RICHARD: Fine. Wilson, bring Olivia down.</w:t>
      </w:r>
    </w:p>
    <w:p>
      <w:pPr>
        <w:pStyle w:val="Normal.0"/>
      </w:pPr>
      <w:r>
        <w:rPr>
          <w:rtl w:val="0"/>
          <w:lang w:val="en-US"/>
        </w:rPr>
        <w:t>△</w:t>
      </w:r>
      <w:r>
        <w:rPr>
          <w:rtl w:val="0"/>
          <w:lang w:val="zh-TW" w:eastAsia="zh-TW"/>
        </w:rPr>
        <w:t>片刻后，威尔逊太太搀扶着奥利维亚，在桌前坐下。</w:t>
      </w:r>
    </w:p>
    <w:p>
      <w:pPr>
        <w:pStyle w:val="Normal.0"/>
      </w:pPr>
      <w:r>
        <w:rPr>
          <w:rtl w:val="0"/>
          <w:lang w:val="en-US"/>
        </w:rPr>
        <w:t>△</w:t>
      </w:r>
      <w:r>
        <w:rPr>
          <w:rtl w:val="0"/>
          <w:lang w:val="zh-TW" w:eastAsia="zh-TW"/>
        </w:rPr>
        <w:t>面前满桌的饭菜。</w:t>
      </w:r>
    </w:p>
    <w:p>
      <w:pPr>
        <w:pStyle w:val="Normal.0"/>
      </w:pPr>
      <w:r>
        <w:rPr>
          <w:rtl w:val="0"/>
          <w:lang w:val="en-US"/>
        </w:rPr>
        <w:t>△</w:t>
      </w:r>
      <w:r>
        <w:rPr>
          <w:rtl w:val="0"/>
          <w:lang w:val="zh-TW" w:eastAsia="zh-TW"/>
        </w:rPr>
        <w:t>萨凡纳将切好的蛋糕放到奥利维亚面前。</w:t>
      </w:r>
    </w:p>
    <w:p>
      <w:pPr>
        <w:pStyle w:val="Normal.0"/>
        <w:jc w:val="left"/>
        <w:rPr>
          <w:lang w:val="zh-TW" w:eastAsia="zh-TW"/>
        </w:rPr>
      </w:pPr>
      <w:r>
        <w:rPr>
          <w:rtl w:val="0"/>
          <w:lang w:val="zh-TW" w:eastAsia="zh-TW"/>
        </w:rPr>
        <w:t>萨凡纳：姐姐，生日快乐。吃块蛋糕吧。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Olivia, happy birthday. Have some cake.</w:t>
      </w:r>
    </w:p>
    <w:p>
      <w:pPr>
        <w:pStyle w:val="Normal.0"/>
      </w:pPr>
      <w:r>
        <w:rPr>
          <w:rtl w:val="0"/>
          <w:lang w:val="en-US"/>
        </w:rPr>
        <w:t>△</w:t>
      </w:r>
      <w:r>
        <w:rPr>
          <w:rtl w:val="0"/>
          <w:lang w:val="zh-TW" w:eastAsia="zh-TW"/>
        </w:rPr>
        <w:t>奥利维亚看着上面的芒果，面无表情，并没有吃。</w:t>
      </w:r>
      <w:r>
        <w:rPr>
          <w:rFonts w:ascii="Calibri" w:hAnsi="Calibri"/>
          <w:rtl w:val="0"/>
          <w:lang w:val="en-US"/>
        </w:rPr>
        <w:t xml:space="preserve"> </w:t>
      </w:r>
    </w:p>
    <w:p>
      <w:pPr>
        <w:pStyle w:val="Normal.0"/>
        <w:jc w:val="left"/>
        <w:rPr>
          <w:lang w:val="zh-TW" w:eastAsia="zh-TW"/>
        </w:rPr>
      </w:pPr>
      <w:r>
        <w:rPr>
          <w:rtl w:val="0"/>
          <w:lang w:val="zh-TW" w:eastAsia="zh-TW"/>
        </w:rPr>
        <w:t>理查德（皱眉怒斥）：这蛋糕是你妹妹亲自给你切的，你怎么不吃，有毒吗？</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Savannah cut this cake for you herself. Why </w:t>
      </w:r>
      <w:r>
        <w:rPr>
          <w:rFonts w:ascii="Times New Roman" w:hAnsi="Times New Roman"/>
          <w:outline w:val="0"/>
          <w:color w:val="ff0000"/>
          <w:u w:color="ff0000"/>
          <w:rtl w:val="0"/>
          <w14:textFill>
            <w14:solidFill>
              <w14:srgbClr w14:val="FF0000"/>
            </w14:solidFill>
          </w14:textFill>
        </w:rPr>
        <w:t>don't</w:t>
      </w:r>
      <w:r>
        <w:rPr>
          <w:rFonts w:ascii="Times New Roman" w:hAnsi="Times New Roman"/>
          <w:outline w:val="0"/>
          <w:color w:val="ff0000"/>
          <w:u w:color="ff0000"/>
          <w:rtl w:val="0"/>
          <w:lang w:val="en-US"/>
          <w14:textFill>
            <w14:solidFill>
              <w14:srgbClr w14:val="FF0000"/>
            </w14:solidFill>
          </w14:textFill>
        </w:rPr>
        <w:t xml:space="preserve"> you eat it? Is it poisoned?</w:t>
      </w:r>
    </w:p>
    <w:p>
      <w:pPr>
        <w:pStyle w:val="Normal.0"/>
        <w:jc w:val="left"/>
        <w:rPr>
          <w:lang w:val="zh-TW" w:eastAsia="zh-TW"/>
        </w:rPr>
      </w:pPr>
      <w:r>
        <w:rPr>
          <w:rtl w:val="0"/>
          <w:lang w:val="zh-TW" w:eastAsia="zh-TW"/>
        </w:rPr>
        <w:t>萨凡纳（假惺惺道歉）：姐姐，你还在为昨晚的事情生妹妹的气吗？你若真想要音乐盒，妹妹明天就去给你买一个一样的，就当给姐姐道歉了。</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Olivia, are you still angry about our fight? If you really want a music box, I'll buy you the same one tomorrow as an apology.</w:t>
      </w:r>
    </w:p>
    <w:p>
      <w:pPr>
        <w:pStyle w:val="Normal.0"/>
        <w:jc w:val="left"/>
        <w:rPr>
          <w:lang w:val="zh-TW" w:eastAsia="zh-TW"/>
        </w:rPr>
      </w:pPr>
      <w:r>
        <w:rPr>
          <w:rtl w:val="0"/>
          <w:lang w:val="zh-TW" w:eastAsia="zh-TW"/>
        </w:rPr>
        <w:t>本杰明（怒道）：买什么？我们就是太惯她了，才会让她不识好歹，在这蹬鼻子上脸！</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Apology? We've spoiled her too much, now she thinks she can walk all over us!</w:t>
      </w:r>
    </w:p>
    <w:p>
      <w:pPr>
        <w:pStyle w:val="Normal.0"/>
        <w:jc w:val="left"/>
        <w:rPr>
          <w:lang w:val="zh-TW" w:eastAsia="zh-TW"/>
        </w:rPr>
      </w:pPr>
      <w:r>
        <w:rPr>
          <w:rtl w:val="0"/>
          <w:lang w:val="zh-TW" w:eastAsia="zh-TW"/>
        </w:rPr>
        <w:t>凯瑟琳（劝道）：行了，萨凡纳今天过生日，都少说几句。奥利维亚，听话，把蛋糕吃了，别惹爸爸妈妈生气。</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Enough.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Savannah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birthday. Everyone, stop. Olivia, be good and eat the cake.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upset your parents.</w:t>
      </w:r>
    </w:p>
    <w:p>
      <w:pPr>
        <w:pStyle w:val="Normal.0"/>
        <w:jc w:val="left"/>
        <w:rPr>
          <w:lang w:val="zh-TW" w:eastAsia="zh-TW"/>
        </w:rPr>
      </w:pPr>
      <w:r>
        <w:rPr>
          <w:rtl w:val="0"/>
          <w:lang w:val="zh-TW" w:eastAsia="zh-TW"/>
        </w:rPr>
        <w:t>奥利维亚（低声）：我对芒果过敏。</w:t>
      </w:r>
    </w:p>
    <w:p>
      <w:pPr>
        <w:pStyle w:val="Normal.0"/>
        <w:jc w:val="left"/>
      </w:pPr>
      <w:r>
        <w:rPr>
          <w:rFonts w:ascii="Times New Roman" w:hAnsi="Times New Roman"/>
          <w:outline w:val="0"/>
          <w:color w:val="ff0000"/>
          <w:u w:color="ff0000"/>
          <w:rtl w:val="0"/>
          <w:lang w:val="en-US"/>
          <w14:textFill>
            <w14:solidFill>
              <w14:srgbClr w14:val="FF0000"/>
            </w14:solidFill>
          </w14:textFill>
        </w:rPr>
        <w:t>OLIVIA: I'm allergic to mango.</w:t>
      </w:r>
    </w:p>
    <w:p>
      <w:pPr>
        <w:pStyle w:val="Normal.0"/>
      </w:pPr>
      <w:r>
        <w:rPr>
          <w:rtl w:val="0"/>
          <w:lang w:val="en-US"/>
        </w:rPr>
        <w:t>△</w:t>
      </w:r>
      <w:r>
        <w:rPr>
          <w:rtl w:val="0"/>
          <w:lang w:val="zh-TW" w:eastAsia="zh-TW"/>
        </w:rPr>
        <w:t>詹姆斯气得扔下筷子！</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愤怒）：就你事多是吧？还芒果过敏，我怎么不知道你芒果过敏？昨天接你吃饭你不去，今天萨凡纳好心好意一起过生日吃蛋糕你不吃，你想干什么？不想待在这个家就滚！我们贝内特家不伺候你这个祖宗！</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Can you stop being dramatic? Mango allergy? How would I not know? You refused dinner when we came to get you. Now you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eat Savannah</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birthday cake. What do you want? If you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want this family, get out! The Bennetts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cater to spoiled brats! </w:t>
      </w:r>
      <w:r>
        <w:rPr>
          <w:rFonts w:ascii="Times New Roman" w:hAnsi="Times New Roman"/>
          <w:outline w:val="0"/>
          <w:color w:val="ff0000"/>
          <w:sz w:val="13"/>
          <w:szCs w:val="13"/>
          <w:u w:color="ff0000"/>
          <w:rtl w:val="0"/>
          <w:lang w:val="en-US"/>
          <w14:textFill>
            <w14:solidFill>
              <w14:srgbClr w14:val="FF0000"/>
            </w14:solidFill>
          </w14:textFill>
        </w:rPr>
        <w:t>(</w:t>
      </w:r>
      <w:r>
        <w:rPr>
          <w:sz w:val="13"/>
          <w:szCs w:val="13"/>
          <w:rtl w:val="0"/>
          <w:lang w:val="zh-TW" w:eastAsia="zh-TW"/>
        </w:rPr>
        <w:t>按照剧情这里都是今天发生的，所以把昨天</w:t>
      </w:r>
      <w:r>
        <w:rPr>
          <w:rFonts w:ascii="Calibri" w:hAnsi="Calibri"/>
          <w:sz w:val="13"/>
          <w:szCs w:val="13"/>
          <w:rtl w:val="0"/>
        </w:rPr>
        <w:t>/</w:t>
      </w:r>
      <w:r>
        <w:rPr>
          <w:sz w:val="13"/>
          <w:szCs w:val="13"/>
          <w:rtl w:val="0"/>
          <w:lang w:val="zh-TW" w:eastAsia="zh-TW"/>
        </w:rPr>
        <w:t>今天都删了）</w:t>
      </w:r>
    </w:p>
    <w:p>
      <w:pPr>
        <w:pStyle w:val="Normal.0"/>
      </w:pPr>
      <w:r>
        <w:rPr>
          <w:rtl w:val="0"/>
          <w:lang w:val="en-US"/>
        </w:rPr>
        <w:t>△</w:t>
      </w:r>
      <w:r>
        <w:rPr>
          <w:rtl w:val="0"/>
          <w:lang w:val="zh-TW" w:eastAsia="zh-TW"/>
        </w:rPr>
        <w:t>奥利维亚没有说话，流着泪，无声地吃完了蛋糕。</w:t>
      </w:r>
    </w:p>
    <w:p>
      <w:pPr>
        <w:pStyle w:val="Normal.0"/>
      </w:pPr>
      <w:r>
        <w:rPr>
          <w:rtl w:val="0"/>
          <w:lang w:val="en-US"/>
        </w:rPr>
        <w:t>△</w:t>
      </w:r>
      <w:r>
        <w:rPr>
          <w:rtl w:val="0"/>
          <w:lang w:val="zh-TW" w:eastAsia="zh-TW"/>
        </w:rPr>
        <w:t>吃完后，奥利维亚捂着肚子，满眼痛苦。</w:t>
      </w:r>
    </w:p>
    <w:p>
      <w:pPr>
        <w:pStyle w:val="Normal.0"/>
        <w:jc w:val="left"/>
        <w:rPr>
          <w:lang w:val="zh-TW" w:eastAsia="zh-TW"/>
        </w:rPr>
      </w:pPr>
      <w:r>
        <w:rPr>
          <w:rtl w:val="0"/>
          <w:lang w:val="zh-TW" w:eastAsia="zh-TW"/>
        </w:rPr>
        <w:t>萨凡纳（假意关心）：姐姐，你怎么了，不会真的对芒果过敏吧？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Olivia, what's wrong? Are you really allergic to mango?</w:t>
      </w:r>
    </w:p>
    <w:p>
      <w:pPr>
        <w:pStyle w:val="Normal.0"/>
        <w:jc w:val="left"/>
        <w:rPr>
          <w:lang w:val="zh-TW" w:eastAsia="zh-TW"/>
        </w:rPr>
      </w:pPr>
      <w:r>
        <w:rPr>
          <w:rtl w:val="0"/>
          <w:lang w:val="zh-TW" w:eastAsia="zh-TW"/>
        </w:rPr>
        <w:t>本杰明：萨凡纳，不用管她，她就喜欢装了！</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Savannah, ignore her. She just loves to act! </w:t>
      </w:r>
    </w:p>
    <w:p>
      <w:pPr>
        <w:pStyle w:val="Normal.0"/>
        <w:jc w:val="left"/>
        <w:rPr>
          <w:lang w:val="zh-TW" w:eastAsia="zh-TW"/>
        </w:rPr>
      </w:pPr>
      <w:r>
        <w:rPr>
          <w:rtl w:val="0"/>
          <w:lang w:val="zh-TW" w:eastAsia="zh-TW"/>
        </w:rPr>
        <w:t>詹姆斯（厌恶地看向她）：要死滚一边去！</w:t>
      </w:r>
    </w:p>
    <w:p>
      <w:pPr>
        <w:pStyle w:val="Normal.0"/>
        <w:jc w:val="left"/>
      </w:pPr>
      <w:r>
        <w:rPr>
          <w:rFonts w:ascii="Times New Roman" w:hAnsi="Times New Roman"/>
          <w:outline w:val="0"/>
          <w:color w:val="ff0000"/>
          <w:u w:color="ff0000"/>
          <w:rtl w:val="0"/>
          <w:lang w:val="en-US"/>
          <w14:textFill>
            <w14:solidFill>
              <w14:srgbClr w14:val="FF0000"/>
            </w14:solidFill>
          </w14:textFill>
        </w:rPr>
        <w:t>JAMES: If you're going to die, die somewhere else!</w:t>
      </w:r>
    </w:p>
    <w:p>
      <w:pPr>
        <w:pStyle w:val="Normal.0"/>
      </w:pPr>
      <w:r>
        <w:rPr>
          <w:rtl w:val="0"/>
          <w:lang w:val="zh-TW" w:eastAsia="zh-TW"/>
        </w:rPr>
        <w:t>字幕：距离哈灵顿家接亲，还有</w:t>
      </w:r>
      <w:r>
        <w:rPr>
          <w:rFonts w:ascii="Calibri" w:hAnsi="Calibri"/>
          <w:rtl w:val="0"/>
          <w:lang w:val="en-US"/>
        </w:rPr>
        <w:t>1</w:t>
      </w:r>
      <w:r>
        <w:rPr>
          <w:rtl w:val="0"/>
          <w:lang w:val="zh-TW" w:eastAsia="zh-TW"/>
        </w:rPr>
        <w:t>小时！</w:t>
      </w:r>
      <w:r>
        <w:rPr>
          <w:rFonts w:ascii="Calibri" w:hAnsi="Calibri"/>
          <w:outline w:val="0"/>
          <w:color w:val="ff2600"/>
          <w:u w:color="ff2600"/>
          <w:rtl w:val="0"/>
          <w:lang w:val="zh-TW" w:eastAsia="zh-TW"/>
          <w14:textFill>
            <w14:solidFill>
              <w14:srgbClr w14:val="FF2600"/>
            </w14:solidFill>
          </w14:textFill>
        </w:rPr>
        <w:t>2</w:t>
      </w:r>
      <w:r>
        <w:rPr>
          <w:rFonts w:ascii="Times New Roman" w:hAnsi="Times New Roman"/>
          <w:outline w:val="0"/>
          <w:color w:val="ff2600"/>
          <w:u w:color="ff2600"/>
          <w:rtl w:val="0"/>
          <w14:textFill>
            <w14:solidFill>
              <w14:srgbClr w14:val="FF2600"/>
            </w14:solidFill>
          </w14:textFill>
        </w:rPr>
        <w:t xml:space="preserve"> </w:t>
      </w:r>
      <w:r>
        <w:rPr>
          <w:rFonts w:ascii="Times New Roman" w:hAnsi="Times New Roman"/>
          <w:outline w:val="0"/>
          <w:color w:val="ff2600"/>
          <w:u w:color="ff2600"/>
          <w:rtl w:val="0"/>
          <w:lang w:val="zh-TW" w:eastAsia="zh-TW"/>
          <w14:textFill>
            <w14:solidFill>
              <w14:srgbClr w14:val="FF2600"/>
            </w14:solidFill>
          </w14:textFill>
        </w:rPr>
        <w:t>hours until the Harrington family arrives for the bride</w:t>
      </w:r>
    </w:p>
    <w:p>
      <w:pPr>
        <w:pStyle w:val="Normal.0"/>
      </w:pPr>
    </w:p>
    <w:p>
      <w:pPr>
        <w:pStyle w:val="Normal.0"/>
      </w:pPr>
    </w:p>
    <w:p>
      <w:pPr>
        <w:pStyle w:val="Normal.0"/>
        <w:rPr>
          <w:lang w:val="zh-TW" w:eastAsia="zh-TW"/>
        </w:rPr>
      </w:pPr>
      <w:r>
        <w:rPr>
          <w:rtl w:val="0"/>
          <w:lang w:val="zh-TW" w:eastAsia="zh-TW"/>
        </w:rPr>
        <w:t>第九集</w:t>
      </w:r>
    </w:p>
    <w:p>
      <w:pPr>
        <w:pStyle w:val="Normal.0"/>
      </w:pPr>
      <w:r>
        <w:rPr>
          <w:rFonts w:ascii="Calibri" w:hAnsi="Calibri"/>
          <w:rtl w:val="0"/>
          <w:lang w:val="en-US"/>
        </w:rPr>
        <w:t xml:space="preserve">9-1 </w:t>
      </w:r>
      <w:r>
        <w:rPr>
          <w:rtl w:val="0"/>
          <w:lang w:val="zh-TW" w:eastAsia="zh-TW"/>
        </w:rPr>
        <w:t>日内</w:t>
      </w:r>
      <w:r>
        <w:rPr>
          <w:rFonts w:ascii="Calibri" w:hAnsi="Calibri"/>
          <w:rtl w:val="0"/>
          <w:lang w:val="zh-TW" w:eastAsia="zh-TW"/>
        </w:rPr>
        <w:t xml:space="preserve"> </w:t>
      </w:r>
      <w:r>
        <w:rPr>
          <w:rtl w:val="0"/>
          <w:lang w:val="zh-TW" w:eastAsia="zh-TW"/>
        </w:rPr>
        <w:t>贝内特别墅</w:t>
      </w:r>
    </w:p>
    <w:p>
      <w:pPr>
        <w:pStyle w:val="Normal.0"/>
        <w:rPr>
          <w:lang w:val="zh-TW" w:eastAsia="zh-TW"/>
        </w:rPr>
      </w:pPr>
      <w:r>
        <w:rPr>
          <w:rtl w:val="0"/>
          <w:lang w:val="zh-TW" w:eastAsia="zh-TW"/>
        </w:rPr>
        <w:t>人物：奥利维亚、萨凡纳、詹姆斯、本杰明、理查德、凯瑟琳</w:t>
      </w:r>
    </w:p>
    <w:p>
      <w:pPr>
        <w:pStyle w:val="Normal.0"/>
        <w:jc w:val="left"/>
      </w:pPr>
      <w:r>
        <w:rPr>
          <w:rtl w:val="0"/>
          <w:lang w:val="zh-TW" w:eastAsia="zh-TW"/>
        </w:rPr>
        <w:t>萨凡纳</w:t>
      </w:r>
      <w:r>
        <w:rPr>
          <w:rFonts w:ascii="Calibri" w:hAnsi="Calibri" w:hint="default"/>
          <w:rtl w:val="0"/>
          <w:lang w:val="en-US"/>
        </w:rPr>
        <w:t>·</w:t>
      </w:r>
      <w:r>
        <w:rPr>
          <w:rtl w:val="0"/>
          <w:lang w:val="zh-TW" w:eastAsia="zh-TW"/>
        </w:rPr>
        <w:t>贝内特（提议）：今天一家人都在，咱们一块喝一杯团圆酒吧。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Since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all here, let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have a toast as a family.</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贝内特（笑着）：好啊。</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Sure.</w:t>
      </w:r>
    </w:p>
    <w:p>
      <w:pPr>
        <w:pStyle w:val="Normal.0"/>
      </w:pPr>
      <w:r>
        <w:rPr>
          <w:rtl w:val="0"/>
          <w:lang w:val="en-US"/>
        </w:rPr>
        <w:t>△</w:t>
      </w:r>
      <w:r>
        <w:rPr>
          <w:rtl w:val="0"/>
          <w:lang w:val="zh-TW" w:eastAsia="zh-TW"/>
        </w:rPr>
        <w:t>众人笑着举杯。</w:t>
      </w:r>
    </w:p>
    <w:p>
      <w:pPr>
        <w:pStyle w:val="Normal.0"/>
      </w:pPr>
      <w:r>
        <w:rPr>
          <w:rtl w:val="0"/>
          <w:lang w:val="en-US"/>
        </w:rPr>
        <w:t>△</w:t>
      </w:r>
      <w:r>
        <w:rPr>
          <w:rtl w:val="0"/>
          <w:lang w:val="zh-TW" w:eastAsia="zh-TW"/>
        </w:rPr>
        <w:t>只有奥利维亚没动。</w:t>
      </w:r>
    </w:p>
    <w:p>
      <w:pPr>
        <w:pStyle w:val="Normal.0"/>
        <w:jc w:val="left"/>
        <w:rPr>
          <w:lang w:val="zh-TW" w:eastAsia="zh-TW"/>
        </w:rPr>
      </w:pPr>
      <w:r>
        <w:rPr>
          <w:rtl w:val="0"/>
          <w:lang w:val="zh-TW" w:eastAsia="zh-TW"/>
        </w:rPr>
        <w:t>萨凡纳（故意问道）：姐姐，你怎么不喝，你不会也对酒精过敏吧？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Olivia, why aren't you drinking? Don't tell me you're allergic to alcohol too.</w:t>
      </w:r>
    </w:p>
    <w:p>
      <w:pPr>
        <w:pStyle w:val="Normal.0"/>
        <w:jc w:val="left"/>
      </w:pPr>
      <w:r>
        <w:rPr>
          <w:rtl w:val="0"/>
          <w:lang w:val="zh-TW" w:eastAsia="zh-TW"/>
        </w:rPr>
        <w:t>萨凡纳（</w:t>
      </w:r>
      <w:r>
        <w:rPr>
          <w:rFonts w:ascii="Calibri" w:hAnsi="Calibri"/>
          <w:rtl w:val="0"/>
          <w:lang w:val="en-US"/>
        </w:rPr>
        <w:t>OS</w:t>
      </w:r>
      <w:r>
        <w:rPr>
          <w:rtl w:val="0"/>
          <w:lang w:val="zh-TW" w:eastAsia="zh-TW"/>
        </w:rPr>
        <w:t>）：哼，奥利维亚，我知道你不仅对芒果过敏，还对酒精过敏。但今天，我就是要让你喝！</w:t>
      </w:r>
    </w:p>
    <w:p>
      <w:pPr>
        <w:pStyle w:val="Normal.0"/>
        <w:jc w:val="left"/>
      </w:pPr>
      <w:r>
        <w:rPr>
          <w:rFonts w:ascii="Times New Roman" w:hAnsi="Times New Roman"/>
          <w:outline w:val="0"/>
          <w:color w:val="ff0000"/>
          <w:u w:color="ff0000"/>
          <w:rtl w:val="0"/>
          <w:lang w:val="en-US"/>
          <w14:textFill>
            <w14:solidFill>
              <w14:srgbClr w14:val="FF0000"/>
            </w14:solidFill>
          </w14:textFill>
        </w:rPr>
        <w:t>SAVAN</w:t>
      </w:r>
      <w:r>
        <w:rPr>
          <w:rFonts w:ascii="Times New Roman" w:hAnsi="Times New Roman"/>
          <w:outline w:val="0"/>
          <w:color w:val="ff2600"/>
          <w:u w:color="ff0000"/>
          <w:rtl w:val="0"/>
          <w:lang w:val="en-US"/>
          <w14:textFill>
            <w14:solidFill>
              <w14:srgbClr w14:val="FF2600"/>
            </w14:solidFill>
          </w14:textFill>
        </w:rPr>
        <w:t>NAH</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Hmph. O</w:t>
      </w:r>
      <w:r>
        <w:rPr>
          <w:rFonts w:ascii="Times New Roman" w:hAnsi="Times New Roman"/>
          <w:outline w:val="0"/>
          <w:color w:val="ff0000"/>
          <w:u w:color="ff0000"/>
          <w:rtl w:val="0"/>
          <w:lang w:val="en-US"/>
          <w14:textFill>
            <w14:solidFill>
              <w14:srgbClr w14:val="FF0000"/>
            </w14:solidFill>
          </w14:textFill>
        </w:rPr>
        <w:t xml:space="preserve">livia, I know you're allergic to both mango and alcohol. But today, I'm making you drink! </w:t>
      </w:r>
    </w:p>
    <w:p>
      <w:pPr>
        <w:pStyle w:val="Normal.0"/>
      </w:pPr>
      <w:r>
        <w:rPr>
          <w:rtl w:val="0"/>
          <w:lang w:val="en-US"/>
        </w:rPr>
        <w:t>△</w:t>
      </w:r>
      <w:r>
        <w:rPr>
          <w:rtl w:val="0"/>
          <w:lang w:val="zh-TW" w:eastAsia="zh-TW"/>
        </w:rPr>
        <w:t>奥利维亚没有说话。</w:t>
      </w:r>
    </w:p>
    <w:p>
      <w:pPr>
        <w:pStyle w:val="Normal.0"/>
      </w:pPr>
      <w:r>
        <w:rPr>
          <w:rtl w:val="0"/>
          <w:lang w:val="en-US"/>
        </w:rPr>
        <w:t>△</w:t>
      </w:r>
      <w:r>
        <w:rPr>
          <w:rtl w:val="0"/>
          <w:lang w:val="zh-TW" w:eastAsia="zh-TW"/>
        </w:rPr>
        <w:t>理查德看过去，满眼厌恶。</w:t>
      </w:r>
    </w:p>
    <w:p>
      <w:pPr>
        <w:pStyle w:val="Normal.0"/>
        <w:jc w:val="left"/>
      </w:pPr>
      <w:r>
        <w:rPr>
          <w:rtl w:val="0"/>
          <w:lang w:val="zh-TW" w:eastAsia="zh-TW"/>
        </w:rPr>
        <w:t>理查德</w:t>
      </w:r>
      <w:r>
        <w:rPr>
          <w:rFonts w:ascii="Calibri" w:hAnsi="Calibri" w:hint="default"/>
          <w:rtl w:val="0"/>
          <w:lang w:val="en-US"/>
        </w:rPr>
        <w:t>·</w:t>
      </w:r>
      <w:r>
        <w:rPr>
          <w:rtl w:val="0"/>
          <w:lang w:val="zh-TW" w:eastAsia="zh-TW"/>
        </w:rPr>
        <w:t>贝内特：萨凡纳问你话呢，聋了？</w:t>
      </w:r>
    </w:p>
    <w:p>
      <w:pPr>
        <w:pStyle w:val="Normal.0"/>
        <w:jc w:val="left"/>
      </w:pPr>
      <w:r>
        <w:rPr>
          <w:rFonts w:ascii="Times New Roman" w:hAnsi="Times New Roman"/>
          <w:outline w:val="0"/>
          <w:color w:val="ff0000"/>
          <w:u w:color="ff0000"/>
          <w:rtl w:val="0"/>
          <w:lang w:val="en-US"/>
          <w14:textFill>
            <w14:solidFill>
              <w14:srgbClr w14:val="FF0000"/>
            </w14:solidFill>
          </w14:textFill>
        </w:rPr>
        <w:t>RICHARD: Savannah asked you a question. Are you deaf?</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贝内特：一家人都在等你呢，你到底喝不喝？我说你是不是真想挨揍？</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The whole family is waiting. Are you drinking or not? Do you really want a beating?</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贝内特（皱眉）：你还没闹够？</w:t>
      </w:r>
    </w:p>
    <w:p>
      <w:pPr>
        <w:pStyle w:val="Normal.0"/>
        <w:jc w:val="left"/>
      </w:pPr>
      <w:r>
        <w:rPr>
          <w:rFonts w:ascii="Times New Roman" w:hAnsi="Times New Roman"/>
          <w:outline w:val="0"/>
          <w:color w:val="ff0000"/>
          <w:u w:color="ff0000"/>
          <w:rtl w:val="0"/>
          <w:lang w:val="en-US"/>
          <w14:textFill>
            <w14:solidFill>
              <w14:srgbClr w14:val="FF0000"/>
            </w14:solidFill>
          </w14:textFill>
        </w:rPr>
        <w:t>JAMES: Haven't you made enough trouble?</w:t>
      </w:r>
    </w:p>
    <w:p>
      <w:pPr>
        <w:pStyle w:val="Normal.0"/>
      </w:pPr>
      <w:r>
        <w:rPr>
          <w:rtl w:val="0"/>
          <w:lang w:val="en-US"/>
        </w:rPr>
        <w:t>△</w:t>
      </w:r>
      <w:r>
        <w:rPr>
          <w:rtl w:val="0"/>
          <w:lang w:val="zh-TW" w:eastAsia="zh-TW"/>
        </w:rPr>
        <w:t>奥利维亚看着家人冷漠的嘴脸，凄惨一笑。</w:t>
      </w:r>
    </w:p>
    <w:p>
      <w:pPr>
        <w:pStyle w:val="Normal.0"/>
        <w:jc w:val="left"/>
        <w:rPr>
          <w:lang w:val="zh-TW" w:eastAsia="zh-TW"/>
        </w:rPr>
      </w:pPr>
      <w:r>
        <w:rPr>
          <w:rtl w:val="0"/>
          <w:lang w:val="zh-TW" w:eastAsia="zh-TW"/>
        </w:rPr>
        <w:t>奥利维亚：好，我喝。就当，给自己践行了。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Fine. I'll drink. Consider it my farewell.</w:t>
      </w:r>
    </w:p>
    <w:p>
      <w:pPr>
        <w:pStyle w:val="Normal.0"/>
      </w:pPr>
      <w:r>
        <w:rPr>
          <w:rtl w:val="0"/>
          <w:lang w:val="en-US"/>
        </w:rPr>
        <w:t>△</w:t>
      </w:r>
      <w:r>
        <w:rPr>
          <w:rtl w:val="0"/>
          <w:lang w:val="zh-TW" w:eastAsia="zh-TW"/>
        </w:rPr>
        <w:t>奥利维亚拿起酒杯，目露悲凉，一饮而尽。</w:t>
      </w:r>
    </w:p>
    <w:p>
      <w:pPr>
        <w:pStyle w:val="Normal.0"/>
        <w:jc w:val="left"/>
        <w:rPr>
          <w:lang w:val="zh-TW" w:eastAsia="zh-TW"/>
        </w:rPr>
      </w:pPr>
      <w:r>
        <w:rPr>
          <w:rtl w:val="0"/>
          <w:lang w:val="zh-TW" w:eastAsia="zh-TW"/>
        </w:rPr>
        <w:t>詹姆斯（一愣）：什么践行？你刚才那话什么意思？</w:t>
      </w:r>
    </w:p>
    <w:p>
      <w:pPr>
        <w:pStyle w:val="Normal.0"/>
        <w:jc w:val="left"/>
      </w:pPr>
      <w:r>
        <w:rPr>
          <w:rFonts w:ascii="Times New Roman" w:hAnsi="Times New Roman"/>
          <w:outline w:val="0"/>
          <w:color w:val="ff0000"/>
          <w:u w:color="ff0000"/>
          <w:rtl w:val="0"/>
          <w:lang w:val="en-US"/>
          <w14:textFill>
            <w14:solidFill>
              <w14:srgbClr w14:val="FF0000"/>
            </w14:solidFill>
          </w14:textFill>
        </w:rPr>
        <w:t>JAMES: Farewell? What did you mean by that?</w:t>
      </w:r>
    </w:p>
    <w:p>
      <w:pPr>
        <w:pStyle w:val="Normal.0"/>
        <w:jc w:val="left"/>
        <w:rPr>
          <w:lang w:val="zh-TW" w:eastAsia="zh-TW"/>
        </w:rPr>
      </w:pPr>
      <w:r>
        <w:rPr>
          <w:rtl w:val="0"/>
          <w:lang w:val="zh-TW" w:eastAsia="zh-TW"/>
        </w:rPr>
        <w:t>本杰明（皱眉）：你要走？</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You're leaving?</w:t>
      </w:r>
    </w:p>
    <w:p>
      <w:pPr>
        <w:pStyle w:val="Normal.0"/>
      </w:pPr>
      <w:r>
        <w:rPr>
          <w:rtl w:val="0"/>
          <w:lang w:val="en-US"/>
        </w:rPr>
        <w:t>△</w:t>
      </w:r>
      <w:r>
        <w:rPr>
          <w:rtl w:val="0"/>
          <w:lang w:val="zh-TW" w:eastAsia="zh-TW"/>
        </w:rPr>
        <w:t>不待奥利维亚回答，萨凡纳抱住两个哥哥的胳膊。</w:t>
      </w:r>
    </w:p>
    <w:p>
      <w:pPr>
        <w:pStyle w:val="Normal.0"/>
        <w:jc w:val="left"/>
        <w:rPr>
          <w:lang w:val="zh-TW" w:eastAsia="zh-TW"/>
        </w:rPr>
      </w:pPr>
      <w:r>
        <w:rPr>
          <w:rtl w:val="0"/>
          <w:lang w:val="zh-TW" w:eastAsia="zh-TW"/>
        </w:rPr>
        <w:t>萨凡纳（撒娇）：大哥二哥，我想让你们再给我唱一遍生日歌。</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James, Benjamin, I want you to sing the birthday song for me again.</w:t>
      </w:r>
    </w:p>
    <w:p>
      <w:pPr>
        <w:pStyle w:val="Normal.0"/>
        <w:jc w:val="left"/>
        <w:rPr>
          <w:lang w:val="zh-TW" w:eastAsia="zh-TW"/>
        </w:rPr>
      </w:pPr>
      <w:r>
        <w:rPr>
          <w:rtl w:val="0"/>
          <w:lang w:val="zh-TW" w:eastAsia="zh-TW"/>
        </w:rPr>
        <w:t>本杰明（目光再次回到萨凡纳身上，笑着）：好吧！既然萨凡纳想听，那我们就给萨凡纳唱。</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All right! Since Savannah wants to hear it, we'll sing for Savannah.</w:t>
      </w:r>
    </w:p>
    <w:p>
      <w:pPr>
        <w:pStyle w:val="Normal.0"/>
      </w:pPr>
      <w:r>
        <w:rPr>
          <w:rtl w:val="0"/>
          <w:lang w:val="en-US"/>
        </w:rPr>
        <w:t>△</w:t>
      </w:r>
      <w:r>
        <w:rPr>
          <w:rtl w:val="0"/>
          <w:lang w:val="zh-TW" w:eastAsia="zh-TW"/>
        </w:rPr>
        <w:t>一家人打拍子唱生日歌。</w:t>
      </w:r>
    </w:p>
    <w:p>
      <w:pPr>
        <w:pStyle w:val="Normal.0"/>
      </w:pPr>
      <w:r>
        <w:rPr>
          <w:rtl w:val="0"/>
          <w:lang w:val="en-US"/>
        </w:rPr>
        <w:t>△</w:t>
      </w:r>
      <w:r>
        <w:rPr>
          <w:rtl w:val="0"/>
          <w:lang w:val="zh-TW" w:eastAsia="zh-TW"/>
        </w:rPr>
        <w:t>奥利维亚跑到垃圾桶旁，难受地吐着。</w:t>
      </w:r>
    </w:p>
    <w:p>
      <w:pPr>
        <w:pStyle w:val="Normal.0"/>
      </w:pPr>
      <w:r>
        <w:rPr>
          <w:rtl w:val="0"/>
          <w:lang w:val="en-US"/>
        </w:rPr>
        <w:t>△</w:t>
      </w:r>
      <w:r>
        <w:rPr>
          <w:rtl w:val="0"/>
          <w:lang w:val="zh-TW" w:eastAsia="zh-TW"/>
        </w:rPr>
        <w:t>奥利维亚勉强抬头，看了看墙上的钟表，凄楚低声，自言自语。</w:t>
      </w:r>
    </w:p>
    <w:p>
      <w:pPr>
        <w:pStyle w:val="Normal.0"/>
        <w:jc w:val="left"/>
        <w:rPr>
          <w:lang w:val="zh-TW" w:eastAsia="zh-TW"/>
        </w:rPr>
      </w:pPr>
      <w:r>
        <w:rPr>
          <w:rtl w:val="0"/>
          <w:lang w:val="zh-TW" w:eastAsia="zh-TW"/>
        </w:rPr>
        <w:t>奥利维亚：时间到了。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Time's up.</w:t>
      </w:r>
    </w:p>
    <w:p>
      <w:pPr>
        <w:pStyle w:val="Normal.0"/>
      </w:pPr>
      <w:r>
        <w:rPr>
          <w:rtl w:val="0"/>
          <w:lang w:val="en-US"/>
        </w:rPr>
        <w:t>△</w:t>
      </w:r>
      <w:r>
        <w:rPr>
          <w:rtl w:val="0"/>
          <w:lang w:val="zh-TW" w:eastAsia="zh-TW"/>
        </w:rPr>
        <w:t>此时，外面传来直升机的轰鸣声，紧接着是整齐的摩托车引擎声，车灯的光束在窗户上一闪而过。</w:t>
      </w:r>
    </w:p>
    <w:p>
      <w:pPr>
        <w:pStyle w:val="Normal.0"/>
      </w:pPr>
      <w:r>
        <w:rPr>
          <w:rtl w:val="0"/>
          <w:lang w:val="en-US"/>
        </w:rPr>
        <w:t>△</w:t>
      </w:r>
      <w:r>
        <w:rPr>
          <w:rtl w:val="0"/>
          <w:lang w:val="zh-TW" w:eastAsia="zh-TW"/>
        </w:rPr>
        <w:t>所有人转头看向窗外。</w:t>
      </w:r>
    </w:p>
    <w:p>
      <w:pPr>
        <w:pStyle w:val="Normal.0"/>
      </w:pPr>
    </w:p>
    <w:p>
      <w:pPr>
        <w:pStyle w:val="Normal.0"/>
      </w:pPr>
    </w:p>
    <w:p>
      <w:pPr>
        <w:pStyle w:val="Normal.0"/>
      </w:pPr>
      <w:r>
        <w:rPr>
          <w:rFonts w:ascii="Calibri" w:hAnsi="Calibri"/>
          <w:rtl w:val="0"/>
          <w:lang w:val="en-US"/>
        </w:rPr>
        <w:t xml:space="preserve">9-2 </w:t>
      </w:r>
      <w:r>
        <w:rPr>
          <w:rtl w:val="0"/>
          <w:lang w:val="zh-TW" w:eastAsia="zh-TW"/>
        </w:rPr>
        <w:t>日外</w:t>
      </w:r>
      <w:r>
        <w:rPr>
          <w:rFonts w:ascii="Calibri" w:hAnsi="Calibri"/>
          <w:rtl w:val="0"/>
          <w:lang w:val="zh-TW" w:eastAsia="zh-TW"/>
        </w:rPr>
        <w:t xml:space="preserve"> </w:t>
      </w:r>
      <w:r>
        <w:rPr>
          <w:rtl w:val="0"/>
          <w:lang w:val="zh-TW" w:eastAsia="zh-TW"/>
        </w:rPr>
        <w:t>贝内特别墅门前</w:t>
      </w:r>
    </w:p>
    <w:p>
      <w:pPr>
        <w:pStyle w:val="Normal.0"/>
        <w:rPr>
          <w:lang w:val="zh-TW" w:eastAsia="zh-TW"/>
        </w:rPr>
      </w:pPr>
      <w:r>
        <w:rPr>
          <w:rtl w:val="0"/>
          <w:lang w:val="zh-TW" w:eastAsia="zh-TW"/>
        </w:rPr>
        <w:t>人物：哈灵顿家迎回车队、管家阿尔弗雷德、安保人员若干、摩托车护卫队</w:t>
      </w:r>
    </w:p>
    <w:p>
      <w:pPr>
        <w:pStyle w:val="Normal.0"/>
      </w:pPr>
      <w:r>
        <w:rPr>
          <w:rtl w:val="0"/>
          <w:lang w:val="en-US"/>
        </w:rPr>
        <w:t>△</w:t>
      </w:r>
      <w:r>
        <w:rPr>
          <w:rtl w:val="0"/>
          <w:lang w:val="zh-TW" w:eastAsia="zh-TW"/>
        </w:rPr>
        <w:t>天空乌云密布，两架黑色直升机低空盘旋，螺旋桨搅起的冷风让路边的树枝剧烈摇晃。机身上印着哈灵顿家族的徽章。一头展翅的雄鹰。</w:t>
      </w:r>
    </w:p>
    <w:p>
      <w:pPr>
        <w:pStyle w:val="Normal.0"/>
      </w:pPr>
      <w:r>
        <w:rPr>
          <w:rtl w:val="0"/>
          <w:lang w:val="en-US"/>
        </w:rPr>
        <w:t>△</w:t>
      </w:r>
      <w:r>
        <w:rPr>
          <w:rtl w:val="0"/>
          <w:lang w:val="zh-TW" w:eastAsia="zh-TW"/>
        </w:rPr>
        <w:t>地面，十二辆摩托车护卫队率先驶入，呈两列排开，车轮碾过湿漉漉的路面，溅起细碎的水花。</w:t>
      </w:r>
    </w:p>
    <w:p>
      <w:pPr>
        <w:pStyle w:val="Normal.0"/>
      </w:pPr>
      <w:r>
        <w:rPr>
          <w:rtl w:val="0"/>
          <w:lang w:val="en-US"/>
        </w:rPr>
        <w:t>△</w:t>
      </w:r>
      <w:r>
        <w:rPr>
          <w:rtl w:val="0"/>
          <w:lang w:val="zh-TW" w:eastAsia="zh-TW"/>
        </w:rPr>
        <w:t>后面是十辆同款黑色劳斯莱斯幻影，每辆车头插着家族旗帜，被风吹得猎猎作响。</w:t>
      </w:r>
    </w:p>
    <w:p>
      <w:pPr>
        <w:pStyle w:val="Normal.0"/>
      </w:pPr>
      <w:r>
        <w:rPr>
          <w:rtl w:val="0"/>
          <w:lang w:val="en-US"/>
        </w:rPr>
        <w:t>△</w:t>
      </w:r>
      <w:r>
        <w:rPr>
          <w:rtl w:val="0"/>
          <w:lang w:val="zh-TW" w:eastAsia="zh-TW"/>
        </w:rPr>
        <w:t>车队在贝内特别墅门前整齐停稳。摩托车手同时熄火，四周瞬间寂静无声，只有风声和远处隐约的雷声。</w:t>
      </w:r>
    </w:p>
    <w:p>
      <w:pPr>
        <w:pStyle w:val="Normal.0"/>
      </w:pPr>
      <w:r>
        <w:rPr>
          <w:rtl w:val="0"/>
          <w:lang w:val="en-US"/>
        </w:rPr>
        <w:t>△</w:t>
      </w:r>
      <w:r>
        <w:rPr>
          <w:rtl w:val="0"/>
          <w:lang w:val="zh-TW" w:eastAsia="zh-TW"/>
        </w:rPr>
        <w:t>哈灵顿家族管家阿尔弗雷德从第二辆车走出，整了整领结，神情庄严。</w:t>
      </w:r>
    </w:p>
    <w:p>
      <w:pPr>
        <w:pStyle w:val="Normal.0"/>
      </w:pPr>
      <w:r>
        <w:rPr>
          <w:rtl w:val="0"/>
          <w:lang w:val="en-US"/>
        </w:rPr>
        <w:t>△</w:t>
      </w:r>
      <w:r>
        <w:rPr>
          <w:rtl w:val="0"/>
          <w:lang w:val="zh-TW" w:eastAsia="zh-TW"/>
        </w:rPr>
        <w:t>他抬头，看了看前方的贝内特别墅，随即朝前走去。</w:t>
      </w:r>
    </w:p>
    <w:p>
      <w:pPr>
        <w:pStyle w:val="Normal.0"/>
      </w:pPr>
      <w:r>
        <w:rPr>
          <w:rtl w:val="0"/>
          <w:lang w:val="en-US"/>
        </w:rPr>
        <w:t>△</w:t>
      </w:r>
      <w:r>
        <w:rPr>
          <w:rtl w:val="0"/>
          <w:lang w:val="zh-TW" w:eastAsia="zh-TW"/>
        </w:rPr>
        <w:t>身后跟着八位身穿黑色西装、白色手套的礼宾人员。</w:t>
      </w:r>
    </w:p>
    <w:p>
      <w:pPr>
        <w:pStyle w:val="Normal.0"/>
      </w:pPr>
    </w:p>
    <w:p>
      <w:pPr>
        <w:pStyle w:val="Normal.0"/>
      </w:pPr>
    </w:p>
    <w:p>
      <w:pPr>
        <w:pStyle w:val="Normal.0"/>
      </w:pPr>
      <w:r>
        <w:rPr>
          <w:rFonts w:ascii="Calibri" w:hAnsi="Calibri"/>
          <w:rtl w:val="0"/>
          <w:lang w:val="en-US"/>
        </w:rPr>
        <w:t>9-3</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贝内特别墅客厅</w:t>
      </w:r>
    </w:p>
    <w:p>
      <w:pPr>
        <w:pStyle w:val="Normal.0"/>
        <w:rPr>
          <w:lang w:val="zh-TW" w:eastAsia="zh-TW"/>
        </w:rPr>
      </w:pPr>
      <w:r>
        <w:rPr>
          <w:rtl w:val="0"/>
          <w:lang w:val="zh-TW" w:eastAsia="zh-TW"/>
        </w:rPr>
        <w:t>人物：管家阿尔弗雷德、本杰明、奥利维亚、詹姆斯、理查德、凯瑟琳、萨凡纳、迎接人员若干</w:t>
      </w:r>
    </w:p>
    <w:p>
      <w:pPr>
        <w:pStyle w:val="Normal.0"/>
      </w:pPr>
      <w:r>
        <w:rPr>
          <w:rtl w:val="0"/>
          <w:lang w:val="en-US"/>
        </w:rPr>
        <w:t>△</w:t>
      </w:r>
      <w:r>
        <w:rPr>
          <w:rtl w:val="0"/>
          <w:lang w:val="zh-TW" w:eastAsia="zh-TW"/>
        </w:rPr>
        <w:t>管家阿尔弗雷德率先步入，身后跟着八名礼宾人员，整齐列队于门内两侧。</w:t>
      </w:r>
    </w:p>
    <w:p>
      <w:pPr>
        <w:pStyle w:val="Normal.0"/>
      </w:pPr>
      <w:r>
        <w:rPr>
          <w:rtl w:val="0"/>
          <w:lang w:val="en-US"/>
        </w:rPr>
        <w:t>△</w:t>
      </w:r>
      <w:r>
        <w:rPr>
          <w:rtl w:val="0"/>
          <w:lang w:val="zh-TW" w:eastAsia="zh-TW"/>
        </w:rPr>
        <w:t>贝内特家人尽皆疑惑地看着这突如其来的阵仗。</w:t>
      </w:r>
    </w:p>
    <w:p>
      <w:pPr>
        <w:pStyle w:val="Normal.0"/>
      </w:pPr>
      <w:r>
        <w:rPr>
          <w:rtl w:val="0"/>
          <w:lang w:val="en-US"/>
        </w:rPr>
        <w:t>△</w:t>
      </w:r>
      <w:r>
        <w:rPr>
          <w:rtl w:val="0"/>
          <w:lang w:val="zh-TW" w:eastAsia="zh-TW"/>
        </w:rPr>
        <w:t>管家目光扫过客厅，最终落在奥利维亚身上。他微微躬身，语气恭敬而庄重。</w:t>
      </w:r>
    </w:p>
    <w:p>
      <w:pPr>
        <w:pStyle w:val="Normal.0"/>
        <w:jc w:val="left"/>
        <w:rPr>
          <w:lang w:val="zh-TW" w:eastAsia="zh-TW"/>
        </w:rPr>
      </w:pPr>
      <w:r>
        <w:rPr>
          <w:rtl w:val="0"/>
          <w:lang w:val="zh-TW" w:eastAsia="zh-TW"/>
        </w:rPr>
        <w:t>管家阿尔弗雷德：哈灵顿夫人，时间到了。家族派来接您的车队已抵达楼下。请哈灵顿夫人随我回家！</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BUTLER ALFRED: Mrs. Harrington, it's time. Our family convoy has arrived downstairs. Please come home with me! </w:t>
      </w:r>
    </w:p>
    <w:p>
      <w:pPr>
        <w:pStyle w:val="Normal.0"/>
      </w:pPr>
      <w:r>
        <w:rPr>
          <w:rtl w:val="0"/>
          <w:lang w:val="en-US"/>
        </w:rPr>
        <w:t>△</w:t>
      </w:r>
      <w:r>
        <w:rPr>
          <w:rtl w:val="0"/>
          <w:lang w:val="zh-TW" w:eastAsia="zh-TW"/>
        </w:rPr>
        <w:t>身后八名礼宾人员同时躬身。</w:t>
      </w:r>
    </w:p>
    <w:p>
      <w:pPr>
        <w:pStyle w:val="Normal.0"/>
        <w:jc w:val="left"/>
        <w:rPr>
          <w:lang w:val="zh-TW" w:eastAsia="zh-TW"/>
        </w:rPr>
      </w:pPr>
      <w:r>
        <w:rPr>
          <w:rtl w:val="0"/>
          <w:lang w:val="zh-TW" w:eastAsia="zh-TW"/>
        </w:rPr>
        <w:t>礼宾人员（齐声）：迎，哈灵顿夫人回家。</w:t>
      </w:r>
    </w:p>
    <w:p>
      <w:pPr>
        <w:pStyle w:val="Normal.0"/>
        <w:jc w:val="left"/>
      </w:pPr>
      <w:r>
        <w:rPr>
          <w:rFonts w:ascii="Times New Roman" w:hAnsi="Times New Roman"/>
          <w:outline w:val="0"/>
          <w:color w:val="ff0000"/>
          <w:u w:color="ff0000"/>
          <w:rtl w:val="0"/>
          <w:lang w:val="en-US"/>
          <w14:textFill>
            <w14:solidFill>
              <w14:srgbClr w14:val="FF0000"/>
            </w14:solidFill>
          </w14:textFill>
        </w:rPr>
        <w:t>GREETERS: Welcome Mrs. Harrington home!</w:t>
      </w:r>
    </w:p>
    <w:p>
      <w:pPr>
        <w:pStyle w:val="Normal.0"/>
      </w:pPr>
      <w:r>
        <w:rPr>
          <w:rtl w:val="0"/>
          <w:lang w:val="en-US"/>
        </w:rPr>
        <w:t>△</w:t>
      </w:r>
      <w:r>
        <w:rPr>
          <w:rtl w:val="0"/>
          <w:lang w:val="zh-TW" w:eastAsia="zh-TW"/>
        </w:rPr>
        <w:t>贝内特家人脸色大变，纷纷看向奥利维亚。</w:t>
      </w:r>
    </w:p>
    <w:p>
      <w:pPr>
        <w:pStyle w:val="Normal.0"/>
        <w:rPr>
          <w:lang w:val="zh-TW" w:eastAsia="zh-TW"/>
        </w:rPr>
      </w:pPr>
      <w:r>
        <w:rPr>
          <w:rtl w:val="0"/>
          <w:lang w:val="zh-TW" w:eastAsia="zh-TW"/>
        </w:rPr>
        <w:t>备用卡点一</w:t>
      </w:r>
    </w:p>
    <w:p>
      <w:pPr>
        <w:pStyle w:val="Normal.0"/>
      </w:pPr>
    </w:p>
    <w:p>
      <w:pPr>
        <w:pStyle w:val="Normal.0"/>
      </w:pPr>
    </w:p>
    <w:p>
      <w:pPr>
        <w:pStyle w:val="Normal.0"/>
      </w:pPr>
    </w:p>
    <w:p>
      <w:pPr>
        <w:pStyle w:val="Normal.0"/>
      </w:pPr>
    </w:p>
    <w:p>
      <w:pPr>
        <w:pStyle w:val="Normal.0"/>
        <w:rPr>
          <w:lang w:val="zh-TW" w:eastAsia="zh-TW"/>
        </w:rPr>
      </w:pPr>
      <w:r>
        <w:rPr>
          <w:rtl w:val="0"/>
          <w:lang w:val="zh-TW" w:eastAsia="zh-TW"/>
        </w:rPr>
        <w:t>第十集</w:t>
      </w:r>
    </w:p>
    <w:p>
      <w:pPr>
        <w:pStyle w:val="Normal.0"/>
      </w:pPr>
      <w:r>
        <w:rPr>
          <w:rFonts w:ascii="Calibri" w:hAnsi="Calibri"/>
          <w:rtl w:val="0"/>
          <w:lang w:val="en-US"/>
        </w:rPr>
        <w:t>10-1</w:t>
      </w:r>
      <w:r>
        <w:rPr>
          <w:rtl w:val="0"/>
          <w:lang w:val="zh-TW" w:eastAsia="zh-TW"/>
        </w:rPr>
        <w:t>日内</w:t>
      </w:r>
      <w:r>
        <w:rPr>
          <w:rFonts w:ascii="Calibri" w:hAnsi="Calibri"/>
          <w:rtl w:val="0"/>
          <w:lang w:val="zh-TW" w:eastAsia="zh-TW"/>
        </w:rPr>
        <w:t xml:space="preserve"> </w:t>
      </w:r>
      <w:r>
        <w:rPr>
          <w:rtl w:val="0"/>
          <w:lang w:val="zh-TW" w:eastAsia="zh-TW"/>
        </w:rPr>
        <w:t>贝内特别墅客厅</w:t>
      </w:r>
    </w:p>
    <w:p>
      <w:pPr>
        <w:pStyle w:val="Normal.0"/>
        <w:rPr>
          <w:lang w:val="zh-TW" w:eastAsia="zh-TW"/>
        </w:rPr>
      </w:pPr>
      <w:r>
        <w:rPr>
          <w:rtl w:val="0"/>
          <w:lang w:val="zh-TW" w:eastAsia="zh-TW"/>
        </w:rPr>
        <w:t>人物：管家阿尔弗雷德、本杰明、奥利维亚、詹姆斯、理查德、凯瑟琳、萨凡纳、迎接人员若干</w:t>
      </w:r>
    </w:p>
    <w:p>
      <w:pPr>
        <w:pStyle w:val="Normal.0"/>
        <w:jc w:val="left"/>
      </w:pPr>
      <w:r>
        <w:rPr>
          <w:rtl w:val="0"/>
          <w:lang w:val="zh-TW" w:eastAsia="zh-TW"/>
        </w:rPr>
        <w:t>詹姆斯</w:t>
      </w:r>
      <w:r>
        <w:rPr>
          <w:rFonts w:ascii="Calibri" w:hAnsi="Calibri" w:hint="default"/>
          <w:rtl w:val="0"/>
          <w:lang w:val="en-US"/>
        </w:rPr>
        <w:t>·</w:t>
      </w:r>
      <w:r>
        <w:rPr>
          <w:rtl w:val="0"/>
          <w:lang w:val="zh-TW" w:eastAsia="zh-TW"/>
        </w:rPr>
        <w:t>贝内特（震惊上前一步）：哈灵顿夫人？什么哈灵顿夫人？你们搞错了吧？我妹妹姓贝内特。</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BENNETT: Mrs. Harrington? What Mrs. Harrington? You must be mistaken. My sister is a Bennett.</w:t>
      </w:r>
    </w:p>
    <w:p>
      <w:pPr>
        <w:pStyle w:val="Normal.0"/>
        <w:jc w:val="left"/>
      </w:pPr>
      <w:r>
        <w:rPr>
          <w:rtl w:val="0"/>
          <w:lang w:val="zh-TW" w:eastAsia="zh-TW"/>
        </w:rPr>
        <w:t>本杰明</w:t>
      </w:r>
      <w:r>
        <w:rPr>
          <w:rFonts w:ascii="Calibri" w:hAnsi="Calibri" w:hint="default"/>
          <w:rtl w:val="0"/>
          <w:lang w:val="en-US"/>
        </w:rPr>
        <w:t>·</w:t>
      </w:r>
      <w:r>
        <w:rPr>
          <w:rtl w:val="0"/>
          <w:lang w:val="zh-TW" w:eastAsia="zh-TW"/>
        </w:rPr>
        <w:t>贝内特（也急了）：就是！你们找错人了。这里就是她的家，她还会回哪个家？</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BENNETT: Exactly. You've got the wrong person. This is her home. What other home would she go to?</w:t>
      </w:r>
    </w:p>
    <w:p>
      <w:pPr>
        <w:pStyle w:val="Normal.0"/>
        <w:jc w:val="left"/>
        <w:rPr>
          <w:lang w:val="zh-TW" w:eastAsia="zh-TW"/>
        </w:rPr>
      </w:pPr>
      <w:r>
        <w:rPr>
          <w:rtl w:val="0"/>
          <w:lang w:val="zh-TW" w:eastAsia="zh-TW"/>
        </w:rPr>
        <w:t>奥利维亚（平静地走过去，看向管家）：我们，走吧。</w:t>
      </w:r>
    </w:p>
    <w:p>
      <w:pPr>
        <w:pStyle w:val="Normal.0"/>
        <w:jc w:val="left"/>
      </w:pPr>
      <w:r>
        <w:rPr>
          <w:rFonts w:ascii="Times New Roman" w:hAnsi="Times New Roman"/>
          <w:outline w:val="0"/>
          <w:color w:val="ff0000"/>
          <w:u w:color="ff0000"/>
          <w:rtl w:val="0"/>
          <w:lang w:val="en-US"/>
          <w14:textFill>
            <w14:solidFill>
              <w14:srgbClr w14:val="FF0000"/>
            </w14:solidFill>
          </w14:textFill>
        </w:rPr>
        <w:t>OLIVIA: Let's go.</w:t>
      </w:r>
    </w:p>
    <w:p>
      <w:pPr>
        <w:pStyle w:val="Normal.0"/>
        <w:jc w:val="left"/>
      </w:pPr>
      <w:r>
        <w:rPr>
          <w:rtl w:val="0"/>
          <w:lang w:val="zh-TW" w:eastAsia="zh-TW"/>
        </w:rPr>
        <w:t>理查德</w:t>
      </w:r>
      <w:r>
        <w:rPr>
          <w:rFonts w:ascii="Calibri" w:hAnsi="Calibri" w:hint="default"/>
          <w:rtl w:val="0"/>
          <w:lang w:val="en-US"/>
        </w:rPr>
        <w:t>·</w:t>
      </w:r>
      <w:r>
        <w:rPr>
          <w:rtl w:val="0"/>
          <w:lang w:val="zh-TW" w:eastAsia="zh-TW"/>
        </w:rPr>
        <w:t>贝内特（见状，脸色一变，上前挡住奥利维亚）：奥利维亚，你给我说清楚，这到底怎么回事？他们是什么人，你为何要跟他们走？</w:t>
      </w:r>
    </w:p>
    <w:p>
      <w:pPr>
        <w:pStyle w:val="Normal.0"/>
        <w:jc w:val="left"/>
      </w:pPr>
      <w:r>
        <w:rPr>
          <w:rFonts w:ascii="Times New Roman" w:hAnsi="Times New Roman"/>
          <w:outline w:val="0"/>
          <w:color w:val="ff0000"/>
          <w:u w:color="ff0000"/>
          <w:rtl w:val="0"/>
          <w:lang w:val="en-US"/>
          <w14:textFill>
            <w14:solidFill>
              <w14:srgbClr w14:val="FF0000"/>
            </w14:solidFill>
          </w14:textFill>
        </w:rPr>
        <w:t>RICHARD: Olivia, explain this. Who are these people? Why are you leaving with them?</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贝内特（疑惑）：是啊奥利维亚，你告诉他们啊，你不是什么哈灵顿夫人，你是我贝内特家的公主。这里才是你的家。</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Yes, Olivia. Tell them you're not Mrs. Harrington. You're the Bennett family's princess. This is your home.</w:t>
      </w:r>
    </w:p>
    <w:p>
      <w:pPr>
        <w:pStyle w:val="Normal.0"/>
      </w:pPr>
      <w:r>
        <w:rPr>
          <w:rtl w:val="0"/>
          <w:lang w:val="en-US"/>
        </w:rPr>
        <w:t>△</w:t>
      </w:r>
      <w:r>
        <w:rPr>
          <w:rtl w:val="0"/>
          <w:lang w:val="zh-TW" w:eastAsia="zh-TW"/>
        </w:rPr>
        <w:t>奥利维亚轻轻抽回手。</w:t>
      </w:r>
    </w:p>
    <w:p>
      <w:pPr>
        <w:pStyle w:val="Normal.0"/>
        <w:jc w:val="left"/>
        <w:rPr>
          <w:lang w:val="zh-TW" w:eastAsia="zh-TW"/>
        </w:rPr>
      </w:pPr>
      <w:r>
        <w:rPr>
          <w:rtl w:val="0"/>
          <w:lang w:val="zh-TW" w:eastAsia="zh-TW"/>
        </w:rPr>
        <w:t>奥利维亚（抬头，声音不大，却字字清晰）：以后，不是了。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Not anymore.</w:t>
      </w:r>
    </w:p>
    <w:p>
      <w:pPr>
        <w:pStyle w:val="Normal.0"/>
      </w:pPr>
      <w:r>
        <w:rPr>
          <w:rtl w:val="0"/>
          <w:lang w:val="en-US"/>
        </w:rPr>
        <w:t>△</w:t>
      </w:r>
      <w:r>
        <w:rPr>
          <w:rtl w:val="0"/>
          <w:lang w:val="zh-TW" w:eastAsia="zh-TW"/>
        </w:rPr>
        <w:t>管家阿尔弗雷德侧身一步，挡在奥利维亚与贝内特家人之间。</w:t>
      </w:r>
    </w:p>
    <w:p>
      <w:pPr>
        <w:pStyle w:val="Normal.0"/>
        <w:jc w:val="left"/>
        <w:rPr>
          <w:lang w:val="zh-TW" w:eastAsia="zh-TW"/>
        </w:rPr>
      </w:pPr>
      <w:r>
        <w:rPr>
          <w:rtl w:val="0"/>
          <w:lang w:val="zh-TW" w:eastAsia="zh-TW"/>
        </w:rPr>
        <w:t>管家阿尔弗雷德（语气冷硬）：诸位，即日起，奥利维亚小姐便是乃我哈灵顿家族的女主人之一，与贵家族再无任何瓜葛。若你们再敢对夫人无礼，家族安保有权以正当防卫之名将你们击毙。</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BUTLER ALFRED: Everyone, from today on, Miss Olivia is one of the </w:t>
      </w:r>
      <w:del w:id="59" w:date="2026-06-26T02:54:06Z" w:author="吴晓羽">
        <w:r>
          <w:rPr>
            <w:rFonts w:ascii="Times New Roman" w:hAnsi="Times New Roman"/>
            <w:outline w:val="0"/>
            <w:color w:val="ff0000"/>
            <w:u w:color="ff0000"/>
            <w:shd w:val="clear" w:color="auto" w:fill="ffff00"/>
            <w:rtl w:val="0"/>
            <w:lang w:val="en-US"/>
            <w14:textFill>
              <w14:solidFill>
                <w14:srgbClr w14:val="FF0000"/>
              </w14:solidFill>
            </w14:textFill>
          </w:rPr>
          <w:delText>mistresses</w:delText>
        </w:r>
      </w:del>
      <w:ins w:id="60" w:date="2026-06-26T02:54:07Z" w:author="吴晓羽">
        <w:r>
          <w:rPr>
            <w:rFonts w:ascii="Times New Roman" w:hAnsi="Times New Roman"/>
            <w:outline w:val="0"/>
            <w:color w:val="ff0000"/>
            <w:u w:color="ff0000"/>
            <w:shd w:val="clear" w:color="auto" w:fill="ffff00"/>
            <w:rtl w:val="0"/>
            <w:lang w:val="en-US"/>
            <w14:textFill>
              <w14:solidFill>
                <w14:srgbClr w14:val="FF0000"/>
              </w14:solidFill>
            </w14:textFill>
          </w:rPr>
          <w:t>lady</w:t>
        </w:r>
      </w:ins>
      <w:r>
        <w:rPr>
          <w:rFonts w:ascii="Times New Roman" w:hAnsi="Times New Roman"/>
          <w:outline w:val="0"/>
          <w:color w:val="ff0000"/>
          <w:u w:color="ff0000"/>
          <w:rtl w:val="0"/>
          <w:lang w:val="en-US"/>
          <w14:textFill>
            <w14:solidFill>
              <w14:srgbClr w14:val="FF0000"/>
            </w14:solidFill>
          </w14:textFill>
        </w:rPr>
        <w:t xml:space="preserve"> of the Harrington family and has no further connections to your family. If you insult Madam again, our security may shoot you in lawful self-defense.</w:t>
      </w:r>
    </w:p>
    <w:p>
      <w:pPr>
        <w:pStyle w:val="Normal.0"/>
      </w:pPr>
      <w:r>
        <w:rPr>
          <w:rtl w:val="0"/>
          <w:lang w:val="en-US"/>
        </w:rPr>
        <w:t>△</w:t>
      </w:r>
      <w:r>
        <w:rPr>
          <w:rtl w:val="0"/>
          <w:lang w:val="zh-TW" w:eastAsia="zh-TW"/>
        </w:rPr>
        <w:t>萨凡纳等人脸色大变。</w:t>
      </w:r>
    </w:p>
    <w:p>
      <w:pPr>
        <w:pStyle w:val="Normal.0"/>
        <w:jc w:val="left"/>
      </w:pPr>
      <w:r>
        <w:rPr>
          <w:rtl w:val="0"/>
          <w:lang w:val="zh-TW" w:eastAsia="zh-TW"/>
        </w:rPr>
        <w:t>萨凡纳</w:t>
      </w:r>
      <w:r>
        <w:rPr>
          <w:rFonts w:ascii="Calibri" w:hAnsi="Calibri" w:hint="default"/>
          <w:rtl w:val="0"/>
          <w:lang w:val="en-US"/>
        </w:rPr>
        <w:t>·</w:t>
      </w:r>
      <w:r>
        <w:rPr>
          <w:rtl w:val="0"/>
          <w:lang w:val="zh-TW" w:eastAsia="zh-TW"/>
        </w:rPr>
        <w:t>贝内特：女主人？姐姐，你要嫁到哈灵顿家？这怎么可能，那可是传承三百年的顶级豪门，怎么会看上你？</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SAVANNAH BENNETT: </w:t>
      </w:r>
      <w:commentRangeStart w:id="61"/>
      <w:del w:id="62" w:date="2026-06-26T02:54:10Z" w:author="吴晓羽">
        <w:r>
          <w:rPr>
            <w:rFonts w:ascii="Times New Roman" w:hAnsi="Times New Roman"/>
            <w:outline w:val="0"/>
            <w:color w:val="ff0000"/>
            <w:u w:color="ff0000"/>
            <w:shd w:val="clear" w:color="auto" w:fill="ffff00"/>
            <w:rtl w:val="0"/>
            <w:lang w:val="en-US"/>
            <w14:textFill>
              <w14:solidFill>
                <w14:srgbClr w14:val="FF0000"/>
              </w14:solidFill>
            </w14:textFill>
          </w:rPr>
          <w:delText>Mistress</w:delText>
        </w:r>
      </w:del>
      <w:ins w:id="63" w:date="2026-06-26T02:54:10Z" w:author="吴晓羽">
        <w:r>
          <w:rPr>
            <w:rFonts w:ascii="Times New Roman" w:hAnsi="Times New Roman"/>
            <w:outline w:val="0"/>
            <w:color w:val="ff0000"/>
            <w:u w:color="ff0000"/>
            <w:shd w:val="clear" w:color="auto" w:fill="ffff00"/>
            <w:rtl w:val="0"/>
            <w:lang w:val="en-US"/>
            <w14:textFill>
              <w14:solidFill>
                <w14:srgbClr w14:val="FF0000"/>
              </w14:solidFill>
            </w14:textFill>
          </w:rPr>
          <w:t>Lady</w:t>
        </w:r>
      </w:ins>
      <w:r>
        <w:rPr>
          <w:rFonts w:ascii="Times New Roman" w:hAnsi="Times New Roman"/>
          <w:outline w:val="0"/>
          <w:color w:val="ff0000"/>
          <w:u w:color="ff0000"/>
          <w:shd w:val="clear" w:color="auto" w:fill="ffff00"/>
          <w:rtl w:val="0"/>
          <w:lang w:val="en-US"/>
          <w14:textFill>
            <w14:solidFill>
              <w14:srgbClr w14:val="FF0000"/>
            </w14:solidFill>
          </w14:textFill>
        </w:rPr>
        <w:t>?</w:t>
      </w:r>
      <w:commentRangeEnd w:id="61"/>
      <w:r>
        <w:commentReference w:id="61"/>
      </w:r>
      <w:r>
        <w:rPr>
          <w:rFonts w:ascii="Times New Roman" w:hAnsi="Times New Roman"/>
          <w:outline w:val="0"/>
          <w:color w:val="ff0000"/>
          <w:u w:color="ff0000"/>
          <w:rtl w:val="0"/>
          <w:lang w:val="en-US"/>
          <w14:textFill>
            <w14:solidFill>
              <w14:srgbClr w14:val="FF0000"/>
            </w14:solidFill>
          </w14:textFill>
        </w:rPr>
        <w:t xml:space="preserve"> Olivia, you're marrying into the Harrington family? How is that possible? That's a top family with three hundred years of history. Why would they choose you?</w:t>
      </w:r>
    </w:p>
    <w:p>
      <w:pPr>
        <w:pStyle w:val="Normal.0"/>
        <w:jc w:val="left"/>
        <w:rPr>
          <w:lang w:val="zh-TW" w:eastAsia="zh-TW"/>
        </w:rPr>
      </w:pPr>
      <w:r>
        <w:rPr>
          <w:rtl w:val="0"/>
          <w:lang w:val="zh-TW" w:eastAsia="zh-TW"/>
        </w:rPr>
        <w:t>詹姆斯（拉住萨凡纳，急声）：奥利维亚，你看着我说，这是你自愿的吗？</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look at me. Was this your choice?</w:t>
      </w:r>
    </w:p>
    <w:p>
      <w:pPr>
        <w:pStyle w:val="Normal.0"/>
      </w:pPr>
      <w:r>
        <w:rPr>
          <w:rtl w:val="0"/>
          <w:lang w:val="en-US"/>
        </w:rPr>
        <w:t>△</w:t>
      </w:r>
      <w:r>
        <w:rPr>
          <w:rtl w:val="0"/>
          <w:lang w:val="zh-TW" w:eastAsia="zh-TW"/>
        </w:rPr>
        <w:t>奥利维亚迎上他的目光，沉默了两秒。</w:t>
      </w:r>
    </w:p>
    <w:p>
      <w:pPr>
        <w:pStyle w:val="Normal.0"/>
        <w:jc w:val="left"/>
        <w:rPr>
          <w:lang w:val="zh-TW" w:eastAsia="zh-TW"/>
        </w:rPr>
      </w:pPr>
      <w:r>
        <w:rPr>
          <w:rtl w:val="0"/>
          <w:lang w:val="zh-TW" w:eastAsia="zh-TW"/>
        </w:rPr>
        <w:t>奥利维亚（语气平静）：现在问这个，还有意义吗？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Does that question still matter now?</w:t>
      </w:r>
    </w:p>
    <w:p>
      <w:pPr>
        <w:pStyle w:val="Normal.0"/>
      </w:pPr>
      <w:r>
        <w:rPr>
          <w:rtl w:val="0"/>
          <w:lang w:val="en-US"/>
        </w:rPr>
        <w:t>△</w:t>
      </w:r>
      <w:r>
        <w:rPr>
          <w:rtl w:val="0"/>
          <w:lang w:val="zh-TW" w:eastAsia="zh-TW"/>
        </w:rPr>
        <w:t>詹姆斯愣住了。</w:t>
      </w:r>
    </w:p>
    <w:p>
      <w:pPr>
        <w:pStyle w:val="Normal.0"/>
      </w:pPr>
      <w:r>
        <w:rPr>
          <w:rtl w:val="0"/>
          <w:lang w:val="en-US"/>
        </w:rPr>
        <w:t>△</w:t>
      </w:r>
      <w:r>
        <w:rPr>
          <w:rtl w:val="0"/>
          <w:lang w:val="zh-TW" w:eastAsia="zh-TW"/>
        </w:rPr>
        <w:t>奥利维亚甩开他的手，径直走出家门。</w:t>
      </w:r>
    </w:p>
    <w:p>
      <w:pPr>
        <w:pStyle w:val="Normal.0"/>
      </w:pPr>
    </w:p>
    <w:p>
      <w:pPr>
        <w:pStyle w:val="Normal.0"/>
      </w:pPr>
    </w:p>
    <w:p>
      <w:pPr>
        <w:pStyle w:val="Normal.0"/>
      </w:pPr>
      <w:r>
        <w:rPr>
          <w:rFonts w:ascii="Calibri" w:hAnsi="Calibri"/>
          <w:rtl w:val="0"/>
          <w:lang w:val="en-US"/>
        </w:rPr>
        <w:t xml:space="preserve">10-2 </w:t>
      </w:r>
      <w:r>
        <w:rPr>
          <w:rtl w:val="0"/>
          <w:lang w:val="zh-TW" w:eastAsia="zh-TW"/>
        </w:rPr>
        <w:t>日外</w:t>
      </w:r>
      <w:r>
        <w:rPr>
          <w:rFonts w:ascii="Calibri" w:hAnsi="Calibri"/>
          <w:rtl w:val="0"/>
          <w:lang w:val="zh-TW" w:eastAsia="zh-TW"/>
        </w:rPr>
        <w:t xml:space="preserve"> </w:t>
      </w:r>
      <w:r>
        <w:rPr>
          <w:rtl w:val="0"/>
          <w:lang w:val="zh-TW" w:eastAsia="zh-TW"/>
        </w:rPr>
        <w:t>贝内特别墅门前</w:t>
      </w:r>
    </w:p>
    <w:p>
      <w:pPr>
        <w:pStyle w:val="Normal.0"/>
        <w:rPr>
          <w:lang w:val="zh-TW" w:eastAsia="zh-TW"/>
        </w:rPr>
      </w:pPr>
      <w:r>
        <w:rPr>
          <w:rtl w:val="0"/>
          <w:lang w:val="zh-TW" w:eastAsia="zh-TW"/>
        </w:rPr>
        <w:t>人物：奥利维亚、管家阿尔弗雷德、詹姆斯、本杰明、理查德、凯瑟琳、萨凡纳、安保人员若干</w:t>
      </w:r>
    </w:p>
    <w:p>
      <w:pPr>
        <w:pStyle w:val="Normal.0"/>
      </w:pPr>
      <w:r>
        <w:rPr>
          <w:rtl w:val="0"/>
          <w:lang w:val="en-US"/>
        </w:rPr>
        <w:t>△</w:t>
      </w:r>
      <w:r>
        <w:rPr>
          <w:rtl w:val="0"/>
          <w:lang w:val="zh-TW" w:eastAsia="zh-TW"/>
        </w:rPr>
        <w:t>外面，乌云遮蔽天空。</w:t>
      </w:r>
    </w:p>
    <w:p>
      <w:pPr>
        <w:pStyle w:val="Normal.0"/>
      </w:pPr>
      <w:r>
        <w:rPr>
          <w:rtl w:val="0"/>
          <w:lang w:val="en-US"/>
        </w:rPr>
        <w:t>△</w:t>
      </w:r>
      <w:r>
        <w:rPr>
          <w:rtl w:val="0"/>
          <w:lang w:val="zh-TW" w:eastAsia="zh-TW"/>
        </w:rPr>
        <w:t>冷风吹起奥利维亚的发梢。</w:t>
      </w:r>
    </w:p>
    <w:p>
      <w:pPr>
        <w:pStyle w:val="Normal.0"/>
      </w:pPr>
      <w:r>
        <w:rPr>
          <w:rtl w:val="0"/>
          <w:lang w:val="en-US"/>
        </w:rPr>
        <w:t>△</w:t>
      </w:r>
      <w:r>
        <w:rPr>
          <w:rtl w:val="0"/>
          <w:lang w:val="zh-TW" w:eastAsia="zh-TW"/>
        </w:rPr>
        <w:t>雨水不住下着。</w:t>
      </w:r>
    </w:p>
    <w:p>
      <w:pPr>
        <w:pStyle w:val="Normal.0"/>
      </w:pPr>
      <w:r>
        <w:rPr>
          <w:rtl w:val="0"/>
          <w:lang w:val="en-US"/>
        </w:rPr>
        <w:t>△</w:t>
      </w:r>
      <w:r>
        <w:rPr>
          <w:rtl w:val="0"/>
          <w:lang w:val="zh-TW" w:eastAsia="zh-TW"/>
        </w:rPr>
        <w:t>管家阿尔弗雷德撑着伞，走到车前。恭敬地为她打开车门。</w:t>
      </w:r>
    </w:p>
    <w:p>
      <w:pPr>
        <w:pStyle w:val="Normal.0"/>
      </w:pPr>
      <w:r>
        <w:rPr>
          <w:rtl w:val="0"/>
          <w:lang w:val="en-US"/>
        </w:rPr>
        <w:t>△</w:t>
      </w:r>
      <w:r>
        <w:rPr>
          <w:rtl w:val="0"/>
          <w:lang w:val="zh-TW" w:eastAsia="zh-TW"/>
        </w:rPr>
        <w:t>身后，贝内特家人追出来，却被安保人员拦住。</w:t>
      </w:r>
    </w:p>
    <w:p>
      <w:pPr>
        <w:pStyle w:val="Normal.0"/>
        <w:jc w:val="left"/>
      </w:pPr>
      <w:r>
        <w:rPr>
          <w:rtl w:val="0"/>
          <w:lang w:val="zh-TW" w:eastAsia="zh-TW"/>
        </w:rPr>
        <w:t>凯瑟琳</w:t>
      </w:r>
      <w:r>
        <w:rPr>
          <w:rFonts w:ascii="Calibri" w:hAnsi="Calibri" w:hint="default"/>
          <w:rtl w:val="0"/>
          <w:lang w:val="en-US"/>
        </w:rPr>
        <w:t>·</w:t>
      </w:r>
      <w:r>
        <w:rPr>
          <w:rtl w:val="0"/>
          <w:lang w:val="zh-TW" w:eastAsia="zh-TW"/>
        </w:rPr>
        <w:t>贝内特（声音嘶哑）：奥利维亚！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Olivia!</w:t>
      </w:r>
    </w:p>
    <w:p>
      <w:pPr>
        <w:pStyle w:val="Normal.0"/>
      </w:pPr>
      <w:r>
        <w:rPr>
          <w:rtl w:val="0"/>
          <w:lang w:val="en-US"/>
        </w:rPr>
        <w:t>△</w:t>
      </w:r>
      <w:r>
        <w:rPr>
          <w:rtl w:val="0"/>
          <w:lang w:val="zh-TW" w:eastAsia="zh-TW"/>
        </w:rPr>
        <w:t>詹姆斯兄弟两人也神色复杂地看过去。</w:t>
      </w:r>
    </w:p>
    <w:p>
      <w:pPr>
        <w:pStyle w:val="Normal.0"/>
      </w:pPr>
      <w:r>
        <w:rPr>
          <w:rtl w:val="0"/>
          <w:lang w:val="en-US"/>
        </w:rPr>
        <w:t>△</w:t>
      </w:r>
      <w:r>
        <w:rPr>
          <w:rtl w:val="0"/>
          <w:lang w:val="zh-TW" w:eastAsia="zh-TW"/>
        </w:rPr>
        <w:t>奥利维亚没有回头，弯腰坐上了车。</w:t>
      </w:r>
    </w:p>
    <w:p>
      <w:pPr>
        <w:pStyle w:val="Normal.0"/>
      </w:pPr>
      <w:r>
        <w:rPr>
          <w:rtl w:val="0"/>
          <w:lang w:val="en-US"/>
        </w:rPr>
        <w:t>△</w:t>
      </w:r>
      <w:r>
        <w:rPr>
          <w:rtl w:val="0"/>
          <w:lang w:val="zh-TW" w:eastAsia="zh-TW"/>
        </w:rPr>
        <w:t>在贝内特家人不舍的目光中，车门轰然关闭。</w:t>
      </w:r>
    </w:p>
    <w:p>
      <w:pPr>
        <w:pStyle w:val="Normal.0"/>
      </w:pPr>
      <w:r>
        <w:rPr>
          <w:rtl w:val="0"/>
          <w:lang w:val="en-US"/>
        </w:rPr>
        <w:t>△</w:t>
      </w:r>
      <w:r>
        <w:rPr>
          <w:rtl w:val="0"/>
          <w:lang w:val="zh-TW" w:eastAsia="zh-TW"/>
        </w:rPr>
        <w:t>车队缓缓启动。橘黄色的车灯射穿雨幕。</w:t>
      </w:r>
    </w:p>
    <w:p>
      <w:pPr>
        <w:pStyle w:val="Normal.0"/>
      </w:pPr>
      <w:r>
        <w:rPr>
          <w:rtl w:val="0"/>
          <w:lang w:val="en-US"/>
        </w:rPr>
        <w:t>△</w:t>
      </w:r>
      <w:r>
        <w:rPr>
          <w:rtl w:val="0"/>
          <w:lang w:val="zh-TW" w:eastAsia="zh-TW"/>
        </w:rPr>
        <w:t>摩托车护卫队依次驶出，直升机在阴暗的空中盘旋一圈后，向北方飞去。</w:t>
      </w:r>
    </w:p>
    <w:p>
      <w:pPr>
        <w:pStyle w:val="Normal.0"/>
        <w:rPr>
          <w:lang w:val="zh-TW" w:eastAsia="zh-TW"/>
        </w:rPr>
      </w:pPr>
      <w:r>
        <w:rPr>
          <w:rtl w:val="0"/>
          <w:lang w:val="zh-TW" w:eastAsia="zh-TW"/>
        </w:rPr>
        <w:t>【切，车内】</w:t>
      </w:r>
    </w:p>
    <w:p>
      <w:pPr>
        <w:pStyle w:val="Normal.0"/>
      </w:pPr>
      <w:r>
        <w:rPr>
          <w:rtl w:val="0"/>
          <w:lang w:val="en-US"/>
        </w:rPr>
        <w:t>△</w:t>
      </w:r>
      <w:r>
        <w:rPr>
          <w:rtl w:val="0"/>
          <w:lang w:val="zh-TW" w:eastAsia="zh-TW"/>
        </w:rPr>
        <w:t>奥利维亚拿出手机，屏保是她与贝内特家人的全家福。</w:t>
      </w:r>
    </w:p>
    <w:p>
      <w:pPr>
        <w:pStyle w:val="Normal.0"/>
      </w:pPr>
      <w:r>
        <w:rPr>
          <w:rtl w:val="0"/>
          <w:lang w:val="en-US"/>
        </w:rPr>
        <w:t>△</w:t>
      </w:r>
      <w:r>
        <w:rPr>
          <w:rtl w:val="0"/>
          <w:lang w:val="zh-TW" w:eastAsia="zh-TW"/>
        </w:rPr>
        <w:t>照片里，一家人笑得很开心。</w:t>
      </w:r>
    </w:p>
    <w:p>
      <w:pPr>
        <w:pStyle w:val="Normal.0"/>
      </w:pPr>
      <w:r>
        <w:rPr>
          <w:rtl w:val="0"/>
          <w:lang w:val="en-US"/>
        </w:rPr>
        <w:t>△</w:t>
      </w:r>
      <w:r>
        <w:rPr>
          <w:rtl w:val="0"/>
          <w:lang w:val="zh-TW" w:eastAsia="zh-TW"/>
        </w:rPr>
        <w:t>奥利维亚看了一眼，凄惨一笑。</w:t>
      </w:r>
    </w:p>
    <w:p>
      <w:pPr>
        <w:pStyle w:val="Normal.0"/>
      </w:pPr>
      <w:r>
        <w:rPr>
          <w:rtl w:val="0"/>
          <w:lang w:val="en-US"/>
        </w:rPr>
        <w:t>△</w:t>
      </w:r>
      <w:r>
        <w:rPr>
          <w:rtl w:val="0"/>
          <w:lang w:val="zh-TW" w:eastAsia="zh-TW"/>
        </w:rPr>
        <w:t>摇下车窗，拿着手机的手探出车窗。</w:t>
      </w:r>
    </w:p>
    <w:p>
      <w:pPr>
        <w:pStyle w:val="Normal.0"/>
      </w:pPr>
      <w:r>
        <w:rPr>
          <w:rtl w:val="0"/>
          <w:lang w:val="en-US"/>
        </w:rPr>
        <w:t>△</w:t>
      </w:r>
      <w:r>
        <w:rPr>
          <w:rtl w:val="0"/>
          <w:lang w:val="zh-TW" w:eastAsia="zh-TW"/>
        </w:rPr>
        <w:t>奥利维亚松手。手机在空中翻转几个圈，最后掉在地上。</w:t>
      </w:r>
    </w:p>
    <w:p>
      <w:pPr>
        <w:pStyle w:val="Normal.0"/>
      </w:pPr>
      <w:r>
        <w:rPr>
          <w:rtl w:val="0"/>
          <w:lang w:val="en-US"/>
        </w:rPr>
        <w:t>△</w:t>
      </w:r>
      <w:r>
        <w:rPr>
          <w:rtl w:val="0"/>
          <w:lang w:val="zh-TW" w:eastAsia="zh-TW"/>
        </w:rPr>
        <w:t>屏幕碎裂，那张全家福的手机屏保，满是裂纹！</w:t>
      </w:r>
    </w:p>
    <w:p>
      <w:pPr>
        <w:pStyle w:val="Normal.0"/>
      </w:pPr>
      <w:r>
        <w:rPr>
          <w:rtl w:val="0"/>
          <w:lang w:val="en-US"/>
        </w:rPr>
        <w:t>△</w:t>
      </w:r>
      <w:r>
        <w:rPr>
          <w:rtl w:val="0"/>
          <w:lang w:val="zh-TW" w:eastAsia="zh-TW"/>
        </w:rPr>
        <w:t>车轮从手机上碾过。</w:t>
      </w:r>
    </w:p>
    <w:p>
      <w:pPr>
        <w:pStyle w:val="Normal.0"/>
      </w:pPr>
      <w:r>
        <w:rPr>
          <w:rtl w:val="0"/>
          <w:lang w:val="zh-TW" w:eastAsia="zh-TW"/>
        </w:rPr>
        <w:t>备用卡点</w:t>
      </w:r>
      <w:r>
        <w:rPr>
          <w:rFonts w:ascii="Calibri" w:hAnsi="Calibri"/>
          <w:rtl w:val="0"/>
          <w:lang w:val="en-US"/>
        </w:rPr>
        <w:t>2</w:t>
      </w:r>
    </w:p>
    <w:p>
      <w:pPr>
        <w:pStyle w:val="Normal.0"/>
      </w:pPr>
    </w:p>
    <w:p>
      <w:pPr>
        <w:pStyle w:val="Normal.0"/>
        <w:rPr>
          <w:lang w:val="zh-TW" w:eastAsia="zh-TW"/>
        </w:rPr>
      </w:pPr>
      <w:r>
        <w:rPr>
          <w:rtl w:val="0"/>
          <w:lang w:val="zh-TW" w:eastAsia="zh-TW"/>
        </w:rPr>
        <w:t>第十一集</w:t>
      </w:r>
    </w:p>
    <w:p>
      <w:pPr>
        <w:pStyle w:val="Normal.0"/>
      </w:pPr>
      <w:r>
        <w:rPr>
          <w:rFonts w:ascii="Calibri" w:hAnsi="Calibri"/>
          <w:rtl w:val="0"/>
          <w:lang w:val="en-US"/>
        </w:rPr>
        <w:t xml:space="preserve">11-1 </w:t>
      </w:r>
      <w:r>
        <w:rPr>
          <w:rtl w:val="0"/>
          <w:lang w:val="zh-TW" w:eastAsia="zh-TW"/>
        </w:rPr>
        <w:t>夜外</w:t>
      </w:r>
      <w:r>
        <w:rPr>
          <w:rFonts w:ascii="Calibri" w:hAnsi="Calibri"/>
          <w:rtl w:val="0"/>
          <w:lang w:val="zh-TW" w:eastAsia="zh-TW"/>
        </w:rPr>
        <w:t xml:space="preserve"> </w:t>
      </w:r>
      <w:r>
        <w:rPr>
          <w:rtl w:val="0"/>
          <w:lang w:val="zh-TW" w:eastAsia="zh-TW"/>
        </w:rPr>
        <w:t>贝内特别墅门前</w:t>
      </w:r>
    </w:p>
    <w:p>
      <w:pPr>
        <w:pStyle w:val="Normal.0"/>
        <w:rPr>
          <w:lang w:val="zh-TW" w:eastAsia="zh-TW"/>
        </w:rPr>
      </w:pPr>
      <w:r>
        <w:rPr>
          <w:rtl w:val="0"/>
          <w:lang w:val="zh-TW" w:eastAsia="zh-TW"/>
        </w:rPr>
        <w:t>人物：凯瑟琳、詹姆斯、本杰明、理查德、萨凡纳、威尔逊太太</w:t>
      </w:r>
    </w:p>
    <w:p>
      <w:pPr>
        <w:pStyle w:val="Normal.0"/>
      </w:pPr>
      <w:r>
        <w:rPr>
          <w:rtl w:val="0"/>
          <w:lang w:val="en-US"/>
        </w:rPr>
        <w:t>△</w:t>
      </w:r>
      <w:r>
        <w:rPr>
          <w:rtl w:val="0"/>
          <w:lang w:val="zh-TW" w:eastAsia="zh-TW"/>
        </w:rPr>
        <w:t>车队消失在雨幕中。凯瑟琳站在门口，泪水止不住地往下流。她一把抓住詹姆斯的胳膊。</w:t>
      </w:r>
    </w:p>
    <w:p>
      <w:pPr>
        <w:pStyle w:val="Normal.0"/>
        <w:jc w:val="left"/>
      </w:pPr>
      <w:r>
        <w:rPr>
          <w:rtl w:val="0"/>
          <w:lang w:val="zh-TW" w:eastAsia="zh-TW"/>
        </w:rPr>
        <w:t>凯瑟琳（声音发抖）：詹姆斯，你告诉我，这到底是怎么回事？你妹妹要嫁人，我们这些做家人的，怎么一点都不知道？她以前那么听话、那么懂事，为什么突然</w:t>
      </w:r>
      <w:r>
        <w:rPr>
          <w:rFonts w:ascii="Calibri" w:hAnsi="Calibri" w:hint="default"/>
          <w:rtl w:val="0"/>
          <w:lang w:val="en-US"/>
        </w:rPr>
        <w:t>……</w:t>
      </w:r>
      <w:r>
        <w:rPr>
          <w:rtl w:val="0"/>
          <w:lang w:val="zh-TW" w:eastAsia="zh-TW"/>
        </w:rPr>
        <w:t>（哽咽）她是不是真的不认我们了？</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James, tell me what's going on. Your sister is getting married, and we, her family, knew nothing? She used to be so obedient. Why would she suddenly... Does she really not want us anymore?</w:t>
      </w:r>
    </w:p>
    <w:p>
      <w:pPr>
        <w:pStyle w:val="Normal.0"/>
        <w:jc w:val="left"/>
        <w:rPr>
          <w:lang w:val="zh-TW" w:eastAsia="zh-TW"/>
        </w:rPr>
      </w:pPr>
      <w:r>
        <w:rPr>
          <w:rtl w:val="0"/>
          <w:lang w:val="zh-TW" w:eastAsia="zh-TW"/>
        </w:rPr>
        <w:t>萨凡纳（假意担忧，咬着嘴唇）：是不是因为昨晚爸爸罚她关禁闭，姐姐生气了？所以她就要跟我们断绝关系，还自作主张嫁人？姐姐怎么能这样呢？</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Is Olivia mad because Dad grounded her? Is that why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cutting us off and marrying on her own? How could she do this to us?</w:t>
      </w:r>
    </w:p>
    <w:p>
      <w:pPr>
        <w:pStyle w:val="Normal.0"/>
      </w:pPr>
      <w:r>
        <w:rPr>
          <w:rtl w:val="0"/>
          <w:lang w:val="en-US"/>
        </w:rPr>
        <w:t>△</w:t>
      </w:r>
      <w:r>
        <w:rPr>
          <w:rtl w:val="0"/>
          <w:lang w:val="zh-TW" w:eastAsia="zh-TW"/>
        </w:rPr>
        <w:t>詹姆斯脸色铁青，没有回答。他猛地转身，边走边喊。</w:t>
      </w:r>
    </w:p>
    <w:p>
      <w:pPr>
        <w:pStyle w:val="Normal.0"/>
        <w:jc w:val="left"/>
        <w:rPr>
          <w:lang w:val="zh-TW" w:eastAsia="zh-TW"/>
        </w:rPr>
      </w:pPr>
      <w:r>
        <w:rPr>
          <w:rtl w:val="0"/>
          <w:lang w:val="zh-TW" w:eastAsia="zh-TW"/>
        </w:rPr>
        <w:t>詹姆斯：本杰明！跟我去开车！把奥利维亚追回来问清楚！</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Benjamin, get the ca!. We're bringing Olivia back and getting answers1</w:t>
      </w:r>
    </w:p>
    <w:p>
      <w:pPr>
        <w:pStyle w:val="Normal.0"/>
        <w:jc w:val="left"/>
        <w:rPr>
          <w:lang w:val="zh-TW" w:eastAsia="zh-TW"/>
        </w:rPr>
      </w:pPr>
      <w:r>
        <w:rPr>
          <w:rtl w:val="0"/>
          <w:lang w:val="zh-TW" w:eastAsia="zh-TW"/>
        </w:rPr>
        <w:t>本杰明（立刻跟上）：好！</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Okay!</w:t>
      </w:r>
    </w:p>
    <w:p>
      <w:pPr>
        <w:pStyle w:val="Normal.0"/>
      </w:pPr>
      <w:r>
        <w:rPr>
          <w:rtl w:val="0"/>
          <w:lang w:val="en-US"/>
        </w:rPr>
        <w:t>△</w:t>
      </w:r>
      <w:r>
        <w:rPr>
          <w:rtl w:val="0"/>
          <w:lang w:val="zh-TW" w:eastAsia="zh-TW"/>
        </w:rPr>
        <w:t>兄弟俩大步走向车库。刚迈出几步，理查德一声暴喝。</w:t>
      </w:r>
    </w:p>
    <w:p>
      <w:pPr>
        <w:pStyle w:val="Normal.0"/>
        <w:jc w:val="left"/>
        <w:rPr>
          <w:lang w:val="zh-TW" w:eastAsia="zh-TW"/>
        </w:rPr>
      </w:pPr>
      <w:r>
        <w:rPr>
          <w:rtl w:val="0"/>
          <w:lang w:val="zh-TW" w:eastAsia="zh-TW"/>
        </w:rPr>
        <w:t>理查德：给我站住！</w:t>
      </w:r>
    </w:p>
    <w:p>
      <w:pPr>
        <w:pStyle w:val="Normal.0"/>
        <w:jc w:val="left"/>
      </w:pPr>
      <w:r>
        <w:rPr>
          <w:rFonts w:ascii="Times New Roman" w:hAnsi="Times New Roman"/>
          <w:outline w:val="0"/>
          <w:color w:val="ff0000"/>
          <w:u w:color="ff0000"/>
          <w:rtl w:val="0"/>
          <w:lang w:val="en-US"/>
          <w14:textFill>
            <w14:solidFill>
              <w14:srgbClr w14:val="FF0000"/>
            </w14:solidFill>
          </w14:textFill>
        </w:rPr>
        <w:t>RICHARD: Stop right there!</w:t>
      </w:r>
    </w:p>
    <w:p>
      <w:pPr>
        <w:pStyle w:val="Normal.0"/>
      </w:pPr>
      <w:r>
        <w:rPr>
          <w:rtl w:val="0"/>
          <w:lang w:val="en-US"/>
        </w:rPr>
        <w:t>△</w:t>
      </w:r>
      <w:r>
        <w:rPr>
          <w:rtl w:val="0"/>
          <w:lang w:val="zh-TW" w:eastAsia="zh-TW"/>
        </w:rPr>
        <w:t>两人停住。理查德铁青着脸，太阳穴青筋暴起。</w:t>
      </w:r>
    </w:p>
    <w:p>
      <w:pPr>
        <w:pStyle w:val="Normal.0"/>
        <w:jc w:val="left"/>
        <w:rPr>
          <w:lang w:val="zh-TW" w:eastAsia="zh-TW"/>
        </w:rPr>
      </w:pPr>
      <w:r>
        <w:rPr>
          <w:rtl w:val="0"/>
          <w:lang w:val="zh-TW" w:eastAsia="zh-TW"/>
        </w:rPr>
        <w:t>理查德（咬牙切齿）：自己做错了事，我不过关她个禁闭。她不知悔改也就罢了，还要跟我们断绝关系？惯出来的臭脾气！她想走，就让她走！没我的命令，谁都不许去找她！</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She messed up, and I only grounded her. Instead of learning her lesson, she wants to cut us off? Spoiled brat! If she wants to leave, let her! No one goes after her without my order! </w:t>
      </w:r>
    </w:p>
    <w:p>
      <w:pPr>
        <w:pStyle w:val="Normal.0"/>
        <w:jc w:val="left"/>
        <w:rPr>
          <w:lang w:val="zh-TW" w:eastAsia="zh-TW"/>
        </w:rPr>
      </w:pPr>
      <w:r>
        <w:rPr>
          <w:rtl w:val="0"/>
          <w:lang w:val="zh-TW" w:eastAsia="zh-TW"/>
        </w:rPr>
        <w:t>詹姆斯（急得声音都变了）：可是爸，难道就任由妹妹被哈灵顿家的人接走？她再任性，也终究是我们家的人啊！</w:t>
      </w:r>
    </w:p>
    <w:p>
      <w:pPr>
        <w:pStyle w:val="Normal.0"/>
        <w:jc w:val="left"/>
      </w:pPr>
      <w:r>
        <w:rPr>
          <w:rFonts w:ascii="Times New Roman" w:hAnsi="Times New Roman"/>
          <w:outline w:val="0"/>
          <w:color w:val="ff0000"/>
          <w:u w:color="ff0000"/>
          <w:rtl w:val="0"/>
          <w:lang w:val="en-US"/>
          <w14:textFill>
            <w14:solidFill>
              <w14:srgbClr w14:val="FF0000"/>
            </w14:solidFill>
          </w14:textFill>
        </w:rPr>
        <w:t>JAMES: But Dad, are we just letting the Harringtons take her? No matter how stubborn she is,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still family!</w:t>
      </w:r>
    </w:p>
    <w:p>
      <w:pPr>
        <w:pStyle w:val="Normal.0"/>
        <w:jc w:val="left"/>
        <w:rPr>
          <w:lang w:val="zh-TW" w:eastAsia="zh-TW"/>
        </w:rPr>
      </w:pPr>
      <w:r>
        <w:rPr>
          <w:rtl w:val="0"/>
          <w:lang w:val="zh-TW" w:eastAsia="zh-TW"/>
        </w:rPr>
        <w:t>理查德：放心。豪门太太没那么好当。就她那臭脾气，不出三天，定会被扫地出门。到时候，她自会回来跪着求我们原谅！</w:t>
      </w:r>
    </w:p>
    <w:p>
      <w:pPr>
        <w:pStyle w:val="Normal.0"/>
        <w:jc w:val="left"/>
      </w:pPr>
      <w:r>
        <w:rPr>
          <w:rFonts w:ascii="Times New Roman" w:hAnsi="Times New Roman"/>
          <w:outline w:val="0"/>
          <w:color w:val="ff0000"/>
          <w:u w:color="ff0000"/>
          <w:rtl w:val="0"/>
          <w:lang w:val="en-US"/>
          <w14:textFill>
            <w14:solidFill>
              <w14:srgbClr w14:val="FF0000"/>
            </w14:solidFill>
          </w14:textFill>
        </w:rPr>
        <w:t>RICHARD: Don't worry. Being a rich man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wife isn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that easy. With that temper,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thrown out in three days. Then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crawl back and beg us to forgive her!</w:t>
      </w:r>
    </w:p>
    <w:p>
      <w:pPr>
        <w:pStyle w:val="Normal.0"/>
        <w:jc w:val="left"/>
        <w:rPr>
          <w:lang w:val="zh-TW" w:eastAsia="zh-TW"/>
        </w:rPr>
      </w:pPr>
      <w:r>
        <w:rPr>
          <w:rtl w:val="0"/>
          <w:lang w:val="zh-TW" w:eastAsia="zh-TW"/>
        </w:rPr>
        <w:t>本杰明（附和，语气轻蔑）：是啊大哥，小妹根本离不开我们。以前不也这样，每次她使完性子，都会屁颠屁颠回来给我们道歉。</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That's right, James. She can't live without us. Wasn't she always like this? Every time she threw a temple, she'd come crawling back to apologize.</w:t>
      </w:r>
    </w:p>
    <w:p>
      <w:pPr>
        <w:pStyle w:val="Normal.0"/>
      </w:pPr>
    </w:p>
    <w:p>
      <w:pPr>
        <w:pStyle w:val="Normal.0"/>
        <w:rPr>
          <w:lang w:val="zh-TW" w:eastAsia="zh-TW"/>
        </w:rPr>
      </w:pPr>
      <w:r>
        <w:rPr>
          <w:rtl w:val="0"/>
          <w:lang w:val="zh-TW" w:eastAsia="zh-TW"/>
        </w:rPr>
        <w:t>【闪回】日内</w:t>
      </w:r>
      <w:r>
        <w:rPr>
          <w:rFonts w:ascii="Calibri" w:hAnsi="Calibri"/>
          <w:rtl w:val="0"/>
          <w:lang w:val="zh-TW" w:eastAsia="zh-TW"/>
        </w:rPr>
        <w:t xml:space="preserve">  </w:t>
      </w:r>
      <w:r>
        <w:rPr>
          <w:rtl w:val="0"/>
          <w:lang w:val="zh-TW" w:eastAsia="zh-TW"/>
        </w:rPr>
        <w:t>贝内特家族别墅客厅</w:t>
      </w:r>
    </w:p>
    <w:p>
      <w:pPr>
        <w:pStyle w:val="Normal.0"/>
        <w:rPr>
          <w:lang w:val="zh-TW" w:eastAsia="zh-TW"/>
        </w:rPr>
      </w:pPr>
      <w:r>
        <w:rPr>
          <w:rtl w:val="0"/>
          <w:lang w:val="zh-TW" w:eastAsia="zh-TW"/>
        </w:rPr>
        <w:t>人物：詹姆斯、本杰明、奥利维亚</w:t>
      </w:r>
    </w:p>
    <w:p>
      <w:pPr>
        <w:pStyle w:val="Normal.0"/>
      </w:pPr>
      <w:r>
        <w:rPr>
          <w:rtl w:val="0"/>
          <w:lang w:val="en-US"/>
        </w:rPr>
        <w:t>△</w:t>
      </w:r>
      <w:r>
        <w:rPr>
          <w:rtl w:val="0"/>
          <w:lang w:val="zh-TW" w:eastAsia="zh-TW"/>
        </w:rPr>
        <w:t>詹姆斯和本杰明冷漠的坐在沙发上，</w:t>
      </w:r>
    </w:p>
    <w:p>
      <w:pPr>
        <w:pStyle w:val="Normal.0"/>
      </w:pPr>
      <w:r>
        <w:rPr>
          <w:rtl w:val="0"/>
          <w:lang w:val="en-US"/>
        </w:rPr>
        <w:t>△</w:t>
      </w:r>
      <w:r>
        <w:rPr>
          <w:rtl w:val="0"/>
          <w:lang w:val="zh-TW" w:eastAsia="zh-TW"/>
        </w:rPr>
        <w:t>奥利维亚低着头，摇晃着两个哥哥的手臂。</w:t>
      </w:r>
    </w:p>
    <w:p>
      <w:pPr>
        <w:pStyle w:val="Normal.0"/>
        <w:jc w:val="left"/>
        <w:rPr>
          <w:lang w:val="zh-TW" w:eastAsia="zh-TW"/>
        </w:rPr>
      </w:pPr>
      <w:r>
        <w:rPr>
          <w:rtl w:val="0"/>
          <w:lang w:val="zh-TW" w:eastAsia="zh-TW"/>
        </w:rPr>
        <w:t>奥利维亚：大哥、二哥，我错了。我不该耍小性子。你们不要不理我好吗？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Benjamin, I was wrong. I shouldn't have acted up. Please don't ignore me, okay?</w:t>
      </w:r>
    </w:p>
    <w:p>
      <w:pPr>
        <w:pStyle w:val="Normal.0"/>
        <w:rPr>
          <w:lang w:val="zh-TW" w:eastAsia="zh-TW"/>
        </w:rPr>
      </w:pPr>
      <w:r>
        <w:rPr>
          <w:rtl w:val="0"/>
          <w:lang w:val="zh-TW" w:eastAsia="zh-TW"/>
        </w:rPr>
        <w:t>【闪回结束】</w:t>
      </w:r>
    </w:p>
    <w:p>
      <w:pPr>
        <w:pStyle w:val="Normal.0"/>
      </w:pPr>
    </w:p>
    <w:p>
      <w:pPr>
        <w:pStyle w:val="Normal.0"/>
      </w:pPr>
      <w:r>
        <w:rPr>
          <w:rtl w:val="0"/>
          <w:lang w:val="en-US"/>
        </w:rPr>
        <w:t>△</w:t>
      </w:r>
      <w:r>
        <w:rPr>
          <w:rtl w:val="0"/>
          <w:lang w:val="zh-TW" w:eastAsia="zh-TW"/>
        </w:rPr>
        <w:t>詹姆斯闻言，缓缓点头。</w:t>
      </w:r>
    </w:p>
    <w:p>
      <w:pPr>
        <w:pStyle w:val="Normal.0"/>
        <w:jc w:val="left"/>
        <w:rPr>
          <w:lang w:val="zh-TW" w:eastAsia="zh-TW"/>
        </w:rPr>
      </w:pPr>
      <w:r>
        <w:rPr>
          <w:rtl w:val="0"/>
          <w:lang w:val="zh-TW" w:eastAsia="zh-TW"/>
        </w:rPr>
        <w:t>萨凡纳（凑上来，挽住理查德的胳膊，甜甜地笑）：爸，大哥，我们快回去吧。我给你们切的生日蛋糕还没吃呢。</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Dad, James, let's go back. The birthday cake I cut for you hasn't been eaten yet.</w:t>
      </w:r>
    </w:p>
    <w:p>
      <w:pPr>
        <w:pStyle w:val="Normal.0"/>
        <w:jc w:val="left"/>
        <w:rPr>
          <w:lang w:val="zh-TW" w:eastAsia="zh-TW"/>
        </w:rPr>
      </w:pPr>
      <w:r>
        <w:rPr>
          <w:rtl w:val="0"/>
          <w:lang w:val="zh-TW" w:eastAsia="zh-TW"/>
        </w:rPr>
        <w:t>理查德（拍了拍萨凡纳的手，语气缓和）：走，回去给我们的女儿继续庆生！</w:t>
      </w:r>
    </w:p>
    <w:p>
      <w:pPr>
        <w:pStyle w:val="Normal.0"/>
        <w:jc w:val="left"/>
      </w:pPr>
      <w:r>
        <w:rPr>
          <w:rFonts w:ascii="Times New Roman" w:hAnsi="Times New Roman"/>
          <w:outline w:val="0"/>
          <w:color w:val="ff0000"/>
          <w:u w:color="ff0000"/>
          <w:rtl w:val="0"/>
          <w:lang w:val="en-US"/>
          <w14:textFill>
            <w14:solidFill>
              <w14:srgbClr w14:val="FF0000"/>
            </w14:solidFill>
          </w14:textFill>
        </w:rPr>
        <w:t>RICHARD: Come on. Let's go back and celebrate birthday for our daughter!</w:t>
      </w:r>
    </w:p>
    <w:p>
      <w:pPr>
        <w:pStyle w:val="Normal.0"/>
      </w:pPr>
      <w:r>
        <w:rPr>
          <w:rtl w:val="0"/>
          <w:lang w:val="en-US"/>
        </w:rPr>
        <w:t>△</w:t>
      </w:r>
      <w:r>
        <w:rPr>
          <w:rtl w:val="0"/>
          <w:lang w:val="zh-TW" w:eastAsia="zh-TW"/>
        </w:rPr>
        <w:t>一家人转身往屋里走。</w:t>
      </w:r>
    </w:p>
    <w:p>
      <w:pPr>
        <w:pStyle w:val="Normal.0"/>
      </w:pPr>
      <w:r>
        <w:rPr>
          <w:rtl w:val="0"/>
          <w:lang w:val="en-US"/>
        </w:rPr>
        <w:t>△</w:t>
      </w:r>
      <w:r>
        <w:rPr>
          <w:rtl w:val="0"/>
          <w:lang w:val="zh-TW" w:eastAsia="zh-TW"/>
        </w:rPr>
        <w:t>威尔逊太太站在门口，看着他们的背影，突然冷笑了一声。</w:t>
      </w:r>
    </w:p>
    <w:p>
      <w:pPr>
        <w:pStyle w:val="Normal.0"/>
        <w:jc w:val="left"/>
        <w:rPr>
          <w:lang w:val="zh-TW" w:eastAsia="zh-TW"/>
        </w:rPr>
      </w:pPr>
      <w:r>
        <w:rPr>
          <w:rtl w:val="0"/>
          <w:lang w:val="zh-TW" w:eastAsia="zh-TW"/>
        </w:rPr>
        <w:t>威尔逊太太（自言自语，声音不大但清晰）：小姐，我现在终于明白，你为什么宁愿签那种屈辱协议，也要离开这个家。这里，确实没有你值得留恋的地方。</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I finally understand why you'd rather sign that humiliating agreement than stay in this family. There really is nothing here worth missing.</w:t>
      </w:r>
    </w:p>
    <w:p>
      <w:pPr>
        <w:pStyle w:val="Normal.0"/>
      </w:pPr>
      <w:r>
        <w:rPr>
          <w:rtl w:val="0"/>
          <w:lang w:val="en-US"/>
        </w:rPr>
        <w:t>△</w:t>
      </w:r>
      <w:r>
        <w:rPr>
          <w:rtl w:val="0"/>
          <w:lang w:val="zh-TW" w:eastAsia="zh-TW"/>
        </w:rPr>
        <w:t>她抬头望向车队消失的方向，眼眶泛红。</w:t>
      </w:r>
    </w:p>
    <w:p>
      <w:pPr>
        <w:pStyle w:val="Normal.0"/>
        <w:jc w:val="left"/>
        <w:rPr>
          <w:lang w:val="zh-TW" w:eastAsia="zh-TW"/>
        </w:rPr>
      </w:pPr>
      <w:r>
        <w:rPr>
          <w:rtl w:val="0"/>
          <w:lang w:val="zh-TW" w:eastAsia="zh-TW"/>
        </w:rPr>
        <w:t>威尔逊太太：小姐，走吧，去更远的地方，再也不要回到这个家。</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Miss, go. Go far away, and never come back to this family.</w:t>
      </w:r>
    </w:p>
    <w:p>
      <w:pPr>
        <w:pStyle w:val="Normal.0"/>
      </w:pPr>
    </w:p>
    <w:p>
      <w:pPr>
        <w:pStyle w:val="Normal.0"/>
        <w:rPr>
          <w:lang w:val="zh-TW" w:eastAsia="zh-TW"/>
        </w:rPr>
      </w:pPr>
    </w:p>
    <w:p>
      <w:pPr>
        <w:pStyle w:val="Normal.0"/>
        <w:rPr>
          <w:lang w:val="zh-TW" w:eastAsia="zh-TW"/>
        </w:rPr>
      </w:pPr>
      <w:r>
        <w:rPr>
          <w:rtl w:val="0"/>
          <w:lang w:val="zh-TW" w:eastAsia="zh-TW"/>
        </w:rPr>
        <w:t>第十二集</w:t>
      </w:r>
    </w:p>
    <w:p>
      <w:pPr>
        <w:pStyle w:val="Normal.0"/>
      </w:pPr>
      <w:r>
        <w:rPr>
          <w:rFonts w:ascii="Calibri" w:hAnsi="Calibri"/>
          <w:rtl w:val="0"/>
          <w:lang w:val="en-US"/>
        </w:rPr>
        <w:t xml:space="preserve">12-1 </w:t>
      </w:r>
      <w:r>
        <w:rPr>
          <w:rtl w:val="0"/>
          <w:lang w:val="zh-TW" w:eastAsia="zh-TW"/>
        </w:rPr>
        <w:t>夜内</w:t>
      </w:r>
      <w:r>
        <w:rPr>
          <w:rFonts w:ascii="Calibri" w:hAnsi="Calibri"/>
          <w:rtl w:val="0"/>
          <w:lang w:val="zh-TW" w:eastAsia="zh-TW"/>
        </w:rPr>
        <w:t xml:space="preserve">  </w:t>
      </w:r>
      <w:r>
        <w:rPr>
          <w:rtl w:val="0"/>
          <w:lang w:val="zh-TW" w:eastAsia="zh-TW"/>
        </w:rPr>
        <w:t>萨凡纳所在卧室</w:t>
      </w:r>
    </w:p>
    <w:p>
      <w:pPr>
        <w:pStyle w:val="Normal.0"/>
        <w:rPr>
          <w:lang w:val="zh-TW" w:eastAsia="zh-TW"/>
        </w:rPr>
      </w:pPr>
      <w:r>
        <w:rPr>
          <w:rtl w:val="0"/>
          <w:lang w:val="zh-TW" w:eastAsia="zh-TW"/>
        </w:rPr>
        <w:t>人物：萨凡纳、</w:t>
      </w:r>
    </w:p>
    <w:p>
      <w:pPr>
        <w:pStyle w:val="Normal.0"/>
      </w:pPr>
      <w:r>
        <w:rPr>
          <w:rtl w:val="0"/>
          <w:lang w:val="en-US"/>
        </w:rPr>
        <w:t>△</w:t>
      </w:r>
      <w:r>
        <w:rPr>
          <w:rtl w:val="0"/>
          <w:lang w:val="zh-TW" w:eastAsia="zh-TW"/>
        </w:rPr>
        <w:t>窗外是璀璨的城市夜景，萨凡纳一身真丝睡袍，手里端着红酒，站在落地窗前，手机贴在耳边。她嘴角上扬，眉眼间全是得意。</w:t>
      </w:r>
    </w:p>
    <w:p>
      <w:pPr>
        <w:pStyle w:val="Normal.0"/>
        <w:jc w:val="left"/>
        <w:rPr>
          <w:lang w:val="zh-TW" w:eastAsia="zh-TW"/>
        </w:rPr>
      </w:pPr>
      <w:r>
        <w:rPr>
          <w:rtl w:val="0"/>
          <w:lang w:val="zh-TW" w:eastAsia="zh-TW"/>
        </w:rPr>
        <w:t>萨凡纳：爸、妈、哥哥，贝内特家的亲生女儿已经被我逼走了。而且，她还跟贝内特一家彻底断绝了关系。</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Dad, Mom, brother, I drove the Bennett family's birth daughter out. And she has cut ties with the Bennetts completely.</w:t>
      </w:r>
    </w:p>
    <w:p>
      <w:pPr>
        <w:pStyle w:val="Normal.0"/>
        <w:rPr>
          <w:lang w:val="zh-TW" w:eastAsia="zh-TW"/>
        </w:rPr>
      </w:pPr>
    </w:p>
    <w:p>
      <w:pPr>
        <w:pStyle w:val="Normal.0"/>
      </w:pPr>
      <w:r>
        <w:rPr>
          <w:rFonts w:ascii="Calibri" w:hAnsi="Calibri"/>
          <w:rtl w:val="0"/>
          <w:lang w:val="en-US"/>
        </w:rPr>
        <w:t>12-2</w:t>
      </w:r>
      <w:r>
        <w:rPr>
          <w:rtl w:val="0"/>
          <w:lang w:val="zh-TW" w:eastAsia="zh-TW"/>
        </w:rPr>
        <w:t>夜内</w:t>
      </w:r>
      <w:r>
        <w:rPr>
          <w:rFonts w:ascii="Calibri" w:hAnsi="Calibri"/>
          <w:rtl w:val="0"/>
          <w:lang w:val="zh-TW" w:eastAsia="zh-TW"/>
        </w:rPr>
        <w:t xml:space="preserve">  </w:t>
      </w:r>
      <w:r>
        <w:rPr>
          <w:rtl w:val="0"/>
          <w:lang w:val="zh-TW" w:eastAsia="zh-TW"/>
        </w:rPr>
        <w:t>狭小出租屋内</w:t>
      </w:r>
    </w:p>
    <w:p>
      <w:pPr>
        <w:pStyle w:val="Normal.0"/>
        <w:rPr>
          <w:lang w:val="zh-TW" w:eastAsia="zh-TW"/>
        </w:rPr>
      </w:pPr>
      <w:r>
        <w:rPr>
          <w:rtl w:val="0"/>
          <w:lang w:val="zh-TW" w:eastAsia="zh-TW"/>
        </w:rPr>
        <w:t>人物：萨凡纳生父、萨凡纳生母、萨凡纳哥哥</w:t>
      </w:r>
    </w:p>
    <w:p>
      <w:pPr>
        <w:pStyle w:val="Normal.0"/>
      </w:pPr>
      <w:r>
        <w:rPr>
          <w:rtl w:val="0"/>
          <w:lang w:val="en-US"/>
        </w:rPr>
        <w:t>△</w:t>
      </w:r>
      <w:r>
        <w:rPr>
          <w:rtl w:val="0"/>
          <w:lang w:val="zh-TW" w:eastAsia="zh-TW"/>
        </w:rPr>
        <w:t>狭小的出租屋，墙壁泛黄，家具陈旧。一张折叠桌上摆着剩菜。萨凡纳生父穿着旧</w:t>
      </w:r>
      <w:r>
        <w:rPr>
          <w:rFonts w:ascii="Calibri" w:hAnsi="Calibri"/>
          <w:rtl w:val="0"/>
          <w:lang w:val="en-US"/>
        </w:rPr>
        <w:t>T</w:t>
      </w:r>
      <w:r>
        <w:rPr>
          <w:rtl w:val="0"/>
          <w:lang w:val="zh-TW" w:eastAsia="zh-TW"/>
        </w:rPr>
        <w:t>恤，拿着手机按了免提，萨凡纳生母和她哥哥也凑过来，眼睛发亮。</w:t>
      </w:r>
    </w:p>
    <w:p>
      <w:pPr>
        <w:pStyle w:val="Normal.0"/>
        <w:jc w:val="left"/>
        <w:rPr>
          <w:lang w:val="zh-TW" w:eastAsia="zh-TW"/>
        </w:rPr>
      </w:pPr>
      <w:r>
        <w:rPr>
          <w:rtl w:val="0"/>
          <w:lang w:val="zh-TW" w:eastAsia="zh-TW"/>
        </w:rPr>
        <w:t>萨凡纳生父（一拍大腿，满脸激动）：真有你的！不愧是我的亲生女儿！</w:t>
      </w:r>
    </w:p>
    <w:p>
      <w:pPr>
        <w:pStyle w:val="Normal.0"/>
        <w:jc w:val="left"/>
      </w:pPr>
      <w:r>
        <w:rPr>
          <w:rFonts w:ascii="Times New Roman" w:hAnsi="Times New Roman"/>
          <w:outline w:val="0"/>
          <w:color w:val="ff0000"/>
          <w:u w:color="ff0000"/>
          <w:rtl w:val="0"/>
          <w:lang w:val="en-US"/>
          <w14:textFill>
            <w14:solidFill>
              <w14:srgbClr w14:val="FF0000"/>
            </w14:solidFill>
          </w14:textFill>
        </w:rPr>
        <w:t>SAVANNAH'S BIOLOGICAL FATHER: Wonderful!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my girl!</w:t>
      </w:r>
    </w:p>
    <w:p>
      <w:pPr>
        <w:pStyle w:val="Normal.0"/>
        <w:jc w:val="left"/>
        <w:rPr>
          <w:lang w:val="zh-TW" w:eastAsia="zh-TW"/>
        </w:rPr>
      </w:pPr>
      <w:r>
        <w:rPr>
          <w:rtl w:val="0"/>
          <w:lang w:val="zh-TW" w:eastAsia="zh-TW"/>
        </w:rPr>
        <w:t>萨凡纳哥哥（凑近手机，兴奋地喊）：小妹，厉害啊！那下一步你打算怎么办？</w:t>
      </w:r>
    </w:p>
    <w:p>
      <w:pPr>
        <w:pStyle w:val="Normal.0"/>
        <w:jc w:val="left"/>
      </w:pPr>
      <w:r>
        <w:rPr>
          <w:rFonts w:ascii="Times New Roman" w:hAnsi="Times New Roman"/>
          <w:outline w:val="0"/>
          <w:color w:val="ff0000"/>
          <w:u w:color="ff0000"/>
          <w:rtl w:val="0"/>
          <w:lang w:val="en-US"/>
          <w14:textFill>
            <w14:solidFill>
              <w14:srgbClr w14:val="FF0000"/>
            </w14:solidFill>
          </w14:textFill>
        </w:rPr>
        <w:t>SAVANNAH'S BROTHER: Sis, amazing. What's your next move?</w:t>
      </w:r>
    </w:p>
    <w:p>
      <w:pPr>
        <w:pStyle w:val="Normal.0"/>
        <w:rPr>
          <w:lang w:val="zh-TW" w:eastAsia="zh-TW"/>
        </w:rPr>
      </w:pPr>
      <w:r>
        <w:rPr>
          <w:rtl w:val="0"/>
          <w:lang w:val="zh-TW" w:eastAsia="zh-TW"/>
        </w:rPr>
        <w:t>【切】</w:t>
      </w:r>
    </w:p>
    <w:p>
      <w:pPr>
        <w:pStyle w:val="Normal.0"/>
        <w:jc w:val="left"/>
        <w:rPr>
          <w:lang w:val="zh-TW" w:eastAsia="zh-TW"/>
        </w:rPr>
      </w:pPr>
      <w:r>
        <w:rPr>
          <w:rtl w:val="0"/>
          <w:lang w:val="zh-TW" w:eastAsia="zh-TW"/>
        </w:rPr>
        <w:t>萨凡纳（轻轻晃了晃酒杯，眼神阴冷）：自然是拿下贝内特家族的所有资产和股份。</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Take every asset and share the Bennett family owns.</w:t>
      </w:r>
    </w:p>
    <w:p>
      <w:pPr>
        <w:pStyle w:val="Normal.0"/>
        <w:ind w:firstLine="0"/>
        <w:rPr>
          <w:lang w:val="zh-TW" w:eastAsia="zh-TW"/>
        </w:rPr>
      </w:pPr>
      <w:r>
        <w:rPr>
          <w:rtl w:val="0"/>
          <w:lang w:val="zh-TW" w:eastAsia="zh-TW"/>
        </w:rPr>
        <w:t>【切】</w:t>
      </w:r>
    </w:p>
    <w:p>
      <w:pPr>
        <w:pStyle w:val="Normal.0"/>
        <w:jc w:val="left"/>
        <w:rPr>
          <w:lang w:val="zh-TW" w:eastAsia="zh-TW"/>
        </w:rPr>
      </w:pPr>
      <w:r>
        <w:rPr>
          <w:rtl w:val="0"/>
          <w:lang w:val="zh-TW" w:eastAsia="zh-TW"/>
        </w:rPr>
        <w:t>萨凡纳生母（皱眉，有些担忧）：你只是养女，他们会把股份转让给你吗？</w:t>
      </w:r>
    </w:p>
    <w:p>
      <w:pPr>
        <w:pStyle w:val="Normal.0"/>
        <w:jc w:val="left"/>
      </w:pPr>
      <w:r>
        <w:rPr>
          <w:rFonts w:ascii="Times New Roman" w:hAnsi="Times New Roman"/>
          <w:outline w:val="0"/>
          <w:color w:val="ff0000"/>
          <w:u w:color="ff0000"/>
          <w:rtl w:val="0"/>
          <w:lang w:val="en-US"/>
          <w14:textFill>
            <w14:solidFill>
              <w14:srgbClr w14:val="FF0000"/>
            </w14:solidFill>
          </w14:textFill>
        </w:rPr>
        <w:t>SAVANNAH'S BIOLOGICAL MOTHER: You're only adopted. Will they really transfer shares to you?</w:t>
      </w:r>
    </w:p>
    <w:p>
      <w:pPr>
        <w:pStyle w:val="Normal.0"/>
        <w:rPr>
          <w:lang w:val="zh-TW" w:eastAsia="zh-TW"/>
        </w:rPr>
      </w:pPr>
      <w:r>
        <w:rPr>
          <w:rtl w:val="0"/>
          <w:lang w:val="zh-TW" w:eastAsia="zh-TW"/>
        </w:rPr>
        <w:t>【切】</w:t>
      </w:r>
    </w:p>
    <w:p>
      <w:pPr>
        <w:pStyle w:val="Normal.0"/>
        <w:jc w:val="left"/>
        <w:rPr>
          <w:lang w:val="zh-TW" w:eastAsia="zh-TW"/>
        </w:rPr>
      </w:pPr>
      <w:r>
        <w:rPr>
          <w:rtl w:val="0"/>
          <w:lang w:val="zh-TW" w:eastAsia="zh-TW"/>
        </w:rPr>
        <w:t>萨凡纳（冷笑一声，语气轻蔑）：亲生的骨肉扔进杂物间当狗养，捡来的外人却捧在手心当公主。这种亲疏不分的蠢货，还用担心他们不乖乖把家产送上来？</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They threw their own blood into a storage room like a dog, then treasured an outsider like a princess. Fools that blind will hand me the family fortune themselves.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they?</w:t>
      </w:r>
    </w:p>
    <w:p>
      <w:pPr>
        <w:pStyle w:val="Normal.0"/>
        <w:rPr>
          <w:lang w:val="zh-TW" w:eastAsia="zh-TW"/>
        </w:rPr>
      </w:pPr>
      <w:r>
        <w:rPr>
          <w:rtl w:val="0"/>
          <w:lang w:val="zh-TW" w:eastAsia="zh-TW"/>
        </w:rPr>
        <w:t>【切】</w:t>
      </w:r>
    </w:p>
    <w:p>
      <w:pPr>
        <w:pStyle w:val="Normal.0"/>
      </w:pPr>
      <w:r>
        <w:rPr>
          <w:rtl w:val="0"/>
          <w:lang w:val="en-US"/>
        </w:rPr>
        <w:t>△</w:t>
      </w:r>
      <w:r>
        <w:rPr>
          <w:rtl w:val="0"/>
          <w:lang w:val="zh-TW" w:eastAsia="zh-TW"/>
        </w:rPr>
        <w:t>出租屋里，萨凡纳生父握紧拳头，满脸兴奋。萨凡纳生母也松了口气，连连点头。</w:t>
      </w:r>
    </w:p>
    <w:p>
      <w:pPr>
        <w:pStyle w:val="Normal.0"/>
        <w:jc w:val="left"/>
        <w:rPr>
          <w:lang w:val="zh-TW" w:eastAsia="zh-TW"/>
        </w:rPr>
      </w:pPr>
      <w:r>
        <w:rPr>
          <w:rtl w:val="0"/>
          <w:lang w:val="zh-TW" w:eastAsia="zh-TW"/>
        </w:rPr>
        <w:t>萨凡纳哥哥（压低声音，却掩不住激动）：好，那妹妹，我和爸妈就等你好消息了。咱们格林家能不能飞黄腾达，住进大别墅，全指望你了。</w:t>
      </w:r>
    </w:p>
    <w:p>
      <w:pPr>
        <w:pStyle w:val="Normal.0"/>
        <w:jc w:val="left"/>
      </w:pPr>
      <w:r>
        <w:rPr>
          <w:rFonts w:ascii="Times New Roman" w:hAnsi="Times New Roman"/>
          <w:outline w:val="0"/>
          <w:color w:val="ff0000"/>
          <w:u w:color="ff0000"/>
          <w:rtl w:val="0"/>
          <w:lang w:val="en-US"/>
          <w14:textFill>
            <w14:solidFill>
              <w14:srgbClr w14:val="FF0000"/>
            </w14:solidFill>
          </w14:textFill>
        </w:rPr>
        <w:t>SAVANNAH'S BROTHER: Good. Then Mom, Dad, and I will wait for your good news. Whether the Green family rises and moves into a mansion depends on you.</w:t>
      </w:r>
    </w:p>
    <w:p>
      <w:pPr>
        <w:pStyle w:val="Normal.0"/>
        <w:jc w:val="left"/>
        <w:rPr>
          <w:lang w:val="zh-TW" w:eastAsia="zh-TW"/>
        </w:rPr>
      </w:pPr>
      <w:r>
        <w:rPr>
          <w:rtl w:val="0"/>
          <w:lang w:val="zh-TW" w:eastAsia="zh-TW"/>
        </w:rPr>
        <w:t>萨凡纳（突然收起笑容，神色变得严肃）：放心吧。对了，在这之前，你们一定不要泄露我已经找到亲生父母、跟你们相认的事情。一个字都不能说。</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Don't worry. But before that, no one can know I found and reunited with my real parents. Not one word.</w:t>
      </w:r>
    </w:p>
    <w:p>
      <w:pPr>
        <w:pStyle w:val="Normal.0"/>
        <w:jc w:val="left"/>
        <w:rPr>
          <w:lang w:val="zh-TW" w:eastAsia="zh-TW"/>
        </w:rPr>
      </w:pPr>
      <w:r>
        <w:rPr>
          <w:rtl w:val="0"/>
          <w:lang w:val="zh-TW" w:eastAsia="zh-TW"/>
        </w:rPr>
        <w:t>萨凡纳生父（郑重地）：放心吧，女儿。我们心里有数。打死也不会说出去。</w:t>
      </w:r>
    </w:p>
    <w:p>
      <w:pPr>
        <w:pStyle w:val="Normal.0"/>
        <w:jc w:val="left"/>
      </w:pPr>
      <w:r>
        <w:rPr>
          <w:rFonts w:ascii="Times New Roman" w:hAnsi="Times New Roman"/>
          <w:outline w:val="0"/>
          <w:color w:val="ff0000"/>
          <w:u w:color="ff0000"/>
          <w:rtl w:val="0"/>
          <w:lang w:val="en-US"/>
          <w14:textFill>
            <w14:solidFill>
              <w14:srgbClr w14:val="FF0000"/>
            </w14:solidFill>
          </w14:textFill>
        </w:rPr>
        <w:t>SAVANNAH'S BIOLOGICAL FATHER: Don't worry, daughter. We know what to do. We wouldn't say it even if beaten to death.</w:t>
      </w:r>
    </w:p>
    <w:p>
      <w:pPr>
        <w:pStyle w:val="Normal.0"/>
        <w:rPr>
          <w:lang w:val="zh-TW" w:eastAsia="zh-TW"/>
        </w:rPr>
      </w:pPr>
      <w:r>
        <w:rPr>
          <w:rtl w:val="0"/>
          <w:lang w:val="zh-TW" w:eastAsia="zh-TW"/>
        </w:rPr>
        <w:t>【切，萨凡纳卧室】</w:t>
      </w:r>
    </w:p>
    <w:p>
      <w:pPr>
        <w:pStyle w:val="Normal.0"/>
        <w:jc w:val="left"/>
        <w:rPr>
          <w:lang w:val="zh-TW" w:eastAsia="zh-TW"/>
        </w:rPr>
      </w:pPr>
      <w:r>
        <w:rPr>
          <w:rtl w:val="0"/>
          <w:lang w:val="zh-TW" w:eastAsia="zh-TW"/>
        </w:rPr>
        <w:t>萨凡纳：等我把贝内特家的资产全都骗到手。就把你们接过来，咱们一家，团聚！</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SAVANNAH: Once I trick the Bennetts out of all their money, I'll bring you here. Our real family will be together! </w:t>
      </w:r>
    </w:p>
    <w:p>
      <w:pPr>
        <w:pStyle w:val="Normal.0"/>
      </w:pPr>
      <w:r>
        <w:rPr>
          <w:rtl w:val="0"/>
          <w:lang w:val="en-US"/>
        </w:rPr>
        <w:t>△</w:t>
      </w:r>
      <w:r>
        <w:rPr>
          <w:rtl w:val="0"/>
          <w:lang w:val="zh-TW" w:eastAsia="zh-TW"/>
        </w:rPr>
        <w:t>萨凡纳晃着杯中红酒，眼神里满是算计和野心。</w:t>
      </w:r>
    </w:p>
    <w:p>
      <w:pPr>
        <w:pStyle w:val="Normal.0"/>
        <w:rPr>
          <w:lang w:val="zh-TW" w:eastAsia="zh-TW"/>
        </w:rPr>
      </w:pPr>
      <w:r>
        <w:rPr>
          <w:rtl w:val="0"/>
          <w:lang w:val="zh-TW" w:eastAsia="zh-TW"/>
        </w:rPr>
        <w:t>【切，出租屋】</w:t>
      </w:r>
    </w:p>
    <w:p>
      <w:pPr>
        <w:pStyle w:val="Normal.0"/>
      </w:pPr>
      <w:r>
        <w:rPr>
          <w:rtl w:val="0"/>
          <w:lang w:val="en-US"/>
        </w:rPr>
        <w:t>△</w:t>
      </w:r>
      <w:r>
        <w:rPr>
          <w:rtl w:val="0"/>
          <w:lang w:val="zh-TW" w:eastAsia="zh-TW"/>
        </w:rPr>
        <w:t>格林一家三口相视而笑，眼中闪烁着贪婪的光。</w:t>
      </w:r>
    </w:p>
    <w:p>
      <w:pPr>
        <w:pStyle w:val="Normal.0"/>
        <w:rPr>
          <w:shd w:val="clear" w:color="auto" w:fill="ffff00"/>
          <w:lang w:val="zh-TW" w:eastAsia="zh-TW"/>
        </w:rPr>
      </w:pPr>
    </w:p>
    <w:p>
      <w:pPr>
        <w:pStyle w:val="Normal.0"/>
        <w:rPr>
          <w:shd w:val="clear" w:color="auto" w:fill="ffff00"/>
          <w:lang w:val="zh-TW" w:eastAsia="zh-TW"/>
        </w:rPr>
      </w:pPr>
    </w:p>
    <w:p>
      <w:pPr>
        <w:pStyle w:val="Normal.0"/>
        <w:ind w:firstLine="0"/>
        <w:rPr>
          <w:shd w:val="clear" w:color="auto" w:fill="ffff00"/>
          <w:lang w:val="zh-TW" w:eastAsia="zh-TW"/>
        </w:rPr>
      </w:pPr>
    </w:p>
    <w:p>
      <w:pPr>
        <w:pStyle w:val="Normal.0"/>
        <w:rPr>
          <w:lang w:val="zh-TW" w:eastAsia="zh-TW"/>
        </w:rPr>
      </w:pPr>
      <w:r>
        <w:rPr>
          <w:rtl w:val="0"/>
          <w:lang w:val="zh-TW" w:eastAsia="zh-TW"/>
        </w:rPr>
        <w:t>第十三集</w:t>
      </w:r>
    </w:p>
    <w:p>
      <w:pPr>
        <w:pStyle w:val="Normal.0"/>
      </w:pPr>
      <w:r>
        <w:rPr>
          <w:rFonts w:ascii="Calibri" w:hAnsi="Calibri"/>
          <w:rtl w:val="0"/>
          <w:lang w:val="en-US"/>
        </w:rPr>
        <w:t xml:space="preserve">13-1 </w:t>
      </w:r>
      <w:r>
        <w:rPr>
          <w:rtl w:val="0"/>
          <w:lang w:val="zh-TW" w:eastAsia="zh-TW"/>
        </w:rPr>
        <w:t>日内</w:t>
      </w:r>
      <w:r>
        <w:rPr>
          <w:rFonts w:ascii="Calibri" w:hAnsi="Calibri"/>
          <w:rtl w:val="0"/>
          <w:lang w:val="zh-TW" w:eastAsia="zh-TW"/>
        </w:rPr>
        <w:t xml:space="preserve"> </w:t>
      </w:r>
      <w:r>
        <w:rPr>
          <w:rtl w:val="0"/>
          <w:lang w:val="zh-TW" w:eastAsia="zh-TW"/>
        </w:rPr>
        <w:t>哈灵顿庄园</w:t>
      </w:r>
      <w:r>
        <w:rPr>
          <w:rFonts w:ascii="Calibri" w:hAnsi="Calibri" w:hint="default"/>
          <w:rtl w:val="0"/>
          <w:lang w:val="en-US"/>
        </w:rPr>
        <w:t>——</w:t>
      </w:r>
      <w:r>
        <w:rPr>
          <w:rtl w:val="0"/>
          <w:lang w:val="zh-TW" w:eastAsia="zh-TW"/>
        </w:rPr>
        <w:t>达米安的房间</w:t>
      </w:r>
    </w:p>
    <w:p>
      <w:pPr>
        <w:pStyle w:val="Normal.0"/>
        <w:rPr>
          <w:lang w:val="zh-TW" w:eastAsia="zh-TW"/>
        </w:rPr>
      </w:pPr>
      <w:r>
        <w:rPr>
          <w:rtl w:val="0"/>
          <w:lang w:val="zh-TW" w:eastAsia="zh-TW"/>
        </w:rPr>
        <w:t>人物：奥利维亚、管家阿尔弗雷德、达米安</w:t>
      </w:r>
    </w:p>
    <w:p>
      <w:pPr>
        <w:pStyle w:val="Normal.0"/>
      </w:pPr>
      <w:r>
        <w:rPr>
          <w:rtl w:val="0"/>
          <w:lang w:val="en-US"/>
        </w:rPr>
        <w:t>△</w:t>
      </w:r>
      <w:r>
        <w:rPr>
          <w:rtl w:val="0"/>
          <w:lang w:val="zh-TW" w:eastAsia="zh-TW"/>
        </w:rPr>
        <w:t>走廊尽头，管家阿尔弗雷德推开一扇橡木门。</w:t>
      </w:r>
    </w:p>
    <w:p>
      <w:pPr>
        <w:pStyle w:val="Normal.0"/>
        <w:jc w:val="left"/>
        <w:rPr>
          <w:lang w:val="zh-TW" w:eastAsia="zh-TW"/>
        </w:rPr>
      </w:pPr>
      <w:r>
        <w:rPr>
          <w:rtl w:val="0"/>
          <w:lang w:val="zh-TW" w:eastAsia="zh-TW"/>
        </w:rPr>
        <w:t>管家阿尔弗雷德（侧身让开，语气恭敬）：夫人，老夫人说了，从今天起您就是哈灵顿家族的一员了。达米安少爷正在房中等您。</w:t>
      </w:r>
    </w:p>
    <w:p>
      <w:pPr>
        <w:pStyle w:val="Normal.0"/>
        <w:jc w:val="left"/>
      </w:pPr>
      <w:r>
        <w:rPr>
          <w:rFonts w:ascii="Times New Roman" w:hAnsi="Times New Roman"/>
          <w:outline w:val="0"/>
          <w:color w:val="ff0000"/>
          <w:u w:color="ff0000"/>
          <w:rtl w:val="0"/>
          <w:lang w:val="en-US"/>
          <w14:textFill>
            <w14:solidFill>
              <w14:srgbClr w14:val="FF0000"/>
            </w14:solidFill>
          </w14:textFill>
        </w:rPr>
        <w:t>BUTLER ALFRED: Madam, Old Madam said that from today on, you are part of the Harrington family. Mr. Damian is waiting for you in his room.</w:t>
      </w:r>
    </w:p>
    <w:p>
      <w:pPr>
        <w:pStyle w:val="Normal.0"/>
      </w:pPr>
      <w:r>
        <w:rPr>
          <w:rtl w:val="0"/>
          <w:lang w:val="en-US"/>
        </w:rPr>
        <w:t>△</w:t>
      </w:r>
      <w:r>
        <w:rPr>
          <w:rtl w:val="0"/>
          <w:lang w:val="zh-TW" w:eastAsia="zh-TW"/>
        </w:rPr>
        <w:t>他从西装内袋取出一张折叠整齐的纸，递过去。</w:t>
      </w:r>
    </w:p>
    <w:p>
      <w:pPr>
        <w:pStyle w:val="Normal.0"/>
        <w:jc w:val="left"/>
        <w:rPr>
          <w:lang w:val="zh-TW" w:eastAsia="zh-TW"/>
        </w:rPr>
      </w:pPr>
      <w:r>
        <w:rPr>
          <w:rtl w:val="0"/>
          <w:lang w:val="zh-TW" w:eastAsia="zh-TW"/>
        </w:rPr>
        <w:t>管家：另外，这是您身为妻子每天的工作清单。</w:t>
      </w:r>
    </w:p>
    <w:p>
      <w:pPr>
        <w:pStyle w:val="Normal.0"/>
        <w:jc w:val="left"/>
      </w:pPr>
      <w:r>
        <w:rPr>
          <w:rFonts w:ascii="Times New Roman" w:hAnsi="Times New Roman"/>
          <w:outline w:val="0"/>
          <w:color w:val="ff0000"/>
          <w:u w:color="ff0000"/>
          <w:rtl w:val="0"/>
          <w:lang w:val="en-US"/>
          <w14:textFill>
            <w14:solidFill>
              <w14:srgbClr w14:val="FF0000"/>
            </w14:solidFill>
          </w14:textFill>
        </w:rPr>
        <w:t>BUTLER: Also, this is your daily duty list as his wife.</w:t>
      </w:r>
    </w:p>
    <w:p>
      <w:pPr>
        <w:pStyle w:val="Normal.0"/>
      </w:pPr>
      <w:r>
        <w:rPr>
          <w:rtl w:val="0"/>
          <w:lang w:val="en-US"/>
        </w:rPr>
        <w:t>△</w:t>
      </w:r>
      <w:r>
        <w:rPr>
          <w:rtl w:val="0"/>
          <w:lang w:val="zh-TW" w:eastAsia="zh-TW"/>
        </w:rPr>
        <w:t>奥利维亚接过清单，点头。</w:t>
      </w:r>
    </w:p>
    <w:p>
      <w:pPr>
        <w:pStyle w:val="Normal.0"/>
        <w:jc w:val="left"/>
        <w:rPr>
          <w:lang w:val="zh-TW" w:eastAsia="zh-TW"/>
        </w:rPr>
      </w:pPr>
      <w:r>
        <w:rPr>
          <w:rtl w:val="0"/>
          <w:lang w:val="zh-TW" w:eastAsia="zh-TW"/>
        </w:rPr>
        <w:t>奥利维亚：好。</w:t>
      </w:r>
    </w:p>
    <w:p>
      <w:pPr>
        <w:pStyle w:val="Normal.0"/>
        <w:jc w:val="left"/>
      </w:pPr>
      <w:r>
        <w:rPr>
          <w:rFonts w:ascii="Times New Roman" w:hAnsi="Times New Roman"/>
          <w:outline w:val="0"/>
          <w:color w:val="ff0000"/>
          <w:u w:color="ff0000"/>
          <w:rtl w:val="0"/>
          <w:lang w:val="en-US"/>
          <w14:textFill>
            <w14:solidFill>
              <w14:srgbClr w14:val="FF0000"/>
            </w14:solidFill>
          </w14:textFill>
        </w:rPr>
        <w:t>OLIVIA: Okay.</w:t>
      </w:r>
    </w:p>
    <w:p>
      <w:pPr>
        <w:pStyle w:val="Normal.0"/>
      </w:pPr>
      <w:r>
        <w:rPr>
          <w:rtl w:val="0"/>
          <w:lang w:val="en-US"/>
        </w:rPr>
        <w:t>△</w:t>
      </w:r>
      <w:r>
        <w:rPr>
          <w:rtl w:val="0"/>
          <w:lang w:val="zh-TW" w:eastAsia="zh-TW"/>
        </w:rPr>
        <w:t>管家微微躬身，退出门外，轻轻带上门。</w:t>
      </w:r>
    </w:p>
    <w:p>
      <w:pPr>
        <w:pStyle w:val="Normal.0"/>
      </w:pPr>
      <w:r>
        <w:rPr>
          <w:rtl w:val="0"/>
          <w:lang w:val="en-US"/>
        </w:rPr>
        <w:t>△</w:t>
      </w:r>
      <w:r>
        <w:rPr>
          <w:rtl w:val="0"/>
          <w:lang w:val="zh-TW" w:eastAsia="zh-TW"/>
        </w:rPr>
        <w:t>奥利维亚站在原地，环顾房间。</w:t>
      </w:r>
    </w:p>
    <w:p>
      <w:pPr>
        <w:pStyle w:val="Normal.0"/>
      </w:pPr>
      <w:r>
        <w:rPr>
          <w:rtl w:val="0"/>
          <w:lang w:val="en-US"/>
        </w:rPr>
        <w:t>△</w:t>
      </w:r>
      <w:r>
        <w:rPr>
          <w:rtl w:val="0"/>
          <w:lang w:val="zh-TW" w:eastAsia="zh-TW"/>
        </w:rPr>
        <w:t>窗帘半掩，阳光透进来。床头柜上放着一束百合和一本翻开的书。墙角有一把旧扶手椅。</w:t>
      </w:r>
    </w:p>
    <w:p>
      <w:pPr>
        <w:pStyle w:val="Normal.0"/>
      </w:pPr>
      <w:r>
        <w:rPr>
          <w:rtl w:val="0"/>
          <w:lang w:val="en-US"/>
        </w:rPr>
        <w:t>△</w:t>
      </w:r>
      <w:r>
        <w:rPr>
          <w:rtl w:val="0"/>
          <w:lang w:val="zh-TW" w:eastAsia="zh-TW"/>
        </w:rPr>
        <w:t>她走到床边，低头看着床上的男人。他闭着眼，面容平静，呼吸缓慢。被子盖到胸口。</w:t>
      </w:r>
    </w:p>
    <w:p>
      <w:pPr>
        <w:pStyle w:val="Normal.0"/>
        <w:jc w:val="left"/>
        <w:rPr>
          <w:lang w:val="zh-TW" w:eastAsia="zh-TW"/>
        </w:rPr>
      </w:pPr>
      <w:r>
        <w:rPr>
          <w:rtl w:val="0"/>
          <w:lang w:val="zh-TW" w:eastAsia="zh-TW"/>
        </w:rPr>
        <w:t>奥利维亚（轻声）：你好？</w:t>
      </w:r>
    </w:p>
    <w:p>
      <w:pPr>
        <w:pStyle w:val="Normal.0"/>
        <w:jc w:val="left"/>
      </w:pPr>
      <w:r>
        <w:rPr>
          <w:rFonts w:ascii="Times New Roman" w:hAnsi="Times New Roman"/>
          <w:outline w:val="0"/>
          <w:color w:val="ff0000"/>
          <w:u w:color="ff0000"/>
          <w:rtl w:val="0"/>
          <w:lang w:val="en-US"/>
          <w14:textFill>
            <w14:solidFill>
              <w14:srgbClr w14:val="FF0000"/>
            </w14:solidFill>
          </w14:textFill>
        </w:rPr>
        <w:t>OLIVIA: Hello?</w:t>
      </w:r>
    </w:p>
    <w:p>
      <w:pPr>
        <w:pStyle w:val="Normal.0"/>
      </w:pPr>
      <w:r>
        <w:rPr>
          <w:rtl w:val="0"/>
          <w:lang w:val="en-US"/>
        </w:rPr>
        <w:t>△</w:t>
      </w:r>
      <w:r>
        <w:rPr>
          <w:rtl w:val="0"/>
          <w:lang w:val="zh-TW" w:eastAsia="zh-TW"/>
        </w:rPr>
        <w:t>没有回应。</w:t>
      </w:r>
    </w:p>
    <w:p>
      <w:pPr>
        <w:pStyle w:val="Normal.0"/>
        <w:jc w:val="left"/>
        <w:rPr>
          <w:lang w:val="zh-TW" w:eastAsia="zh-TW"/>
        </w:rPr>
      </w:pPr>
      <w:r>
        <w:rPr>
          <w:rtl w:val="0"/>
          <w:lang w:val="zh-TW" w:eastAsia="zh-TW"/>
        </w:rPr>
        <w:t>奥利维亚（稍大声）：嗯？怎么不说话？睡着了吗？这豪门少爷这么养生吗，竟然睡这么早？</w:t>
      </w:r>
    </w:p>
    <w:p>
      <w:pPr>
        <w:pStyle w:val="Normal.0"/>
        <w:jc w:val="left"/>
      </w:pPr>
      <w:r>
        <w:rPr>
          <w:rFonts w:ascii="Times New Roman" w:hAnsi="Times New Roman"/>
          <w:outline w:val="0"/>
          <w:color w:val="ff0000"/>
          <w:u w:color="ff0000"/>
          <w:rtl w:val="0"/>
          <w:lang w:val="en-US"/>
          <w14:textFill>
            <w14:solidFill>
              <w14:srgbClr w14:val="FF0000"/>
            </w14:solidFill>
          </w14:textFill>
        </w:rPr>
        <w:t>OLIVIA: Hello? Why aren't you speaking? Are you asleep? Does this young heir keep such really live that healthy? Asleep this early?</w:t>
      </w:r>
    </w:p>
    <w:p>
      <w:pPr>
        <w:pStyle w:val="Normal.0"/>
      </w:pPr>
      <w:r>
        <w:rPr>
          <w:rtl w:val="0"/>
          <w:lang w:val="en-US"/>
        </w:rPr>
        <w:t>△</w:t>
      </w:r>
      <w:r>
        <w:rPr>
          <w:rtl w:val="0"/>
          <w:lang w:val="zh-TW" w:eastAsia="zh-TW"/>
        </w:rPr>
        <w:t>她疑惑地打开手中的清单，目光扫过，停在一行字上。</w:t>
      </w:r>
    </w:p>
    <w:p>
      <w:pPr>
        <w:pStyle w:val="Normal.0"/>
        <w:jc w:val="left"/>
      </w:pPr>
      <w:r>
        <w:rPr>
          <w:rtl w:val="0"/>
          <w:lang w:val="zh-TW" w:eastAsia="zh-TW"/>
        </w:rPr>
        <w:t>奥利维亚（念出声，声音逐渐变小）：植物状态人士护理清单</w:t>
      </w:r>
      <w:r>
        <w:rPr>
          <w:rFonts w:ascii="Calibri" w:hAnsi="Calibri" w:hint="default"/>
          <w:rtl w:val="0"/>
          <w:lang w:val="en-US"/>
        </w:rPr>
        <w:t>……</w:t>
      </w:r>
      <w:r>
        <w:rPr>
          <w:rFonts w:ascii="Calibri" w:hAnsi="Calibri"/>
          <w:rtl w:val="0"/>
          <w:lang w:val="zh-TW" w:eastAsia="zh-TW"/>
        </w:rPr>
        <w:t xml:space="preserve"> </w:t>
      </w:r>
      <w:r>
        <w:rPr>
          <w:rFonts w:ascii="Times New Roman" w:hAnsi="Times New Roman"/>
          <w:outline w:val="0"/>
          <w:color w:val="ff0000"/>
          <w:sz w:val="15"/>
          <w:szCs w:val="15"/>
          <w:u w:color="ff0000"/>
          <w:rtl w:val="0"/>
          <w:lang w:val="en-US"/>
          <w14:textFill>
            <w14:solidFill>
              <w14:srgbClr w14:val="FF0000"/>
            </w14:solidFill>
          </w14:textFill>
        </w:rPr>
        <w:t>(</w:t>
      </w:r>
      <w:r>
        <w:rPr>
          <w:rFonts w:ascii="Times New Roman" w:hAnsi="Times New Roman"/>
          <w:outline w:val="0"/>
          <w:color w:val="ff0000"/>
          <w:sz w:val="15"/>
          <w:szCs w:val="15"/>
          <w:u w:color="ff0000"/>
          <w:rtl w:val="0"/>
          <w:lang w:val="zh-TW" w:eastAsia="zh-TW"/>
          <w14:textFill>
            <w14:solidFill>
              <w14:srgbClr w14:val="FF0000"/>
            </w14:solidFill>
          </w14:textFill>
        </w:rPr>
        <w:t>1-2</w:t>
      </w:r>
      <w:r>
        <w:rPr>
          <w:sz w:val="15"/>
          <w:szCs w:val="15"/>
          <w:rtl w:val="0"/>
          <w:lang w:val="zh-TW" w:eastAsia="zh-TW"/>
        </w:rPr>
        <w:t>里女主就已经被告知男主是植物人了，这场戏的台词好像不太对？）</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OLIVIA: Care checklist for a </w:t>
      </w:r>
      <w:r>
        <w:rPr>
          <w:rFonts w:ascii="Times New Roman" w:hAnsi="Times New Roman"/>
          <w:outline w:val="0"/>
          <w:color w:val="ff0000"/>
          <w:u w:color="ff0000"/>
          <w:rtl w:val="0"/>
          <w14:textFill>
            <w14:solidFill>
              <w14:srgbClr w14:val="FF0000"/>
            </w14:solidFill>
          </w14:textFill>
        </w:rPr>
        <w:t>patient</w:t>
      </w:r>
      <w:r>
        <w:rPr>
          <w:rFonts w:ascii="Times New Roman" w:hAnsi="Times New Roman"/>
          <w:outline w:val="0"/>
          <w:color w:val="ff0000"/>
          <w:u w:color="ff0000"/>
          <w:rtl w:val="0"/>
          <w:lang w:val="en-US"/>
          <w14:textFill>
            <w14:solidFill>
              <w14:srgbClr w14:val="FF0000"/>
            </w14:solidFill>
          </w14:textFill>
        </w:rPr>
        <w:t xml:space="preserve"> in a vegetative state...</w:t>
      </w:r>
    </w:p>
    <w:p>
      <w:pPr>
        <w:pStyle w:val="Normal.0"/>
      </w:pPr>
      <w:r>
        <w:rPr>
          <w:rtl w:val="0"/>
          <w:lang w:val="en-US"/>
        </w:rPr>
        <w:t>△</w:t>
      </w:r>
      <w:r>
        <w:rPr>
          <w:rtl w:val="0"/>
          <w:lang w:val="zh-TW" w:eastAsia="zh-TW"/>
        </w:rPr>
        <w:t>她猛地抬头看向床上的男人，脸色变了。</w:t>
      </w:r>
    </w:p>
    <w:p>
      <w:pPr>
        <w:pStyle w:val="Normal.0"/>
        <w:jc w:val="left"/>
      </w:pPr>
      <w:r>
        <w:rPr>
          <w:rtl w:val="0"/>
          <w:lang w:val="zh-TW" w:eastAsia="zh-TW"/>
        </w:rPr>
        <w:t>奥利维亚（自语）：植物状态？这哈灵顿家族的少爷</w:t>
      </w:r>
      <w:r>
        <w:rPr>
          <w:rFonts w:ascii="Calibri" w:hAnsi="Calibri" w:hint="default"/>
          <w:rtl w:val="0"/>
          <w:lang w:val="en-US"/>
        </w:rPr>
        <w:t>…</w:t>
      </w:r>
      <w:r>
        <w:rPr>
          <w:rtl w:val="0"/>
          <w:lang w:val="zh-TW" w:eastAsia="zh-TW"/>
        </w:rPr>
        <w:t>是植物人？</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OLIVIA: Vegetative state? The </w:t>
      </w:r>
      <w:r>
        <w:rPr>
          <w:rFonts w:ascii="Times New Roman" w:hAnsi="Times New Roman"/>
          <w:outline w:val="0"/>
          <w:color w:val="ff0000"/>
          <w:u w:color="ff0000"/>
          <w:rtl w:val="0"/>
          <w14:textFill>
            <w14:solidFill>
              <w14:srgbClr w14:val="FF0000"/>
            </w14:solidFill>
          </w14:textFill>
        </w:rPr>
        <w:t>heir</w:t>
      </w:r>
      <w:r>
        <w:rPr>
          <w:rFonts w:ascii="Times New Roman" w:hAnsi="Times New Roman"/>
          <w:outline w:val="0"/>
          <w:color w:val="ff0000"/>
          <w:u w:color="ff0000"/>
          <w:rtl w:val="0"/>
          <w:lang w:val="en-US"/>
          <w14:textFill>
            <w14:solidFill>
              <w14:srgbClr w14:val="FF0000"/>
            </w14:solidFill>
          </w14:textFill>
        </w:rPr>
        <w:t xml:space="preserve"> of the Harrington family... is comatose?</w:t>
      </w:r>
    </w:p>
    <w:p>
      <w:pPr>
        <w:pStyle w:val="Normal.0"/>
        <w:jc w:val="left"/>
        <w:rPr>
          <w:lang w:val="zh-TW" w:eastAsia="zh-TW"/>
        </w:rPr>
      </w:pPr>
      <w:r>
        <w:rPr>
          <w:rtl w:val="0"/>
          <w:lang w:val="zh-TW" w:eastAsia="zh-TW"/>
        </w:rPr>
        <w:t>奥利维亚（苦笑一声）：我就说，堂堂哈灵顿家族的继承人，什么样的豪门千金找不到，为什么偏偏选中我。</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OLIVIA: I knew it. The heir of the Harrington family could marry any </w:t>
      </w:r>
      <w:r>
        <w:rPr>
          <w:rFonts w:ascii="Times New Roman" w:hAnsi="Times New Roman"/>
          <w:outline w:val="0"/>
          <w:color w:val="ff0000"/>
          <w:u w:color="ff0000"/>
          <w:rtl w:val="0"/>
          <w14:textFill>
            <w14:solidFill>
              <w14:srgbClr w14:val="FF0000"/>
            </w14:solidFill>
          </w14:textFill>
        </w:rPr>
        <w:t>princess</w:t>
      </w:r>
      <w:r>
        <w:rPr>
          <w:rFonts w:ascii="Times New Roman" w:hAnsi="Times New Roman"/>
          <w:outline w:val="0"/>
          <w:color w:val="ff0000"/>
          <w:u w:color="ff0000"/>
          <w:rtl w:val="0"/>
          <w:lang w:val="en-US"/>
          <w14:textFill>
            <w14:solidFill>
              <w14:srgbClr w14:val="FF0000"/>
            </w14:solidFill>
          </w14:textFill>
        </w:rPr>
        <w:t xml:space="preserve"> he wanted. Why would he choose me?</w:t>
      </w:r>
    </w:p>
    <w:p>
      <w:pPr>
        <w:pStyle w:val="Normal.0"/>
      </w:pPr>
      <w:r>
        <w:rPr>
          <w:rtl w:val="0"/>
          <w:lang w:val="en-US"/>
        </w:rPr>
        <w:t>△</w:t>
      </w:r>
      <w:r>
        <w:rPr>
          <w:rtl w:val="0"/>
          <w:lang w:val="zh-TW" w:eastAsia="zh-TW"/>
        </w:rPr>
        <w:t>她看了眼床上的男子，叹了口气。</w:t>
      </w:r>
    </w:p>
    <w:p>
      <w:pPr>
        <w:pStyle w:val="Normal.0"/>
        <w:jc w:val="left"/>
        <w:rPr>
          <w:lang w:val="zh-TW" w:eastAsia="zh-TW"/>
        </w:rPr>
      </w:pPr>
      <w:r>
        <w:rPr>
          <w:rtl w:val="0"/>
          <w:lang w:val="zh-TW" w:eastAsia="zh-TW"/>
        </w:rPr>
        <w:t>奥利维亚：，算了。照顾一个植物人丈夫，也比留在那个冰冷的家要好得多。</w:t>
      </w:r>
    </w:p>
    <w:p>
      <w:pPr>
        <w:pStyle w:val="Normal.0"/>
        <w:jc w:val="left"/>
      </w:pPr>
      <w:r>
        <w:rPr>
          <w:rFonts w:ascii="Times New Roman" w:hAnsi="Times New Roman"/>
          <w:outline w:val="0"/>
          <w:color w:val="ff0000"/>
          <w:u w:color="ff0000"/>
          <w:rtl w:val="0"/>
          <w:lang w:val="en-US"/>
          <w14:textFill>
            <w14:solidFill>
              <w14:srgbClr w14:val="FF0000"/>
            </w14:solidFill>
          </w14:textFill>
        </w:rPr>
        <w:t>OLIVIA: Fine. Caring for a comatose husband is still better than staying in that cold family.</w:t>
      </w:r>
    </w:p>
    <w:p>
      <w:pPr>
        <w:pStyle w:val="Normal.0"/>
      </w:pPr>
      <w:r>
        <w:rPr>
          <w:rtl w:val="0"/>
          <w:lang w:val="en-US"/>
        </w:rPr>
        <w:t>△</w:t>
      </w:r>
      <w:r>
        <w:rPr>
          <w:rtl w:val="0"/>
          <w:lang w:val="zh-TW" w:eastAsia="zh-TW"/>
        </w:rPr>
        <w:t>奥利维亚重新振作，她拿出清单，边看边读。</w:t>
      </w:r>
    </w:p>
    <w:p>
      <w:pPr>
        <w:pStyle w:val="Normal.0"/>
        <w:jc w:val="left"/>
        <w:rPr>
          <w:lang w:val="zh-TW" w:eastAsia="zh-TW"/>
        </w:rPr>
      </w:pPr>
      <w:r>
        <w:rPr>
          <w:rtl w:val="0"/>
          <w:lang w:val="zh-TW" w:eastAsia="zh-TW"/>
        </w:rPr>
        <w:t>奥利维亚：每天早晚带他去散步，每日至少擦拭一遍身子，每天要听半个小时轻音乐。不愧是豪门少爷啊，这当个植物人，都比我们幸福。</w:t>
      </w:r>
    </w:p>
    <w:p>
      <w:pPr>
        <w:pStyle w:val="Normal.0"/>
        <w:jc w:val="left"/>
      </w:pPr>
      <w:r>
        <w:rPr>
          <w:rFonts w:ascii="Times New Roman" w:hAnsi="Times New Roman"/>
          <w:outline w:val="0"/>
          <w:color w:val="ff0000"/>
          <w:u w:color="ff0000"/>
          <w:rtl w:val="0"/>
          <w:lang w:val="en-US"/>
          <w14:textFill>
            <w14:solidFill>
              <w14:srgbClr w14:val="FF0000"/>
            </w14:solidFill>
          </w14:textFill>
        </w:rPr>
        <w:t>OLIVIA: Take him for walks morning and night, wipe his body at least once a day, play soft music for thirty minutes daily. Rich young heir, indeed. Even in a coma, he lives better than us.</w:t>
      </w:r>
    </w:p>
    <w:p>
      <w:pPr>
        <w:pStyle w:val="Normal.0"/>
        <w:rPr>
          <w:lang w:val="zh-TW" w:eastAsia="zh-TW"/>
        </w:rPr>
      </w:pPr>
      <w:r>
        <w:rPr>
          <w:rtl w:val="0"/>
          <w:lang w:val="zh-TW" w:eastAsia="zh-TW"/>
        </w:rPr>
        <w:t>【切】</w:t>
      </w:r>
    </w:p>
    <w:p>
      <w:pPr>
        <w:pStyle w:val="Normal.0"/>
        <w:rPr>
          <w:shd w:val="clear" w:color="auto" w:fill="ffff00"/>
        </w:rPr>
      </w:pPr>
      <w:r>
        <w:rPr>
          <w:rtl w:val="0"/>
          <w:lang w:val="en-US"/>
        </w:rPr>
        <w:t>△</w:t>
      </w:r>
      <w:r>
        <w:rPr>
          <w:rtl w:val="0"/>
          <w:lang w:val="zh-TW" w:eastAsia="zh-TW"/>
        </w:rPr>
        <w:t>奥利维亚低头从水盆里拿起毛巾，</w:t>
      </w:r>
    </w:p>
    <w:p>
      <w:pPr>
        <w:pStyle w:val="Normal.0"/>
      </w:pPr>
      <w:r>
        <w:rPr>
          <w:rtl w:val="0"/>
          <w:lang w:val="en-US"/>
        </w:rPr>
        <w:t>△</w:t>
      </w:r>
      <w:r>
        <w:rPr>
          <w:rtl w:val="0"/>
          <w:lang w:val="zh-TW" w:eastAsia="zh-TW"/>
        </w:rPr>
        <w:t>拧掉水后，在达米安额脸上缓缓擦拭。</w:t>
      </w:r>
    </w:p>
    <w:p>
      <w:pPr>
        <w:pStyle w:val="Normal.0"/>
        <w:jc w:val="left"/>
      </w:pPr>
      <w:r>
        <w:rPr>
          <w:rtl w:val="0"/>
          <w:lang w:val="zh-TW" w:eastAsia="zh-TW"/>
        </w:rPr>
        <w:t>奥利维亚（自言自语）：这少爷，长得倒是一表人才。可惜了</w:t>
      </w:r>
      <w:r>
        <w:rPr>
          <w:rFonts w:ascii="Calibri" w:hAnsi="Calibri"/>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This heir is handsome. What a pity</w:t>
      </w:r>
      <w:r>
        <w:rPr>
          <w:rFonts w:ascii="Times New Roman" w:hAnsi="Times New Roman" w:hint="default"/>
          <w:outline w:val="0"/>
          <w:color w:val="ff0000"/>
          <w:u w:color="ff0000"/>
          <w:rtl w:val="0"/>
          <w:lang w:val="en-US"/>
          <w14:textFill>
            <w14:solidFill>
              <w14:srgbClr w14:val="FF0000"/>
            </w14:solidFill>
          </w14:textFill>
        </w:rPr>
        <w:t>…</w:t>
      </w:r>
    </w:p>
    <w:p>
      <w:pPr>
        <w:pStyle w:val="Normal.0"/>
      </w:pPr>
      <w:r>
        <w:rPr>
          <w:rtl w:val="0"/>
          <w:lang w:val="en-US"/>
        </w:rPr>
        <w:t>△</w:t>
      </w:r>
      <w:r>
        <w:rPr>
          <w:rtl w:val="0"/>
          <w:lang w:val="zh-TW" w:eastAsia="zh-TW"/>
        </w:rPr>
        <w:t>奥利维亚摇头，而后手伸进被子，将达米安的内裤脱下来扔到床边。</w:t>
      </w:r>
    </w:p>
    <w:p>
      <w:pPr>
        <w:pStyle w:val="Normal.0"/>
      </w:pPr>
      <w:r>
        <w:rPr>
          <w:rtl w:val="0"/>
          <w:lang w:val="en-US"/>
        </w:rPr>
        <w:t>△</w:t>
      </w:r>
      <w:r>
        <w:rPr>
          <w:rtl w:val="0"/>
          <w:lang w:val="zh-TW" w:eastAsia="zh-TW"/>
        </w:rPr>
        <w:t>接着，奥利维亚拿着毛巾，伸进被子擦拭达米安的下身。</w:t>
      </w:r>
    </w:p>
    <w:p>
      <w:pPr>
        <w:pStyle w:val="Normal.0"/>
      </w:pPr>
      <w:r>
        <w:rPr>
          <w:rtl w:val="0"/>
          <w:lang w:val="en-US"/>
        </w:rPr>
        <w:t>△</w:t>
      </w:r>
      <w:r>
        <w:rPr>
          <w:rtl w:val="0"/>
          <w:lang w:val="zh-TW" w:eastAsia="zh-TW"/>
        </w:rPr>
        <w:t>擦到一半，奥利维亚突然一顿。</w:t>
      </w:r>
    </w:p>
    <w:p>
      <w:pPr>
        <w:pStyle w:val="Normal.0"/>
        <w:jc w:val="left"/>
      </w:pPr>
      <w:r>
        <w:rPr>
          <w:rtl w:val="0"/>
          <w:lang w:val="zh-TW" w:eastAsia="zh-TW"/>
        </w:rPr>
        <w:t>奥利维亚（低声，带着困惑）：奇怪？他不是植物人吗？这怎么</w:t>
      </w:r>
      <w:r>
        <w:rPr>
          <w:rFonts w:ascii="Calibri" w:hAnsi="Calibri" w:hint="default"/>
          <w:rtl w:val="0"/>
          <w:lang w:val="en-US"/>
        </w:rPr>
        <w:t>…</w:t>
      </w:r>
      <w:r>
        <w:rPr>
          <w:rtl w:val="0"/>
          <w:lang w:val="zh-TW" w:eastAsia="zh-TW"/>
        </w:rPr>
        <w:t>还会有反应？</w:t>
      </w:r>
    </w:p>
    <w:p>
      <w:pPr>
        <w:pStyle w:val="Normal.0"/>
        <w:jc w:val="left"/>
      </w:pPr>
      <w:r>
        <w:rPr>
          <w:rFonts w:ascii="Times New Roman" w:hAnsi="Times New Roman"/>
          <w:outline w:val="0"/>
          <w:color w:val="ff0000"/>
          <w:u w:color="ff0000"/>
          <w:rtl w:val="0"/>
          <w:lang w:val="en-US"/>
          <w14:textFill>
            <w14:solidFill>
              <w14:srgbClr w14:val="FF0000"/>
            </w14:solidFill>
          </w14:textFill>
        </w:rPr>
        <w:t>OLIVIA: Strange. Isn't he in a coma? How can he... react?</w:t>
      </w:r>
    </w:p>
    <w:p>
      <w:pPr>
        <w:pStyle w:val="Normal.0"/>
        <w:jc w:val="left"/>
        <w:rPr>
          <w:lang w:val="zh-TW" w:eastAsia="zh-TW"/>
        </w:rPr>
      </w:pPr>
      <w:r>
        <w:rPr>
          <w:rtl w:val="0"/>
          <w:lang w:val="zh-TW" w:eastAsia="zh-TW"/>
        </w:rPr>
        <w:t>画外音（达米安哑）：你在摸哪里？</w:t>
      </w:r>
    </w:p>
    <w:p>
      <w:pPr>
        <w:pStyle w:val="Normal.0"/>
        <w:jc w:val="left"/>
      </w:pPr>
      <w:r>
        <w:rPr>
          <w:rFonts w:ascii="Times New Roman" w:hAnsi="Times New Roman"/>
          <w:outline w:val="0"/>
          <w:color w:val="ff0000"/>
          <w:u w:color="ff0000"/>
          <w:rtl w:val="0"/>
          <w:lang w:val="en-US"/>
          <w14:textFill>
            <w14:solidFill>
              <w14:srgbClr w14:val="FF0000"/>
            </w14:solidFill>
          </w14:textFill>
        </w:rPr>
        <w:t>DAM</w:t>
      </w:r>
      <w:r>
        <w:rPr>
          <w:rFonts w:ascii="Times New Roman" w:hAnsi="Times New Roman"/>
          <w:outline w:val="0"/>
          <w:color w:val="ff2600"/>
          <w:u w:color="ff0000"/>
          <w:rtl w:val="0"/>
          <w:lang w:val="en-US"/>
          <w14:textFill>
            <w14:solidFill>
              <w14:srgbClr w14:val="FF2600"/>
            </w14:solidFill>
          </w14:textFill>
        </w:rPr>
        <w:t>IAN</w:t>
      </w:r>
      <w:r>
        <w:rPr>
          <w:rFonts w:ascii="Times New Roman" w:hAnsi="Times New Roman"/>
          <w:outline w:val="0"/>
          <w:color w:val="ff2600"/>
          <w:u w:color="ff2600"/>
          <w:rtl w:val="0"/>
          <w:lang w:val="en-US"/>
          <w14:textFill>
            <w14:solidFill>
              <w14:srgbClr w14:val="FF2600"/>
            </w14:solidFill>
          </w14:textFill>
        </w:rPr>
        <w:t xml:space="preserve"> (V.O.)</w:t>
      </w:r>
      <w:r>
        <w:rPr>
          <w:rFonts w:ascii="Times New Roman" w:hAnsi="Times New Roman"/>
          <w:outline w:val="0"/>
          <w:color w:val="ff2600"/>
          <w:u w:color="ff0000"/>
          <w:rtl w:val="0"/>
          <w:lang w:val="en-US"/>
          <w14:textFill>
            <w14:solidFill>
              <w14:srgbClr w14:val="FF2600"/>
            </w14:solidFill>
          </w14:textFill>
        </w:rPr>
        <w:t>: W</w:t>
      </w:r>
      <w:r>
        <w:rPr>
          <w:rFonts w:ascii="Times New Roman" w:hAnsi="Times New Roman"/>
          <w:outline w:val="0"/>
          <w:color w:val="ff0000"/>
          <w:u w:color="ff0000"/>
          <w:rtl w:val="0"/>
          <w:lang w:val="en-US"/>
          <w14:textFill>
            <w14:solidFill>
              <w14:srgbClr w14:val="FF0000"/>
            </w14:solidFill>
          </w14:textFill>
        </w:rPr>
        <w:t>here are you touching?</w:t>
      </w:r>
    </w:p>
    <w:p>
      <w:pPr>
        <w:pStyle w:val="Normal.0"/>
      </w:pPr>
      <w:r>
        <w:rPr>
          <w:rtl w:val="0"/>
          <w:lang w:val="en-US"/>
        </w:rPr>
        <w:t>△</w:t>
      </w:r>
      <w:r>
        <w:rPr>
          <w:rtl w:val="0"/>
          <w:lang w:val="zh-TW" w:eastAsia="zh-TW"/>
        </w:rPr>
        <w:t>奥利维亚浑身一僵。她猛地抬起头，正对上达米安那双冷峻的眼睛。</w:t>
      </w:r>
    </w:p>
    <w:p>
      <w:pPr>
        <w:pStyle w:val="Normal.0"/>
      </w:pPr>
      <w:r>
        <w:rPr>
          <w:rtl w:val="0"/>
          <w:lang w:val="en-US"/>
        </w:rPr>
        <w:t>△</w:t>
      </w:r>
      <w:r>
        <w:rPr>
          <w:rtl w:val="0"/>
          <w:lang w:val="zh-TW" w:eastAsia="zh-TW"/>
        </w:rPr>
        <w:t>达米安此刻躺在枕头上，正面无表情地看着她。</w:t>
      </w:r>
    </w:p>
    <w:p>
      <w:pPr>
        <w:pStyle w:val="Normal.0"/>
      </w:pPr>
      <w:r>
        <w:rPr>
          <w:rtl w:val="0"/>
          <w:lang w:val="en-US"/>
        </w:rPr>
        <w:t>△</w:t>
      </w:r>
      <w:r>
        <w:rPr>
          <w:rtl w:val="0"/>
          <w:lang w:val="zh-TW" w:eastAsia="zh-TW"/>
        </w:rPr>
        <w:t>奥利维亚吓得尖叫一声，连连后退，毛巾随手扔出，正好盖到达米安脸上。</w:t>
      </w:r>
    </w:p>
    <w:p>
      <w:pPr>
        <w:pStyle w:val="Normal.0"/>
        <w:jc w:val="left"/>
        <w:rPr>
          <w:lang w:val="zh-TW" w:eastAsia="zh-TW"/>
        </w:rPr>
      </w:pPr>
      <w:r>
        <w:rPr>
          <w:rtl w:val="0"/>
          <w:lang w:val="zh-TW" w:eastAsia="zh-TW"/>
        </w:rPr>
        <w:t>达米安（扭头朝外跑，边跑边喊）：医生，他醒了！</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OLIVIA: Doctor, he's awake! </w:t>
      </w:r>
    </w:p>
    <w:p>
      <w:pPr>
        <w:pStyle w:val="Normal.0"/>
      </w:pPr>
    </w:p>
    <w:p>
      <w:pPr>
        <w:pStyle w:val="Normal.0"/>
        <w:rPr>
          <w:lang w:val="zh-TW" w:eastAsia="zh-TW"/>
        </w:rPr>
      </w:pPr>
    </w:p>
    <w:p>
      <w:pPr>
        <w:pStyle w:val="Normal.0"/>
        <w:rPr>
          <w:lang w:val="zh-TW" w:eastAsia="zh-TW"/>
        </w:rPr>
      </w:pPr>
      <w:r>
        <w:rPr>
          <w:rtl w:val="0"/>
          <w:lang w:val="zh-TW" w:eastAsia="zh-TW"/>
        </w:rPr>
        <w:t>第十四集</w:t>
      </w:r>
    </w:p>
    <w:p>
      <w:pPr>
        <w:pStyle w:val="Normal.0"/>
      </w:pPr>
      <w:r>
        <w:rPr>
          <w:rFonts w:ascii="Calibri" w:hAnsi="Calibri"/>
          <w:rtl w:val="0"/>
          <w:lang w:val="en-US"/>
        </w:rPr>
        <w:t xml:space="preserve">14-1 </w:t>
      </w:r>
      <w:r>
        <w:rPr>
          <w:rtl w:val="0"/>
          <w:lang w:val="zh-TW" w:eastAsia="zh-TW"/>
        </w:rPr>
        <w:t>日内</w:t>
      </w:r>
      <w:r>
        <w:rPr>
          <w:rFonts w:ascii="Calibri" w:hAnsi="Calibri"/>
          <w:rtl w:val="0"/>
          <w:lang w:val="zh-TW" w:eastAsia="zh-TW"/>
        </w:rPr>
        <w:t xml:space="preserve"> </w:t>
      </w:r>
      <w:r>
        <w:rPr>
          <w:rtl w:val="0"/>
          <w:lang w:val="zh-TW" w:eastAsia="zh-TW"/>
        </w:rPr>
        <w:t>哈灵顿庄园</w:t>
      </w:r>
      <w:r>
        <w:rPr>
          <w:rFonts w:ascii="Calibri" w:hAnsi="Calibri" w:hint="default"/>
          <w:rtl w:val="0"/>
          <w:lang w:val="en-US"/>
        </w:rPr>
        <w:t>——</w:t>
      </w:r>
      <w:r>
        <w:rPr>
          <w:rtl w:val="0"/>
          <w:lang w:val="zh-TW" w:eastAsia="zh-TW"/>
        </w:rPr>
        <w:t>达米安房间外走廊</w:t>
      </w:r>
    </w:p>
    <w:p>
      <w:pPr>
        <w:pStyle w:val="Normal.0"/>
        <w:rPr>
          <w:lang w:val="zh-TW" w:eastAsia="zh-TW"/>
        </w:rPr>
      </w:pPr>
      <w:r>
        <w:rPr>
          <w:rtl w:val="0"/>
          <w:lang w:val="zh-TW" w:eastAsia="zh-TW"/>
        </w:rPr>
        <w:t>人物：管家、奥利维亚、佣人</w:t>
      </w:r>
    </w:p>
    <w:p>
      <w:pPr>
        <w:pStyle w:val="Normal.0"/>
      </w:pPr>
      <w:r>
        <w:rPr>
          <w:rtl w:val="0"/>
          <w:lang w:val="en-US"/>
        </w:rPr>
        <w:t>△</w:t>
      </w:r>
      <w:r>
        <w:rPr>
          <w:rtl w:val="0"/>
          <w:lang w:val="zh-TW" w:eastAsia="zh-TW"/>
        </w:rPr>
        <w:t>奥利维亚站在卧室门口。管家走上前，向奥利维亚汇报。</w:t>
      </w:r>
    </w:p>
    <w:p>
      <w:pPr>
        <w:pStyle w:val="Normal.0"/>
        <w:jc w:val="left"/>
        <w:rPr>
          <w:lang w:val="zh-TW" w:eastAsia="zh-TW"/>
        </w:rPr>
      </w:pPr>
      <w:r>
        <w:rPr>
          <w:rtl w:val="0"/>
          <w:lang w:val="zh-TW" w:eastAsia="zh-TW"/>
        </w:rPr>
        <w:t>管家：医生说，少爷一切生理指标都已恢复正常。少爷的病，彻底好了。</w:t>
      </w:r>
    </w:p>
    <w:p>
      <w:pPr>
        <w:pStyle w:val="Normal.0"/>
        <w:jc w:val="left"/>
      </w:pPr>
      <w:r>
        <w:rPr>
          <w:rFonts w:ascii="Times New Roman" w:hAnsi="Times New Roman"/>
          <w:outline w:val="0"/>
          <w:color w:val="ff0000"/>
          <w:u w:color="ff0000"/>
          <w:rtl w:val="0"/>
          <w:lang w:val="en-US"/>
          <w14:textFill>
            <w14:solidFill>
              <w14:srgbClr w14:val="FF0000"/>
            </w14:solidFill>
          </w14:textFill>
        </w:rPr>
        <w:t>BUTLER: The doctor says all Mr.Damian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vitals are normal. He has fully recovered.</w:t>
      </w:r>
    </w:p>
    <w:p>
      <w:pPr>
        <w:pStyle w:val="Normal.0"/>
      </w:pPr>
      <w:r>
        <w:rPr>
          <w:rtl w:val="0"/>
          <w:lang w:val="en-US"/>
        </w:rPr>
        <w:t>△</w:t>
      </w:r>
      <w:r>
        <w:rPr>
          <w:rtl w:val="0"/>
          <w:lang w:val="zh-TW" w:eastAsia="zh-TW"/>
        </w:rPr>
        <w:t>奥利维亚闻言，微微松了口气。</w:t>
      </w:r>
    </w:p>
    <w:p>
      <w:pPr>
        <w:pStyle w:val="Normal.0"/>
        <w:jc w:val="left"/>
        <w:rPr>
          <w:lang w:val="zh-TW" w:eastAsia="zh-TW"/>
        </w:rPr>
      </w:pPr>
      <w:r>
        <w:rPr>
          <w:rtl w:val="0"/>
          <w:lang w:val="zh-TW" w:eastAsia="zh-TW"/>
        </w:rPr>
        <w:t>管家（感慨）：奥利维亚小姐，您可真是哈灵顿家族的福星啊。少爷卧床三年，多少专家束手无策。没想到您一来，少爷便醒了。您究竟是怎么做到的？</w:t>
      </w:r>
    </w:p>
    <w:p>
      <w:pPr>
        <w:pStyle w:val="Normal.0"/>
        <w:jc w:val="left"/>
      </w:pPr>
      <w:r>
        <w:rPr>
          <w:rFonts w:ascii="Times New Roman" w:hAnsi="Times New Roman"/>
          <w:outline w:val="0"/>
          <w:color w:val="ff0000"/>
          <w:u w:color="ff0000"/>
          <w:rtl w:val="0"/>
          <w:lang w:val="en-US"/>
          <w14:textFill>
            <w14:solidFill>
              <w14:srgbClr w14:val="FF0000"/>
            </w14:solidFill>
          </w14:textFill>
        </w:rPr>
        <w:t>BUTLER: Miss Olivia, you're truly the Harrington family's lucky star. Mr.Damian was bedridden for three years, and countless experts were helpless. You came, and he woke up. How did you do it?</w:t>
      </w:r>
    </w:p>
    <w:p>
      <w:pPr>
        <w:pStyle w:val="Normal.0"/>
        <w:jc w:val="left"/>
        <w:rPr>
          <w:lang w:val="zh-TW" w:eastAsia="zh-TW"/>
        </w:rPr>
      </w:pPr>
      <w:r>
        <w:rPr>
          <w:rtl w:val="0"/>
          <w:lang w:val="zh-TW" w:eastAsia="zh-TW"/>
        </w:rPr>
        <w:t>奥利维亚（摇头，语气平静）：我也没做什么。应该是巧合吧。</w:t>
      </w:r>
    </w:p>
    <w:p>
      <w:pPr>
        <w:pStyle w:val="Normal.0"/>
        <w:jc w:val="left"/>
      </w:pPr>
      <w:r>
        <w:rPr>
          <w:rFonts w:ascii="Times New Roman" w:hAnsi="Times New Roman"/>
          <w:outline w:val="0"/>
          <w:color w:val="ff0000"/>
          <w:u w:color="ff0000"/>
          <w:rtl w:val="0"/>
          <w:lang w:val="en-US"/>
          <w14:textFill>
            <w14:solidFill>
              <w14:srgbClr w14:val="FF0000"/>
            </w14:solidFill>
          </w14:textFill>
        </w:rPr>
        <w:t>OLIVIA: I didn't do anything. It must be a coincidence.</w:t>
      </w:r>
    </w:p>
    <w:p>
      <w:pPr>
        <w:pStyle w:val="Normal.0"/>
      </w:pPr>
      <w:r>
        <w:rPr>
          <w:rtl w:val="0"/>
          <w:lang w:val="en-US"/>
        </w:rPr>
        <w:t>△</w:t>
      </w:r>
      <w:r>
        <w:rPr>
          <w:rtl w:val="0"/>
          <w:lang w:val="zh-TW" w:eastAsia="zh-TW"/>
        </w:rPr>
        <w:t>管家正要再说，身后传来佣人的声音。</w:t>
      </w:r>
    </w:p>
    <w:p>
      <w:pPr>
        <w:pStyle w:val="Normal.0"/>
        <w:jc w:val="left"/>
        <w:rPr>
          <w:lang w:val="zh-TW" w:eastAsia="zh-TW"/>
        </w:rPr>
      </w:pPr>
      <w:r>
        <w:rPr>
          <w:rtl w:val="0"/>
          <w:lang w:val="zh-TW" w:eastAsia="zh-TW"/>
        </w:rPr>
        <w:t>佣人：奥利维亚小姐，夫人和先生请您进去。</w:t>
      </w:r>
    </w:p>
    <w:p>
      <w:pPr>
        <w:pStyle w:val="Normal.0"/>
        <w:jc w:val="left"/>
      </w:pPr>
      <w:r>
        <w:rPr>
          <w:rFonts w:ascii="Times New Roman" w:hAnsi="Times New Roman"/>
          <w:outline w:val="0"/>
          <w:color w:val="ff0000"/>
          <w:u w:color="ff0000"/>
          <w:rtl w:val="0"/>
          <w:lang w:val="en-US"/>
          <w14:textFill>
            <w14:solidFill>
              <w14:srgbClr w14:val="FF0000"/>
            </w14:solidFill>
          </w14:textFill>
        </w:rPr>
        <w:t>MAID: Miss Olivia, Madam and Sir would like to see you.</w:t>
      </w:r>
    </w:p>
    <w:p>
      <w:pPr>
        <w:pStyle w:val="Normal.0"/>
        <w:rPr>
          <w:lang w:val="zh-TW" w:eastAsia="zh-TW"/>
        </w:rPr>
      </w:pPr>
      <w:r>
        <w:rPr>
          <w:rtl w:val="0"/>
          <w:lang w:val="zh-TW" w:eastAsia="zh-TW"/>
        </w:rPr>
        <w:t>【切，卧室内】</w:t>
      </w:r>
    </w:p>
    <w:p>
      <w:pPr>
        <w:pStyle w:val="Normal.0"/>
      </w:pPr>
      <w:r>
        <w:rPr>
          <w:rtl w:val="0"/>
          <w:lang w:val="en-US"/>
        </w:rPr>
        <w:t>△</w:t>
      </w:r>
      <w:r>
        <w:rPr>
          <w:rtl w:val="0"/>
          <w:lang w:val="zh-TW" w:eastAsia="zh-TW"/>
        </w:rPr>
        <w:t>奥利维亚走进房间。玛格丽特迎上来，握住她的手。</w:t>
      </w:r>
    </w:p>
    <w:p>
      <w:pPr>
        <w:pStyle w:val="Normal.0"/>
        <w:jc w:val="left"/>
        <w:rPr>
          <w:lang w:val="zh-TW" w:eastAsia="zh-TW"/>
        </w:rPr>
      </w:pPr>
      <w:r>
        <w:rPr>
          <w:rtl w:val="0"/>
          <w:lang w:val="zh-TW" w:eastAsia="zh-TW"/>
        </w:rPr>
        <w:t>玛格丽特（眼眶微红）：奥利维亚，你是我们的恩人。我代表哈灵顿家族，谢谢你。</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Olivia, you saved us. On behalf of the Harrington family, thank you.</w:t>
      </w:r>
    </w:p>
    <w:p>
      <w:pPr>
        <w:pStyle w:val="Normal.0"/>
        <w:jc w:val="left"/>
        <w:rPr>
          <w:lang w:val="zh-TW" w:eastAsia="zh-TW"/>
        </w:rPr>
      </w:pPr>
      <w:r>
        <w:rPr>
          <w:rtl w:val="0"/>
          <w:lang w:val="zh-TW" w:eastAsia="zh-TW"/>
        </w:rPr>
        <w:t>奥利维亚（低头，轻声）：夫人，我真的没做什么。是少爷吉人天相。</w:t>
      </w:r>
    </w:p>
    <w:p>
      <w:pPr>
        <w:pStyle w:val="Normal.0"/>
        <w:jc w:val="left"/>
      </w:pPr>
      <w:r>
        <w:rPr>
          <w:rFonts w:ascii="Times New Roman" w:hAnsi="Times New Roman"/>
          <w:outline w:val="0"/>
          <w:color w:val="ff0000"/>
          <w:u w:color="ff0000"/>
          <w:rtl w:val="0"/>
          <w:lang w:val="en-US"/>
          <w14:textFill>
            <w14:solidFill>
              <w14:srgbClr w14:val="FF0000"/>
            </w14:solidFill>
          </w14:textFill>
        </w:rPr>
        <w:t>OLIVIA: Madam, I truly did nothing. Damian was blessed.</w:t>
      </w:r>
    </w:p>
    <w:p>
      <w:pPr>
        <w:pStyle w:val="Normal.0"/>
      </w:pPr>
      <w:r>
        <w:rPr>
          <w:rtl w:val="0"/>
          <w:lang w:val="en-US"/>
        </w:rPr>
        <w:t>△</w:t>
      </w:r>
      <w:r>
        <w:rPr>
          <w:rtl w:val="0"/>
          <w:lang w:val="zh-TW" w:eastAsia="zh-TW"/>
        </w:rPr>
        <w:t>床上，达米安已经坐起，面容虽仍有些苍白，但目光清明。他打量着奥利维亚</w:t>
      </w:r>
    </w:p>
    <w:p>
      <w:pPr>
        <w:pStyle w:val="Normal.0"/>
        <w:jc w:val="left"/>
        <w:rPr>
          <w:lang w:val="zh-TW" w:eastAsia="zh-TW"/>
        </w:rPr>
      </w:pPr>
      <w:r>
        <w:rPr>
          <w:rtl w:val="0"/>
          <w:lang w:val="zh-TW" w:eastAsia="zh-TW"/>
        </w:rPr>
        <w:t>达米安（声音沙哑，带着一丝好奇）：你就是奥利维亚？你和我契约结婚的事情，母亲都给我说了。听说，你小时候，在阳光之家福利院住过。</w:t>
      </w:r>
    </w:p>
    <w:p>
      <w:pPr>
        <w:pStyle w:val="Normal.0"/>
        <w:jc w:val="left"/>
      </w:pPr>
      <w:r>
        <w:rPr>
          <w:rFonts w:ascii="Times New Roman" w:hAnsi="Times New Roman"/>
          <w:outline w:val="0"/>
          <w:color w:val="ff0000"/>
          <w:u w:color="ff0000"/>
          <w:rtl w:val="0"/>
          <w:lang w:val="en-US"/>
          <w14:textFill>
            <w14:solidFill>
              <w14:srgbClr w14:val="FF0000"/>
            </w14:solidFill>
          </w14:textFill>
        </w:rPr>
        <w:t>DAMIAN: You're Olivia? Mother told me about our contract marriage. I heard you lived at Sunshine Home Orphanage as a child.</w:t>
      </w:r>
    </w:p>
    <w:p>
      <w:pPr>
        <w:pStyle w:val="Normal.0"/>
        <w:jc w:val="left"/>
      </w:pPr>
      <w:r>
        <w:rPr>
          <w:rtl w:val="0"/>
          <w:lang w:val="zh-TW" w:eastAsia="zh-TW"/>
        </w:rPr>
        <w:t>奥利维亚（以为对方嫌弃，坦诚道）：我小时候走丢，在阳光之家福利院长大。我知道，以我的出身，做您的妻子，是我高攀了。现在您醒了，我也没什么理由再留下。那份契约，您随时可以取消。只是那一亿美元</w:t>
      </w:r>
      <w:r>
        <w:rPr>
          <w:rFonts w:ascii="Calibri" w:hAnsi="Calibri" w:hint="default"/>
          <w:rtl w:val="0"/>
          <w:lang w:val="en-US"/>
        </w:rPr>
        <w:t>……</w:t>
      </w:r>
      <w:r>
        <w:rPr>
          <w:rtl w:val="0"/>
          <w:lang w:val="zh-TW" w:eastAsia="zh-TW"/>
        </w:rPr>
        <w:t>我会想办法还上的</w:t>
      </w:r>
    </w:p>
    <w:p>
      <w:pPr>
        <w:pStyle w:val="Normal.0"/>
        <w:jc w:val="left"/>
      </w:pPr>
      <w:r>
        <w:rPr>
          <w:rFonts w:ascii="Times New Roman" w:hAnsi="Times New Roman"/>
          <w:outline w:val="0"/>
          <w:color w:val="ff0000"/>
          <w:u w:color="ff0000"/>
          <w:rtl w:val="0"/>
          <w:lang w:val="en-US"/>
          <w14:textFill>
            <w14:solidFill>
              <w14:srgbClr w14:val="FF0000"/>
            </w14:solidFill>
          </w14:textFill>
        </w:rPr>
        <w:t>OLIVIA: I got lost as a child and grew up at Sunshine Home. I know someone with my background is reaching too high to be your wife. Now that you're awake, I have no reason to stay. You may cancel the contract anytime. As for the hundred million</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I'll find a way to repay it.</w:t>
      </w:r>
    </w:p>
    <w:p>
      <w:pPr>
        <w:pStyle w:val="Normal.0"/>
      </w:pPr>
      <w:r>
        <w:rPr>
          <w:rtl w:val="0"/>
          <w:lang w:val="en-US"/>
        </w:rPr>
        <w:t>△</w:t>
      </w:r>
      <w:r>
        <w:rPr>
          <w:rtl w:val="0"/>
          <w:lang w:val="zh-TW" w:eastAsia="zh-TW"/>
        </w:rPr>
        <w:t>达米安皱了皱眉，缓缓开口。</w:t>
      </w:r>
    </w:p>
    <w:p>
      <w:pPr>
        <w:pStyle w:val="Normal.0"/>
        <w:jc w:val="left"/>
        <w:rPr>
          <w:lang w:val="zh-TW" w:eastAsia="zh-TW"/>
        </w:rPr>
      </w:pPr>
      <w:r>
        <w:rPr>
          <w:rtl w:val="0"/>
          <w:lang w:val="zh-TW" w:eastAsia="zh-TW"/>
        </w:rPr>
        <w:t>达米安：我哈灵顿家族，并非言而无信之人。既然契约已经签订，无论我苏醒与否，自然都会履行。你此时离开，算违约。</w:t>
      </w:r>
    </w:p>
    <w:p>
      <w:pPr>
        <w:pStyle w:val="Normal.0"/>
        <w:jc w:val="left"/>
      </w:pPr>
      <w:r>
        <w:rPr>
          <w:rFonts w:ascii="Times New Roman" w:hAnsi="Times New Roman"/>
          <w:outline w:val="0"/>
          <w:color w:val="ff0000"/>
          <w:u w:color="ff0000"/>
          <w:rtl w:val="0"/>
          <w:lang w:val="en-US"/>
          <w14:textFill>
            <w14:solidFill>
              <w14:srgbClr w14:val="FF0000"/>
            </w14:solidFill>
          </w14:textFill>
        </w:rPr>
        <w:t>DAMIAN: The Harrington family does not break its word. Since the contract was signed, whether I woke up or not, we will honor it. If you leave now, that is a breach.</w:t>
      </w:r>
    </w:p>
    <w:p>
      <w:pPr>
        <w:pStyle w:val="Normal.0"/>
      </w:pPr>
      <w:r>
        <w:rPr>
          <w:rtl w:val="0"/>
          <w:lang w:val="en-US"/>
        </w:rPr>
        <w:t>△</w:t>
      </w:r>
      <w:r>
        <w:rPr>
          <w:rtl w:val="0"/>
          <w:lang w:val="zh-TW" w:eastAsia="zh-TW"/>
        </w:rPr>
        <w:t>爱德华走上前，语气温和而坚定。</w:t>
      </w:r>
    </w:p>
    <w:p>
      <w:pPr>
        <w:pStyle w:val="Normal.0"/>
        <w:jc w:val="left"/>
        <w:rPr>
          <w:lang w:val="zh-TW" w:eastAsia="zh-TW"/>
        </w:rPr>
      </w:pPr>
      <w:r>
        <w:rPr>
          <w:rtl w:val="0"/>
          <w:lang w:val="zh-TW" w:eastAsia="zh-TW"/>
        </w:rPr>
        <w:t>爱德华：是啊，你是我们的恩人。若你离开，外人岂不说我们忘恩负义？我哈灵顿家族能有今日，靠的便是守信重义。</w:t>
      </w:r>
    </w:p>
    <w:p>
      <w:pPr>
        <w:pStyle w:val="Normal.0"/>
        <w:jc w:val="left"/>
      </w:pPr>
      <w:r>
        <w:rPr>
          <w:rFonts w:ascii="Times New Roman" w:hAnsi="Times New Roman"/>
          <w:outline w:val="0"/>
          <w:color w:val="ff0000"/>
          <w:u w:color="ff0000"/>
          <w:rtl w:val="0"/>
          <w:lang w:val="en-US"/>
          <w14:textFill>
            <w14:solidFill>
              <w14:srgbClr w14:val="FF0000"/>
            </w14:solidFill>
          </w14:textFill>
        </w:rPr>
        <w:t>EDWARD: Yes. You are our benefactor. If you leave, won't people call us ungrateful? The Harrington family stands today because we keep our word.</w:t>
      </w:r>
    </w:p>
    <w:p>
      <w:pPr>
        <w:pStyle w:val="Normal.0"/>
        <w:jc w:val="left"/>
        <w:rPr>
          <w:lang w:val="zh-TW" w:eastAsia="zh-TW"/>
        </w:rPr>
      </w:pPr>
      <w:r>
        <w:rPr>
          <w:rtl w:val="0"/>
          <w:lang w:val="zh-TW" w:eastAsia="zh-TW"/>
        </w:rPr>
        <w:t>玛格丽特（握住奥利维亚的手，声音温柔）：奥利维亚，安心住下。我们说过，嫁过来之后，你便是我们的家人，哈灵顿家族的女主人。之前是，如今少爷醒来，更是。</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MARGARET: Olivia, stay. We said once you married in, you became our family and the </w:t>
      </w:r>
      <w:del w:id="64" w:date="2026-06-26T02:54:17Z" w:author="吴晓羽">
        <w:r>
          <w:rPr>
            <w:rFonts w:ascii="Times New Roman" w:hAnsi="Times New Roman"/>
            <w:outline w:val="0"/>
            <w:color w:val="ff0000"/>
            <w:u w:color="ff0000"/>
            <w:shd w:val="clear" w:color="auto" w:fill="ffff00"/>
            <w:rtl w:val="0"/>
            <w:lang w:val="en-US"/>
            <w14:textFill>
              <w14:solidFill>
                <w14:srgbClr w14:val="FF0000"/>
              </w14:solidFill>
            </w14:textFill>
          </w:rPr>
          <w:delText>mistress</w:delText>
        </w:r>
      </w:del>
      <w:ins w:id="65" w:date="2026-06-26T02:54:18Z" w:author="吴晓羽">
        <w:r>
          <w:rPr>
            <w:rFonts w:ascii="Times New Roman" w:hAnsi="Times New Roman"/>
            <w:outline w:val="0"/>
            <w:color w:val="ff0000"/>
            <w:u w:color="ff0000"/>
            <w:shd w:val="clear" w:color="auto" w:fill="ffff00"/>
            <w:rtl w:val="0"/>
            <w:lang w:val="en-US"/>
            <w14:textFill>
              <w14:solidFill>
                <w14:srgbClr w14:val="FF0000"/>
              </w14:solidFill>
            </w14:textFill>
          </w:rPr>
          <w:t>Lady</w:t>
        </w:r>
      </w:ins>
      <w:r>
        <w:rPr>
          <w:rFonts w:ascii="Times New Roman" w:hAnsi="Times New Roman"/>
          <w:outline w:val="0"/>
          <w:color w:val="ff0000"/>
          <w:u w:color="ff0000"/>
          <w:shd w:val="clear" w:color="auto" w:fill="ffff00"/>
          <w:rtl w:val="0"/>
          <w:lang w:val="en-US"/>
          <w14:textFill>
            <w14:solidFill>
              <w14:srgbClr w14:val="FF0000"/>
            </w14:solidFill>
          </w14:textFill>
        </w:rPr>
        <w:t xml:space="preserve"> of the Harringtons</w:t>
      </w:r>
      <w:r>
        <w:rPr>
          <w:rFonts w:ascii="Times New Roman" w:hAnsi="Times New Roman"/>
          <w:outline w:val="0"/>
          <w:color w:val="ff0000"/>
          <w:u w:color="ff0000"/>
          <w:rtl w:val="0"/>
          <w:lang w:val="en-US"/>
          <w14:textFill>
            <w14:solidFill>
              <w14:srgbClr w14:val="FF0000"/>
            </w14:solidFill>
          </w14:textFill>
        </w:rPr>
        <w:t>. That was true before, and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even truer now that Damian is awake.</w:t>
      </w:r>
    </w:p>
    <w:p>
      <w:pPr>
        <w:pStyle w:val="Normal.0"/>
        <w:jc w:val="left"/>
        <w:rPr>
          <w:lang w:val="zh-TW" w:eastAsia="zh-TW"/>
        </w:rPr>
      </w:pPr>
      <w:r>
        <w:rPr>
          <w:rtl w:val="0"/>
          <w:lang w:val="zh-TW" w:eastAsia="zh-TW"/>
        </w:rPr>
        <w:t>玛格丽特：对了，昨天是你的生日吧？我们为你准备了礼物，忘了给你。</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By the way, yesterday was your birthday, wasn't it? We prepared a gift for you but forgot to give it.</w:t>
      </w:r>
    </w:p>
    <w:p>
      <w:pPr>
        <w:pStyle w:val="Normal.0"/>
      </w:pPr>
      <w:r>
        <w:rPr>
          <w:rtl w:val="0"/>
          <w:lang w:val="en-US"/>
        </w:rPr>
        <w:t>△</w:t>
      </w:r>
      <w:r>
        <w:rPr>
          <w:rtl w:val="0"/>
          <w:lang w:val="zh-TW" w:eastAsia="zh-TW"/>
        </w:rPr>
        <w:t>玛格丽特从一旁取过一个精美的礼盒，递到奥利维亚手中。</w:t>
      </w:r>
    </w:p>
    <w:p>
      <w:pPr>
        <w:pStyle w:val="Normal.0"/>
        <w:jc w:val="left"/>
        <w:rPr>
          <w:lang w:val="zh-TW" w:eastAsia="zh-TW"/>
        </w:rPr>
      </w:pPr>
      <w:r>
        <w:rPr>
          <w:rtl w:val="0"/>
          <w:lang w:val="zh-TW" w:eastAsia="zh-TW"/>
        </w:rPr>
        <w:t>爱德华（微笑）：打开看看吧。</w:t>
      </w:r>
    </w:p>
    <w:p>
      <w:pPr>
        <w:pStyle w:val="Normal.0"/>
        <w:jc w:val="left"/>
      </w:pPr>
      <w:r>
        <w:rPr>
          <w:rFonts w:ascii="Times New Roman" w:hAnsi="Times New Roman"/>
          <w:outline w:val="0"/>
          <w:color w:val="ff0000"/>
          <w:u w:color="ff0000"/>
          <w:rtl w:val="0"/>
          <w:lang w:val="en-US"/>
          <w14:textFill>
            <w14:solidFill>
              <w14:srgbClr w14:val="FF0000"/>
            </w14:solidFill>
          </w14:textFill>
        </w:rPr>
        <w:t>EDWARD: Open it.</w:t>
      </w:r>
    </w:p>
    <w:p>
      <w:pPr>
        <w:pStyle w:val="Normal.0"/>
        <w:ind w:left="420" w:firstLine="0"/>
      </w:pPr>
      <w:r>
        <w:rPr>
          <w:rtl w:val="0"/>
          <w:lang w:val="en-US"/>
        </w:rPr>
        <w:t>△</w:t>
      </w:r>
      <w:r>
        <w:rPr>
          <w:rtl w:val="0"/>
          <w:lang w:val="zh-TW" w:eastAsia="zh-TW"/>
        </w:rPr>
        <w:t>奥利维亚接过礼盒。</w:t>
      </w:r>
    </w:p>
    <w:p>
      <w:pPr>
        <w:pStyle w:val="Normal.0"/>
        <w:ind w:left="420" w:firstLine="0"/>
      </w:pPr>
      <w:r>
        <w:rPr>
          <w:rtl w:val="0"/>
          <w:lang w:val="en-US"/>
        </w:rPr>
        <w:t>△</w:t>
      </w:r>
      <w:r>
        <w:rPr>
          <w:rtl w:val="0"/>
          <w:lang w:val="zh-TW" w:eastAsia="zh-TW"/>
        </w:rPr>
        <w:t>她打开盒子，看到里面是一条精致而优雅的项链。</w:t>
      </w:r>
    </w:p>
    <w:p>
      <w:pPr>
        <w:pStyle w:val="Normal.0"/>
        <w:ind w:left="420" w:firstLine="0"/>
      </w:pPr>
      <w:r>
        <w:rPr>
          <w:rtl w:val="0"/>
          <w:lang w:val="en-US"/>
        </w:rPr>
        <w:t>△</w:t>
      </w:r>
      <w:r>
        <w:rPr>
          <w:rtl w:val="0"/>
          <w:lang w:val="zh-TW" w:eastAsia="zh-TW"/>
        </w:rPr>
        <w:t>她的眼眶瞬间红了，泪水在眼眶里打转。</w:t>
      </w:r>
    </w:p>
    <w:p>
      <w:pPr>
        <w:pStyle w:val="Normal.0"/>
        <w:jc w:val="left"/>
      </w:pPr>
      <w:r>
        <w:rPr>
          <w:rtl w:val="0"/>
          <w:lang w:val="zh-TW" w:eastAsia="zh-TW"/>
        </w:rPr>
        <w:t>奥利维亚（声音哽咽）：谢谢</w:t>
      </w:r>
      <w:r>
        <w:rPr>
          <w:rFonts w:ascii="Calibri" w:hAnsi="Calibri" w:hint="default"/>
          <w:rtl w:val="0"/>
          <w:lang w:val="en-US"/>
        </w:rPr>
        <w:t>…</w:t>
      </w:r>
      <w:r>
        <w:rPr>
          <w:rtl w:val="0"/>
          <w:lang w:val="zh-TW" w:eastAsia="zh-TW"/>
        </w:rPr>
        <w:t>谢谢你们。</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Thank you... thank you.</w:t>
      </w:r>
    </w:p>
    <w:p>
      <w:pPr>
        <w:pStyle w:val="Normal.0"/>
        <w:jc w:val="left"/>
        <w:rPr>
          <w:lang w:val="zh-TW" w:eastAsia="zh-TW"/>
        </w:rPr>
      </w:pPr>
      <w:r>
        <w:rPr>
          <w:rtl w:val="0"/>
          <w:lang w:val="zh-TW" w:eastAsia="zh-TW"/>
        </w:rPr>
        <w:t>玛格丽特（伸手帮她拭去眼角的泪，心疼地笑）：傻孩子，哭什么？</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Silly child. Why are you crying?</w:t>
      </w:r>
    </w:p>
    <w:p>
      <w:pPr>
        <w:pStyle w:val="Normal.0"/>
      </w:pPr>
      <w:r>
        <w:rPr>
          <w:rtl w:val="0"/>
          <w:lang w:val="en-US"/>
        </w:rPr>
        <w:t>△</w:t>
      </w:r>
      <w:r>
        <w:rPr>
          <w:rtl w:val="0"/>
          <w:lang w:val="zh-TW" w:eastAsia="zh-TW"/>
        </w:rPr>
        <w:t>奥利维亚抬起头，泪光中带着一丝温暖的笑意。她轻声说：</w:t>
      </w:r>
    </w:p>
    <w:p>
      <w:pPr>
        <w:pStyle w:val="Normal.0"/>
        <w:jc w:val="left"/>
      </w:pPr>
      <w:r>
        <w:rPr>
          <w:rtl w:val="0"/>
          <w:lang w:val="zh-TW" w:eastAsia="zh-TW"/>
        </w:rPr>
        <w:t>奥利维亚：我只是觉得</w:t>
      </w:r>
      <w:r>
        <w:rPr>
          <w:rFonts w:ascii="Calibri" w:hAnsi="Calibri" w:hint="default"/>
          <w:rtl w:val="0"/>
          <w:lang w:val="en-US"/>
        </w:rPr>
        <w:t>……</w:t>
      </w:r>
      <w:r>
        <w:rPr>
          <w:rtl w:val="0"/>
          <w:lang w:val="zh-TW" w:eastAsia="zh-TW"/>
        </w:rPr>
        <w:t>终于有家了。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I just feel... I finally have a home.</w:t>
      </w:r>
    </w:p>
    <w:p>
      <w:pPr>
        <w:pStyle w:val="Normal.0"/>
        <w:ind w:firstLine="0"/>
        <w:rPr>
          <w:shd w:val="clear" w:color="auto" w:fill="ffff00"/>
          <w:lang w:val="zh-TW" w:eastAsia="zh-TW"/>
        </w:rPr>
      </w:pPr>
    </w:p>
    <w:p>
      <w:pPr>
        <w:pStyle w:val="Normal.0"/>
        <w:ind w:firstLine="0"/>
      </w:pPr>
    </w:p>
    <w:p>
      <w:pPr>
        <w:pStyle w:val="Normal.0"/>
        <w:rPr>
          <w:lang w:val="zh-TW" w:eastAsia="zh-TW"/>
        </w:rPr>
      </w:pPr>
      <w:r>
        <w:rPr>
          <w:rtl w:val="0"/>
          <w:lang w:val="zh-TW" w:eastAsia="zh-TW"/>
        </w:rPr>
        <w:t>第十五集</w:t>
      </w:r>
    </w:p>
    <w:p>
      <w:pPr>
        <w:pStyle w:val="Normal.0"/>
      </w:pPr>
      <w:r>
        <w:rPr>
          <w:rFonts w:ascii="Calibri" w:hAnsi="Calibri"/>
          <w:rtl w:val="0"/>
          <w:lang w:val="en-US"/>
        </w:rPr>
        <w:t xml:space="preserve">15-1 </w:t>
      </w:r>
      <w:r>
        <w:rPr>
          <w:rtl w:val="0"/>
          <w:lang w:val="zh-TW" w:eastAsia="zh-TW"/>
        </w:rPr>
        <w:t>夜内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餐厅</w:t>
      </w:r>
    </w:p>
    <w:p>
      <w:pPr>
        <w:pStyle w:val="Normal.0"/>
        <w:rPr>
          <w:lang w:val="zh-TW" w:eastAsia="zh-TW"/>
        </w:rPr>
      </w:pPr>
      <w:r>
        <w:rPr>
          <w:rtl w:val="0"/>
          <w:lang w:val="zh-TW" w:eastAsia="zh-TW"/>
        </w:rPr>
        <w:t>人物：理查德、凯瑟琳、詹姆斯、本杰明、萨凡纳、威尔逊太太</w:t>
      </w:r>
    </w:p>
    <w:p>
      <w:pPr>
        <w:pStyle w:val="Normal.0"/>
      </w:pPr>
      <w:r>
        <w:rPr>
          <w:rtl w:val="0"/>
          <w:lang w:val="en-US"/>
        </w:rPr>
        <w:t>△</w:t>
      </w:r>
      <w:r>
        <w:rPr>
          <w:rtl w:val="0"/>
          <w:lang w:val="zh-TW" w:eastAsia="zh-TW"/>
        </w:rPr>
        <w:t>餐桌上摆满了饭菜，热气腾腾。理查德坐在主位，用刀叉切着牛排。凯瑟琳端着碗，小口喝汤。詹姆斯面无表情地剥着鸡蛋，本杰明大口吃着面包。</w:t>
      </w:r>
    </w:p>
    <w:p>
      <w:pPr>
        <w:pStyle w:val="Normal.0"/>
      </w:pPr>
      <w:r>
        <w:rPr>
          <w:rtl w:val="0"/>
          <w:lang w:val="en-US"/>
        </w:rPr>
        <w:t>△</w:t>
      </w:r>
      <w:r>
        <w:rPr>
          <w:rtl w:val="0"/>
          <w:lang w:val="zh-TW" w:eastAsia="zh-TW"/>
        </w:rPr>
        <w:t>萨凡纳突然放下刀叉。</w:t>
      </w:r>
    </w:p>
    <w:p>
      <w:pPr>
        <w:pStyle w:val="Normal.0"/>
        <w:jc w:val="left"/>
        <w:rPr>
          <w:lang w:val="zh-TW" w:eastAsia="zh-TW"/>
        </w:rPr>
      </w:pPr>
      <w:r>
        <w:rPr>
          <w:rtl w:val="0"/>
          <w:lang w:val="zh-TW" w:eastAsia="zh-TW"/>
        </w:rPr>
        <w:t>萨凡纳：差点忘了，贝拉今天还没遛呢。</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 almost forgot. Bella hasn't been walked today.</w:t>
      </w:r>
    </w:p>
    <w:p>
      <w:pPr>
        <w:pStyle w:val="Normal.0"/>
        <w:jc w:val="left"/>
        <w:rPr>
          <w:lang w:val="zh-TW" w:eastAsia="zh-TW"/>
        </w:rPr>
      </w:pPr>
      <w:r>
        <w:rPr>
          <w:rtl w:val="0"/>
          <w:lang w:val="zh-TW" w:eastAsia="zh-TW"/>
        </w:rPr>
        <w:t>凯瑟琳（给萨凡纳倒满牛奶）：让你姐去遛就好，你先吃饭，一会儿饭都凉了。</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Let your sister walk her. You eat first, or the meal will get cold.</w:t>
      </w:r>
    </w:p>
    <w:p>
      <w:pPr>
        <w:pStyle w:val="Normal.0"/>
        <w:jc w:val="left"/>
        <w:rPr>
          <w:lang w:val="zh-TW" w:eastAsia="zh-TW"/>
        </w:rPr>
      </w:pPr>
      <w:r>
        <w:rPr>
          <w:rtl w:val="0"/>
          <w:lang w:val="zh-TW" w:eastAsia="zh-TW"/>
        </w:rPr>
        <w:t>本杰明：就是，小妹，你胃不好，饭菜得趁热吃。</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Exactly. Savannah, your stomach is weak. Eat while it's hot.</w:t>
      </w:r>
    </w:p>
    <w:p>
      <w:pPr>
        <w:pStyle w:val="Normal.0"/>
      </w:pPr>
      <w:r>
        <w:rPr>
          <w:rtl w:val="0"/>
          <w:lang w:val="en-US"/>
        </w:rPr>
        <w:t>△</w:t>
      </w:r>
      <w:r>
        <w:rPr>
          <w:rtl w:val="0"/>
          <w:lang w:val="zh-TW" w:eastAsia="zh-TW"/>
        </w:rPr>
        <w:t>他抬头朝二楼喊了一嗓子。</w:t>
      </w:r>
    </w:p>
    <w:p>
      <w:pPr>
        <w:pStyle w:val="Normal.0"/>
        <w:jc w:val="left"/>
        <w:rPr>
          <w:lang w:val="zh-TW" w:eastAsia="zh-TW"/>
        </w:rPr>
      </w:pPr>
      <w:r>
        <w:rPr>
          <w:rtl w:val="0"/>
          <w:lang w:val="zh-TW" w:eastAsia="zh-TW"/>
        </w:rPr>
        <w:t>本杰明：奥利维亚，磨磨蹭蹭干什么呢？不想吃饭，那就去给小妹遛狗！</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Olivia, why are you dragging your feet? If you don't wanna eat, go walk Savannah's dog!</w:t>
      </w:r>
    </w:p>
    <w:p>
      <w:pPr>
        <w:pStyle w:val="Normal.0"/>
      </w:pPr>
      <w:r>
        <w:rPr>
          <w:rtl w:val="0"/>
          <w:lang w:val="en-US"/>
        </w:rPr>
        <w:t>△</w:t>
      </w:r>
      <w:r>
        <w:rPr>
          <w:rtl w:val="0"/>
          <w:lang w:val="zh-TW" w:eastAsia="zh-TW"/>
        </w:rPr>
        <w:t>楼上没有回应。餐厅里安静了两秒。</w:t>
      </w:r>
    </w:p>
    <w:p>
      <w:pPr>
        <w:pStyle w:val="Normal.0"/>
        <w:jc w:val="left"/>
        <w:rPr>
          <w:lang w:val="zh-TW" w:eastAsia="zh-TW"/>
        </w:rPr>
      </w:pPr>
      <w:r>
        <w:rPr>
          <w:rtl w:val="0"/>
          <w:lang w:val="zh-TW" w:eastAsia="zh-TW"/>
        </w:rPr>
        <w:t>理查德（放下刀叉，不悦地瞪向二楼）：奥利维亚，你聋了？本杰明喊你没听到？</w:t>
      </w:r>
    </w:p>
    <w:p>
      <w:pPr>
        <w:pStyle w:val="Normal.0"/>
        <w:jc w:val="left"/>
      </w:pPr>
      <w:r>
        <w:rPr>
          <w:rFonts w:ascii="Times New Roman" w:hAnsi="Times New Roman"/>
          <w:outline w:val="0"/>
          <w:color w:val="ff0000"/>
          <w:u w:color="ff0000"/>
          <w:rtl w:val="0"/>
          <w:lang w:val="en-US"/>
          <w14:textFill>
            <w14:solidFill>
              <w14:srgbClr w14:val="FF0000"/>
            </w14:solidFill>
          </w14:textFill>
        </w:rPr>
        <w:t>RICHARD: Olivia, are you deaf? Benjamin called you. Didn't you hear?</w:t>
      </w:r>
    </w:p>
    <w:p>
      <w:pPr>
        <w:pStyle w:val="Normal.0"/>
      </w:pPr>
      <w:r>
        <w:rPr>
          <w:rtl w:val="0"/>
          <w:lang w:val="en-US"/>
        </w:rPr>
        <w:t>△</w:t>
      </w:r>
      <w:r>
        <w:rPr>
          <w:rtl w:val="0"/>
          <w:lang w:val="zh-TW" w:eastAsia="zh-TW"/>
        </w:rPr>
        <w:t>仍然没人回应。</w:t>
      </w:r>
    </w:p>
    <w:p>
      <w:pPr>
        <w:pStyle w:val="Normal.0"/>
      </w:pPr>
      <w:r>
        <w:rPr>
          <w:rtl w:val="0"/>
          <w:lang w:val="en-US"/>
        </w:rPr>
        <w:t>△</w:t>
      </w:r>
      <w:r>
        <w:rPr>
          <w:rtl w:val="0"/>
          <w:lang w:val="zh-TW" w:eastAsia="zh-TW"/>
        </w:rPr>
        <w:t>此时，威尔逊太太走到餐桌旁，微微躬身。</w:t>
      </w:r>
    </w:p>
    <w:p>
      <w:pPr>
        <w:pStyle w:val="Normal.0"/>
        <w:jc w:val="left"/>
        <w:rPr>
          <w:lang w:val="zh-TW" w:eastAsia="zh-TW"/>
        </w:rPr>
      </w:pPr>
      <w:r>
        <w:rPr>
          <w:rtl w:val="0"/>
          <w:lang w:val="zh-TW" w:eastAsia="zh-TW"/>
        </w:rPr>
        <w:t>威尔逊太太：理查德先生，大小姐那天被接走后，就再没有回来。</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Mr. Richard, Miss Olivia hasn't come back since she was taken away that day.</w:t>
      </w:r>
    </w:p>
    <w:p>
      <w:pPr>
        <w:pStyle w:val="Normal.0"/>
      </w:pPr>
      <w:r>
        <w:rPr>
          <w:rtl w:val="0"/>
          <w:lang w:val="en-US"/>
        </w:rPr>
        <w:t>△</w:t>
      </w:r>
      <w:r>
        <w:rPr>
          <w:rtl w:val="0"/>
          <w:lang w:val="zh-TW" w:eastAsia="zh-TW"/>
        </w:rPr>
        <w:t>詹姆斯剥鸡蛋的手停住。</w:t>
      </w:r>
    </w:p>
    <w:p>
      <w:pPr>
        <w:pStyle w:val="Normal.0"/>
        <w:jc w:val="left"/>
        <w:rPr>
          <w:lang w:val="zh-TW" w:eastAsia="zh-TW"/>
        </w:rPr>
      </w:pPr>
      <w:r>
        <w:rPr>
          <w:rtl w:val="0"/>
          <w:lang w:val="zh-TW" w:eastAsia="zh-TW"/>
        </w:rPr>
        <w:t>詹姆斯（皱眉）：什么？这都三天了，她还没回来认错？</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It's been three days, and she still hasn't come back to apologize?</w:t>
      </w:r>
    </w:p>
    <w:p>
      <w:pPr>
        <w:pStyle w:val="Normal.0"/>
        <w:jc w:val="left"/>
        <w:rPr>
          <w:lang w:val="zh-TW" w:eastAsia="zh-TW"/>
        </w:rPr>
      </w:pPr>
      <w:r>
        <w:rPr>
          <w:rtl w:val="0"/>
          <w:lang w:val="zh-TW" w:eastAsia="zh-TW"/>
        </w:rPr>
        <w:t>本杰明（冷哼一声）：她这是在外面野惯了，家都不知道回了。领回来十年了，还是养不熟。</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She's gone wild out there and forgotten where home is. en years in this family, and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still ungrateful.</w:t>
      </w:r>
    </w:p>
    <w:p>
      <w:pPr>
        <w:pStyle w:val="Normal.0"/>
        <w:jc w:val="left"/>
        <w:rPr>
          <w:lang w:val="zh-TW" w:eastAsia="zh-TW"/>
        </w:rPr>
      </w:pPr>
      <w:r>
        <w:rPr>
          <w:rtl w:val="0"/>
          <w:lang w:val="zh-TW" w:eastAsia="zh-TW"/>
        </w:rPr>
        <w:t>萨凡纳（故意挑拨）：会不会是姐姐想靠离家出走博取关注，好让我们主动去接她回来？</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Is Olivia trying to get attention by running away, so we'll go bring her back?</w:t>
      </w:r>
    </w:p>
    <w:p>
      <w:pPr>
        <w:pStyle w:val="Normal.0"/>
      </w:pPr>
      <w:r>
        <w:rPr>
          <w:rtl w:val="0"/>
          <w:lang w:val="en-US"/>
        </w:rPr>
        <w:t>△</w:t>
      </w:r>
      <w:r>
        <w:rPr>
          <w:rtl w:val="0"/>
          <w:lang w:val="zh-TW" w:eastAsia="zh-TW"/>
        </w:rPr>
        <w:t>理查德猛地将叉子摔在桌上，</w:t>
      </w:r>
      <w:r>
        <w:rPr>
          <w:rFonts w:ascii="Calibri" w:hAnsi="Calibri" w:hint="default"/>
          <w:rtl w:val="0"/>
          <w:lang w:val="en-US"/>
        </w:rPr>
        <w:t>“</w:t>
      </w:r>
      <w:r>
        <w:rPr>
          <w:rtl w:val="0"/>
          <w:lang w:val="zh-TW" w:eastAsia="zh-TW"/>
        </w:rPr>
        <w:t>哐当</w:t>
      </w:r>
      <w:r>
        <w:rPr>
          <w:rFonts w:ascii="Calibri" w:hAnsi="Calibri" w:hint="default"/>
          <w:rtl w:val="0"/>
          <w:lang w:val="en-US"/>
        </w:rPr>
        <w:t>”</w:t>
      </w:r>
      <w:r>
        <w:rPr>
          <w:rtl w:val="0"/>
          <w:lang w:val="zh-TW" w:eastAsia="zh-TW"/>
        </w:rPr>
        <w:t>一声，汤碗都震了一下。</w:t>
      </w:r>
    </w:p>
    <w:p>
      <w:pPr>
        <w:pStyle w:val="Normal.0"/>
        <w:jc w:val="left"/>
        <w:rPr>
          <w:lang w:val="zh-TW" w:eastAsia="zh-TW"/>
        </w:rPr>
      </w:pPr>
      <w:r>
        <w:rPr>
          <w:rtl w:val="0"/>
          <w:lang w:val="zh-TW" w:eastAsia="zh-TW"/>
        </w:rPr>
        <w:t>理查德（怒喝）：她这是做梦！都给我听好了，没我的允许，谁也不准去找她！</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She's dreaming!  All of you listen. Without my permission, no one goes to look for her! </w:t>
      </w:r>
    </w:p>
    <w:p>
      <w:pPr>
        <w:pStyle w:val="Normal.0"/>
        <w:jc w:val="left"/>
        <w:rPr>
          <w:lang w:val="zh-TW" w:eastAsia="zh-TW"/>
        </w:rPr>
      </w:pPr>
      <w:r>
        <w:rPr>
          <w:rtl w:val="0"/>
          <w:lang w:val="zh-TW" w:eastAsia="zh-TW"/>
        </w:rPr>
        <w:t>凯瑟琳：好了，都先吃饭。一会儿都各自有事情要忙。至于奥利维亚，等哈灵顿家族将她赶出来，她自然会回来。</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All right, eat first. Everyone has things to do. As for Olivia, once the Harrington family throws her out, she'll come back on her own.</w:t>
      </w:r>
    </w:p>
    <w:p>
      <w:pPr>
        <w:pStyle w:val="Normal.0"/>
      </w:pPr>
    </w:p>
    <w:p>
      <w:pPr>
        <w:pStyle w:val="Normal.0"/>
      </w:pPr>
    </w:p>
    <w:p>
      <w:pPr>
        <w:pStyle w:val="Normal.0"/>
        <w:rPr>
          <w:lang w:val="zh-TW" w:eastAsia="zh-TW"/>
        </w:rPr>
      </w:pPr>
      <w:r>
        <w:rPr>
          <w:rtl w:val="0"/>
          <w:lang w:val="zh-TW" w:eastAsia="zh-TW"/>
        </w:rPr>
        <w:t>第十六集</w:t>
      </w:r>
    </w:p>
    <w:p>
      <w:pPr>
        <w:pStyle w:val="Normal.0"/>
      </w:pPr>
      <w:r>
        <w:rPr>
          <w:rFonts w:ascii="Calibri" w:hAnsi="Calibri"/>
          <w:rtl w:val="0"/>
          <w:lang w:val="en-US"/>
        </w:rPr>
        <w:t xml:space="preserve">16-1 </w:t>
      </w:r>
      <w:r>
        <w:rPr>
          <w:rtl w:val="0"/>
          <w:lang w:val="zh-TW" w:eastAsia="zh-TW"/>
        </w:rPr>
        <w:t>日内</w:t>
      </w:r>
      <w:r>
        <w:rPr>
          <w:rFonts w:ascii="Calibri" w:hAnsi="Calibri"/>
          <w:rtl w:val="0"/>
          <w:lang w:val="zh-TW" w:eastAsia="zh-TW"/>
        </w:rPr>
        <w:t xml:space="preserve"> </w:t>
      </w:r>
      <w:r>
        <w:rPr>
          <w:rtl w:val="0"/>
          <w:lang w:val="zh-TW" w:eastAsia="zh-TW"/>
        </w:rPr>
        <w:t>哈灵顿庄园</w:t>
      </w:r>
      <w:r>
        <w:rPr>
          <w:rFonts w:ascii="Calibri" w:hAnsi="Calibri" w:hint="default"/>
          <w:rtl w:val="0"/>
          <w:lang w:val="en-US"/>
        </w:rPr>
        <w:t>——</w:t>
      </w:r>
      <w:r>
        <w:rPr>
          <w:rtl w:val="0"/>
          <w:lang w:val="zh-TW" w:eastAsia="zh-TW"/>
        </w:rPr>
        <w:t>奥利维亚的卧室</w:t>
      </w:r>
    </w:p>
    <w:p>
      <w:pPr>
        <w:pStyle w:val="Normal.0"/>
        <w:rPr>
          <w:lang w:val="zh-TW" w:eastAsia="zh-TW"/>
        </w:rPr>
      </w:pPr>
      <w:r>
        <w:rPr>
          <w:rtl w:val="0"/>
          <w:lang w:val="zh-TW" w:eastAsia="zh-TW"/>
        </w:rPr>
        <w:t>人物：奥利维亚、管家阿尔弗雷德、佣人若干</w:t>
      </w:r>
    </w:p>
    <w:p>
      <w:pPr>
        <w:pStyle w:val="Normal.0"/>
      </w:pPr>
      <w:r>
        <w:rPr>
          <w:rtl w:val="0"/>
          <w:lang w:val="en-US"/>
        </w:rPr>
        <w:t>△</w:t>
      </w:r>
      <w:r>
        <w:rPr>
          <w:rtl w:val="0"/>
          <w:lang w:val="zh-TW" w:eastAsia="zh-TW"/>
        </w:rPr>
        <w:t>清晨，阳光透过薄纱窗帘洒进卧室。奥利维亚缓缓睁开眼，发现几名女佣正恭敬地站在床尾。</w:t>
      </w:r>
    </w:p>
    <w:p>
      <w:pPr>
        <w:pStyle w:val="Normal.0"/>
        <w:jc w:val="left"/>
        <w:rPr>
          <w:lang w:val="zh-TW" w:eastAsia="zh-TW"/>
        </w:rPr>
      </w:pPr>
      <w:r>
        <w:rPr>
          <w:rtl w:val="0"/>
          <w:lang w:val="zh-TW" w:eastAsia="zh-TW"/>
        </w:rPr>
        <w:t>奥利维亚（赶紧坐起，揉了揉眼睛，疑惑）：你们这是？</w:t>
      </w:r>
    </w:p>
    <w:p>
      <w:pPr>
        <w:pStyle w:val="Normal.0"/>
        <w:jc w:val="left"/>
      </w:pPr>
      <w:r>
        <w:rPr>
          <w:rFonts w:ascii="Times New Roman" w:hAnsi="Times New Roman"/>
          <w:outline w:val="0"/>
          <w:color w:val="ff0000"/>
          <w:u w:color="ff0000"/>
          <w:rtl w:val="0"/>
          <w:lang w:val="en-US"/>
          <w14:textFill>
            <w14:solidFill>
              <w14:srgbClr w14:val="FF0000"/>
            </w14:solidFill>
          </w14:textFill>
        </w:rPr>
        <w:t>OLIVIA: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all this?</w:t>
      </w:r>
    </w:p>
    <w:p>
      <w:pPr>
        <w:pStyle w:val="Normal.0"/>
        <w:jc w:val="left"/>
      </w:pPr>
      <w:r>
        <w:rPr>
          <w:rtl w:val="0"/>
          <w:lang w:val="zh-TW" w:eastAsia="zh-TW"/>
        </w:rPr>
        <w:t>女佣</w:t>
      </w:r>
      <w:r>
        <w:rPr>
          <w:rFonts w:ascii="Calibri" w:hAnsi="Calibri"/>
          <w:rtl w:val="0"/>
          <w:lang w:val="en-US"/>
        </w:rPr>
        <w:t>1</w:t>
      </w:r>
      <w:r>
        <w:rPr>
          <w:rtl w:val="0"/>
          <w:lang w:val="zh-TW" w:eastAsia="zh-TW"/>
        </w:rPr>
        <w:t>（微微躬身，语气恭敬）：少夫人，少爷不会选衣服，便将商场里所有款式的衣服都买了回来，供您挑选。</w:t>
      </w:r>
    </w:p>
    <w:p>
      <w:pPr>
        <w:pStyle w:val="Normal.0"/>
        <w:jc w:val="left"/>
      </w:pPr>
      <w:r>
        <w:rPr>
          <w:rFonts w:ascii="Times New Roman" w:hAnsi="Times New Roman"/>
          <w:outline w:val="0"/>
          <w:color w:val="ff0000"/>
          <w:u w:color="ff0000"/>
          <w:rtl w:val="0"/>
          <w:lang w:val="en-US"/>
          <w14:textFill>
            <w14:solidFill>
              <w14:srgbClr w14:val="FF0000"/>
            </w14:solidFill>
          </w14:textFill>
        </w:rPr>
        <w:t>MAID 1: Madam, Mr.Damian did not know how to choose clothes, so he bought every style in the mall for you to choose.</w:t>
      </w:r>
    </w:p>
    <w:p>
      <w:pPr>
        <w:pStyle w:val="Normal.0"/>
      </w:pPr>
      <w:r>
        <w:rPr>
          <w:rtl w:val="0"/>
          <w:lang w:val="en-US"/>
        </w:rPr>
        <w:t>△</w:t>
      </w:r>
      <w:r>
        <w:rPr>
          <w:rtl w:val="0"/>
          <w:lang w:val="zh-TW" w:eastAsia="zh-TW"/>
        </w:rPr>
        <w:t>佣人推来几排移动衣架，上面挂满了各式女装</w:t>
      </w:r>
      <w:r>
        <w:rPr>
          <w:rFonts w:ascii="Calibri" w:hAnsi="Calibri" w:hint="default"/>
          <w:rtl w:val="0"/>
          <w:lang w:val="en-US"/>
        </w:rPr>
        <w:t>——</w:t>
      </w:r>
      <w:r>
        <w:rPr>
          <w:rtl w:val="0"/>
          <w:lang w:val="zh-TW" w:eastAsia="zh-TW"/>
        </w:rPr>
        <w:t>从休闲到礼服，一应俱全。</w:t>
      </w:r>
    </w:p>
    <w:p>
      <w:pPr>
        <w:pStyle w:val="Normal.0"/>
        <w:jc w:val="left"/>
      </w:pPr>
      <w:r>
        <w:rPr>
          <w:rtl w:val="0"/>
          <w:lang w:val="zh-TW" w:eastAsia="zh-TW"/>
        </w:rPr>
        <w:t>奥利维亚（错愕）：这哈灵顿家族的少爷，这</w:t>
      </w:r>
      <w:r>
        <w:rPr>
          <w:rFonts w:ascii="Calibri" w:hAnsi="Calibri"/>
          <w:rtl w:val="0"/>
          <w:lang w:val="en-US"/>
        </w:rPr>
        <w:t>...</w:t>
      </w:r>
      <w:r>
        <w:rPr>
          <w:rtl w:val="0"/>
          <w:lang w:val="zh-TW" w:eastAsia="zh-TW"/>
        </w:rPr>
        <w:t>这么豪横吗？</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The Harrington heir is... this luxurious?</w:t>
      </w:r>
    </w:p>
    <w:p>
      <w:pPr>
        <w:pStyle w:val="Normal.0"/>
      </w:pPr>
      <w:r>
        <w:rPr>
          <w:rtl w:val="0"/>
          <w:lang w:val="en-US"/>
        </w:rPr>
        <w:t>△</w:t>
      </w:r>
      <w:r>
        <w:rPr>
          <w:rtl w:val="0"/>
          <w:lang w:val="zh-TW" w:eastAsia="zh-TW"/>
        </w:rPr>
        <w:t>此时，又有数名女佣推着餐车来到床前。</w:t>
      </w:r>
    </w:p>
    <w:p>
      <w:pPr>
        <w:pStyle w:val="Normal.0"/>
        <w:jc w:val="left"/>
      </w:pPr>
      <w:r>
        <w:rPr>
          <w:rtl w:val="0"/>
          <w:lang w:val="zh-TW" w:eastAsia="zh-TW"/>
        </w:rPr>
        <w:t>女佣</w:t>
      </w:r>
      <w:r>
        <w:rPr>
          <w:rFonts w:ascii="Calibri" w:hAnsi="Calibri"/>
          <w:rtl w:val="0"/>
          <w:lang w:val="en-US"/>
        </w:rPr>
        <w:t>2</w:t>
      </w:r>
      <w:r>
        <w:rPr>
          <w:rtl w:val="0"/>
          <w:lang w:val="zh-TW" w:eastAsia="zh-TW"/>
        </w:rPr>
        <w:t>（躬身）：少夫人，少爷不知道您的口味，便让厨师将所有菜系的菜品都做了一遍，请您品鉴。</w:t>
      </w:r>
    </w:p>
    <w:p>
      <w:pPr>
        <w:pStyle w:val="Normal.0"/>
        <w:jc w:val="left"/>
      </w:pPr>
      <w:r>
        <w:rPr>
          <w:rFonts w:ascii="Times New Roman" w:hAnsi="Times New Roman"/>
          <w:outline w:val="0"/>
          <w:color w:val="ff0000"/>
          <w:u w:color="ff0000"/>
          <w:rtl w:val="0"/>
          <w:lang w:val="en-US"/>
          <w14:textFill>
            <w14:solidFill>
              <w14:srgbClr w14:val="FF0000"/>
            </w14:solidFill>
          </w14:textFill>
        </w:rPr>
        <w:t>MAID 2: Madam, Mr.Damian did not know your taste, so he had the chefs prepare dishes from every cuisine for you to try.</w:t>
      </w:r>
    </w:p>
    <w:p>
      <w:pPr>
        <w:pStyle w:val="Normal.0"/>
      </w:pPr>
      <w:r>
        <w:rPr>
          <w:rtl w:val="0"/>
          <w:lang w:val="en-US"/>
        </w:rPr>
        <w:t>△</w:t>
      </w:r>
      <w:r>
        <w:rPr>
          <w:rtl w:val="0"/>
          <w:lang w:val="zh-TW" w:eastAsia="zh-TW"/>
        </w:rPr>
        <w:t>话落，几个女佣打开餐盖，露出下面的各种名贵菜品。</w:t>
      </w:r>
    </w:p>
    <w:p>
      <w:pPr>
        <w:pStyle w:val="Normal.0"/>
        <w:jc w:val="left"/>
        <w:rPr>
          <w:lang w:val="zh-TW" w:eastAsia="zh-TW"/>
        </w:rPr>
      </w:pPr>
      <w:r>
        <w:rPr>
          <w:rtl w:val="0"/>
          <w:lang w:val="zh-TW" w:eastAsia="zh-TW"/>
        </w:rPr>
        <w:t>奥利维亚（眼角狂抽，尴尬笑）：一顿早餐而已，不必这么奢华。</w:t>
      </w:r>
    </w:p>
    <w:p>
      <w:pPr>
        <w:pStyle w:val="Normal.0"/>
        <w:jc w:val="left"/>
      </w:pPr>
      <w:r>
        <w:rPr>
          <w:rFonts w:ascii="Times New Roman" w:hAnsi="Times New Roman"/>
          <w:outline w:val="0"/>
          <w:color w:val="ff0000"/>
          <w:u w:color="ff0000"/>
          <w:rtl w:val="0"/>
          <w:lang w:val="en-US"/>
          <w14:textFill>
            <w14:solidFill>
              <w14:srgbClr w14:val="FF0000"/>
            </w14:solidFill>
          </w14:textFill>
        </w:rPr>
        <w:t>OLIVIA: It's just breakfast. It doesn't need to be this lavish.</w:t>
      </w:r>
    </w:p>
    <w:p>
      <w:pPr>
        <w:pStyle w:val="Normal.0"/>
      </w:pPr>
      <w:r>
        <w:rPr>
          <w:rtl w:val="0"/>
          <w:lang w:val="en-US"/>
        </w:rPr>
        <w:t>△</w:t>
      </w:r>
      <w:r>
        <w:rPr>
          <w:rtl w:val="0"/>
          <w:lang w:val="zh-TW" w:eastAsia="zh-TW"/>
        </w:rPr>
        <w:t>接着，又有两名穿着西装的女性商业顾问走进来。</w:t>
      </w:r>
    </w:p>
    <w:p>
      <w:pPr>
        <w:pStyle w:val="Normal.0"/>
        <w:jc w:val="left"/>
        <w:rPr>
          <w:lang w:val="zh-TW" w:eastAsia="zh-TW"/>
        </w:rPr>
      </w:pPr>
      <w:r>
        <w:rPr>
          <w:rtl w:val="0"/>
          <w:lang w:val="zh-TW" w:eastAsia="zh-TW"/>
        </w:rPr>
        <w:t>女顾问（齐声恭敬，躬身）：少夫人！</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CONSULTANTS: Madam! </w:t>
      </w:r>
    </w:p>
    <w:p>
      <w:pPr>
        <w:pStyle w:val="Normal.0"/>
        <w:jc w:val="left"/>
        <w:rPr>
          <w:lang w:val="zh-TW" w:eastAsia="zh-TW"/>
        </w:rPr>
      </w:pPr>
      <w:r>
        <w:rPr>
          <w:rtl w:val="0"/>
          <w:lang w:val="zh-TW" w:eastAsia="zh-TW"/>
        </w:rPr>
        <w:t>奥利维亚（苦涩）：你们也是达米安少爷派来的？</w:t>
      </w:r>
    </w:p>
    <w:p>
      <w:pPr>
        <w:pStyle w:val="Normal.0"/>
        <w:jc w:val="left"/>
      </w:pPr>
      <w:r>
        <w:rPr>
          <w:rFonts w:ascii="Times New Roman" w:hAnsi="Times New Roman"/>
          <w:outline w:val="0"/>
          <w:color w:val="ff0000"/>
          <w:u w:color="ff0000"/>
          <w:rtl w:val="0"/>
          <w:lang w:val="en-US"/>
          <w14:textFill>
            <w14:solidFill>
              <w14:srgbClr w14:val="FF0000"/>
            </w14:solidFill>
          </w14:textFill>
        </w:rPr>
        <w:t>OLIVIA: Did Mr. Damian send you too?</w:t>
      </w:r>
    </w:p>
    <w:p>
      <w:pPr>
        <w:pStyle w:val="Normal.0"/>
        <w:jc w:val="left"/>
      </w:pPr>
      <w:r>
        <w:rPr>
          <w:rtl w:val="0"/>
          <w:lang w:val="zh-TW" w:eastAsia="zh-TW"/>
        </w:rPr>
        <w:t>女顾问</w:t>
      </w:r>
      <w:r>
        <w:rPr>
          <w:rFonts w:ascii="Calibri" w:hAnsi="Calibri"/>
          <w:rtl w:val="0"/>
          <w:lang w:val="en-US"/>
        </w:rPr>
        <w:t>1</w:t>
      </w:r>
      <w:r>
        <w:rPr>
          <w:rtl w:val="0"/>
          <w:lang w:val="zh-TW" w:eastAsia="zh-TW"/>
        </w:rPr>
        <w:t>：是的，少夫人。我们是少爷给您请的商业顾问，可帮您熟悉集团事务及商业条例，好让您尽快上手执掌公司。</w:t>
      </w:r>
    </w:p>
    <w:p>
      <w:pPr>
        <w:pStyle w:val="Normal.0"/>
        <w:jc w:val="left"/>
      </w:pPr>
      <w:r>
        <w:rPr>
          <w:rFonts w:ascii="Times New Roman" w:hAnsi="Times New Roman"/>
          <w:outline w:val="0"/>
          <w:color w:val="ff0000"/>
          <w:u w:color="ff0000"/>
          <w:rtl w:val="0"/>
          <w:lang w:val="en-US"/>
          <w14:textFill>
            <w14:solidFill>
              <w14:srgbClr w14:val="FF0000"/>
            </w14:solidFill>
          </w14:textFill>
        </w:rPr>
        <w:t>CONSULTANT 1: Yes, Madam. Mr.Damian hired us as your business consultants.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help you learn the groups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business and rules, so you can take charge sooner.</w:t>
      </w:r>
    </w:p>
    <w:p>
      <w:pPr>
        <w:pStyle w:val="Normal.0"/>
        <w:jc w:val="left"/>
      </w:pPr>
      <w:r>
        <w:rPr>
          <w:rtl w:val="0"/>
          <w:lang w:val="zh-TW" w:eastAsia="zh-TW"/>
        </w:rPr>
        <w:t>奥利维亚（赶紧摆手）：这</w:t>
      </w:r>
      <w:r>
        <w:rPr>
          <w:rFonts w:ascii="Calibri" w:hAnsi="Calibri"/>
          <w:rtl w:val="0"/>
          <w:lang w:val="en-US"/>
        </w:rPr>
        <w:t>...</w:t>
      </w:r>
      <w:r>
        <w:rPr>
          <w:rtl w:val="0"/>
          <w:lang w:val="zh-TW" w:eastAsia="zh-TW"/>
        </w:rPr>
        <w:t>这个是真的用不到。</w:t>
      </w:r>
    </w:p>
    <w:p>
      <w:pPr>
        <w:pStyle w:val="Normal.0"/>
        <w:jc w:val="left"/>
      </w:pPr>
      <w:r>
        <w:rPr>
          <w:rFonts w:ascii="Times New Roman" w:hAnsi="Times New Roman"/>
          <w:outline w:val="0"/>
          <w:color w:val="ff0000"/>
          <w:u w:color="ff0000"/>
          <w:rtl w:val="0"/>
          <w:lang w:val="en-US"/>
          <w14:textFill>
            <w14:solidFill>
              <w14:srgbClr w14:val="FF0000"/>
            </w14:solidFill>
          </w14:textFill>
        </w:rPr>
        <w:t>OLIVIA: I really don't need this.</w:t>
      </w:r>
    </w:p>
    <w:p>
      <w:pPr>
        <w:pStyle w:val="Normal.0"/>
        <w:jc w:val="left"/>
        <w:rPr>
          <w:lang w:val="zh-TW" w:eastAsia="zh-TW"/>
        </w:rPr>
      </w:pPr>
      <w:r>
        <w:rPr>
          <w:rtl w:val="0"/>
          <w:lang w:val="zh-TW" w:eastAsia="zh-TW"/>
        </w:rPr>
        <w:t>画外音（达米安）：为什么用不到，你不是说过，想成为一个执掌公司的老板？</w:t>
      </w:r>
    </w:p>
    <w:p>
      <w:pPr>
        <w:pStyle w:val="Normal.0"/>
        <w:jc w:val="left"/>
      </w:pPr>
      <w:r>
        <w:rPr>
          <w:rFonts w:ascii="Times New Roman" w:hAnsi="Times New Roman"/>
          <w:outline w:val="0"/>
          <w:color w:val="ff2600"/>
          <w:u w:color="ff0000"/>
          <w:rtl w:val="0"/>
          <w:lang w:val="en-US"/>
          <w14:textFill>
            <w14:solidFill>
              <w14:srgbClr w14:val="FF2600"/>
            </w14:solidFill>
          </w14:textFill>
        </w:rPr>
        <w:t>DAMIAN</w:t>
      </w:r>
      <w:r>
        <w:rPr>
          <w:rFonts w:ascii="Times New Roman" w:hAnsi="Times New Roman"/>
          <w:outline w:val="0"/>
          <w:color w:val="ff2600"/>
          <w:u w:color="ff2600"/>
          <w:rtl w:val="0"/>
          <w:lang w:val="en-US"/>
          <w14:textFill>
            <w14:solidFill>
              <w14:srgbClr w14:val="FF2600"/>
            </w14:solidFill>
          </w14:textFill>
        </w:rPr>
        <w:t xml:space="preserve"> (V.O.)</w:t>
      </w:r>
      <w:r>
        <w:rPr>
          <w:rFonts w:ascii="Times New Roman" w:hAnsi="Times New Roman"/>
          <w:outline w:val="0"/>
          <w:color w:val="ff2600"/>
          <w:u w:color="ff0000"/>
          <w:rtl w:val="0"/>
          <w:lang w:val="en-US"/>
          <w14:textFill>
            <w14:solidFill>
              <w14:srgbClr w14:val="FF2600"/>
            </w14:solidFill>
          </w14:textFill>
        </w:rPr>
        <w:t xml:space="preserve">: Why </w:t>
      </w:r>
      <w:r>
        <w:rPr>
          <w:rFonts w:ascii="Times New Roman" w:hAnsi="Times New Roman"/>
          <w:outline w:val="0"/>
          <w:color w:val="ff0000"/>
          <w:u w:color="ff0000"/>
          <w:rtl w:val="0"/>
          <w:lang w:val="en-US"/>
          <w14:textFill>
            <w14:solidFill>
              <w14:srgbClr w14:val="FF0000"/>
            </w14:solidFill>
          </w14:textFill>
        </w:rPr>
        <w:t>not? Didn't you say you wanted to run a company and be the boss?</w:t>
      </w:r>
    </w:p>
    <w:p>
      <w:pPr>
        <w:pStyle w:val="Normal.0"/>
      </w:pPr>
      <w:r>
        <w:rPr>
          <w:rtl w:val="0"/>
          <w:lang w:val="en-US"/>
        </w:rPr>
        <w:t>△</w:t>
      </w:r>
      <w:r>
        <w:rPr>
          <w:rtl w:val="0"/>
          <w:lang w:val="zh-TW" w:eastAsia="zh-TW"/>
        </w:rPr>
        <w:t>奥利维亚看过去，见到达米安走过来。</w:t>
      </w:r>
    </w:p>
    <w:p>
      <w:pPr>
        <w:pStyle w:val="Normal.0"/>
        <w:ind w:left="420" w:firstLine="0"/>
        <w:jc w:val="left"/>
        <w:rPr>
          <w:lang w:val="zh-TW" w:eastAsia="zh-TW"/>
        </w:rPr>
      </w:pPr>
      <w:r>
        <w:rPr>
          <w:rtl w:val="0"/>
          <w:lang w:val="zh-TW" w:eastAsia="zh-TW"/>
        </w:rPr>
        <w:t>奥利维亚（疑惑）：我说过吗？达米安少爷，您是不是记错了。我们不过才认识几天，说过的话，不超过三句。</w:t>
      </w:r>
    </w:p>
    <w:p>
      <w:pPr>
        <w:pStyle w:val="Normal.0"/>
        <w:ind w:left="420" w:firstLine="0"/>
        <w:jc w:val="left"/>
      </w:pPr>
      <w:r>
        <w:rPr>
          <w:rFonts w:ascii="Times New Roman" w:hAnsi="Times New Roman"/>
          <w:outline w:val="0"/>
          <w:color w:val="ff0000"/>
          <w:u w:color="ff0000"/>
          <w:rtl w:val="0"/>
          <w:lang w:val="en-US"/>
          <w14:textFill>
            <w14:solidFill>
              <w14:srgbClr w14:val="FF0000"/>
            </w14:solidFill>
          </w14:textFill>
        </w:rPr>
        <w:t>OLIVIA: Did I say that? Damian, did you remember wrong? We've only known each other a few days and barely talked.</w:t>
      </w:r>
    </w:p>
    <w:p>
      <w:pPr>
        <w:pStyle w:val="Normal.0"/>
        <w:ind w:left="420" w:firstLine="0"/>
        <w:jc w:val="left"/>
        <w:rPr>
          <w:lang w:val="zh-TW" w:eastAsia="zh-TW"/>
        </w:rPr>
      </w:pPr>
      <w:r>
        <w:rPr>
          <w:rtl w:val="0"/>
          <w:lang w:val="zh-TW" w:eastAsia="zh-TW"/>
        </w:rPr>
        <w:t>达米安：看来，你是忘记了。那我帮你，回忆一下。</w:t>
      </w:r>
    </w:p>
    <w:p>
      <w:pPr>
        <w:pStyle w:val="Normal.0"/>
        <w:ind w:left="420" w:firstLine="0"/>
        <w:jc w:val="left"/>
      </w:pPr>
      <w:r>
        <w:rPr>
          <w:rFonts w:ascii="Times New Roman" w:hAnsi="Times New Roman"/>
          <w:outline w:val="0"/>
          <w:color w:val="ff0000"/>
          <w:u w:color="ff0000"/>
          <w:rtl w:val="0"/>
          <w:lang w:val="en-US"/>
          <w14:textFill>
            <w14:solidFill>
              <w14:srgbClr w14:val="FF0000"/>
            </w14:solidFill>
          </w14:textFill>
        </w:rPr>
        <w:t>DAMIAN: Looks like you forgot. Then I'll help you remember.</w:t>
      </w:r>
    </w:p>
    <w:p>
      <w:pPr>
        <w:pStyle w:val="Normal.0"/>
      </w:pPr>
      <w:r>
        <w:rPr>
          <w:rtl w:val="0"/>
          <w:lang w:val="en-US"/>
        </w:rPr>
        <w:t>△</w:t>
      </w:r>
      <w:r>
        <w:rPr>
          <w:rtl w:val="0"/>
          <w:lang w:val="zh-TW" w:eastAsia="zh-TW"/>
        </w:rPr>
        <w:t>达米安挥挥手，所有人尽皆退下，只剩下达米安与奥利维亚两人。</w:t>
      </w:r>
    </w:p>
    <w:p>
      <w:pPr>
        <w:pStyle w:val="Normal.0"/>
      </w:pPr>
      <w:r>
        <w:rPr>
          <w:rtl w:val="0"/>
          <w:lang w:val="en-US"/>
        </w:rPr>
        <w:t>△</w:t>
      </w:r>
      <w:r>
        <w:rPr>
          <w:rtl w:val="0"/>
          <w:lang w:val="zh-TW" w:eastAsia="zh-TW"/>
        </w:rPr>
        <w:t>达米安走向床，双目直勾勾看着奥利维亚。</w:t>
      </w:r>
    </w:p>
    <w:p>
      <w:pPr>
        <w:pStyle w:val="Normal.0"/>
      </w:pPr>
      <w:r>
        <w:rPr>
          <w:rtl w:val="0"/>
          <w:lang w:val="en-US"/>
        </w:rPr>
        <w:t>△</w:t>
      </w:r>
      <w:r>
        <w:rPr>
          <w:rtl w:val="0"/>
          <w:lang w:val="zh-TW" w:eastAsia="zh-TW"/>
        </w:rPr>
        <w:t>奥利维亚有些慌乱。</w:t>
      </w:r>
    </w:p>
    <w:p>
      <w:pPr>
        <w:pStyle w:val="Normal.0"/>
        <w:jc w:val="left"/>
      </w:pPr>
      <w:r>
        <w:rPr>
          <w:rtl w:val="0"/>
          <w:lang w:val="zh-TW" w:eastAsia="zh-TW"/>
        </w:rPr>
        <w:t>奥利维亚：那个，我</w:t>
      </w:r>
      <w:r>
        <w:rPr>
          <w:rFonts w:ascii="Calibri" w:hAnsi="Calibri"/>
          <w:rtl w:val="0"/>
          <w:lang w:val="en-US"/>
        </w:rPr>
        <w:t>...</w:t>
      </w:r>
      <w:r>
        <w:rPr>
          <w:rtl w:val="0"/>
          <w:lang w:val="zh-TW" w:eastAsia="zh-TW"/>
        </w:rPr>
        <w:t>我先去洗漱。</w:t>
      </w:r>
    </w:p>
    <w:p>
      <w:pPr>
        <w:pStyle w:val="Normal.0"/>
        <w:jc w:val="left"/>
      </w:pPr>
      <w:r>
        <w:rPr>
          <w:rFonts w:ascii="Times New Roman" w:hAnsi="Times New Roman"/>
          <w:outline w:val="0"/>
          <w:color w:val="ff0000"/>
          <w:u w:color="ff0000"/>
          <w:rtl w:val="0"/>
          <w:lang w:val="en-US"/>
          <w14:textFill>
            <w14:solidFill>
              <w14:srgbClr w14:val="FF0000"/>
            </w14:solidFill>
          </w14:textFill>
        </w:rPr>
        <w:t>OLIVIA: Um... I'll go wash up first.</w:t>
      </w:r>
    </w:p>
    <w:p>
      <w:pPr>
        <w:pStyle w:val="Normal.0"/>
      </w:pPr>
      <w:r>
        <w:rPr>
          <w:rtl w:val="0"/>
          <w:lang w:val="en-US"/>
        </w:rPr>
        <w:t>△</w:t>
      </w:r>
      <w:r>
        <w:rPr>
          <w:rtl w:val="0"/>
          <w:lang w:val="zh-TW" w:eastAsia="zh-TW"/>
        </w:rPr>
        <w:t>奥利维亚随即下床要逃走。</w:t>
      </w:r>
    </w:p>
    <w:p>
      <w:pPr>
        <w:pStyle w:val="Normal.0"/>
      </w:pPr>
      <w:r>
        <w:rPr>
          <w:rtl w:val="0"/>
          <w:lang w:val="en-US"/>
        </w:rPr>
        <w:t>△</w:t>
      </w:r>
      <w:r>
        <w:rPr>
          <w:rtl w:val="0"/>
          <w:lang w:val="zh-TW" w:eastAsia="zh-TW"/>
        </w:rPr>
        <w:t>达米安却一把拉住他，将她抵到一旁的桌子上。</w:t>
      </w:r>
    </w:p>
    <w:p>
      <w:pPr>
        <w:pStyle w:val="Normal.0"/>
      </w:pPr>
      <w:r>
        <w:rPr>
          <w:rtl w:val="0"/>
          <w:lang w:val="en-US"/>
        </w:rPr>
        <w:t>△</w:t>
      </w:r>
      <w:r>
        <w:rPr>
          <w:rtl w:val="0"/>
          <w:lang w:val="zh-TW" w:eastAsia="zh-TW"/>
        </w:rPr>
        <w:t>他一手揽住她的腰，另一只手抬起她的下巴，低头吻了上去。</w:t>
      </w:r>
    </w:p>
    <w:p>
      <w:pPr>
        <w:pStyle w:val="Normal.0"/>
      </w:pPr>
      <w:r>
        <w:rPr>
          <w:rtl w:val="0"/>
          <w:lang w:val="en-US"/>
        </w:rPr>
        <w:t>△</w:t>
      </w:r>
      <w:r>
        <w:rPr>
          <w:rtl w:val="0"/>
          <w:lang w:val="zh-TW" w:eastAsia="zh-TW"/>
        </w:rPr>
        <w:t>奥利维亚的大脑一片空白，双眼猛地瞪大。</w:t>
      </w:r>
    </w:p>
    <w:p>
      <w:pPr>
        <w:pStyle w:val="Normal.0"/>
      </w:pPr>
      <w:r>
        <w:rPr>
          <w:rtl w:val="0"/>
          <w:lang w:val="en-US"/>
        </w:rPr>
        <w:t>△</w:t>
      </w:r>
      <w:r>
        <w:rPr>
          <w:rtl w:val="0"/>
          <w:lang w:val="zh-TW" w:eastAsia="zh-TW"/>
        </w:rPr>
        <w:t>达米安一触即分，看着面前慌乱的奥利维亚。</w:t>
      </w:r>
    </w:p>
    <w:p>
      <w:pPr>
        <w:pStyle w:val="Normal.0"/>
        <w:jc w:val="left"/>
        <w:rPr>
          <w:lang w:val="zh-TW" w:eastAsia="zh-TW"/>
        </w:rPr>
      </w:pPr>
      <w:r>
        <w:rPr>
          <w:rtl w:val="0"/>
          <w:lang w:val="zh-TW" w:eastAsia="zh-TW"/>
        </w:rPr>
        <w:t>达米安：当年，多茵河畔，你就是这么吻的我？</w:t>
      </w:r>
    </w:p>
    <w:p>
      <w:pPr>
        <w:pStyle w:val="Normal.0"/>
        <w:jc w:val="left"/>
      </w:pPr>
      <w:r>
        <w:rPr>
          <w:rFonts w:ascii="Times New Roman" w:hAnsi="Times New Roman"/>
          <w:outline w:val="0"/>
          <w:color w:val="ff0000"/>
          <w:u w:color="ff0000"/>
          <w:rtl w:val="0"/>
          <w:lang w:val="en-US"/>
          <w14:textFill>
            <w14:solidFill>
              <w14:srgbClr w14:val="FF0000"/>
            </w14:solidFill>
          </w14:textFill>
        </w:rPr>
        <w:t>DAMIAN: Back by the Doyne River, was this how you kissed me?</w:t>
      </w:r>
    </w:p>
    <w:p>
      <w:pPr>
        <w:pStyle w:val="Normal.0"/>
      </w:pPr>
      <w:r>
        <w:rPr>
          <w:rtl w:val="0"/>
          <w:lang w:val="en-US"/>
        </w:rPr>
        <w:t>△</w:t>
      </w:r>
      <w:r>
        <w:rPr>
          <w:rtl w:val="0"/>
          <w:lang w:val="zh-TW" w:eastAsia="zh-TW"/>
        </w:rPr>
        <w:t>奥利维亚闻言，身躯一颤，记忆如决堤的洪水涌来。</w:t>
      </w:r>
    </w:p>
    <w:p>
      <w:pPr>
        <w:pStyle w:val="Normal.0"/>
        <w:rPr>
          <w:lang w:val="zh-TW" w:eastAsia="zh-TW"/>
        </w:rPr>
      </w:pPr>
    </w:p>
    <w:p>
      <w:pPr>
        <w:pStyle w:val="Normal.0"/>
        <w:rPr>
          <w:lang w:val="zh-TW" w:eastAsia="zh-TW"/>
        </w:rPr>
      </w:pPr>
    </w:p>
    <w:p>
      <w:pPr>
        <w:pStyle w:val="Normal.0"/>
        <w:rPr>
          <w:lang w:val="zh-TW" w:eastAsia="zh-TW"/>
        </w:rPr>
      </w:pPr>
      <w:r>
        <w:rPr>
          <w:rtl w:val="0"/>
          <w:lang w:val="zh-TW" w:eastAsia="zh-TW"/>
        </w:rPr>
        <w:t>第十七集</w:t>
      </w:r>
    </w:p>
    <w:p>
      <w:pPr>
        <w:pStyle w:val="Normal.0"/>
        <w:rPr>
          <w:lang w:val="zh-TW" w:eastAsia="zh-TW"/>
        </w:rPr>
      </w:pPr>
      <w:r>
        <w:rPr>
          <w:rtl w:val="0"/>
          <w:lang w:val="zh-TW" w:eastAsia="zh-TW"/>
        </w:rPr>
        <w:t>【闪回】</w:t>
      </w:r>
    </w:p>
    <w:p>
      <w:pPr>
        <w:pStyle w:val="Normal.0"/>
      </w:pPr>
      <w:r>
        <w:rPr>
          <w:rFonts w:ascii="Calibri" w:hAnsi="Calibri"/>
          <w:rtl w:val="0"/>
          <w:lang w:val="en-US"/>
        </w:rPr>
        <w:t>17-1</w:t>
      </w:r>
      <w:r>
        <w:rPr>
          <w:rtl w:val="0"/>
          <w:lang w:val="zh-TW" w:eastAsia="zh-TW"/>
        </w:rPr>
        <w:t>十年前</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河边草地</w:t>
      </w:r>
    </w:p>
    <w:p>
      <w:pPr>
        <w:pStyle w:val="Normal.0"/>
      </w:pPr>
      <w:r>
        <w:rPr>
          <w:rtl w:val="0"/>
          <w:lang w:val="zh-TW" w:eastAsia="zh-TW"/>
        </w:rPr>
        <w:t>人物：少年达米安（</w:t>
      </w:r>
      <w:r>
        <w:rPr>
          <w:rFonts w:ascii="Calibri" w:hAnsi="Calibri"/>
          <w:rtl w:val="0"/>
          <w:lang w:val="en-US"/>
        </w:rPr>
        <w:t>14</w:t>
      </w:r>
      <w:r>
        <w:rPr>
          <w:rtl w:val="0"/>
          <w:lang w:val="zh-TW" w:eastAsia="zh-TW"/>
        </w:rPr>
        <w:t>岁）、少女奥利维亚（</w:t>
      </w:r>
      <w:r>
        <w:rPr>
          <w:rFonts w:ascii="Calibri" w:hAnsi="Calibri"/>
          <w:rtl w:val="0"/>
          <w:lang w:val="en-US"/>
        </w:rPr>
        <w:t>13</w:t>
      </w:r>
      <w:r>
        <w:rPr>
          <w:rtl w:val="0"/>
          <w:lang w:val="zh-TW" w:eastAsia="zh-TW"/>
        </w:rPr>
        <w:t>岁）、管家</w:t>
      </w:r>
    </w:p>
    <w:p>
      <w:pPr>
        <w:pStyle w:val="Normal.0"/>
      </w:pPr>
      <w:r>
        <w:rPr>
          <w:rtl w:val="0"/>
          <w:lang w:val="en-US"/>
        </w:rPr>
        <w:t>△</w:t>
      </w:r>
      <w:r>
        <w:rPr>
          <w:rtl w:val="0"/>
          <w:lang w:val="zh-TW" w:eastAsia="zh-TW"/>
        </w:rPr>
        <w:t>阳光炽烈，河水湍急。</w:t>
      </w:r>
    </w:p>
    <w:p>
      <w:pPr>
        <w:pStyle w:val="Normal.0"/>
      </w:pPr>
      <w:r>
        <w:rPr>
          <w:rtl w:val="0"/>
          <w:lang w:val="en-US"/>
        </w:rPr>
        <w:t>△</w:t>
      </w:r>
      <w:r>
        <w:rPr>
          <w:rtl w:val="0"/>
          <w:lang w:val="zh-TW" w:eastAsia="zh-TW"/>
        </w:rPr>
        <w:t>岸边，少年达米安浑身湿透，躺在草地上，脸色发青，嘴唇发紫，已经没有了呼吸。</w:t>
      </w:r>
    </w:p>
    <w:p>
      <w:pPr>
        <w:pStyle w:val="Normal.0"/>
      </w:pPr>
      <w:r>
        <w:rPr>
          <w:rtl w:val="0"/>
          <w:lang w:val="en-US"/>
        </w:rPr>
        <w:t>△</w:t>
      </w:r>
      <w:r>
        <w:rPr>
          <w:rtl w:val="0"/>
          <w:lang w:val="zh-TW" w:eastAsia="zh-TW"/>
        </w:rPr>
        <w:t>少女奥利维亚跪在他身旁，捏住他的鼻子，深吸一口气，俯身贴住他的嘴唇，用力吹气。然后双手交叠按在他的胸口，不停地挤压他的腹腔。</w:t>
      </w:r>
    </w:p>
    <w:p>
      <w:pPr>
        <w:pStyle w:val="Normal.0"/>
      </w:pPr>
      <w:r>
        <w:rPr>
          <w:rtl w:val="0"/>
          <w:lang w:val="en-US"/>
        </w:rPr>
        <w:t>△</w:t>
      </w:r>
      <w:r>
        <w:rPr>
          <w:rtl w:val="0"/>
          <w:lang w:val="zh-TW" w:eastAsia="zh-TW"/>
        </w:rPr>
        <w:t>反复几次后，少年达米安猛地呛出一口水，剧烈咳嗽起来。</w:t>
      </w:r>
    </w:p>
    <w:p>
      <w:pPr>
        <w:pStyle w:val="Normal.0"/>
      </w:pPr>
      <w:r>
        <w:rPr>
          <w:rtl w:val="0"/>
          <w:lang w:val="en-US"/>
        </w:rPr>
        <w:t>△</w:t>
      </w:r>
      <w:r>
        <w:rPr>
          <w:rtl w:val="0"/>
          <w:lang w:val="zh-TW" w:eastAsia="zh-TW"/>
        </w:rPr>
        <w:t>他睁开眼，茫然地看着眼前的女孩。</w:t>
      </w:r>
    </w:p>
    <w:p>
      <w:pPr>
        <w:pStyle w:val="Normal.0"/>
      </w:pPr>
      <w:r>
        <w:rPr>
          <w:rtl w:val="0"/>
          <w:lang w:val="en-US"/>
        </w:rPr>
        <w:t>△</w:t>
      </w:r>
      <w:r>
        <w:rPr>
          <w:rtl w:val="0"/>
          <w:lang w:val="zh-TW" w:eastAsia="zh-TW"/>
        </w:rPr>
        <w:t>只见奥莉薇脸上全是汗水，大口喘着气，脸颊通红。</w:t>
      </w:r>
    </w:p>
    <w:p>
      <w:pPr>
        <w:pStyle w:val="Normal.0"/>
        <w:jc w:val="left"/>
        <w:rPr>
          <w:lang w:val="zh-TW" w:eastAsia="zh-TW"/>
        </w:rPr>
      </w:pPr>
      <w:r>
        <w:rPr>
          <w:rtl w:val="0"/>
          <w:lang w:val="zh-TW" w:eastAsia="zh-TW"/>
        </w:rPr>
        <w:t>奥利维亚（欣喜站起身）：你醒了？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You're awake?</w:t>
      </w:r>
    </w:p>
    <w:p>
      <w:pPr>
        <w:pStyle w:val="Normal.0"/>
        <w:jc w:val="left"/>
        <w:rPr>
          <w:lang w:val="zh-TW" w:eastAsia="zh-TW"/>
        </w:rPr>
      </w:pPr>
      <w:r>
        <w:rPr>
          <w:rtl w:val="0"/>
          <w:lang w:val="zh-TW" w:eastAsia="zh-TW"/>
        </w:rPr>
        <w:t>少年达米安（虚弱，声音沙哑）：谢谢你救了我。</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Thank you for saving me.</w:t>
      </w:r>
    </w:p>
    <w:p>
      <w:pPr>
        <w:pStyle w:val="Normal.0"/>
      </w:pPr>
      <w:r>
        <w:rPr>
          <w:rtl w:val="0"/>
          <w:lang w:val="en-US"/>
        </w:rPr>
        <w:t>△</w:t>
      </w:r>
      <w:r>
        <w:rPr>
          <w:rtl w:val="0"/>
          <w:lang w:val="zh-TW" w:eastAsia="zh-TW"/>
        </w:rPr>
        <w:t>他看到女孩胸口别着的小名牌，上面写着</w:t>
      </w:r>
      <w:r>
        <w:rPr>
          <w:rFonts w:ascii="Calibri" w:hAnsi="Calibri" w:hint="default"/>
          <w:rtl w:val="0"/>
          <w:lang w:val="en-US"/>
        </w:rPr>
        <w:t>“</w:t>
      </w:r>
      <w:r>
        <w:rPr>
          <w:rtl w:val="0"/>
          <w:lang w:val="zh-TW" w:eastAsia="zh-TW"/>
        </w:rPr>
        <w:t>奥利维亚</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OLIVIA</w:t>
      </w:r>
      <w:r>
        <w:rPr>
          <w:rFonts w:ascii="Calibri" w:hAnsi="Calibri" w:hint="default"/>
          <w:rtl w:val="0"/>
          <w:lang w:val="en-US"/>
        </w:rPr>
        <w:t>”</w:t>
      </w:r>
      <w:r>
        <w:rPr>
          <w:rtl w:val="0"/>
          <w:lang w:val="zh-TW" w:eastAsia="zh-TW"/>
        </w:rPr>
        <w:t>。</w:t>
      </w:r>
    </w:p>
    <w:p>
      <w:pPr>
        <w:pStyle w:val="Normal.0"/>
        <w:jc w:val="left"/>
        <w:rPr>
          <w:lang w:val="zh-TW" w:eastAsia="zh-TW"/>
        </w:rPr>
      </w:pPr>
      <w:r>
        <w:rPr>
          <w:rtl w:val="0"/>
          <w:lang w:val="zh-TW" w:eastAsia="zh-TW"/>
        </w:rPr>
        <w:t>少年达米安（也站起身）：你叫奥利维亚吗？想要什么回报？无论什么都可以，我长大以后会满足你。</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Is your name Olivia? What do you want in return? Name anything. When I grow up, I'll pay you back.</w:t>
      </w:r>
    </w:p>
    <w:p>
      <w:pPr>
        <w:pStyle w:val="Normal.0"/>
        <w:jc w:val="left"/>
        <w:rPr>
          <w:lang w:val="zh-TW" w:eastAsia="zh-TW"/>
        </w:rPr>
      </w:pPr>
      <w:r>
        <w:rPr>
          <w:rtl w:val="0"/>
          <w:lang w:val="zh-TW" w:eastAsia="zh-TW"/>
        </w:rPr>
        <w:t>少女奥利维亚（歪着头，眼睛亮晶晶的）：真的什么都能满足吗？</w:t>
      </w:r>
    </w:p>
    <w:p>
      <w:pPr>
        <w:pStyle w:val="Normal.0"/>
        <w:jc w:val="left"/>
      </w:pPr>
      <w:r>
        <w:rPr>
          <w:rFonts w:ascii="Times New Roman" w:hAnsi="Times New Roman"/>
          <w:outline w:val="0"/>
          <w:color w:val="ff0000"/>
          <w:u w:color="ff0000"/>
          <w:rtl w:val="0"/>
          <w:lang w:val="en-US"/>
          <w14:textFill>
            <w14:solidFill>
              <w14:srgbClr w14:val="FF0000"/>
            </w14:solidFill>
          </w14:textFill>
        </w:rPr>
        <w:t>YOUNG OLIVIA: Really? Anything?</w:t>
      </w:r>
    </w:p>
    <w:p>
      <w:pPr>
        <w:pStyle w:val="Normal.0"/>
        <w:jc w:val="left"/>
        <w:rPr>
          <w:lang w:val="zh-TW" w:eastAsia="zh-TW"/>
        </w:rPr>
      </w:pPr>
      <w:r>
        <w:rPr>
          <w:rtl w:val="0"/>
          <w:lang w:val="zh-TW" w:eastAsia="zh-TW"/>
        </w:rPr>
        <w:t>少年达米安（认真地点头）：当然可以。</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Of course.</w:t>
      </w:r>
    </w:p>
    <w:p>
      <w:pPr>
        <w:pStyle w:val="Normal.0"/>
        <w:jc w:val="left"/>
      </w:pPr>
      <w:r>
        <w:rPr>
          <w:rtl w:val="0"/>
          <w:lang w:val="zh-TW" w:eastAsia="zh-TW"/>
        </w:rPr>
        <w:t>少女奥利维亚（眨眨眼，嘴角扬起一抹调皮的笑）：你长这么好看，那你长大后</w:t>
      </w:r>
      <w:r>
        <w:rPr>
          <w:rFonts w:ascii="Calibri" w:hAnsi="Calibri" w:hint="default"/>
          <w:rtl w:val="0"/>
          <w:lang w:val="en-US"/>
        </w:rPr>
        <w:t>……</w:t>
      </w:r>
      <w:r>
        <w:rPr>
          <w:rtl w:val="0"/>
          <w:lang w:val="zh-TW" w:eastAsia="zh-TW"/>
        </w:rPr>
        <w:t>当我的丈夫吧。</w:t>
      </w:r>
    </w:p>
    <w:p>
      <w:pPr>
        <w:pStyle w:val="Normal.0"/>
        <w:jc w:val="left"/>
      </w:pPr>
      <w:r>
        <w:rPr>
          <w:rFonts w:ascii="Times New Roman" w:hAnsi="Times New Roman"/>
          <w:outline w:val="0"/>
          <w:color w:val="ff0000"/>
          <w:u w:color="ff0000"/>
          <w:rtl w:val="0"/>
          <w:lang w:val="en-US"/>
          <w14:textFill>
            <w14:solidFill>
              <w14:srgbClr w14:val="FF0000"/>
            </w14:solidFill>
          </w14:textFill>
        </w:rPr>
        <w:t>YOUNG OLIVIA: You're so handsome. Then when you grow up... be my husband.</w:t>
      </w:r>
    </w:p>
    <w:p>
      <w:pPr>
        <w:pStyle w:val="Normal.0"/>
      </w:pPr>
      <w:r>
        <w:rPr>
          <w:rtl w:val="0"/>
          <w:lang w:val="en-US"/>
        </w:rPr>
        <w:t>△</w:t>
      </w:r>
      <w:r>
        <w:rPr>
          <w:rtl w:val="0"/>
          <w:lang w:val="zh-TW" w:eastAsia="zh-TW"/>
        </w:rPr>
        <w:t>少年达米安怔了一下，没有拒绝。</w:t>
      </w:r>
    </w:p>
    <w:p>
      <w:pPr>
        <w:pStyle w:val="Normal.0"/>
        <w:jc w:val="left"/>
        <w:rPr>
          <w:lang w:val="zh-TW" w:eastAsia="zh-TW"/>
        </w:rPr>
      </w:pPr>
      <w:r>
        <w:rPr>
          <w:rtl w:val="0"/>
          <w:lang w:val="zh-TW" w:eastAsia="zh-TW"/>
        </w:rPr>
        <w:t>少年达米安：还有吗？</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Anything else?</w:t>
      </w:r>
    </w:p>
    <w:p>
      <w:pPr>
        <w:pStyle w:val="Normal.0"/>
        <w:jc w:val="left"/>
        <w:rPr>
          <w:lang w:val="zh-TW" w:eastAsia="zh-TW"/>
        </w:rPr>
      </w:pPr>
      <w:r>
        <w:rPr>
          <w:rtl w:val="0"/>
          <w:lang w:val="zh-TW" w:eastAsia="zh-TW"/>
        </w:rPr>
        <w:t>少女奥利维亚（见他当真，笑得更开心了）：我还想开个大公司，当老板，拥有很多钱。</w:t>
      </w:r>
    </w:p>
    <w:p>
      <w:pPr>
        <w:pStyle w:val="Normal.0"/>
        <w:jc w:val="left"/>
      </w:pPr>
      <w:r>
        <w:rPr>
          <w:rFonts w:ascii="Times New Roman" w:hAnsi="Times New Roman"/>
          <w:outline w:val="0"/>
          <w:color w:val="ff0000"/>
          <w:u w:color="ff0000"/>
          <w:rtl w:val="0"/>
          <w:lang w:val="en-US"/>
          <w14:textFill>
            <w14:solidFill>
              <w14:srgbClr w14:val="FF0000"/>
            </w14:solidFill>
          </w14:textFill>
        </w:rPr>
        <w:t>YOUNG OLIVIA: I also want to start a big company, be the boss, and have lots of money.</w:t>
      </w:r>
    </w:p>
    <w:p>
      <w:pPr>
        <w:pStyle w:val="Normal.0"/>
        <w:jc w:val="left"/>
        <w:rPr>
          <w:lang w:val="zh-TW" w:eastAsia="zh-TW"/>
        </w:rPr>
      </w:pPr>
      <w:r>
        <w:rPr>
          <w:rtl w:val="0"/>
          <w:lang w:val="zh-TW" w:eastAsia="zh-TW"/>
        </w:rPr>
        <w:t>少年达米安（目光坚定，一字一句）：可以。我都会满足你。</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Okay. I'll give you all of it.</w:t>
      </w:r>
    </w:p>
    <w:p>
      <w:pPr>
        <w:pStyle w:val="Normal.0"/>
      </w:pPr>
      <w:r>
        <w:rPr>
          <w:rtl w:val="0"/>
          <w:lang w:val="en-US"/>
        </w:rPr>
        <w:t>△</w:t>
      </w:r>
      <w:r>
        <w:rPr>
          <w:rtl w:val="0"/>
          <w:lang w:val="zh-TW" w:eastAsia="zh-TW"/>
        </w:rPr>
        <w:t>少女奥利维亚忍不住大笑起来。</w:t>
      </w:r>
    </w:p>
    <w:p>
      <w:pPr>
        <w:pStyle w:val="Normal.0"/>
        <w:jc w:val="left"/>
        <w:rPr>
          <w:lang w:val="zh-TW" w:eastAsia="zh-TW"/>
        </w:rPr>
      </w:pPr>
      <w:r>
        <w:rPr>
          <w:rtl w:val="0"/>
          <w:lang w:val="zh-TW" w:eastAsia="zh-TW"/>
        </w:rPr>
        <w:t>少女奥利维亚：哈哈，我开玩笑的。</w:t>
      </w:r>
    </w:p>
    <w:p>
      <w:pPr>
        <w:pStyle w:val="Normal.0"/>
        <w:jc w:val="left"/>
      </w:pPr>
      <w:r>
        <w:rPr>
          <w:rFonts w:ascii="Times New Roman" w:hAnsi="Times New Roman"/>
          <w:outline w:val="0"/>
          <w:color w:val="ff0000"/>
          <w:u w:color="ff0000"/>
          <w:rtl w:val="0"/>
          <w:lang w:val="en-US"/>
          <w14:textFill>
            <w14:solidFill>
              <w14:srgbClr w14:val="FF0000"/>
            </w14:solidFill>
          </w14:textFill>
        </w:rPr>
        <w:t>YOUNG OLIVIA: Ha, I was joking.</w:t>
      </w:r>
    </w:p>
    <w:p>
      <w:pPr>
        <w:pStyle w:val="Normal.0"/>
        <w:jc w:val="left"/>
        <w:rPr>
          <w:lang w:val="zh-TW" w:eastAsia="zh-TW"/>
        </w:rPr>
      </w:pPr>
      <w:r>
        <w:rPr>
          <w:rtl w:val="0"/>
          <w:lang w:val="zh-TW" w:eastAsia="zh-TW"/>
        </w:rPr>
        <w:t>少年达米安（盯着她的笑脸，认真地说）：但我是认真的。</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But I'm serious.</w:t>
      </w:r>
    </w:p>
    <w:p>
      <w:pPr>
        <w:pStyle w:val="Normal.0"/>
      </w:pPr>
      <w:r>
        <w:rPr>
          <w:rtl w:val="0"/>
          <w:lang w:val="en-US"/>
        </w:rPr>
        <w:t>△</w:t>
      </w:r>
      <w:r>
        <w:rPr>
          <w:rtl w:val="0"/>
          <w:lang w:val="zh-TW" w:eastAsia="zh-TW"/>
        </w:rPr>
        <w:t>远处传来焦急的喊声。管家匆匆跑来，</w:t>
      </w:r>
    </w:p>
    <w:p>
      <w:pPr>
        <w:pStyle w:val="Normal.0"/>
        <w:jc w:val="left"/>
        <w:rPr>
          <w:lang w:val="zh-TW" w:eastAsia="zh-TW"/>
        </w:rPr>
      </w:pPr>
      <w:r>
        <w:rPr>
          <w:rtl w:val="0"/>
          <w:lang w:val="zh-TW" w:eastAsia="zh-TW"/>
        </w:rPr>
        <w:t>管家：少爷！您没事吧？我送您去医院！</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BUTLER: Sir! Are you all right? I'll take you to the hospital now! </w:t>
      </w:r>
    </w:p>
    <w:p>
      <w:pPr>
        <w:pStyle w:val="Normal.0"/>
      </w:pPr>
      <w:r>
        <w:rPr>
          <w:rtl w:val="0"/>
          <w:lang w:val="en-US"/>
        </w:rPr>
        <w:t>△</w:t>
      </w:r>
      <w:r>
        <w:rPr>
          <w:rtl w:val="0"/>
          <w:lang w:val="zh-TW" w:eastAsia="zh-TW"/>
        </w:rPr>
        <w:t>少年被拉着往车里走，却一直回头，目光紧紧锁住那个还坐在河岸上的女孩。</w:t>
      </w:r>
    </w:p>
    <w:p>
      <w:pPr>
        <w:pStyle w:val="Normal.0"/>
        <w:jc w:val="left"/>
        <w:rPr>
          <w:lang w:val="zh-TW" w:eastAsia="zh-TW"/>
        </w:rPr>
      </w:pPr>
      <w:r>
        <w:rPr>
          <w:rtl w:val="0"/>
          <w:lang w:val="zh-TW" w:eastAsia="zh-TW"/>
        </w:rPr>
        <w:t>少年达米安（大声喊）：等我，奥利维亚！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YOUNG DAMIAN: Wait for me, Olivia!</w:t>
      </w:r>
    </w:p>
    <w:p>
      <w:pPr>
        <w:pStyle w:val="Normal.0"/>
      </w:pPr>
      <w:r>
        <w:rPr>
          <w:rtl w:val="0"/>
          <w:lang w:val="en-US"/>
        </w:rPr>
        <w:t>△</w:t>
      </w:r>
      <w:r>
        <w:rPr>
          <w:rtl w:val="0"/>
          <w:lang w:val="zh-TW" w:eastAsia="zh-TW"/>
        </w:rPr>
        <w:t>少女奥利维亚朝他挥了挥手，笑容灿烂。</w:t>
      </w:r>
    </w:p>
    <w:p>
      <w:pPr>
        <w:pStyle w:val="Normal.0"/>
        <w:rPr>
          <w:lang w:val="zh-TW" w:eastAsia="zh-TW"/>
        </w:rPr>
      </w:pPr>
      <w:r>
        <w:rPr>
          <w:rtl w:val="0"/>
          <w:lang w:val="zh-TW" w:eastAsia="zh-TW"/>
        </w:rPr>
        <w:t>【闪回结束】</w:t>
      </w:r>
    </w:p>
    <w:p>
      <w:pPr>
        <w:pStyle w:val="Normal.0"/>
        <w:rPr>
          <w:lang w:val="zh-TW" w:eastAsia="zh-TW"/>
        </w:rPr>
      </w:pPr>
    </w:p>
    <w:p>
      <w:pPr>
        <w:pStyle w:val="Normal.0"/>
      </w:pPr>
      <w:r>
        <w:rPr>
          <w:rFonts w:ascii="Calibri" w:hAnsi="Calibri"/>
          <w:rtl w:val="0"/>
          <w:lang w:val="en-US"/>
        </w:rPr>
        <w:t xml:space="preserve">17-2 </w:t>
      </w:r>
      <w:r>
        <w:rPr>
          <w:rtl w:val="0"/>
          <w:lang w:val="zh-TW" w:eastAsia="zh-TW"/>
        </w:rPr>
        <w:t>日内</w:t>
      </w:r>
      <w:r>
        <w:rPr>
          <w:rFonts w:ascii="Calibri" w:hAnsi="Calibri"/>
          <w:rtl w:val="0"/>
          <w:lang w:val="zh-TW" w:eastAsia="zh-TW"/>
        </w:rPr>
        <w:t xml:space="preserve"> </w:t>
      </w:r>
      <w:r>
        <w:rPr>
          <w:rtl w:val="0"/>
          <w:lang w:val="zh-TW" w:eastAsia="zh-TW"/>
        </w:rPr>
        <w:t>哈灵顿庄园</w:t>
      </w:r>
      <w:r>
        <w:rPr>
          <w:rFonts w:ascii="Calibri" w:hAnsi="Calibri" w:hint="default"/>
          <w:rtl w:val="0"/>
          <w:lang w:val="en-US"/>
        </w:rPr>
        <w:t>——</w:t>
      </w:r>
      <w:r>
        <w:rPr>
          <w:rtl w:val="0"/>
          <w:lang w:val="zh-TW" w:eastAsia="zh-TW"/>
        </w:rPr>
        <w:t>奥利维亚的卧室</w:t>
      </w:r>
    </w:p>
    <w:p>
      <w:pPr>
        <w:pStyle w:val="Normal.0"/>
        <w:rPr>
          <w:lang w:val="zh-TW" w:eastAsia="zh-TW"/>
        </w:rPr>
      </w:pPr>
      <w:r>
        <w:rPr>
          <w:rtl w:val="0"/>
          <w:lang w:val="zh-TW" w:eastAsia="zh-TW"/>
        </w:rPr>
        <w:t>人物：奥利维亚、管家阿尔弗雷德、佣人若干</w:t>
      </w:r>
    </w:p>
    <w:p>
      <w:pPr>
        <w:pStyle w:val="Normal.0"/>
        <w:jc w:val="left"/>
      </w:pPr>
      <w:r>
        <w:rPr>
          <w:rtl w:val="0"/>
          <w:lang w:val="zh-TW" w:eastAsia="zh-TW"/>
        </w:rPr>
        <w:t>奥利维亚（声音发颤）：你</w:t>
      </w:r>
      <w:r>
        <w:rPr>
          <w:rFonts w:ascii="Calibri" w:hAnsi="Calibri" w:hint="default"/>
          <w:rtl w:val="0"/>
          <w:lang w:val="en-US"/>
        </w:rPr>
        <w:t>……</w:t>
      </w:r>
      <w:r>
        <w:rPr>
          <w:rtl w:val="0"/>
          <w:lang w:val="zh-TW" w:eastAsia="zh-TW"/>
        </w:rPr>
        <w:t>你是那个落水少年？</w:t>
      </w:r>
    </w:p>
    <w:p>
      <w:pPr>
        <w:pStyle w:val="Normal.0"/>
        <w:jc w:val="left"/>
      </w:pPr>
      <w:r>
        <w:rPr>
          <w:rFonts w:ascii="Times New Roman" w:hAnsi="Times New Roman"/>
          <w:outline w:val="0"/>
          <w:color w:val="ff0000"/>
          <w:u w:color="ff0000"/>
          <w:rtl w:val="0"/>
          <w:lang w:val="en-US"/>
          <w14:textFill>
            <w14:solidFill>
              <w14:srgbClr w14:val="FF0000"/>
            </w14:solidFill>
          </w14:textFill>
        </w:rPr>
        <w:t>OLIVIA: You... you're the boy who fell into the water?</w:t>
      </w:r>
    </w:p>
    <w:p>
      <w:pPr>
        <w:pStyle w:val="Normal.0"/>
        <w:jc w:val="left"/>
        <w:rPr>
          <w:lang w:val="zh-TW" w:eastAsia="zh-TW"/>
        </w:rPr>
      </w:pPr>
      <w:r>
        <w:rPr>
          <w:rtl w:val="0"/>
          <w:lang w:val="zh-TW" w:eastAsia="zh-TW"/>
        </w:rPr>
        <w:t>达米安（凝视着她，目光深沉而温柔）：我说过，我会满足你。</w:t>
      </w:r>
    </w:p>
    <w:p>
      <w:pPr>
        <w:pStyle w:val="Normal.0"/>
        <w:jc w:val="left"/>
      </w:pPr>
      <w:r>
        <w:rPr>
          <w:rFonts w:ascii="Times New Roman" w:hAnsi="Times New Roman"/>
          <w:outline w:val="0"/>
          <w:color w:val="ff0000"/>
          <w:u w:color="ff0000"/>
          <w:rtl w:val="0"/>
          <w:lang w:val="en-US"/>
          <w14:textFill>
            <w14:solidFill>
              <w14:srgbClr w14:val="FF0000"/>
            </w14:solidFill>
          </w14:textFill>
        </w:rPr>
        <w:t>DAMIAN: I told you, I would</w:t>
      </w:r>
      <w:r>
        <w:rPr>
          <w:rFonts w:ascii="Calibri" w:hAnsi="Calibri"/>
          <w:rtl w:val="0"/>
          <w:lang w:val="en-US"/>
        </w:rPr>
        <w:t xml:space="preserve"> </w:t>
      </w:r>
      <w:r>
        <w:rPr>
          <w:rFonts w:ascii="Times New Roman" w:hAnsi="Times New Roman"/>
          <w:outline w:val="0"/>
          <w:color w:val="ff0000"/>
          <w:u w:color="ff0000"/>
          <w:rtl w:val="0"/>
          <w:lang w:val="en-US"/>
          <w14:textFill>
            <w14:solidFill>
              <w14:srgbClr w14:val="FF0000"/>
            </w14:solidFill>
          </w14:textFill>
        </w:rPr>
        <w:t>give you all of it.</w:t>
      </w:r>
    </w:p>
    <w:p>
      <w:pPr>
        <w:pStyle w:val="Normal.0"/>
      </w:pPr>
      <w:r>
        <w:rPr>
          <w:rtl w:val="0"/>
          <w:lang w:val="en-US"/>
        </w:rPr>
        <w:t>△</w:t>
      </w:r>
      <w:r>
        <w:rPr>
          <w:rtl w:val="0"/>
          <w:lang w:val="zh-TW" w:eastAsia="zh-TW"/>
        </w:rPr>
        <w:t>达米安低头，继续吻住奥利维亚。</w:t>
      </w:r>
    </w:p>
    <w:p>
      <w:pPr>
        <w:pStyle w:val="Normal.0"/>
        <w:jc w:val="left"/>
      </w:pPr>
      <w:r>
        <w:rPr>
          <w:rtl w:val="0"/>
          <w:lang w:val="zh-TW" w:eastAsia="zh-TW"/>
        </w:rPr>
        <w:t>奥利维亚</w:t>
      </w:r>
      <w:r>
        <w:rPr>
          <w:rFonts w:ascii="Calibri" w:hAnsi="Calibri"/>
          <w:rtl w:val="0"/>
          <w:lang w:val="en-US"/>
        </w:rPr>
        <w:t>OS</w:t>
      </w:r>
      <w:r>
        <w:rPr>
          <w:rtl w:val="0"/>
          <w:lang w:val="zh-TW" w:eastAsia="zh-TW"/>
        </w:rPr>
        <w:t>（内心激荡）：我从没想过，当年无意的善举，和那句连自己都忘了的戏言，竟成了他心底埋藏十年的誓言。而今，他以吻为契，悉数归还。</w:t>
      </w:r>
    </w:p>
    <w:p>
      <w:pPr>
        <w:pStyle w:val="Normal.0"/>
        <w:jc w:val="left"/>
      </w:pPr>
      <w:r>
        <w:rPr>
          <w:rFonts w:ascii="Times New Roman" w:hAnsi="Times New Roman"/>
          <w:outline w:val="0"/>
          <w:color w:val="ff0000"/>
          <w:u w:color="ff0000"/>
          <w:rtl w:val="0"/>
          <w:lang w:val="en-US"/>
          <w14:textFill>
            <w14:solidFill>
              <w14:srgbClr w14:val="FF0000"/>
            </w14:solidFill>
          </w14:textFill>
        </w:rPr>
        <w:t>OL</w:t>
      </w:r>
      <w:r>
        <w:rPr>
          <w:rFonts w:ascii="Times New Roman" w:hAnsi="Times New Roman"/>
          <w:outline w:val="0"/>
          <w:color w:val="ff2600"/>
          <w:u w:color="ff0000"/>
          <w:rtl w:val="0"/>
          <w:lang w:val="en-US"/>
          <w14:textFill>
            <w14:solidFill>
              <w14:srgbClr w14:val="FF2600"/>
            </w14:solidFill>
          </w14:textFill>
        </w:rPr>
        <w:t>IVIA</w:t>
      </w:r>
      <w:r>
        <w:rPr>
          <w:rFonts w:ascii="Times New Roman" w:hAnsi="Times New Roman"/>
          <w:outline w:val="0"/>
          <w:color w:val="ff2600"/>
          <w:u w:color="ff2600"/>
          <w:rtl w:val="0"/>
          <w:lang w:val="en-US"/>
          <w14:textFill>
            <w14:solidFill>
              <w14:srgbClr w14:val="FF2600"/>
            </w14:solidFill>
          </w14:textFill>
        </w:rPr>
        <w:t xml:space="preserve"> (O.S.)</w:t>
      </w:r>
      <w:r>
        <w:rPr>
          <w:rFonts w:ascii="Times New Roman" w:hAnsi="Times New Roman"/>
          <w:outline w:val="0"/>
          <w:color w:val="ff2600"/>
          <w:u w:color="ff0000"/>
          <w:rtl w:val="0"/>
          <w:lang w:val="en-US"/>
          <w14:textFill>
            <w14:solidFill>
              <w14:srgbClr w14:val="FF2600"/>
            </w14:solidFill>
          </w14:textFill>
        </w:rPr>
        <w:t>: I nev</w:t>
      </w:r>
      <w:r>
        <w:rPr>
          <w:rFonts w:ascii="Times New Roman" w:hAnsi="Times New Roman"/>
          <w:outline w:val="0"/>
          <w:color w:val="ff0000"/>
          <w:u w:color="ff0000"/>
          <w:rtl w:val="0"/>
          <w:lang w:val="en-US"/>
          <w14:textFill>
            <w14:solidFill>
              <w14:srgbClr w14:val="FF0000"/>
            </w14:solidFill>
          </w14:textFill>
        </w:rPr>
        <w:t>er imagined that one small act of kindness, and a joke I had forgotten, became a vow he carried for ten years. Now, with a kiss as his promise, he has returned it all.</w:t>
      </w:r>
    </w:p>
    <w:p>
      <w:pPr>
        <w:pStyle w:val="Normal.0"/>
      </w:pPr>
      <w:r>
        <w:rPr>
          <w:rtl w:val="0"/>
          <w:lang w:val="en-US"/>
        </w:rPr>
        <w:t>△</w:t>
      </w:r>
      <w:r>
        <w:rPr>
          <w:rtl w:val="0"/>
          <w:lang w:val="zh-TW" w:eastAsia="zh-TW"/>
        </w:rPr>
        <w:t>奥利维亚缓缓闭眼。</w:t>
      </w:r>
    </w:p>
    <w:p>
      <w:pPr>
        <w:pStyle w:val="Normal.0"/>
      </w:pPr>
    </w:p>
    <w:p>
      <w:pPr>
        <w:pStyle w:val="Normal.0"/>
        <w:ind w:firstLine="0"/>
      </w:pPr>
    </w:p>
    <w:p>
      <w:pPr>
        <w:pStyle w:val="Normal.0"/>
      </w:pPr>
    </w:p>
    <w:p>
      <w:pPr>
        <w:pStyle w:val="Normal.0"/>
        <w:rPr>
          <w:lang w:val="zh-TW" w:eastAsia="zh-TW"/>
        </w:rPr>
      </w:pPr>
      <w:r>
        <w:rPr>
          <w:rtl w:val="0"/>
          <w:lang w:val="zh-TW" w:eastAsia="zh-TW"/>
        </w:rPr>
        <w:t>第十八集</w:t>
      </w:r>
    </w:p>
    <w:p>
      <w:pPr>
        <w:pStyle w:val="Normal.0"/>
      </w:pPr>
      <w:r>
        <w:rPr>
          <w:rFonts w:ascii="Calibri" w:hAnsi="Calibri"/>
          <w:rtl w:val="0"/>
          <w:lang w:val="en-US"/>
        </w:rPr>
        <w:t xml:space="preserve">18-1 </w:t>
      </w:r>
      <w:r>
        <w:rPr>
          <w:rtl w:val="0"/>
          <w:lang w:val="zh-TW" w:eastAsia="zh-TW"/>
        </w:rPr>
        <w:t>夜内</w:t>
      </w:r>
      <w:r>
        <w:rPr>
          <w:rFonts w:ascii="Calibri" w:hAnsi="Calibri"/>
          <w:rtl w:val="0"/>
          <w:lang w:val="zh-TW" w:eastAsia="zh-TW"/>
        </w:rPr>
        <w:t xml:space="preserve"> </w:t>
      </w:r>
      <w:r>
        <w:rPr>
          <w:rtl w:val="0"/>
          <w:lang w:val="zh-TW" w:eastAsia="zh-TW"/>
        </w:rPr>
        <w:t>贝内特别墅</w:t>
      </w:r>
    </w:p>
    <w:p>
      <w:pPr>
        <w:pStyle w:val="Normal.0"/>
        <w:rPr>
          <w:lang w:val="zh-TW" w:eastAsia="zh-TW"/>
        </w:rPr>
      </w:pPr>
      <w:r>
        <w:rPr>
          <w:rtl w:val="0"/>
          <w:lang w:val="zh-TW" w:eastAsia="zh-TW"/>
        </w:rPr>
        <w:t>人物：詹姆斯、威尔逊太太</w:t>
      </w:r>
    </w:p>
    <w:p>
      <w:pPr>
        <w:pStyle w:val="Normal.0"/>
      </w:pPr>
      <w:r>
        <w:rPr>
          <w:rtl w:val="0"/>
          <w:lang w:val="en-US"/>
        </w:rPr>
        <w:t>△</w:t>
      </w:r>
      <w:r>
        <w:rPr>
          <w:rtl w:val="0"/>
          <w:lang w:val="zh-TW" w:eastAsia="zh-TW"/>
        </w:rPr>
        <w:t>詹姆斯坐在客厅</w:t>
      </w:r>
      <w:r>
        <w:rPr>
          <w:rtl w:val="0"/>
          <w:lang w:val="zh-TW" w:eastAsia="zh-TW"/>
        </w:rPr>
        <w:t>沙发</w:t>
      </w:r>
      <w:r>
        <w:rPr>
          <w:rtl w:val="0"/>
          <w:lang w:val="zh-TW" w:eastAsia="zh-TW"/>
        </w:rPr>
        <w:t>上，手机贴在耳边。电话里反复传来机械的女声。</w:t>
      </w:r>
    </w:p>
    <w:p>
      <w:pPr>
        <w:pStyle w:val="Normal.0"/>
        <w:jc w:val="left"/>
        <w:rPr>
          <w:lang w:val="zh-TW" w:eastAsia="zh-TW"/>
        </w:rPr>
      </w:pPr>
      <w:r>
        <w:rPr>
          <w:rtl w:val="0"/>
          <w:lang w:val="zh-TW" w:eastAsia="zh-TW"/>
        </w:rPr>
        <w:t>配音：您拨打的电话已关机。</w:t>
      </w:r>
    </w:p>
    <w:p>
      <w:pPr>
        <w:pStyle w:val="Normal.0"/>
        <w:jc w:val="left"/>
      </w:pPr>
      <w:r>
        <w:rPr>
          <w:rFonts w:ascii="Times New Roman" w:hAnsi="Times New Roman"/>
          <w:outline w:val="0"/>
          <w:color w:val="ff0000"/>
          <w:u w:color="ff0000"/>
          <w:rtl w:val="0"/>
          <w:lang w:val="en-US"/>
          <w14:textFill>
            <w14:solidFill>
              <w14:srgbClr w14:val="FF0000"/>
            </w14:solidFill>
          </w14:textFill>
        </w:rPr>
        <w:t>VOICE</w:t>
      </w:r>
      <w:r>
        <w:rPr>
          <w:rFonts w:ascii="Times New Roman" w:hAnsi="Times New Roman"/>
          <w:outline w:val="0"/>
          <w:color w:val="ff2600"/>
          <w:u w:color="ff0000"/>
          <w:rtl w:val="0"/>
          <w:lang w:val="en-US"/>
          <w14:textFill>
            <w14:solidFill>
              <w14:srgbClr w14:val="FF2600"/>
            </w14:solidFill>
          </w14:textFill>
        </w:rPr>
        <w:t>OVER</w:t>
      </w:r>
      <w:r>
        <w:rPr>
          <w:rFonts w:ascii="Times New Roman" w:hAnsi="Times New Roman"/>
          <w:outline w:val="0"/>
          <w:color w:val="ff2600"/>
          <w:u w:color="ff2600"/>
          <w:rtl w:val="0"/>
          <w:lang w:val="en-US"/>
          <w14:textFill>
            <w14:solidFill>
              <w14:srgbClr w14:val="FF2600"/>
            </w14:solidFill>
          </w14:textFill>
        </w:rPr>
        <w:t xml:space="preserve"> (V.O.)</w:t>
      </w:r>
      <w:r>
        <w:rPr>
          <w:rFonts w:ascii="Times New Roman" w:hAnsi="Times New Roman"/>
          <w:outline w:val="0"/>
          <w:color w:val="ff2600"/>
          <w:u w:color="ff0000"/>
          <w:rtl w:val="0"/>
          <w:lang w:val="en-US"/>
          <w14:textFill>
            <w14:solidFill>
              <w14:srgbClr w14:val="FF2600"/>
            </w14:solidFill>
          </w14:textFill>
        </w:rPr>
        <w:t>: Th</w:t>
      </w:r>
      <w:r>
        <w:rPr>
          <w:rFonts w:ascii="Times New Roman" w:hAnsi="Times New Roman"/>
          <w:outline w:val="0"/>
          <w:color w:val="ff0000"/>
          <w:u w:color="ff0000"/>
          <w:rtl w:val="0"/>
          <w:lang w:val="en-US"/>
          <w14:textFill>
            <w14:solidFill>
              <w14:srgbClr w14:val="FF0000"/>
            </w14:solidFill>
          </w14:textFill>
        </w:rPr>
        <w:t>e number you have dialed is powered off.</w:t>
      </w:r>
    </w:p>
    <w:p>
      <w:pPr>
        <w:pStyle w:val="Normal.0"/>
        <w:jc w:val="left"/>
        <w:rPr>
          <w:lang w:val="zh-TW" w:eastAsia="zh-TW"/>
        </w:rPr>
      </w:pPr>
      <w:r>
        <w:rPr>
          <w:rtl w:val="0"/>
          <w:lang w:val="zh-TW" w:eastAsia="zh-TW"/>
        </w:rPr>
        <w:t>詹姆斯（低声自语，眉头紧锁）：这么多天了，一直关机。奥利维亚究竟在干什么？连我的电话都不接了。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been so many days, and her phone is still off. What is Olivia doing? She won't even answer my calls now.</w:t>
      </w:r>
    </w:p>
    <w:p>
      <w:pPr>
        <w:pStyle w:val="Normal.0"/>
      </w:pPr>
      <w:r>
        <w:rPr>
          <w:rtl w:val="0"/>
          <w:lang w:val="en-US"/>
        </w:rPr>
        <w:t>△</w:t>
      </w:r>
      <w:r>
        <w:rPr>
          <w:rtl w:val="0"/>
          <w:lang w:val="zh-TW" w:eastAsia="zh-TW"/>
        </w:rPr>
        <w:t>他顿了顿，像是突然想到什么。</w:t>
      </w:r>
    </w:p>
    <w:p>
      <w:pPr>
        <w:pStyle w:val="Normal.0"/>
        <w:jc w:val="left"/>
      </w:pPr>
      <w:r>
        <w:rPr>
          <w:rtl w:val="0"/>
          <w:lang w:val="zh-TW" w:eastAsia="zh-TW"/>
        </w:rPr>
        <w:t>詹姆斯：还是说</w:t>
      </w:r>
      <w:r>
        <w:rPr>
          <w:rFonts w:ascii="Calibri" w:hAnsi="Calibri" w:hint="default"/>
          <w:rtl w:val="0"/>
          <w:lang w:val="en-US"/>
        </w:rPr>
        <w:t>……</w:t>
      </w:r>
      <w:r>
        <w:rPr>
          <w:rtl w:val="0"/>
          <w:lang w:val="zh-TW" w:eastAsia="zh-TW"/>
        </w:rPr>
        <w:t>她走得匆忙，手机落在房间里了？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Or did she leave in such a hurry that she left her phone in her room?</w:t>
      </w:r>
    </w:p>
    <w:p>
      <w:pPr>
        <w:pStyle w:val="Normal.0"/>
      </w:pPr>
      <w:r>
        <w:rPr>
          <w:rtl w:val="0"/>
          <w:lang w:val="en-US"/>
        </w:rPr>
        <w:t>△</w:t>
      </w:r>
      <w:r>
        <w:rPr>
          <w:rtl w:val="0"/>
          <w:lang w:val="zh-TW" w:eastAsia="zh-TW"/>
        </w:rPr>
        <w:t>他抬起头，朝门口喊了一声。</w:t>
      </w:r>
    </w:p>
    <w:p>
      <w:pPr>
        <w:pStyle w:val="Normal.0"/>
        <w:jc w:val="left"/>
        <w:rPr>
          <w:lang w:val="zh-TW" w:eastAsia="zh-TW"/>
        </w:rPr>
      </w:pPr>
      <w:r>
        <w:rPr>
          <w:rtl w:val="0"/>
          <w:lang w:val="zh-TW" w:eastAsia="zh-TW"/>
        </w:rPr>
        <w:t>詹姆斯：威尔逊太太。</w:t>
      </w:r>
    </w:p>
    <w:p>
      <w:pPr>
        <w:pStyle w:val="Normal.0"/>
        <w:jc w:val="left"/>
      </w:pPr>
      <w:r>
        <w:rPr>
          <w:rFonts w:ascii="Times New Roman" w:hAnsi="Times New Roman"/>
          <w:outline w:val="0"/>
          <w:color w:val="ff0000"/>
          <w:u w:color="ff0000"/>
          <w:rtl w:val="0"/>
          <w:lang w:val="en-US"/>
          <w14:textFill>
            <w14:solidFill>
              <w14:srgbClr w14:val="FF0000"/>
            </w14:solidFill>
          </w14:textFill>
        </w:rPr>
        <w:t>JAMES: Mrs. Wilson.</w:t>
      </w:r>
    </w:p>
    <w:p>
      <w:pPr>
        <w:pStyle w:val="Normal.0"/>
      </w:pPr>
      <w:r>
        <w:rPr>
          <w:rtl w:val="0"/>
          <w:lang w:val="en-US"/>
        </w:rPr>
        <w:t>△</w:t>
      </w:r>
      <w:r>
        <w:rPr>
          <w:rtl w:val="0"/>
          <w:lang w:val="zh-TW" w:eastAsia="zh-TW"/>
        </w:rPr>
        <w:t>威尔逊太太从走廊尽头快步走来。</w:t>
      </w:r>
    </w:p>
    <w:p>
      <w:pPr>
        <w:pStyle w:val="Normal.0"/>
        <w:jc w:val="left"/>
        <w:rPr>
          <w:lang w:val="zh-TW" w:eastAsia="zh-TW"/>
        </w:rPr>
      </w:pPr>
      <w:r>
        <w:rPr>
          <w:rtl w:val="0"/>
          <w:lang w:val="zh-TW" w:eastAsia="zh-TW"/>
        </w:rPr>
        <w:t>威尔逊太太：少爷，您找我。</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Mr. James, you called for me.</w:t>
      </w:r>
    </w:p>
    <w:p>
      <w:pPr>
        <w:pStyle w:val="Normal.0"/>
        <w:jc w:val="left"/>
        <w:rPr>
          <w:lang w:val="zh-TW" w:eastAsia="zh-TW"/>
        </w:rPr>
      </w:pPr>
      <w:r>
        <w:rPr>
          <w:rtl w:val="0"/>
          <w:lang w:val="zh-TW" w:eastAsia="zh-TW"/>
        </w:rPr>
        <w:t>詹姆斯（语气冷硬）：奥利维亚的房间钥匙给我。</w:t>
      </w:r>
    </w:p>
    <w:p>
      <w:pPr>
        <w:pStyle w:val="Normal.0"/>
        <w:jc w:val="left"/>
      </w:pPr>
      <w:r>
        <w:rPr>
          <w:rFonts w:ascii="Times New Roman" w:hAnsi="Times New Roman"/>
          <w:outline w:val="0"/>
          <w:color w:val="ff0000"/>
          <w:u w:color="ff0000"/>
          <w:rtl w:val="0"/>
          <w:lang w:val="en-US"/>
          <w14:textFill>
            <w14:solidFill>
              <w14:srgbClr w14:val="FF0000"/>
            </w14:solidFill>
          </w14:textFill>
        </w:rPr>
        <w:t>JAMES: Give me the key to Olivia's room.</w:t>
      </w:r>
    </w:p>
    <w:p>
      <w:pPr>
        <w:pStyle w:val="Normal.0"/>
        <w:jc w:val="left"/>
      </w:pPr>
      <w:r>
        <w:rPr>
          <w:rtl w:val="0"/>
          <w:lang w:val="zh-TW" w:eastAsia="zh-TW"/>
        </w:rPr>
        <w:t>威尔逊太太（迟疑了一下）：少爷是要找什么东西吗？我可以帮您</w:t>
      </w:r>
      <w:r>
        <w:rPr>
          <w:rFonts w:ascii="Calibri" w:hAnsi="Calibri"/>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Are you looking for something? I can help...</w:t>
      </w:r>
    </w:p>
    <w:p>
      <w:pPr>
        <w:pStyle w:val="Normal.0"/>
        <w:jc w:val="left"/>
        <w:rPr>
          <w:lang w:val="zh-TW" w:eastAsia="zh-TW"/>
        </w:rPr>
      </w:pPr>
      <w:r>
        <w:rPr>
          <w:rtl w:val="0"/>
          <w:lang w:val="zh-TW" w:eastAsia="zh-TW"/>
        </w:rPr>
        <w:t>詹姆斯（抬眼打断）：不必。我自己去。</w:t>
      </w:r>
    </w:p>
    <w:p>
      <w:pPr>
        <w:pStyle w:val="Normal.0"/>
        <w:jc w:val="left"/>
      </w:pPr>
      <w:r>
        <w:rPr>
          <w:rFonts w:ascii="Times New Roman" w:hAnsi="Times New Roman"/>
          <w:outline w:val="0"/>
          <w:color w:val="ff0000"/>
          <w:u w:color="ff0000"/>
          <w:rtl w:val="0"/>
          <w:lang w:val="en-US"/>
          <w14:textFill>
            <w14:solidFill>
              <w14:srgbClr w14:val="FF0000"/>
            </w14:solidFill>
          </w14:textFill>
        </w:rPr>
        <w:t>JAMES: No. I'll go myself.</w:t>
      </w:r>
    </w:p>
    <w:p>
      <w:pPr>
        <w:pStyle w:val="Normal.0"/>
      </w:pPr>
      <w:r>
        <w:rPr>
          <w:rtl w:val="0"/>
          <w:lang w:val="en-US"/>
        </w:rPr>
        <w:t>△</w:t>
      </w:r>
      <w:r>
        <w:rPr>
          <w:rtl w:val="0"/>
          <w:lang w:val="zh-TW" w:eastAsia="zh-TW"/>
        </w:rPr>
        <w:t>威尔逊太太不再多言，从腰间取下一把钥匙递过去。</w:t>
      </w:r>
    </w:p>
    <w:p>
      <w:pPr>
        <w:pStyle w:val="Normal.0"/>
        <w:rPr>
          <w:lang w:val="zh-TW" w:eastAsia="zh-TW"/>
        </w:rPr>
      </w:pPr>
      <w:r>
        <w:rPr>
          <w:rtl w:val="0"/>
          <w:lang w:val="zh-TW" w:eastAsia="zh-TW"/>
        </w:rPr>
        <w:t>詹姆斯接过钥匙，大步走上楼梯。</w:t>
      </w:r>
    </w:p>
    <w:p>
      <w:pPr>
        <w:pStyle w:val="Normal.0"/>
        <w:rPr>
          <w:lang w:val="zh-TW" w:eastAsia="zh-TW"/>
        </w:rPr>
      </w:pPr>
      <w:r>
        <w:rPr>
          <w:rtl w:val="0"/>
          <w:lang w:val="zh-TW" w:eastAsia="zh-TW"/>
        </w:rPr>
        <w:t>【切，二楼走廊】</w:t>
      </w:r>
    </w:p>
    <w:p>
      <w:pPr>
        <w:pStyle w:val="Normal.0"/>
      </w:pPr>
      <w:r>
        <w:rPr>
          <w:rtl w:val="0"/>
          <w:lang w:val="en-US"/>
        </w:rPr>
        <w:t>△</w:t>
      </w:r>
      <w:r>
        <w:rPr>
          <w:rtl w:val="0"/>
          <w:lang w:val="zh-TW" w:eastAsia="zh-TW"/>
        </w:rPr>
        <w:t>詹姆斯站在一扇门前，将钥匙插入锁孔，拧了几下。门没有开。他又拧了几下，眉头越皱越紧。</w:t>
      </w:r>
    </w:p>
    <w:p>
      <w:pPr>
        <w:pStyle w:val="Normal.0"/>
        <w:jc w:val="left"/>
        <w:rPr>
          <w:lang w:val="zh-TW" w:eastAsia="zh-TW"/>
        </w:rPr>
      </w:pPr>
      <w:r>
        <w:rPr>
          <w:rtl w:val="0"/>
          <w:lang w:val="zh-TW" w:eastAsia="zh-TW"/>
        </w:rPr>
        <w:t>詹姆斯（低声，带着烦躁）：怎么打不开？</w:t>
      </w:r>
    </w:p>
    <w:p>
      <w:pPr>
        <w:pStyle w:val="Normal.0"/>
        <w:jc w:val="left"/>
      </w:pPr>
      <w:r>
        <w:rPr>
          <w:rFonts w:ascii="Times New Roman" w:hAnsi="Times New Roman"/>
          <w:outline w:val="0"/>
          <w:color w:val="ff0000"/>
          <w:u w:color="ff0000"/>
          <w:rtl w:val="0"/>
          <w:lang w:val="en-US"/>
          <w14:textFill>
            <w14:solidFill>
              <w14:srgbClr w14:val="FF0000"/>
            </w14:solidFill>
          </w14:textFill>
        </w:rPr>
        <w:t>JAMES: Why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not open?</w:t>
      </w:r>
    </w:p>
    <w:p>
      <w:pPr>
        <w:pStyle w:val="Normal.0"/>
      </w:pPr>
      <w:r>
        <w:rPr>
          <w:rtl w:val="0"/>
          <w:lang w:val="en-US"/>
        </w:rPr>
        <w:t>△</w:t>
      </w:r>
      <w:r>
        <w:rPr>
          <w:rtl w:val="0"/>
          <w:lang w:val="zh-TW" w:eastAsia="zh-TW"/>
        </w:rPr>
        <w:t>威尔逊太太跟了上来，犹豫着开口。</w:t>
      </w:r>
    </w:p>
    <w:p>
      <w:pPr>
        <w:pStyle w:val="Normal.0"/>
        <w:jc w:val="left"/>
        <w:rPr>
          <w:lang w:val="zh-TW" w:eastAsia="zh-TW"/>
        </w:rPr>
      </w:pPr>
      <w:r>
        <w:rPr>
          <w:rtl w:val="0"/>
          <w:lang w:val="zh-TW" w:eastAsia="zh-TW"/>
        </w:rPr>
        <w:t>威尔逊太太：少爷，那不是奥利维亚小姐的房间，您走错了。</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that is not Miss Olivia's room. You have the wrong one.</w:t>
      </w:r>
    </w:p>
    <w:p>
      <w:pPr>
        <w:pStyle w:val="Normal.0"/>
        <w:jc w:val="left"/>
        <w:rPr>
          <w:lang w:val="zh-TW" w:eastAsia="zh-TW"/>
        </w:rPr>
      </w:pPr>
      <w:r>
        <w:rPr>
          <w:rtl w:val="0"/>
          <w:lang w:val="zh-TW" w:eastAsia="zh-TW"/>
        </w:rPr>
        <w:t>詹姆斯（声音拔高）：不可能！她的房间当年是我亲自布置的，就是这间！我怎么可能会认错？！</w:t>
      </w:r>
    </w:p>
    <w:p>
      <w:pPr>
        <w:pStyle w:val="Normal.0"/>
        <w:jc w:val="left"/>
      </w:pPr>
      <w:r>
        <w:rPr>
          <w:rFonts w:ascii="Times New Roman" w:hAnsi="Times New Roman"/>
          <w:outline w:val="0"/>
          <w:color w:val="ff0000"/>
          <w:u w:color="ff0000"/>
          <w:rtl w:val="0"/>
          <w:lang w:val="en-US"/>
          <w14:textFill>
            <w14:solidFill>
              <w14:srgbClr w14:val="FF0000"/>
            </w14:solidFill>
          </w14:textFill>
        </w:rPr>
        <w:t>JAMES: Impossible! I arranged her room myself 10 years ago! It was this one! How could I be wrong?</w:t>
      </w:r>
    </w:p>
    <w:p>
      <w:pPr>
        <w:pStyle w:val="Normal.0"/>
        <w:rPr>
          <w:lang w:val="zh-TW" w:eastAsia="zh-TW"/>
        </w:rPr>
      </w:pPr>
      <w:r>
        <w:rPr>
          <w:rtl w:val="0"/>
          <w:lang w:val="zh-TW" w:eastAsia="zh-TW"/>
        </w:rPr>
        <w:t>【闪回】</w:t>
      </w:r>
    </w:p>
    <w:p>
      <w:pPr>
        <w:pStyle w:val="Normal.0"/>
        <w:rPr>
          <w:lang w:val="zh-TW" w:eastAsia="zh-TW"/>
        </w:rPr>
      </w:pPr>
    </w:p>
    <w:p>
      <w:pPr>
        <w:pStyle w:val="Normal.0"/>
      </w:pPr>
      <w:r>
        <w:rPr>
          <w:rFonts w:ascii="Calibri" w:hAnsi="Calibri"/>
          <w:rtl w:val="0"/>
          <w:lang w:val="en-US"/>
        </w:rPr>
        <w:t xml:space="preserve">18-2 </w:t>
      </w:r>
      <w:r>
        <w:rPr>
          <w:rtl w:val="0"/>
          <w:lang w:val="zh-TW" w:eastAsia="zh-TW"/>
        </w:rPr>
        <w:t>日内</w:t>
      </w:r>
      <w:r>
        <w:rPr>
          <w:rFonts w:ascii="Calibri" w:hAnsi="Calibri"/>
          <w:rtl w:val="0"/>
          <w:lang w:val="zh-TW" w:eastAsia="zh-TW"/>
        </w:rPr>
        <w:t xml:space="preserve"> </w:t>
      </w:r>
      <w:r>
        <w:rPr>
          <w:rtl w:val="0"/>
          <w:lang w:val="zh-TW" w:eastAsia="zh-TW"/>
        </w:rPr>
        <w:t>贝内特别墅</w:t>
      </w:r>
      <w:r>
        <w:rPr>
          <w:rFonts w:ascii="Calibri" w:hAnsi="Calibri"/>
          <w:rtl w:val="0"/>
          <w:lang w:val="en-US"/>
        </w:rPr>
        <w:t>-</w:t>
      </w:r>
      <w:r>
        <w:rPr>
          <w:rtl w:val="0"/>
          <w:lang w:val="zh-TW" w:eastAsia="zh-TW"/>
        </w:rPr>
        <w:t>书房</w:t>
      </w:r>
    </w:p>
    <w:p>
      <w:pPr>
        <w:pStyle w:val="Normal.0"/>
        <w:rPr>
          <w:lang w:val="zh-TW" w:eastAsia="zh-TW"/>
        </w:rPr>
      </w:pPr>
      <w:r>
        <w:rPr>
          <w:rtl w:val="0"/>
          <w:lang w:val="zh-TW" w:eastAsia="zh-TW"/>
        </w:rPr>
        <w:t>人物：詹姆斯、奥利维亚</w:t>
      </w:r>
    </w:p>
    <w:p>
      <w:pPr>
        <w:pStyle w:val="Normal.0"/>
      </w:pPr>
      <w:r>
        <w:rPr>
          <w:rtl w:val="0"/>
          <w:lang w:val="en-US"/>
        </w:rPr>
        <w:t>△</w:t>
      </w:r>
      <w:r>
        <w:rPr>
          <w:rtl w:val="0"/>
          <w:lang w:val="zh-TW" w:eastAsia="zh-TW"/>
        </w:rPr>
        <w:t>詹姆斯站在一间宽敞明亮的书房里，奥利维亚抱着书包站在门口，满眼期待。</w:t>
      </w:r>
    </w:p>
    <w:p>
      <w:pPr>
        <w:pStyle w:val="Normal.0"/>
        <w:jc w:val="left"/>
        <w:rPr>
          <w:lang w:val="zh-TW" w:eastAsia="zh-TW"/>
        </w:rPr>
      </w:pPr>
      <w:r>
        <w:rPr>
          <w:rtl w:val="0"/>
          <w:lang w:val="zh-TW" w:eastAsia="zh-TW"/>
        </w:rPr>
        <w:t>詹姆斯（笑着，声音温和）：妹妹，这房间是大哥的书房，我专门给你收拾出来。以后你就住在这里，就在我的隔壁。大哥希望你能多读书，将来做一个对社会有用的人。</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this was my study. I cleaned it out just for you. From now on, you'll live here, right next to me. I hope you read more and grow into someone useful to society.</w:t>
      </w:r>
    </w:p>
    <w:p>
      <w:pPr>
        <w:pStyle w:val="Normal.0"/>
      </w:pPr>
      <w:r>
        <w:rPr>
          <w:rtl w:val="0"/>
          <w:lang w:val="en-US"/>
        </w:rPr>
        <w:t>△</w:t>
      </w:r>
      <w:r>
        <w:rPr>
          <w:rtl w:val="0"/>
          <w:lang w:val="zh-TW" w:eastAsia="zh-TW"/>
        </w:rPr>
        <w:t>奥利维亚抱紧书包，脸上绽开幸福的笑容，用力点头。</w:t>
      </w:r>
    </w:p>
    <w:p>
      <w:pPr>
        <w:pStyle w:val="Normal.0"/>
        <w:jc w:val="left"/>
        <w:rPr>
          <w:lang w:val="zh-TW" w:eastAsia="zh-TW"/>
        </w:rPr>
      </w:pPr>
      <w:r>
        <w:rPr>
          <w:rtl w:val="0"/>
          <w:lang w:val="zh-TW" w:eastAsia="zh-TW"/>
        </w:rPr>
        <w:t>奥利维亚：谢谢大哥。</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Thank you, James.</w:t>
      </w:r>
    </w:p>
    <w:p>
      <w:pPr>
        <w:pStyle w:val="Normal.0"/>
      </w:pPr>
    </w:p>
    <w:p>
      <w:pPr>
        <w:pStyle w:val="Normal.0"/>
        <w:rPr>
          <w:lang w:val="zh-TW" w:eastAsia="zh-TW"/>
        </w:rPr>
      </w:pPr>
      <w:r>
        <w:rPr>
          <w:rtl w:val="0"/>
          <w:lang w:val="zh-TW" w:eastAsia="zh-TW"/>
        </w:rPr>
        <w:t>【闪回结束】</w:t>
      </w:r>
    </w:p>
    <w:p>
      <w:pPr>
        <w:pStyle w:val="Normal.0"/>
        <w:jc w:val="left"/>
        <w:rPr>
          <w:lang w:val="zh-TW" w:eastAsia="zh-TW"/>
        </w:rPr>
      </w:pPr>
      <w:r>
        <w:rPr>
          <w:rtl w:val="0"/>
          <w:lang w:val="zh-TW" w:eastAsia="zh-TW"/>
        </w:rPr>
        <w:t>詹姆斯（对威尔逊太太，语气强硬）：我不会记错，肯定是你钥匙给错了！还不给我打开？</w:t>
      </w:r>
    </w:p>
    <w:p>
      <w:pPr>
        <w:pStyle w:val="Normal.0"/>
        <w:jc w:val="left"/>
      </w:pPr>
      <w:r>
        <w:rPr>
          <w:rFonts w:ascii="Times New Roman" w:hAnsi="Times New Roman"/>
          <w:outline w:val="0"/>
          <w:color w:val="ff0000"/>
          <w:u w:color="ff0000"/>
          <w:rtl w:val="0"/>
          <w:lang w:val="en-US"/>
          <w14:textFill>
            <w14:solidFill>
              <w14:srgbClr w14:val="FF0000"/>
            </w14:solidFill>
          </w14:textFill>
        </w:rPr>
        <w:t>JAMES: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wrong. You must have given me the wrong key! Open it!</w:t>
      </w:r>
    </w:p>
    <w:p>
      <w:pPr>
        <w:pStyle w:val="Normal.0"/>
      </w:pPr>
      <w:r>
        <w:rPr>
          <w:rtl w:val="0"/>
          <w:lang w:val="en-US"/>
        </w:rPr>
        <w:t>△</w:t>
      </w:r>
      <w:r>
        <w:rPr>
          <w:rtl w:val="0"/>
          <w:lang w:val="zh-TW" w:eastAsia="zh-TW"/>
        </w:rPr>
        <w:t>威尔逊太太不再辩解，从钥匙串上又换了一把，插入锁孔，轻轻一拧</w:t>
      </w:r>
      <w:r>
        <w:rPr>
          <w:rFonts w:ascii="Calibri" w:hAnsi="Calibri" w:hint="default"/>
          <w:rtl w:val="0"/>
          <w:lang w:val="en-US"/>
        </w:rPr>
        <w:t>——</w:t>
      </w:r>
      <w:r>
        <w:rPr>
          <w:rtl w:val="0"/>
          <w:lang w:val="zh-TW" w:eastAsia="zh-TW"/>
        </w:rPr>
        <w:t>门开了。</w:t>
      </w:r>
    </w:p>
    <w:p>
      <w:pPr>
        <w:pStyle w:val="Normal.0"/>
      </w:pPr>
      <w:r>
        <w:rPr>
          <w:rtl w:val="0"/>
          <w:lang w:val="en-US"/>
        </w:rPr>
        <w:t>△</w:t>
      </w:r>
      <w:r>
        <w:rPr>
          <w:rtl w:val="0"/>
          <w:lang w:val="zh-TW" w:eastAsia="zh-TW"/>
        </w:rPr>
        <w:t>门刚打开一条缝，一只白色的小狗</w:t>
      </w:r>
      <w:r>
        <w:rPr>
          <w:rFonts w:ascii="Calibri" w:hAnsi="Calibri" w:hint="default"/>
          <w:rtl w:val="0"/>
          <w:lang w:val="en-US"/>
        </w:rPr>
        <w:t>“</w:t>
      </w:r>
      <w:r>
        <w:rPr>
          <w:rtl w:val="0"/>
          <w:lang w:val="zh-TW" w:eastAsia="zh-TW"/>
        </w:rPr>
        <w:t>汪汪</w:t>
      </w:r>
      <w:r>
        <w:rPr>
          <w:rFonts w:ascii="Calibri" w:hAnsi="Calibri" w:hint="default"/>
          <w:rtl w:val="0"/>
          <w:lang w:val="en-US"/>
        </w:rPr>
        <w:t>”</w:t>
      </w:r>
      <w:r>
        <w:rPr>
          <w:rtl w:val="0"/>
          <w:lang w:val="zh-TW" w:eastAsia="zh-TW"/>
        </w:rPr>
        <w:t>叫着从里面冲了出来，差点撞到詹姆斯的腿。</w:t>
      </w:r>
    </w:p>
    <w:p>
      <w:pPr>
        <w:pStyle w:val="Normal.0"/>
      </w:pPr>
      <w:r>
        <w:rPr>
          <w:rtl w:val="0"/>
          <w:lang w:val="en-US"/>
        </w:rPr>
        <w:t>△</w:t>
      </w:r>
      <w:r>
        <w:rPr>
          <w:rtl w:val="0"/>
          <w:lang w:val="zh-TW" w:eastAsia="zh-TW"/>
        </w:rPr>
        <w:t>詹姆斯眉头紧皱，推开门往里看去。</w:t>
      </w:r>
    </w:p>
    <w:p>
      <w:pPr>
        <w:pStyle w:val="Normal.0"/>
      </w:pPr>
      <w:r>
        <w:rPr>
          <w:rtl w:val="0"/>
          <w:lang w:val="en-US"/>
        </w:rPr>
        <w:t>△</w:t>
      </w:r>
      <w:r>
        <w:rPr>
          <w:rtl w:val="0"/>
          <w:lang w:val="zh-TW" w:eastAsia="zh-TW"/>
        </w:rPr>
        <w:t>房间里光线昏暗，窗户被厚重的窗帘遮住大半。地上铺着狗垫，角落放着狗笼，旁边是食盆和水盆，还有一张沾着狗毛的旧毯子。</w:t>
      </w:r>
    </w:p>
    <w:p>
      <w:pPr>
        <w:pStyle w:val="Normal.0"/>
        <w:jc w:val="left"/>
        <w:rPr>
          <w:lang w:val="zh-TW" w:eastAsia="zh-TW"/>
        </w:rPr>
      </w:pPr>
      <w:r>
        <w:rPr>
          <w:rtl w:val="0"/>
          <w:lang w:val="zh-TW" w:eastAsia="zh-TW"/>
        </w:rPr>
        <w:t>詹姆斯（难以置信）：怎么回事？这不是萨凡纳的狗吗？怎么会养在奥利维亚的房间？</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What's going on? Isn't this Savannah's dog? Why is it kept in Olivia's room?</w:t>
      </w:r>
    </w:p>
    <w:p>
      <w:pPr>
        <w:pStyle w:val="Normal.0"/>
        <w:jc w:val="left"/>
        <w:rPr>
          <w:lang w:val="zh-TW" w:eastAsia="zh-TW"/>
        </w:rPr>
      </w:pPr>
      <w:r>
        <w:rPr>
          <w:rtl w:val="0"/>
          <w:lang w:val="zh-TW" w:eastAsia="zh-TW"/>
        </w:rPr>
        <w:t>威尔逊太太（低下头，声音不大）：少爷，这些年，你们的注意力都在二小姐身上，对大小姐忽略了太多。当年二小姐说她的宠物活动空间太小了，大小姐就让出了自己的房间，给二小姐养狗。</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all these years, your attention has been on Miss Savannah, ignoring Miss Olivia too much. Miss Savannah said her pet had too little room, so Miss Olivia gave up her room for the dog.</w:t>
      </w:r>
    </w:p>
    <w:p>
      <w:pPr>
        <w:pStyle w:val="Normal.0"/>
        <w:jc w:val="left"/>
      </w:pPr>
      <w:r>
        <w:rPr>
          <w:rtl w:val="0"/>
          <w:lang w:val="zh-TW" w:eastAsia="zh-TW"/>
        </w:rPr>
        <w:t>詹姆斯（脸色骤变，声音发紧）：你说什么？那这些年</w:t>
      </w:r>
      <w:r>
        <w:rPr>
          <w:rFonts w:ascii="Calibri" w:hAnsi="Calibri" w:hint="default"/>
          <w:rtl w:val="0"/>
          <w:lang w:val="en-US"/>
        </w:rPr>
        <w:t>……</w:t>
      </w:r>
      <w:r>
        <w:rPr>
          <w:rtl w:val="0"/>
          <w:lang w:val="zh-TW" w:eastAsia="zh-TW"/>
        </w:rPr>
        <w:t>她住哪里？</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did you say? Then where has she been living all these years?</w:t>
      </w:r>
    </w:p>
    <w:p>
      <w:pPr>
        <w:pStyle w:val="Normal.0"/>
      </w:pPr>
    </w:p>
    <w:p>
      <w:pPr>
        <w:pStyle w:val="Normal.0"/>
      </w:pPr>
    </w:p>
    <w:p>
      <w:pPr>
        <w:pStyle w:val="Normal.0"/>
        <w:rPr>
          <w:lang w:val="zh-TW" w:eastAsia="zh-TW"/>
        </w:rPr>
      </w:pPr>
      <w:r>
        <w:rPr>
          <w:rtl w:val="0"/>
          <w:lang w:val="zh-TW" w:eastAsia="zh-TW"/>
        </w:rPr>
        <w:t>第十九集集</w:t>
      </w:r>
    </w:p>
    <w:p>
      <w:pPr>
        <w:pStyle w:val="Normal.0"/>
      </w:pPr>
      <w:r>
        <w:rPr>
          <w:rFonts w:ascii="Calibri" w:hAnsi="Calibri"/>
          <w:rtl w:val="0"/>
          <w:lang w:val="en-US"/>
        </w:rPr>
        <w:t xml:space="preserve">19-1 </w:t>
      </w:r>
      <w:r>
        <w:rPr>
          <w:rtl w:val="0"/>
          <w:lang w:val="zh-TW" w:eastAsia="zh-TW"/>
        </w:rPr>
        <w:t>夜内</w:t>
      </w:r>
      <w:r>
        <w:rPr>
          <w:rFonts w:ascii="Calibri" w:hAnsi="Calibri"/>
          <w:rtl w:val="0"/>
          <w:lang w:val="zh-TW" w:eastAsia="zh-TW"/>
        </w:rPr>
        <w:t xml:space="preserve"> </w:t>
      </w:r>
      <w:r>
        <w:rPr>
          <w:rtl w:val="0"/>
          <w:lang w:val="zh-TW" w:eastAsia="zh-TW"/>
        </w:rPr>
        <w:t>贝内特别墅</w:t>
      </w:r>
    </w:p>
    <w:p>
      <w:pPr>
        <w:pStyle w:val="Normal.0"/>
        <w:rPr>
          <w:lang w:val="zh-TW" w:eastAsia="zh-TW"/>
        </w:rPr>
      </w:pPr>
      <w:r>
        <w:rPr>
          <w:rtl w:val="0"/>
          <w:lang w:val="zh-TW" w:eastAsia="zh-TW"/>
        </w:rPr>
        <w:t>人物：詹姆斯、威尔逊太太</w:t>
      </w:r>
    </w:p>
    <w:p>
      <w:pPr>
        <w:pStyle w:val="Normal.0"/>
        <w:jc w:val="left"/>
        <w:rPr>
          <w:lang w:val="zh-TW" w:eastAsia="zh-TW"/>
        </w:rPr>
      </w:pPr>
      <w:r>
        <w:rPr>
          <w:rtl w:val="0"/>
          <w:lang w:val="zh-TW" w:eastAsia="zh-TW"/>
        </w:rPr>
        <w:t>威尔逊太太（轻声）：大少爷，跟我来吧。</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follow me.</w:t>
      </w:r>
    </w:p>
    <w:p>
      <w:pPr>
        <w:pStyle w:val="Normal.0"/>
      </w:pPr>
      <w:r>
        <w:rPr>
          <w:rtl w:val="0"/>
          <w:lang w:val="en-US"/>
        </w:rPr>
        <w:t>△</w:t>
      </w:r>
      <w:r>
        <w:rPr>
          <w:rtl w:val="0"/>
          <w:lang w:val="zh-TW" w:eastAsia="zh-TW"/>
        </w:rPr>
        <w:t>威尔逊太太转身往前走去，詹姆斯跟上去。</w:t>
      </w:r>
    </w:p>
    <w:p>
      <w:pPr>
        <w:pStyle w:val="Normal.0"/>
        <w:rPr>
          <w:lang w:val="zh-TW" w:eastAsia="zh-TW"/>
        </w:rPr>
      </w:pPr>
      <w:r>
        <w:rPr>
          <w:rtl w:val="0"/>
          <w:lang w:val="zh-TW" w:eastAsia="zh-TW"/>
        </w:rPr>
        <w:t>【切】</w:t>
      </w:r>
    </w:p>
    <w:p>
      <w:pPr>
        <w:pStyle w:val="Normal.0"/>
      </w:pPr>
      <w:r>
        <w:rPr>
          <w:rtl w:val="0"/>
          <w:lang w:val="en-US"/>
        </w:rPr>
        <w:t>△</w:t>
      </w:r>
      <w:r>
        <w:rPr>
          <w:rtl w:val="0"/>
          <w:lang w:val="zh-TW" w:eastAsia="zh-TW"/>
        </w:rPr>
        <w:t>威尔逊太太打开一扇小门，一股陈旧的霉味扑面而来。詹姆斯下意识地皱眉，用手在鼻尖扇了扇。</w:t>
      </w:r>
    </w:p>
    <w:p>
      <w:pPr>
        <w:pStyle w:val="Normal.0"/>
      </w:pPr>
      <w:r>
        <w:rPr>
          <w:rtl w:val="0"/>
          <w:lang w:val="en-US"/>
        </w:rPr>
        <w:t>△</w:t>
      </w:r>
      <w:r>
        <w:rPr>
          <w:rtl w:val="0"/>
          <w:lang w:val="zh-TW" w:eastAsia="zh-TW"/>
        </w:rPr>
        <w:t>他往里看去</w:t>
      </w:r>
      <w:r>
        <w:rPr>
          <w:rFonts w:ascii="Calibri" w:hAnsi="Calibri" w:hint="default"/>
          <w:rtl w:val="0"/>
          <w:lang w:val="en-US"/>
        </w:rPr>
        <w:t>——</w:t>
      </w:r>
      <w:r>
        <w:rPr>
          <w:rtl w:val="0"/>
          <w:lang w:val="zh-TW" w:eastAsia="zh-TW"/>
        </w:rPr>
        <w:t>房间很小，堆满了破旧的桌椅和杂物，灰尘积了厚厚一层。杂物中间的空地上，铺着一个纸盒子，上面叠着一床洗得发白的老旧被子。</w:t>
      </w:r>
    </w:p>
    <w:p>
      <w:pPr>
        <w:pStyle w:val="Normal.0"/>
      </w:pPr>
      <w:r>
        <w:rPr>
          <w:rtl w:val="0"/>
          <w:lang w:val="en-US"/>
        </w:rPr>
        <w:t>△</w:t>
      </w:r>
      <w:r>
        <w:rPr>
          <w:rtl w:val="0"/>
          <w:lang w:val="zh-TW" w:eastAsia="zh-TW"/>
        </w:rPr>
        <w:t>詹姆斯的瞳孔猛地一缩，声音都有些变了。</w:t>
      </w:r>
    </w:p>
    <w:p>
      <w:pPr>
        <w:pStyle w:val="Normal.0"/>
        <w:jc w:val="left"/>
      </w:pPr>
      <w:r>
        <w:rPr>
          <w:rtl w:val="0"/>
          <w:lang w:val="zh-TW" w:eastAsia="zh-TW"/>
        </w:rPr>
        <w:t>詹姆斯：你是说</w:t>
      </w:r>
      <w:r>
        <w:rPr>
          <w:rFonts w:ascii="Calibri" w:hAnsi="Calibri" w:hint="default"/>
          <w:rtl w:val="0"/>
          <w:lang w:val="en-US"/>
        </w:rPr>
        <w:t>…</w:t>
      </w:r>
      <w:r>
        <w:rPr>
          <w:rtl w:val="0"/>
          <w:lang w:val="zh-TW" w:eastAsia="zh-TW"/>
        </w:rPr>
        <w:t>奥利维亚一直住在这里？这不是杂物间吗？</w:t>
      </w:r>
    </w:p>
    <w:p>
      <w:pPr>
        <w:pStyle w:val="Normal.0"/>
        <w:jc w:val="left"/>
      </w:pPr>
      <w:r>
        <w:rPr>
          <w:rFonts w:ascii="Times New Roman" w:hAnsi="Times New Roman"/>
          <w:outline w:val="0"/>
          <w:color w:val="ff0000"/>
          <w:u w:color="ff0000"/>
          <w:rtl w:val="0"/>
          <w:lang w:val="en-US"/>
          <w14:textFill>
            <w14:solidFill>
              <w14:srgbClr w14:val="FF0000"/>
            </w14:solidFill>
          </w14:textFill>
        </w:rPr>
        <w:t>JAMES: You're saying Olivia has lived here all this time? Isn't this the storage room?</w:t>
      </w:r>
    </w:p>
    <w:p>
      <w:pPr>
        <w:pStyle w:val="Normal.0"/>
      </w:pPr>
      <w:r>
        <w:rPr>
          <w:rtl w:val="0"/>
          <w:lang w:val="en-US"/>
        </w:rPr>
        <w:t>△</w:t>
      </w:r>
      <w:r>
        <w:rPr>
          <w:rtl w:val="0"/>
          <w:lang w:val="zh-TW" w:eastAsia="zh-TW"/>
        </w:rPr>
        <w:t>威尔逊太太点头。</w:t>
      </w:r>
    </w:p>
    <w:p>
      <w:pPr>
        <w:pStyle w:val="Normal.0"/>
        <w:jc w:val="left"/>
        <w:rPr>
          <w:lang w:val="zh-TW" w:eastAsia="zh-TW"/>
        </w:rPr>
      </w:pPr>
      <w:r>
        <w:rPr>
          <w:rtl w:val="0"/>
          <w:lang w:val="zh-TW" w:eastAsia="zh-TW"/>
        </w:rPr>
        <w:t>詹姆斯（声音陡然拔高，带着愤怒和不愿承认的慌乱）：胡闹！我贝内特家这么多房间，难道就没有她住的地方吗？堂堂贝内特家大小姐，住杂物间？她这是在扮可怜给谁看？</w:t>
      </w:r>
    </w:p>
    <w:p>
      <w:pPr>
        <w:pStyle w:val="Normal.0"/>
        <w:jc w:val="left"/>
      </w:pPr>
      <w:r>
        <w:rPr>
          <w:rFonts w:ascii="Times New Roman" w:hAnsi="Times New Roman"/>
          <w:outline w:val="0"/>
          <w:color w:val="ff0000"/>
          <w:u w:color="ff0000"/>
          <w:rtl w:val="0"/>
          <w:lang w:val="en-US"/>
          <w14:textFill>
            <w14:solidFill>
              <w14:srgbClr w14:val="FF0000"/>
            </w14:solidFill>
          </w14:textFill>
        </w:rPr>
        <w:t>JAMES: Nonsense! The Bennett mansion has so many rooms. How could there be nowhere for her? The eldest Bennett daughter living in a storage room? Who is she pretending to be pitiful for?</w:t>
      </w:r>
    </w:p>
    <w:p>
      <w:pPr>
        <w:pStyle w:val="Normal.0"/>
        <w:jc w:val="left"/>
        <w:rPr>
          <w:lang w:val="zh-TW" w:eastAsia="zh-TW"/>
        </w:rPr>
      </w:pPr>
      <w:r>
        <w:rPr>
          <w:rtl w:val="0"/>
          <w:lang w:val="zh-TW" w:eastAsia="zh-TW"/>
        </w:rPr>
        <w:t>威尔逊太太（声音平静，但字字沉重）：大少爷，家里确实没有空的房间了。除了老爷和少爷们的卧室、书房，其他的，要么被改成了二小姐的宠物房，要么是她的衣帽间。</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there truly was no empty room. Apart from you guys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bedrooms and studies, the rest were either made into Miss Savannah's pet rooms or her closet rooms. </w:t>
      </w:r>
    </w:p>
    <w:p>
      <w:pPr>
        <w:pStyle w:val="Normal.0"/>
        <w:jc w:val="left"/>
      </w:pPr>
      <w:r>
        <w:rPr>
          <w:rtl w:val="0"/>
          <w:lang w:val="zh-TW" w:eastAsia="zh-TW"/>
        </w:rPr>
        <w:t>詹姆斯（胸口剧烈起伏，强行辩解）：那</w:t>
      </w:r>
      <w:r>
        <w:rPr>
          <w:rFonts w:ascii="Calibri" w:hAnsi="Calibri" w:hint="default"/>
          <w:rtl w:val="0"/>
          <w:lang w:val="en-US"/>
        </w:rPr>
        <w:t>…</w:t>
      </w:r>
      <w:r>
        <w:rPr>
          <w:rtl w:val="0"/>
          <w:lang w:val="zh-TW" w:eastAsia="zh-TW"/>
        </w:rPr>
        <w:t>那她就不会说吗？长嘴干什么的？她是哑巴吗？她张嘴说，我们还会不给她腾出个房间来？这要传出去，岂不是说我们贝内特家虐待她？她这是存心的，存心败坏我们家的名声！</w:t>
      </w:r>
    </w:p>
    <w:p>
      <w:pPr>
        <w:pStyle w:val="Normal.0"/>
        <w:jc w:val="left"/>
      </w:pPr>
      <w:r>
        <w:rPr>
          <w:rFonts w:ascii="Times New Roman" w:hAnsi="Times New Roman"/>
          <w:outline w:val="0"/>
          <w:color w:val="ff0000"/>
          <w:u w:color="ff0000"/>
          <w:rtl w:val="0"/>
          <w:lang w:val="en-US"/>
          <w14:textFill>
            <w14:solidFill>
              <w14:srgbClr w14:val="FF0000"/>
            </w14:solidFill>
          </w14:textFill>
        </w:rPr>
        <w:t>JAMES: Then... why didn't she say something?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her mouth for? Is she dumb? If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asked, wouldn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t we give her a room? Now people will say the Bennetts abused her. She did this on purpose to ruin our name! </w:t>
      </w:r>
    </w:p>
    <w:p>
      <w:pPr>
        <w:pStyle w:val="Normal.0"/>
        <w:jc w:val="left"/>
        <w:rPr>
          <w:lang w:val="zh-TW" w:eastAsia="zh-TW"/>
        </w:rPr>
      </w:pPr>
      <w:r>
        <w:rPr>
          <w:rtl w:val="0"/>
          <w:lang w:val="zh-TW" w:eastAsia="zh-TW"/>
        </w:rPr>
        <w:t>威尔逊太太（抬起头，看着詹姆斯，眼眶泛红）：少爷，大小姐她，其实说过的。</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Miss Olivia actually did say something.</w:t>
      </w:r>
    </w:p>
    <w:p>
      <w:pPr>
        <w:pStyle w:val="Normal.0"/>
      </w:pPr>
      <w:r>
        <w:rPr>
          <w:rtl w:val="0"/>
          <w:lang w:val="en-US"/>
        </w:rPr>
        <w:t>△</w:t>
      </w:r>
      <w:r>
        <w:rPr>
          <w:rtl w:val="0"/>
          <w:lang w:val="zh-TW" w:eastAsia="zh-TW"/>
        </w:rPr>
        <w:t>詹姆斯闻言一愣。</w:t>
      </w:r>
    </w:p>
    <w:p>
      <w:pPr>
        <w:pStyle w:val="Normal.0"/>
      </w:pPr>
    </w:p>
    <w:p>
      <w:pPr>
        <w:pStyle w:val="Normal.0"/>
        <w:rPr>
          <w:lang w:val="zh-TW" w:eastAsia="zh-TW"/>
        </w:rPr>
      </w:pPr>
      <w:r>
        <w:rPr>
          <w:rtl w:val="0"/>
          <w:lang w:val="zh-TW" w:eastAsia="zh-TW"/>
        </w:rPr>
        <w:t>【闪回】</w:t>
      </w:r>
    </w:p>
    <w:p>
      <w:pPr>
        <w:pStyle w:val="Normal.0"/>
      </w:pPr>
      <w:r>
        <w:rPr>
          <w:rFonts w:ascii="Calibri" w:hAnsi="Calibri"/>
          <w:rtl w:val="0"/>
          <w:lang w:val="en-US"/>
        </w:rPr>
        <w:t xml:space="preserve">19-2 </w:t>
      </w:r>
      <w:r>
        <w:rPr>
          <w:rtl w:val="0"/>
          <w:lang w:val="zh-TW" w:eastAsia="zh-TW"/>
        </w:rPr>
        <w:t>日内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詹姆斯房间</w:t>
      </w:r>
    </w:p>
    <w:p>
      <w:pPr>
        <w:pStyle w:val="Normal.0"/>
        <w:rPr>
          <w:lang w:val="zh-TW" w:eastAsia="zh-TW"/>
        </w:rPr>
      </w:pPr>
      <w:r>
        <w:rPr>
          <w:rtl w:val="0"/>
          <w:lang w:val="zh-TW" w:eastAsia="zh-TW"/>
        </w:rPr>
        <w:t>人物：詹姆斯、奥利维亚</w:t>
      </w:r>
    </w:p>
    <w:p>
      <w:pPr>
        <w:pStyle w:val="Normal.0"/>
      </w:pPr>
      <w:r>
        <w:rPr>
          <w:rtl w:val="0"/>
          <w:lang w:val="en-US"/>
        </w:rPr>
        <w:t>△</w:t>
      </w:r>
      <w:r>
        <w:rPr>
          <w:rtl w:val="0"/>
          <w:lang w:val="zh-TW" w:eastAsia="zh-TW"/>
        </w:rPr>
        <w:t>书房里，詹姆斯坐在办公桌后，低头翻阅文件，眉头紧锁。</w:t>
      </w:r>
    </w:p>
    <w:p>
      <w:pPr>
        <w:pStyle w:val="Normal.0"/>
      </w:pPr>
      <w:r>
        <w:rPr>
          <w:rtl w:val="0"/>
          <w:lang w:val="en-US"/>
        </w:rPr>
        <w:t>△</w:t>
      </w:r>
      <w:r>
        <w:rPr>
          <w:rtl w:val="0"/>
          <w:lang w:val="zh-TW" w:eastAsia="zh-TW"/>
        </w:rPr>
        <w:t>奥利维亚端着一杯咖啡走进来，小心翼翼地将杯子放到桌边。</w:t>
      </w:r>
    </w:p>
    <w:p>
      <w:pPr>
        <w:pStyle w:val="Normal.0"/>
        <w:jc w:val="left"/>
        <w:rPr>
          <w:lang w:val="zh-TW" w:eastAsia="zh-TW"/>
        </w:rPr>
      </w:pPr>
      <w:r>
        <w:rPr>
          <w:rtl w:val="0"/>
          <w:lang w:val="zh-TW" w:eastAsia="zh-TW"/>
        </w:rPr>
        <w:t>奥利维亚（轻声）：大哥，您喝咖啡。</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your coffee.</w:t>
      </w:r>
    </w:p>
    <w:p>
      <w:pPr>
        <w:pStyle w:val="Normal.0"/>
        <w:jc w:val="left"/>
        <w:rPr>
          <w:lang w:val="zh-TW" w:eastAsia="zh-TW"/>
        </w:rPr>
      </w:pPr>
      <w:r>
        <w:rPr>
          <w:rtl w:val="0"/>
          <w:lang w:val="zh-TW" w:eastAsia="zh-TW"/>
        </w:rPr>
        <w:t>詹姆斯（头也不抬，语气冷淡）：放那吧。你可以走了。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Leave it there. You can go.</w:t>
      </w:r>
    </w:p>
    <w:p>
      <w:pPr>
        <w:pStyle w:val="Normal.0"/>
      </w:pPr>
      <w:r>
        <w:rPr>
          <w:rtl w:val="0"/>
          <w:lang w:val="en-US"/>
        </w:rPr>
        <w:t>△</w:t>
      </w:r>
      <w:r>
        <w:rPr>
          <w:rtl w:val="0"/>
          <w:lang w:val="zh-TW" w:eastAsia="zh-TW"/>
        </w:rPr>
        <w:t>奥利维亚站在一旁，手指绞着衣角，嘴唇动了动，却没有离开。</w:t>
      </w:r>
    </w:p>
    <w:p>
      <w:pPr>
        <w:pStyle w:val="Normal.0"/>
      </w:pPr>
      <w:r>
        <w:rPr>
          <w:rtl w:val="0"/>
          <w:lang w:val="en-US"/>
        </w:rPr>
        <w:t>△</w:t>
      </w:r>
      <w:r>
        <w:rPr>
          <w:rtl w:val="0"/>
          <w:lang w:val="zh-TW" w:eastAsia="zh-TW"/>
        </w:rPr>
        <w:t>詹姆斯察觉到她还站着，皱眉抬起头，目光带着不耐烦。</w:t>
      </w:r>
    </w:p>
    <w:p>
      <w:pPr>
        <w:pStyle w:val="Normal.0"/>
        <w:jc w:val="left"/>
        <w:rPr>
          <w:lang w:val="zh-TW" w:eastAsia="zh-TW"/>
        </w:rPr>
      </w:pPr>
      <w:r>
        <w:rPr>
          <w:rtl w:val="0"/>
          <w:lang w:val="zh-TW" w:eastAsia="zh-TW"/>
        </w:rPr>
        <w:t>詹姆斯：怎么还不走？有事？</w:t>
      </w:r>
    </w:p>
    <w:p>
      <w:pPr>
        <w:pStyle w:val="Normal.0"/>
        <w:jc w:val="left"/>
      </w:pPr>
      <w:r>
        <w:rPr>
          <w:rFonts w:ascii="Times New Roman" w:hAnsi="Times New Roman"/>
          <w:outline w:val="0"/>
          <w:color w:val="ff0000"/>
          <w:u w:color="ff0000"/>
          <w:rtl w:val="0"/>
          <w:lang w:val="en-US"/>
          <w14:textFill>
            <w14:solidFill>
              <w14:srgbClr w14:val="FF0000"/>
            </w14:solidFill>
          </w14:textFill>
        </w:rPr>
        <w:t>JAMES: Why are you still here? Something wrong?</w:t>
      </w:r>
    </w:p>
    <w:p>
      <w:pPr>
        <w:pStyle w:val="Normal.0"/>
        <w:jc w:val="left"/>
      </w:pPr>
      <w:r>
        <w:rPr>
          <w:rtl w:val="0"/>
          <w:lang w:val="zh-TW" w:eastAsia="zh-TW"/>
        </w:rPr>
        <w:t>奥利维亚（鼓起勇气，声音很小）：大哥</w:t>
      </w:r>
      <w:r>
        <w:rPr>
          <w:rFonts w:ascii="Calibri" w:hAnsi="Calibri" w:hint="default"/>
          <w:rtl w:val="0"/>
          <w:lang w:val="en-US"/>
        </w:rPr>
        <w:t>…</w:t>
      </w:r>
      <w:r>
        <w:rPr>
          <w:rtl w:val="0"/>
          <w:lang w:val="zh-TW" w:eastAsia="zh-TW"/>
        </w:rPr>
        <w:t>那个</w:t>
      </w:r>
      <w:r>
        <w:rPr>
          <w:rFonts w:ascii="Calibri" w:hAnsi="Calibri" w:hint="default"/>
          <w:rtl w:val="0"/>
          <w:lang w:val="en-US"/>
        </w:rPr>
        <w:t>…</w:t>
      </w:r>
      <w:r>
        <w:rPr>
          <w:rtl w:val="0"/>
          <w:lang w:val="zh-TW" w:eastAsia="zh-TW"/>
        </w:rPr>
        <w:t>我想换个大点的房间住。</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um... I want to move into a bigger room.</w:t>
      </w:r>
    </w:p>
    <w:p>
      <w:pPr>
        <w:pStyle w:val="Normal.0"/>
        <w:jc w:val="left"/>
        <w:rPr>
          <w:lang w:val="zh-TW" w:eastAsia="zh-TW"/>
        </w:rPr>
      </w:pPr>
      <w:r>
        <w:rPr>
          <w:rtl w:val="0"/>
          <w:lang w:val="zh-TW" w:eastAsia="zh-TW"/>
        </w:rPr>
        <w:t>詹姆斯（放下笔，靠在椅背上，嘴角勾起一丝讥讽的笑）：怎么，嫌弃我贝内特家给你住的地方差了？那把我的房间给你住如何？还不满意的话，那就让咱爸妈从他们的房间搬出来，给你这个公主住？</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the Bennett mansion isn't good enough for you? Should I give you my room? If that's still not enough, should Mom and Dad move out of theirs for you, princess?</w:t>
      </w:r>
    </w:p>
    <w:p>
      <w:pPr>
        <w:pStyle w:val="Normal.0"/>
      </w:pPr>
      <w:r>
        <w:rPr>
          <w:rtl w:val="0"/>
          <w:lang w:val="en-US"/>
        </w:rPr>
        <w:t>△</w:t>
      </w:r>
      <w:r>
        <w:rPr>
          <w:rtl w:val="0"/>
          <w:lang w:val="zh-TW" w:eastAsia="zh-TW"/>
        </w:rPr>
        <w:t>奥利维亚的脸色瞬间变得煞白，眼眶一下子就红了。</w:t>
      </w:r>
    </w:p>
    <w:p>
      <w:pPr>
        <w:pStyle w:val="Normal.0"/>
      </w:pPr>
    </w:p>
    <w:p>
      <w:pPr>
        <w:pStyle w:val="Normal.0"/>
        <w:ind w:firstLine="0"/>
      </w:pPr>
    </w:p>
    <w:p>
      <w:pPr>
        <w:pStyle w:val="Normal.0"/>
        <w:rPr>
          <w:lang w:val="zh-TW" w:eastAsia="zh-TW"/>
        </w:rPr>
      </w:pPr>
      <w:r>
        <w:rPr>
          <w:rtl w:val="0"/>
          <w:lang w:val="zh-TW" w:eastAsia="zh-TW"/>
        </w:rPr>
        <w:t>第二十集</w:t>
      </w:r>
    </w:p>
    <w:p>
      <w:pPr>
        <w:pStyle w:val="Normal.0"/>
      </w:pPr>
      <w:r>
        <w:rPr>
          <w:rFonts w:ascii="Calibri" w:hAnsi="Calibri"/>
          <w:rtl w:val="0"/>
          <w:lang w:val="en-US"/>
        </w:rPr>
        <w:t xml:space="preserve">20-1 </w:t>
      </w:r>
      <w:r>
        <w:rPr>
          <w:rtl w:val="0"/>
          <w:lang w:val="zh-TW" w:eastAsia="zh-TW"/>
        </w:rPr>
        <w:t>日内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詹姆斯房间</w:t>
      </w:r>
    </w:p>
    <w:p>
      <w:pPr>
        <w:pStyle w:val="Normal.0"/>
        <w:rPr>
          <w:lang w:val="zh-TW" w:eastAsia="zh-TW"/>
        </w:rPr>
      </w:pPr>
      <w:r>
        <w:rPr>
          <w:rtl w:val="0"/>
          <w:lang w:val="zh-TW" w:eastAsia="zh-TW"/>
        </w:rPr>
        <w:t>人物：詹姆斯、奥利维亚、威尔逊太太</w:t>
      </w:r>
    </w:p>
    <w:p>
      <w:pPr>
        <w:pStyle w:val="Normal.0"/>
        <w:jc w:val="left"/>
      </w:pPr>
      <w:r>
        <w:rPr>
          <w:rtl w:val="0"/>
          <w:lang w:val="zh-TW" w:eastAsia="zh-TW"/>
        </w:rPr>
        <w:t>奥利维亚（慌乱地摆手，声音带着哭腔）：大哥，我</w:t>
      </w:r>
      <w:r>
        <w:rPr>
          <w:rFonts w:ascii="Calibri" w:hAnsi="Calibri" w:hint="default"/>
          <w:rtl w:val="0"/>
          <w:lang w:val="en-US"/>
        </w:rPr>
        <w:t>…</w:t>
      </w:r>
      <w:r>
        <w:rPr>
          <w:rtl w:val="0"/>
          <w:lang w:val="zh-TW" w:eastAsia="zh-TW"/>
        </w:rPr>
        <w:t>我不是这个意思</w:t>
      </w:r>
      <w:r>
        <w:rPr>
          <w:rFonts w:ascii="Calibri" w:hAnsi="Calibri" w:hint="default"/>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I... I didn't mean that.</w:t>
      </w:r>
    </w:p>
    <w:p>
      <w:pPr>
        <w:pStyle w:val="Normal.0"/>
        <w:jc w:val="left"/>
        <w:rPr>
          <w:lang w:val="zh-TW" w:eastAsia="zh-TW"/>
        </w:rPr>
      </w:pPr>
      <w:r>
        <w:rPr>
          <w:rtl w:val="0"/>
          <w:lang w:val="zh-TW" w:eastAsia="zh-TW"/>
        </w:rPr>
        <w:t>詹姆斯（冷冷地打断）：不是这个意思是什么意思？刚把你接回来几天啊，就开始挑三拣四了？一身的臭毛病。怎么，住在家里，亏待你了？你看看萨凡纳，可曾跟我要过什么东西？</w:t>
      </w:r>
    </w:p>
    <w:p>
      <w:pPr>
        <w:pStyle w:val="Normal.0"/>
        <w:jc w:val="left"/>
      </w:pPr>
      <w:r>
        <w:rPr>
          <w:rFonts w:ascii="Times New Roman" w:hAnsi="Times New Roman"/>
          <w:outline w:val="0"/>
          <w:color w:val="ff0000"/>
          <w:u w:color="ff0000"/>
          <w:rtl w:val="0"/>
          <w:lang w:val="en-US"/>
          <w14:textFill>
            <w14:solidFill>
              <w14:srgbClr w14:val="FF0000"/>
            </w14:solidFill>
          </w14:textFill>
        </w:rPr>
        <w:t>JAMES: If not that, then what? You just came back and you're already picky? Full of bad habits. Are we mistreating you here? Look at Savannah. Has she ever asked me for anything?</w:t>
      </w:r>
    </w:p>
    <w:p>
      <w:pPr>
        <w:pStyle w:val="Normal.0"/>
      </w:pPr>
      <w:r>
        <w:rPr>
          <w:rtl w:val="0"/>
          <w:lang w:val="en-US"/>
        </w:rPr>
        <w:t>△</w:t>
      </w:r>
      <w:r>
        <w:rPr>
          <w:rtl w:val="0"/>
          <w:lang w:val="zh-TW" w:eastAsia="zh-TW"/>
        </w:rPr>
        <w:t>奥利维亚咬着嘴唇，眼泪在眼眶里打转，不敢落下。</w:t>
      </w:r>
    </w:p>
    <w:p>
      <w:pPr>
        <w:pStyle w:val="Normal.0"/>
        <w:jc w:val="left"/>
        <w:rPr>
          <w:lang w:val="zh-TW" w:eastAsia="zh-TW"/>
        </w:rPr>
      </w:pPr>
      <w:r>
        <w:rPr>
          <w:rtl w:val="0"/>
          <w:lang w:val="zh-TW" w:eastAsia="zh-TW"/>
        </w:rPr>
        <w:t>詹姆斯：我贝内特家家风清明，最忌骄奢淫逸。如果你以为回到贝内特家就可以贪图享乐的话，那你可以滚回你的福利院了。我贝内特家，容不下纨绔子弟！</w:t>
      </w:r>
    </w:p>
    <w:p>
      <w:pPr>
        <w:pStyle w:val="Normal.0"/>
        <w:jc w:val="left"/>
      </w:pPr>
      <w:r>
        <w:rPr>
          <w:rFonts w:ascii="Times New Roman" w:hAnsi="Times New Roman"/>
          <w:outline w:val="0"/>
          <w:color w:val="ff0000"/>
          <w:u w:color="ff0000"/>
          <w:rtl w:val="0"/>
          <w:lang w:val="en-US"/>
          <w14:textFill>
            <w14:solidFill>
              <w14:srgbClr w14:val="FF0000"/>
            </w14:solidFill>
          </w14:textFill>
        </w:rPr>
        <w:t>JAMES:The Bennetts have standards. We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tolerate extravagance or indulgence. If you came back here for comfort and luxury, go back to your orphanage. We have no room for spoiled brats!</w:t>
      </w:r>
    </w:p>
    <w:p>
      <w:pPr>
        <w:pStyle w:val="Normal.0"/>
      </w:pPr>
      <w:r>
        <w:rPr>
          <w:rtl w:val="0"/>
          <w:lang w:val="en-US"/>
        </w:rPr>
        <w:t>△</w:t>
      </w:r>
      <w:r>
        <w:rPr>
          <w:rtl w:val="0"/>
          <w:lang w:val="zh-TW" w:eastAsia="zh-TW"/>
        </w:rPr>
        <w:t>奥利维亚终于低下头，眼泪无声地滑落。</w:t>
      </w:r>
    </w:p>
    <w:p>
      <w:pPr>
        <w:pStyle w:val="Normal.0"/>
        <w:jc w:val="left"/>
      </w:pPr>
      <w:r>
        <w:rPr>
          <w:rtl w:val="0"/>
          <w:lang w:val="zh-TW" w:eastAsia="zh-TW"/>
        </w:rPr>
        <w:t>奥利维亚（声音颤抖）：大哥</w:t>
      </w:r>
      <w:r>
        <w:rPr>
          <w:rFonts w:ascii="Calibri" w:hAnsi="Calibri" w:hint="default"/>
          <w:rtl w:val="0"/>
          <w:lang w:val="en-US"/>
        </w:rPr>
        <w:t>……</w:t>
      </w:r>
      <w:r>
        <w:rPr>
          <w:rtl w:val="0"/>
          <w:lang w:val="zh-TW" w:eastAsia="zh-TW"/>
        </w:rPr>
        <w:t>我知道错了。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James... I was wrong.</w:t>
      </w:r>
    </w:p>
    <w:p>
      <w:pPr>
        <w:pStyle w:val="Normal.0"/>
      </w:pPr>
      <w:r>
        <w:rPr>
          <w:rtl w:val="0"/>
          <w:lang w:val="en-US"/>
        </w:rPr>
        <w:t>△</w:t>
      </w:r>
      <w:r>
        <w:rPr>
          <w:rtl w:val="0"/>
          <w:lang w:val="zh-TW" w:eastAsia="zh-TW"/>
        </w:rPr>
        <w:t>奥利维亚哭着走出书房。</w:t>
      </w:r>
    </w:p>
    <w:p>
      <w:pPr>
        <w:pStyle w:val="Normal.0"/>
      </w:pPr>
      <w:r>
        <w:rPr>
          <w:rtl w:val="0"/>
          <w:lang w:val="en-US"/>
        </w:rPr>
        <w:t>△</w:t>
      </w:r>
      <w:r>
        <w:rPr>
          <w:rtl w:val="0"/>
          <w:lang w:val="zh-TW" w:eastAsia="zh-TW"/>
        </w:rPr>
        <w:t>门口，正在拖地的威尔逊太太抬起头，心疼地看着她的背影，又转头看向书房里一脸冷漠的詹姆斯，欲言又止。</w:t>
      </w:r>
    </w:p>
    <w:p>
      <w:pPr>
        <w:pStyle w:val="Normal.0"/>
        <w:rPr>
          <w:lang w:val="zh-TW" w:eastAsia="zh-TW"/>
        </w:rPr>
      </w:pPr>
      <w:r>
        <w:rPr>
          <w:rtl w:val="0"/>
          <w:lang w:val="zh-TW" w:eastAsia="zh-TW"/>
        </w:rPr>
        <w:t>【闪回结束】</w:t>
      </w:r>
    </w:p>
    <w:p>
      <w:pPr>
        <w:pStyle w:val="Normal.0"/>
      </w:pPr>
    </w:p>
    <w:p>
      <w:pPr>
        <w:pStyle w:val="Normal.0"/>
      </w:pPr>
      <w:r>
        <w:rPr>
          <w:rFonts w:ascii="Calibri" w:hAnsi="Calibri"/>
          <w:rtl w:val="0"/>
          <w:lang w:val="en-US"/>
        </w:rPr>
        <w:t xml:space="preserve">20-2 </w:t>
      </w:r>
      <w:r>
        <w:rPr>
          <w:rtl w:val="0"/>
          <w:lang w:val="zh-TW" w:eastAsia="zh-TW"/>
        </w:rPr>
        <w:t>夜内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储物间门前</w:t>
      </w:r>
    </w:p>
    <w:p>
      <w:pPr>
        <w:pStyle w:val="Normal.0"/>
        <w:rPr>
          <w:lang w:val="zh-TW" w:eastAsia="zh-TW"/>
        </w:rPr>
      </w:pPr>
      <w:r>
        <w:rPr>
          <w:rtl w:val="0"/>
          <w:lang w:val="zh-TW" w:eastAsia="zh-TW"/>
        </w:rPr>
        <w:t>人物：詹姆斯、威尔逊太太</w:t>
      </w:r>
    </w:p>
    <w:p>
      <w:pPr>
        <w:pStyle w:val="Normal.0"/>
      </w:pPr>
      <w:r>
        <w:rPr>
          <w:rtl w:val="0"/>
          <w:lang w:val="en-US"/>
        </w:rPr>
        <w:t>△</w:t>
      </w:r>
      <w:r>
        <w:rPr>
          <w:rtl w:val="0"/>
          <w:lang w:val="zh-TW" w:eastAsia="zh-TW"/>
        </w:rPr>
        <w:t>詹姆斯站在原地，脸上的表情从愤怒变成了愧疚。</w:t>
      </w:r>
    </w:p>
    <w:p>
      <w:pPr>
        <w:pStyle w:val="Normal.0"/>
      </w:pPr>
      <w:r>
        <w:rPr>
          <w:rtl w:val="0"/>
          <w:lang w:val="en-US"/>
        </w:rPr>
        <w:t>△</w:t>
      </w:r>
      <w:r>
        <w:rPr>
          <w:rtl w:val="0"/>
          <w:lang w:val="zh-TW" w:eastAsia="zh-TW"/>
        </w:rPr>
        <w:t>他缓缓蹲下身，伸手摸了摸地上那床老旧被子的边角。被子洗得发白，边角已经磨破，露出里面的棉絮。</w:t>
      </w:r>
    </w:p>
    <w:p>
      <w:pPr>
        <w:pStyle w:val="Normal.0"/>
      </w:pPr>
      <w:r>
        <w:rPr>
          <w:rtl w:val="0"/>
          <w:lang w:val="en-US"/>
        </w:rPr>
        <w:t>△</w:t>
      </w:r>
      <w:r>
        <w:rPr>
          <w:rtl w:val="0"/>
          <w:lang w:val="zh-TW" w:eastAsia="zh-TW"/>
        </w:rPr>
        <w:t>威尔逊太太站在他身后。</w:t>
      </w:r>
    </w:p>
    <w:p>
      <w:pPr>
        <w:pStyle w:val="Normal.0"/>
        <w:jc w:val="left"/>
        <w:rPr>
          <w:lang w:val="zh-TW" w:eastAsia="zh-TW"/>
        </w:rPr>
      </w:pPr>
      <w:r>
        <w:rPr>
          <w:rtl w:val="0"/>
          <w:lang w:val="zh-TW" w:eastAsia="zh-TW"/>
        </w:rPr>
        <w:t>威尔逊太太：若不是在这里感受不到家人的温暖，小姐她又怎会断绝关系离开？小姐她一直都是渴望被爱、渴望被关怀的人。而且，哪怕已下定决心离开，小姐还为大少爷您，求来了一亿融资。</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If Miss hadn't felt no warmth from this family, why would she cut ties and leave? She always wanted love and care. And even after deciding to leave, she still secured a hundred-million investment for you.</w:t>
      </w:r>
    </w:p>
    <w:p>
      <w:pPr>
        <w:pStyle w:val="Normal.0"/>
        <w:jc w:val="left"/>
        <w:rPr>
          <w:lang w:val="zh-TW" w:eastAsia="zh-TW"/>
        </w:rPr>
      </w:pPr>
      <w:r>
        <w:rPr>
          <w:rtl w:val="0"/>
          <w:lang w:val="zh-TW" w:eastAsia="zh-TW"/>
        </w:rPr>
        <w:t>詹姆斯（一惊，猛地看向威尔逊太太）：你说什么？一亿融资，那不是萨凡纳为我求来的吗？</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did you say? That hundred-million investment wasn't from Savannah?</w:t>
      </w:r>
    </w:p>
    <w:p>
      <w:pPr>
        <w:pStyle w:val="Normal.0"/>
        <w:jc w:val="left"/>
        <w:rPr>
          <w:lang w:val="zh-TW" w:eastAsia="zh-TW"/>
        </w:rPr>
      </w:pPr>
      <w:r>
        <w:rPr>
          <w:rtl w:val="0"/>
          <w:lang w:val="zh-TW" w:eastAsia="zh-TW"/>
        </w:rPr>
        <w:t>威尔逊太太：是不是大小姐，少爷只需要查一下，是否来自于哈灵顿家族便知道。</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You only need to check whether the funds is from the Harrington family.</w:t>
      </w:r>
    </w:p>
    <w:p>
      <w:pPr>
        <w:pStyle w:val="Normal.0"/>
      </w:pPr>
      <w:r>
        <w:rPr>
          <w:rtl w:val="0"/>
          <w:lang w:val="en-US"/>
        </w:rPr>
        <w:t>△</w:t>
      </w:r>
      <w:r>
        <w:rPr>
          <w:rtl w:val="0"/>
          <w:lang w:val="zh-TW" w:eastAsia="zh-TW"/>
        </w:rPr>
        <w:t>詹姆斯立刻拿出手机打了电话出去。</w:t>
      </w:r>
    </w:p>
    <w:p>
      <w:pPr>
        <w:pStyle w:val="Normal.0"/>
        <w:jc w:val="left"/>
        <w:rPr>
          <w:lang w:val="zh-TW" w:eastAsia="zh-TW"/>
        </w:rPr>
      </w:pPr>
      <w:r>
        <w:rPr>
          <w:rtl w:val="0"/>
          <w:lang w:val="zh-TW" w:eastAsia="zh-TW"/>
        </w:rPr>
        <w:t>詹姆斯（对着电话）：杰斐逊，立刻帮我查一下之前那一亿融资的资金来源。</w:t>
      </w:r>
    </w:p>
    <w:p>
      <w:pPr>
        <w:pStyle w:val="Normal.0"/>
        <w:jc w:val="left"/>
      </w:pPr>
      <w:r>
        <w:rPr>
          <w:rFonts w:ascii="Times New Roman" w:hAnsi="Times New Roman"/>
          <w:outline w:val="0"/>
          <w:color w:val="ff0000"/>
          <w:u w:color="ff0000"/>
          <w:rtl w:val="0"/>
          <w:lang w:val="en-US"/>
          <w14:textFill>
            <w14:solidFill>
              <w14:srgbClr w14:val="FF0000"/>
            </w14:solidFill>
          </w14:textFill>
        </w:rPr>
        <w:t>JAMES: Jefferson, check the source of that hundred-million investment immediately.</w:t>
      </w:r>
    </w:p>
    <w:p>
      <w:pPr>
        <w:pStyle w:val="Normal.0"/>
        <w:jc w:val="left"/>
        <w:rPr>
          <w:lang w:val="zh-TW" w:eastAsia="zh-TW"/>
        </w:rPr>
      </w:pPr>
      <w:r>
        <w:rPr>
          <w:rtl w:val="0"/>
          <w:lang w:val="zh-TW" w:eastAsia="zh-TW"/>
        </w:rPr>
        <w:t>电话那头（清晰而肯定）：大少爷，我早已查过，那一亿融资，来自于哈灵顿家族。</w:t>
      </w:r>
    </w:p>
    <w:p>
      <w:pPr>
        <w:pStyle w:val="Normal.0"/>
        <w:jc w:val="left"/>
      </w:pPr>
      <w:r>
        <w:rPr>
          <w:rFonts w:ascii="Times New Roman" w:hAnsi="Times New Roman"/>
          <w:outline w:val="0"/>
          <w:color w:val="ff0000"/>
          <w:u w:color="ff0000"/>
          <w:rtl w:val="0"/>
          <w:lang w:val="en-US"/>
          <w14:textFill>
            <w14:solidFill>
              <w14:srgbClr w14:val="FF0000"/>
            </w14:solidFill>
          </w14:textFill>
        </w:rPr>
        <w:t>VOICE ON PHONE: Sir I already checked. The hundred million came from the Harrington family.</w:t>
      </w:r>
    </w:p>
    <w:p>
      <w:pPr>
        <w:pStyle w:val="Normal.0"/>
      </w:pPr>
      <w:r>
        <w:rPr>
          <w:rtl w:val="0"/>
          <w:lang w:val="en-US"/>
        </w:rPr>
        <w:t>△</w:t>
      </w:r>
      <w:r>
        <w:rPr>
          <w:rtl w:val="0"/>
          <w:lang w:val="zh-TW" w:eastAsia="zh-TW"/>
        </w:rPr>
        <w:t>詹姆斯握着手机的手猛地一颤，整个人踉跄后退了一步。</w:t>
      </w:r>
    </w:p>
    <w:p>
      <w:pPr>
        <w:pStyle w:val="Normal.0"/>
      </w:pPr>
      <w:r>
        <w:rPr>
          <w:rtl w:val="0"/>
          <w:lang w:val="en-US"/>
        </w:rPr>
        <w:t>△</w:t>
      </w:r>
      <w:r>
        <w:rPr>
          <w:rtl w:val="0"/>
          <w:lang w:val="zh-TW" w:eastAsia="zh-TW"/>
        </w:rPr>
        <w:t>威尔逊太太赶紧上前扶住他。</w:t>
      </w:r>
    </w:p>
    <w:p>
      <w:pPr>
        <w:pStyle w:val="Normal.0"/>
        <w:jc w:val="left"/>
        <w:rPr>
          <w:lang w:val="zh-TW" w:eastAsia="zh-TW"/>
        </w:rPr>
      </w:pPr>
      <w:r>
        <w:rPr>
          <w:rtl w:val="0"/>
          <w:lang w:val="zh-TW" w:eastAsia="zh-TW"/>
        </w:rPr>
        <w:t>威尔逊太太（急切）：大少爷，您没事吧？</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Sir, are you all right?</w:t>
      </w:r>
    </w:p>
    <w:p>
      <w:pPr>
        <w:pStyle w:val="Normal.0"/>
        <w:jc w:val="left"/>
        <w:rPr>
          <w:lang w:val="zh-TW" w:eastAsia="zh-TW"/>
        </w:rPr>
      </w:pPr>
      <w:r>
        <w:rPr>
          <w:rtl w:val="0"/>
          <w:lang w:val="zh-TW" w:eastAsia="zh-TW"/>
        </w:rPr>
        <w:t>詹姆斯：竟真的是奥利维亚，卖身换来的。</w:t>
      </w:r>
    </w:p>
    <w:p>
      <w:pPr>
        <w:pStyle w:val="Normal.0"/>
        <w:jc w:val="left"/>
      </w:pPr>
      <w:r>
        <w:rPr>
          <w:rFonts w:ascii="Times New Roman" w:hAnsi="Times New Roman"/>
          <w:outline w:val="0"/>
          <w:color w:val="ff0000"/>
          <w:u w:color="ff0000"/>
          <w:rtl w:val="0"/>
          <w:lang w:val="en-US"/>
          <w14:textFill>
            <w14:solidFill>
              <w14:srgbClr w14:val="FF0000"/>
            </w14:solidFill>
          </w14:textFill>
        </w:rPr>
        <w:t>JAMES: It really was Olivia... She traded herself for it.</w:t>
      </w:r>
    </w:p>
    <w:p>
      <w:pPr>
        <w:pStyle w:val="Normal.0"/>
      </w:pPr>
      <w:r>
        <w:rPr>
          <w:rtl w:val="0"/>
          <w:lang w:val="en-US"/>
        </w:rPr>
        <w:t>△</w:t>
      </w:r>
      <w:r>
        <w:rPr>
          <w:rtl w:val="0"/>
          <w:lang w:val="zh-TW" w:eastAsia="zh-TW"/>
        </w:rPr>
        <w:t>詹姆斯闭上眼睛，眼泪从眼角无声滑落。</w:t>
      </w:r>
    </w:p>
    <w:p>
      <w:pPr>
        <w:pStyle w:val="Normal.0"/>
      </w:pPr>
      <w:r>
        <w:rPr>
          <w:rtl w:val="0"/>
          <w:lang w:val="en-US"/>
        </w:rPr>
        <w:t>△</w:t>
      </w:r>
      <w:r>
        <w:rPr>
          <w:rtl w:val="0"/>
          <w:lang w:val="zh-TW" w:eastAsia="zh-TW"/>
        </w:rPr>
        <w:t>而后，眼眶通红的詹姆斯，看向威尔逊太太。</w:t>
      </w:r>
    </w:p>
    <w:p>
      <w:pPr>
        <w:pStyle w:val="Normal.0"/>
        <w:jc w:val="left"/>
        <w:rPr>
          <w:lang w:val="zh-TW" w:eastAsia="zh-TW"/>
        </w:rPr>
      </w:pPr>
      <w:r>
        <w:rPr>
          <w:rtl w:val="0"/>
          <w:lang w:val="zh-TW" w:eastAsia="zh-TW"/>
        </w:rPr>
        <w:t>詹姆斯：威尔逊太太，你说得对。这些年，我们忽略了她，太多太多。</w:t>
      </w:r>
    </w:p>
    <w:p>
      <w:pPr>
        <w:pStyle w:val="Normal.0"/>
        <w:jc w:val="left"/>
      </w:pPr>
      <w:r>
        <w:rPr>
          <w:rFonts w:ascii="Times New Roman" w:hAnsi="Times New Roman"/>
          <w:outline w:val="0"/>
          <w:color w:val="ff0000"/>
          <w:u w:color="ff0000"/>
          <w:rtl w:val="0"/>
          <w:lang w:val="en-US"/>
          <w14:textFill>
            <w14:solidFill>
              <w14:srgbClr w14:val="FF0000"/>
            </w14:solidFill>
          </w14:textFill>
        </w:rPr>
        <w:t>JAMES: Mrs. Wilson, you were right. All these years, we neglected her far too much.</w:t>
      </w:r>
    </w:p>
    <w:p>
      <w:pPr>
        <w:pStyle w:val="Normal.0"/>
      </w:pPr>
      <w:r>
        <w:rPr>
          <w:rtl w:val="0"/>
          <w:lang w:val="en-US"/>
        </w:rPr>
        <w:t>△</w:t>
      </w:r>
      <w:r>
        <w:rPr>
          <w:rtl w:val="0"/>
          <w:lang w:val="zh-TW" w:eastAsia="zh-TW"/>
        </w:rPr>
        <w:t>他顿了顿，声音从喉咙里挤出来。</w:t>
      </w:r>
    </w:p>
    <w:p>
      <w:pPr>
        <w:pStyle w:val="Normal.0"/>
        <w:jc w:val="left"/>
        <w:rPr>
          <w:lang w:val="zh-TW" w:eastAsia="zh-TW"/>
        </w:rPr>
      </w:pPr>
      <w:r>
        <w:rPr>
          <w:rtl w:val="0"/>
          <w:lang w:val="zh-TW" w:eastAsia="zh-TW"/>
        </w:rPr>
        <w:t>詹姆斯：是我们，对不起她。</w:t>
      </w:r>
    </w:p>
    <w:p>
      <w:pPr>
        <w:pStyle w:val="Normal.0"/>
        <w:jc w:val="left"/>
      </w:pPr>
      <w:r>
        <w:rPr>
          <w:rFonts w:ascii="Times New Roman" w:hAnsi="Times New Roman"/>
          <w:outline w:val="0"/>
          <w:color w:val="ff0000"/>
          <w:u w:color="ff0000"/>
          <w:rtl w:val="0"/>
          <w:lang w:val="en-US"/>
          <w14:textFill>
            <w14:solidFill>
              <w14:srgbClr w14:val="FF0000"/>
            </w14:solidFill>
          </w14:textFill>
        </w:rPr>
        <w:t>JAMES: We are the ones who failed her.</w:t>
      </w:r>
    </w:p>
    <w:p>
      <w:pPr>
        <w:pStyle w:val="Normal.0"/>
      </w:pPr>
    </w:p>
    <w:p>
      <w:pPr>
        <w:pStyle w:val="Normal.0"/>
      </w:pPr>
    </w:p>
    <w:p>
      <w:pPr>
        <w:pStyle w:val="Normal.0"/>
        <w:rPr>
          <w:lang w:val="zh-TW" w:eastAsia="zh-TW"/>
        </w:rPr>
      </w:pPr>
      <w:r>
        <w:rPr>
          <w:rtl w:val="0"/>
          <w:lang w:val="zh-TW" w:eastAsia="zh-TW"/>
        </w:rPr>
        <w:t>第二十一集</w:t>
      </w:r>
    </w:p>
    <w:p>
      <w:pPr>
        <w:pStyle w:val="Normal.0"/>
      </w:pPr>
      <w:r>
        <w:rPr>
          <w:rFonts w:ascii="Calibri" w:hAnsi="Calibri"/>
          <w:rtl w:val="0"/>
          <w:lang w:val="en-US"/>
        </w:rPr>
        <w:t xml:space="preserve">21-1 </w:t>
      </w:r>
      <w:r>
        <w:rPr>
          <w:rtl w:val="0"/>
          <w:lang w:val="zh-TW" w:eastAsia="zh-TW"/>
        </w:rPr>
        <w:t>日内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餐厅</w:t>
      </w:r>
    </w:p>
    <w:p>
      <w:pPr>
        <w:pStyle w:val="Normal.0"/>
        <w:rPr>
          <w:lang w:val="zh-TW" w:eastAsia="zh-TW"/>
        </w:rPr>
      </w:pPr>
      <w:r>
        <w:rPr>
          <w:rtl w:val="0"/>
          <w:lang w:val="zh-TW" w:eastAsia="zh-TW"/>
        </w:rPr>
        <w:t>人物：理查德、凯瑟琳、詹姆斯、本杰明、萨凡纳</w:t>
      </w:r>
    </w:p>
    <w:p>
      <w:pPr>
        <w:pStyle w:val="Normal.0"/>
      </w:pPr>
      <w:r>
        <w:rPr>
          <w:rtl w:val="0"/>
          <w:lang w:val="en-US"/>
        </w:rPr>
        <w:t>△</w:t>
      </w:r>
      <w:r>
        <w:rPr>
          <w:rtl w:val="0"/>
          <w:lang w:val="zh-TW" w:eastAsia="zh-TW"/>
        </w:rPr>
        <w:t>贝内特家人围坐在桌前吃饭。</w:t>
      </w:r>
    </w:p>
    <w:p>
      <w:pPr>
        <w:pStyle w:val="Normal.0"/>
      </w:pPr>
      <w:r>
        <w:rPr>
          <w:rtl w:val="0"/>
          <w:lang w:val="en-US"/>
        </w:rPr>
        <w:t>△</w:t>
      </w:r>
      <w:r>
        <w:rPr>
          <w:rtl w:val="0"/>
          <w:lang w:val="zh-TW" w:eastAsia="zh-TW"/>
        </w:rPr>
        <w:t>凯瑟琳将切好的果盘，端到萨凡纳身旁。</w:t>
      </w:r>
    </w:p>
    <w:p>
      <w:pPr>
        <w:pStyle w:val="Normal.0"/>
        <w:jc w:val="left"/>
        <w:rPr>
          <w:lang w:val="zh-TW" w:eastAsia="zh-TW"/>
        </w:rPr>
      </w:pPr>
      <w:r>
        <w:rPr>
          <w:rtl w:val="0"/>
          <w:lang w:val="zh-TW" w:eastAsia="zh-TW"/>
        </w:rPr>
        <w:t>凯瑟琳：萨凡纳，吃点水果。</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Savannah, have some fruit.</w:t>
      </w:r>
    </w:p>
    <w:p>
      <w:pPr>
        <w:pStyle w:val="Normal.0"/>
        <w:jc w:val="left"/>
        <w:rPr>
          <w:lang w:val="zh-TW" w:eastAsia="zh-TW"/>
        </w:rPr>
      </w:pPr>
      <w:r>
        <w:rPr>
          <w:rtl w:val="0"/>
          <w:lang w:val="zh-TW" w:eastAsia="zh-TW"/>
        </w:rPr>
        <w:t>萨凡纳：谢妈妈。</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Thank you, Mom.</w:t>
      </w:r>
    </w:p>
    <w:p>
      <w:pPr>
        <w:pStyle w:val="Normal.0"/>
      </w:pPr>
      <w:r>
        <w:rPr>
          <w:rtl w:val="0"/>
          <w:lang w:val="en-US"/>
        </w:rPr>
        <w:t>△</w:t>
      </w:r>
      <w:r>
        <w:rPr>
          <w:rtl w:val="0"/>
          <w:lang w:val="zh-TW" w:eastAsia="zh-TW"/>
        </w:rPr>
        <w:t>本杰明从口袋里掏出一个小礼盒，推到萨凡纳面前。</w:t>
      </w:r>
    </w:p>
    <w:p>
      <w:pPr>
        <w:pStyle w:val="Normal.0"/>
        <w:jc w:val="left"/>
        <w:rPr>
          <w:lang w:val="zh-TW" w:eastAsia="zh-TW"/>
        </w:rPr>
      </w:pPr>
      <w:r>
        <w:rPr>
          <w:rtl w:val="0"/>
          <w:lang w:val="zh-TW" w:eastAsia="zh-TW"/>
        </w:rPr>
        <w:t>本杰明：妹妹，路上看到个项链，感觉跟你很配，就给你买了。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Savannah, I saw a necklace on the way. It felt perfect for you, so I bought it.</w:t>
      </w:r>
    </w:p>
    <w:p>
      <w:pPr>
        <w:pStyle w:val="Normal.0"/>
        <w:jc w:val="left"/>
        <w:rPr>
          <w:lang w:val="zh-TW" w:eastAsia="zh-TW"/>
        </w:rPr>
      </w:pPr>
      <w:r>
        <w:rPr>
          <w:rtl w:val="0"/>
          <w:lang w:val="zh-TW" w:eastAsia="zh-TW"/>
        </w:rPr>
        <w:t>萨凡纳（接过，欢喜）：谢谢二哥。</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Thank you, Benjamin.</w:t>
      </w:r>
    </w:p>
    <w:p>
      <w:pPr>
        <w:pStyle w:val="Normal.0"/>
        <w:jc w:val="left"/>
        <w:rPr>
          <w:lang w:val="zh-TW" w:eastAsia="zh-TW"/>
        </w:rPr>
      </w:pPr>
      <w:r>
        <w:rPr>
          <w:rtl w:val="0"/>
          <w:lang w:val="zh-TW" w:eastAsia="zh-TW"/>
        </w:rPr>
        <w:t>理查德（放下刀叉，擦了擦嘴，看着萨凡纳）：萨凡纳，过些日子，你就大学毕业了吧？可以着手接受家族生意了，到时候，我会让董事会破格任命你为集团总经理。</w:t>
      </w:r>
    </w:p>
    <w:p>
      <w:pPr>
        <w:pStyle w:val="Normal.0"/>
        <w:jc w:val="left"/>
      </w:pPr>
      <w:r>
        <w:rPr>
          <w:rFonts w:ascii="Times New Roman" w:hAnsi="Times New Roman"/>
          <w:outline w:val="0"/>
          <w:color w:val="ff0000"/>
          <w:u w:color="ff0000"/>
          <w:rtl w:val="0"/>
          <w:lang w:val="en-US"/>
          <w14:textFill>
            <w14:solidFill>
              <w14:srgbClr w14:val="FF0000"/>
            </w14:solidFill>
          </w14:textFill>
        </w:rPr>
        <w:t>RICHARD: Savannah, you'll graduate soon, right? You can start taking over the family business. I'll have the board make an exception and appoint you general manager of the group.</w:t>
      </w:r>
    </w:p>
    <w:p>
      <w:pPr>
        <w:pStyle w:val="Normal.0"/>
        <w:jc w:val="left"/>
        <w:rPr>
          <w:lang w:val="zh-TW" w:eastAsia="zh-TW"/>
        </w:rPr>
      </w:pPr>
      <w:r>
        <w:rPr>
          <w:rtl w:val="0"/>
          <w:lang w:val="zh-TW" w:eastAsia="zh-TW"/>
        </w:rPr>
        <w:t>萨凡纳（睁大眼睛，满脸惊喜）：真的吗，谢爸爸信任。</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Really? Thank you for trusting me, Dad.</w:t>
      </w:r>
    </w:p>
    <w:p>
      <w:pPr>
        <w:pStyle w:val="Normal.0"/>
      </w:pPr>
      <w:r>
        <w:rPr>
          <w:rtl w:val="0"/>
          <w:lang w:val="en-US"/>
        </w:rPr>
        <w:t>△</w:t>
      </w:r>
      <w:r>
        <w:rPr>
          <w:rtl w:val="0"/>
          <w:lang w:val="zh-TW" w:eastAsia="zh-TW"/>
        </w:rPr>
        <w:t>詹姆斯坐在那里，面无表情的看着眼前一切，每个人脸上都面带笑容。</w:t>
      </w:r>
    </w:p>
    <w:p>
      <w:pPr>
        <w:pStyle w:val="Normal.0"/>
        <w:jc w:val="left"/>
        <w:rPr>
          <w:lang w:val="zh-TW" w:eastAsia="zh-TW"/>
        </w:rPr>
      </w:pPr>
      <w:r>
        <w:rPr>
          <w:rtl w:val="0"/>
          <w:lang w:val="zh-TW" w:eastAsia="zh-TW"/>
        </w:rPr>
        <w:t>詹姆斯（忍不住，插嘴）：奥利维亚已经一个月没消息了，你们，都没人关心她吗？</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has been gone for a month. None of you care?</w:t>
      </w:r>
    </w:p>
    <w:p>
      <w:pPr>
        <w:pStyle w:val="Normal.0"/>
      </w:pPr>
      <w:r>
        <w:rPr>
          <w:rtl w:val="0"/>
          <w:lang w:val="en-US"/>
        </w:rPr>
        <w:t>△</w:t>
      </w:r>
      <w:r>
        <w:rPr>
          <w:rtl w:val="0"/>
          <w:lang w:val="zh-TW" w:eastAsia="zh-TW"/>
        </w:rPr>
        <w:t>桌上的气氛微微一顿。</w:t>
      </w:r>
    </w:p>
    <w:p>
      <w:pPr>
        <w:pStyle w:val="Normal.0"/>
        <w:jc w:val="left"/>
        <w:rPr>
          <w:lang w:val="zh-TW" w:eastAsia="zh-TW"/>
        </w:rPr>
      </w:pPr>
      <w:r>
        <w:rPr>
          <w:rtl w:val="0"/>
          <w:lang w:val="zh-TW" w:eastAsia="zh-TW"/>
        </w:rPr>
        <w:t>理查德（皱眉）：吃饭的时候，不要提她。影响我们进餐。</w:t>
      </w:r>
    </w:p>
    <w:p>
      <w:pPr>
        <w:pStyle w:val="Normal.0"/>
        <w:jc w:val="left"/>
      </w:pPr>
      <w:r>
        <w:rPr>
          <w:rFonts w:ascii="Times New Roman" w:hAnsi="Times New Roman"/>
          <w:outline w:val="0"/>
          <w:color w:val="ff0000"/>
          <w:u w:color="ff0000"/>
          <w:rtl w:val="0"/>
          <w:lang w:val="en-US"/>
          <w14:textFill>
            <w14:solidFill>
              <w14:srgbClr w14:val="FF0000"/>
            </w14:solidFill>
          </w14:textFill>
        </w:rPr>
        <w:t>RICHARD: Don't mention her at dinner. It ruins the meal.</w:t>
      </w:r>
    </w:p>
    <w:p>
      <w:pPr>
        <w:pStyle w:val="Normal.0"/>
        <w:jc w:val="left"/>
        <w:rPr>
          <w:lang w:val="zh-TW" w:eastAsia="zh-TW"/>
        </w:rPr>
      </w:pPr>
      <w:r>
        <w:rPr>
          <w:rtl w:val="0"/>
          <w:lang w:val="zh-TW" w:eastAsia="zh-TW"/>
        </w:rPr>
        <w:t>詹姆斯（沉声）：爸，你难道就不疑惑，曾经那么乖巧听话的妹妹，为什么这一次，宁愿嫁给一个素味平生的人，也要执意的离开我们，离开这个家！</w:t>
      </w:r>
    </w:p>
    <w:p>
      <w:pPr>
        <w:pStyle w:val="Normal.0"/>
        <w:jc w:val="left"/>
      </w:pPr>
      <w:r>
        <w:rPr>
          <w:rFonts w:ascii="Times New Roman" w:hAnsi="Times New Roman"/>
          <w:outline w:val="0"/>
          <w:color w:val="ff0000"/>
          <w:u w:color="ff0000"/>
          <w:rtl w:val="0"/>
          <w:lang w:val="en-US"/>
          <w14:textFill>
            <w14:solidFill>
              <w14:srgbClr w14:val="FF0000"/>
            </w14:solidFill>
          </w14:textFill>
        </w:rPr>
        <w:t>JAMES: Dad, don't you wonder why such an obedient sister would rather leave and marry a stranger than stay in this house?</w:t>
      </w:r>
    </w:p>
    <w:p>
      <w:pPr>
        <w:pStyle w:val="Normal.0"/>
        <w:jc w:val="left"/>
        <w:rPr>
          <w:lang w:val="zh-TW" w:eastAsia="zh-TW"/>
        </w:rPr>
      </w:pPr>
      <w:r>
        <w:rPr>
          <w:rtl w:val="0"/>
          <w:lang w:val="zh-TW" w:eastAsia="zh-TW"/>
        </w:rPr>
        <w:t>理查德（怒）：这有什么好疑惑的，那是她忘恩负义，是她唯利是图！我们好心将她从福利院接回家享福，她不知感恩，还叛出家门，攀附豪门。早知道，当初就不该接她回来。</w:t>
      </w:r>
    </w:p>
    <w:p>
      <w:pPr>
        <w:pStyle w:val="Normal.0"/>
        <w:jc w:val="left"/>
      </w:pPr>
      <w:r>
        <w:rPr>
          <w:rFonts w:ascii="Times New Roman" w:hAnsi="Times New Roman"/>
          <w:outline w:val="0"/>
          <w:color w:val="ff0000"/>
          <w:u w:color="ff0000"/>
          <w:rtl w:val="0"/>
          <w:lang w:val="en-US"/>
          <w14:textFill>
            <w14:solidFill>
              <w14:srgbClr w14:val="FF0000"/>
            </w14:solidFill>
          </w14:textFill>
        </w:rPr>
        <w:t>RICHARD: What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there to wonder? She's ungrateful and greedy! We kindly brought her home from the orphanage to enjoy a good life, yet she betrayed us and latched onto a rich family.. If I'd known, I never would have brought her back.</w:t>
      </w:r>
    </w:p>
    <w:p>
      <w:pPr>
        <w:pStyle w:val="Normal.0"/>
        <w:jc w:val="left"/>
        <w:rPr>
          <w:lang w:val="zh-TW" w:eastAsia="zh-TW"/>
        </w:rPr>
      </w:pPr>
      <w:r>
        <w:rPr>
          <w:rtl w:val="0"/>
          <w:lang w:val="zh-TW" w:eastAsia="zh-TW"/>
        </w:rPr>
        <w:t>詹姆斯（摇头）：父亲，你错了。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Father, you're wrong.</w:t>
      </w:r>
    </w:p>
    <w:p>
      <w:pPr>
        <w:pStyle w:val="Normal.0"/>
        <w:jc w:val="left"/>
        <w:rPr>
          <w:lang w:val="zh-TW" w:eastAsia="zh-TW"/>
        </w:rPr>
      </w:pPr>
      <w:r>
        <w:rPr>
          <w:rtl w:val="0"/>
          <w:lang w:val="zh-TW" w:eastAsia="zh-TW"/>
        </w:rPr>
        <w:t>理查德：怎么，难不成还是因为咱们这个家虐待她了不成？</w:t>
      </w:r>
    </w:p>
    <w:p>
      <w:pPr>
        <w:pStyle w:val="Normal.0"/>
        <w:jc w:val="left"/>
      </w:pPr>
      <w:r>
        <w:rPr>
          <w:rFonts w:ascii="Times New Roman" w:hAnsi="Times New Roman"/>
          <w:outline w:val="0"/>
          <w:color w:val="ff0000"/>
          <w:u w:color="ff0000"/>
          <w:rtl w:val="0"/>
          <w:lang w:val="en-US"/>
          <w14:textFill>
            <w14:solidFill>
              <w14:srgbClr w14:val="FF0000"/>
            </w14:solidFill>
          </w14:textFill>
        </w:rPr>
        <w:t>RICHARD: What, are you saying this family abused her?</w:t>
      </w:r>
    </w:p>
    <w:p>
      <w:pPr>
        <w:pStyle w:val="Normal.0"/>
      </w:pPr>
      <w:r>
        <w:rPr>
          <w:rtl w:val="0"/>
          <w:lang w:val="en-US"/>
        </w:rPr>
        <w:t>△</w:t>
      </w:r>
      <w:r>
        <w:rPr>
          <w:rtl w:val="0"/>
          <w:lang w:val="zh-TW" w:eastAsia="zh-TW"/>
        </w:rPr>
        <w:t>詹姆斯将一份医疗诊断递过去。</w:t>
      </w:r>
    </w:p>
    <w:p>
      <w:pPr>
        <w:pStyle w:val="Normal.0"/>
        <w:jc w:val="left"/>
        <w:rPr>
          <w:lang w:val="zh-TW" w:eastAsia="zh-TW"/>
        </w:rPr>
      </w:pPr>
      <w:r>
        <w:rPr>
          <w:rtl w:val="0"/>
          <w:lang w:val="zh-TW" w:eastAsia="zh-TW"/>
        </w:rPr>
        <w:t>詹姆斯：这是，我在她房间找到的医生开具的诊断书。</w:t>
      </w:r>
    </w:p>
    <w:p>
      <w:pPr>
        <w:pStyle w:val="Normal.0"/>
        <w:jc w:val="left"/>
      </w:pPr>
      <w:r>
        <w:rPr>
          <w:rFonts w:ascii="Times New Roman" w:hAnsi="Times New Roman"/>
          <w:outline w:val="0"/>
          <w:color w:val="ff0000"/>
          <w:u w:color="ff0000"/>
          <w:rtl w:val="0"/>
          <w:lang w:val="en-US"/>
          <w14:textFill>
            <w14:solidFill>
              <w14:srgbClr w14:val="FF0000"/>
            </w14:solidFill>
          </w14:textFill>
        </w:rPr>
        <w:t>JAMES: This is the medical diagnosis I found in her room.</w:t>
      </w:r>
    </w:p>
    <w:p>
      <w:pPr>
        <w:pStyle w:val="Normal.0"/>
      </w:pPr>
      <w:r>
        <w:rPr>
          <w:rtl w:val="0"/>
          <w:lang w:val="en-US"/>
        </w:rPr>
        <w:t>△</w:t>
      </w:r>
      <w:r>
        <w:rPr>
          <w:rtl w:val="0"/>
          <w:lang w:val="zh-TW" w:eastAsia="zh-TW"/>
        </w:rPr>
        <w:t>凯瑟琳接过，低头看去。</w:t>
      </w:r>
    </w:p>
    <w:p>
      <w:pPr>
        <w:pStyle w:val="Normal.0"/>
        <w:jc w:val="left"/>
        <w:rPr>
          <w:lang w:val="zh-TW" w:eastAsia="zh-TW"/>
        </w:rPr>
      </w:pPr>
      <w:r>
        <w:rPr>
          <w:rtl w:val="0"/>
          <w:lang w:val="zh-TW" w:eastAsia="zh-TW"/>
        </w:rPr>
        <w:t>凯瑟琳（惊）：营养不良？</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Underfed?</w:t>
      </w:r>
    </w:p>
    <w:p>
      <w:pPr>
        <w:pStyle w:val="Normal.0"/>
      </w:pPr>
      <w:r>
        <w:rPr>
          <w:rtl w:val="0"/>
          <w:lang w:val="en-US"/>
        </w:rPr>
        <w:t>△</w:t>
      </w:r>
      <w:r>
        <w:rPr>
          <w:rtl w:val="0"/>
          <w:lang w:val="zh-TW" w:eastAsia="zh-TW"/>
        </w:rPr>
        <w:t>理查德眉头一皱，也拿过看了一眼。</w:t>
      </w:r>
    </w:p>
    <w:p>
      <w:pPr>
        <w:pStyle w:val="Normal.0"/>
        <w:jc w:val="left"/>
        <w:rPr>
          <w:lang w:val="zh-TW" w:eastAsia="zh-TW"/>
        </w:rPr>
      </w:pPr>
      <w:r>
        <w:rPr>
          <w:rtl w:val="0"/>
          <w:lang w:val="zh-TW" w:eastAsia="zh-TW"/>
        </w:rPr>
        <w:t>理查德：她怎么会营养不良。咱们家一日三餐一顿不少，她怎么还能营养不良。</w:t>
      </w:r>
    </w:p>
    <w:p>
      <w:pPr>
        <w:pStyle w:val="Normal.0"/>
        <w:jc w:val="left"/>
      </w:pPr>
      <w:r>
        <w:rPr>
          <w:rFonts w:ascii="Times New Roman" w:hAnsi="Times New Roman"/>
          <w:outline w:val="0"/>
          <w:color w:val="ff0000"/>
          <w:u w:color="ff0000"/>
          <w:rtl w:val="0"/>
          <w:lang w:val="en-US"/>
          <w14:textFill>
            <w14:solidFill>
              <w14:srgbClr w14:val="FF0000"/>
            </w14:solidFill>
          </w14:textFill>
        </w:rPr>
        <w:t>RICHARD: How could she be underfed? We have three meals every day. How</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that possible?</w:t>
      </w:r>
    </w:p>
    <w:p>
      <w:pPr>
        <w:pStyle w:val="Normal.0"/>
        <w:jc w:val="left"/>
        <w:rPr>
          <w:lang w:val="zh-TW" w:eastAsia="zh-TW"/>
        </w:rPr>
      </w:pPr>
      <w:r>
        <w:rPr>
          <w:rtl w:val="0"/>
          <w:lang w:val="zh-TW" w:eastAsia="zh-TW"/>
        </w:rPr>
        <w:t>詹姆斯：爸爸，你想想，咱们已经多久，没让小妹上桌吃饭了。每次，不是让小妹去遛狗，就是关她禁闭。</w:t>
      </w:r>
    </w:p>
    <w:p>
      <w:pPr>
        <w:pStyle w:val="Normal.0"/>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JAMES: Dad, think about it. How long has it been since we let Olivia eat at the table? Every time, we either made her walk the dog or locked her up.</w:t>
      </w:r>
    </w:p>
    <w:p>
      <w:pPr>
        <w:pStyle w:val="Normal.0"/>
        <w:jc w:val="left"/>
      </w:pPr>
    </w:p>
    <w:p>
      <w:pPr>
        <w:pStyle w:val="Normal.0"/>
      </w:pPr>
      <w:r>
        <w:rPr>
          <w:rtl w:val="0"/>
          <w:lang w:val="zh-TW" w:eastAsia="zh-TW"/>
        </w:rPr>
        <w:t>【闪回</w:t>
      </w:r>
      <w:r>
        <w:rPr>
          <w:rFonts w:ascii="Calibri" w:hAnsi="Calibri"/>
          <w:rtl w:val="0"/>
          <w:lang w:val="en-US"/>
        </w:rPr>
        <w:t>17-1</w:t>
      </w:r>
      <w:r>
        <w:rPr>
          <w:rtl w:val="0"/>
          <w:lang w:val="zh-TW" w:eastAsia="zh-TW"/>
        </w:rPr>
        <w:t>】</w:t>
      </w:r>
    </w:p>
    <w:p>
      <w:pPr>
        <w:pStyle w:val="Normal.0"/>
        <w:jc w:val="left"/>
        <w:rPr>
          <w:lang w:val="zh-TW" w:eastAsia="zh-TW"/>
        </w:rPr>
      </w:pPr>
      <w:r>
        <w:rPr>
          <w:rtl w:val="0"/>
          <w:lang w:val="zh-TW" w:eastAsia="zh-TW"/>
        </w:rPr>
        <w:t>萨凡纳：差点忘了，贝拉今天还没遛呢。</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 almost forgot. Bella hasn't been walked today.</w:t>
      </w:r>
    </w:p>
    <w:p>
      <w:pPr>
        <w:pStyle w:val="Normal.0"/>
        <w:jc w:val="left"/>
        <w:rPr>
          <w:lang w:val="zh-TW" w:eastAsia="zh-TW"/>
        </w:rPr>
      </w:pPr>
      <w:r>
        <w:rPr>
          <w:rtl w:val="0"/>
          <w:lang w:val="zh-TW" w:eastAsia="zh-TW"/>
        </w:rPr>
        <w:t>凯瑟琳（给萨凡纳倒满牛奶）：让你姐去遛就好，你先吃饭，一会儿饭都凉了。</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Let your sister walk her. You eat first, or the food will get cold.</w:t>
      </w:r>
    </w:p>
    <w:p>
      <w:pPr>
        <w:pStyle w:val="Normal.0"/>
        <w:jc w:val="left"/>
        <w:rPr>
          <w:lang w:val="zh-TW" w:eastAsia="zh-TW"/>
        </w:rPr>
      </w:pPr>
      <w:r>
        <w:rPr>
          <w:rtl w:val="0"/>
          <w:lang w:val="zh-TW" w:eastAsia="zh-TW"/>
        </w:rPr>
        <w:t>本杰明：就是，小妹，你胃不好，饭菜得趁热吃。</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Exactly. Savannah, your stomach is weak. Eat while it's hot.</w:t>
      </w:r>
    </w:p>
    <w:p>
      <w:pPr>
        <w:pStyle w:val="Normal.0"/>
      </w:pPr>
      <w:r>
        <w:rPr>
          <w:rtl w:val="0"/>
          <w:lang w:val="en-US"/>
        </w:rPr>
        <w:t>△</w:t>
      </w:r>
      <w:r>
        <w:rPr>
          <w:rtl w:val="0"/>
          <w:lang w:val="zh-TW" w:eastAsia="zh-TW"/>
        </w:rPr>
        <w:t>他抬头朝二楼喊了一嗓子。</w:t>
      </w:r>
    </w:p>
    <w:p>
      <w:pPr>
        <w:pStyle w:val="Normal.0"/>
        <w:jc w:val="left"/>
        <w:rPr>
          <w:lang w:val="zh-TW" w:eastAsia="zh-TW"/>
        </w:rPr>
      </w:pPr>
      <w:r>
        <w:rPr>
          <w:rtl w:val="0"/>
          <w:lang w:val="zh-TW" w:eastAsia="zh-TW"/>
        </w:rPr>
        <w:t>本杰明：奥利维亚，磨磨蹭蹭干什么呢？不想吃饭，那就去给小妹遛狗！</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Olivia, what takes you so long? If you don't want to eat, go walk Savannah's dog! </w:t>
      </w:r>
    </w:p>
    <w:p>
      <w:pPr>
        <w:pStyle w:val="Normal.0"/>
        <w:rPr>
          <w:lang w:val="zh-TW" w:eastAsia="zh-TW"/>
        </w:rPr>
      </w:pPr>
      <w:r>
        <w:rPr>
          <w:rtl w:val="0"/>
          <w:lang w:val="zh-TW" w:eastAsia="zh-TW"/>
        </w:rPr>
        <w:t>【闪回结束】</w:t>
      </w:r>
    </w:p>
    <w:p>
      <w:pPr>
        <w:pStyle w:val="Normal.0"/>
        <w:ind w:firstLine="0"/>
      </w:pPr>
    </w:p>
    <w:p>
      <w:pPr>
        <w:pStyle w:val="Normal.0"/>
      </w:pPr>
      <w:r>
        <w:rPr>
          <w:rtl w:val="0"/>
          <w:lang w:val="en-US"/>
        </w:rPr>
        <w:t>△</w:t>
      </w:r>
      <w:r>
        <w:rPr>
          <w:rtl w:val="0"/>
          <w:lang w:val="zh-TW" w:eastAsia="zh-TW"/>
        </w:rPr>
        <w:t>理查德张了张嘴，想说什么，又咽了回去。他沉默了几秒，声音低了几分。</w:t>
      </w:r>
    </w:p>
    <w:p>
      <w:pPr>
        <w:pStyle w:val="Normal.0"/>
        <w:jc w:val="left"/>
      </w:pPr>
      <w:r>
        <w:rPr>
          <w:rtl w:val="0"/>
          <w:lang w:val="zh-TW" w:eastAsia="zh-TW"/>
        </w:rPr>
        <w:t>理查德：那</w:t>
      </w:r>
      <w:r>
        <w:rPr>
          <w:rFonts w:ascii="Calibri" w:hAnsi="Calibri" w:hint="default"/>
          <w:rtl w:val="0"/>
          <w:lang w:val="en-US"/>
        </w:rPr>
        <w:t>…</w:t>
      </w:r>
      <w:r>
        <w:rPr>
          <w:rtl w:val="0"/>
          <w:lang w:val="zh-TW" w:eastAsia="zh-TW"/>
        </w:rPr>
        <w:t>她不会自己买？你不是每个月都往她卡里打五万美金吗？</w:t>
      </w:r>
    </w:p>
    <w:p>
      <w:pPr>
        <w:pStyle w:val="Normal.0"/>
        <w:jc w:val="left"/>
      </w:pPr>
      <w:r>
        <w:rPr>
          <w:rFonts w:ascii="Times New Roman" w:hAnsi="Times New Roman"/>
          <w:outline w:val="0"/>
          <w:color w:val="ff0000"/>
          <w:u w:color="ff0000"/>
          <w:rtl w:val="0"/>
          <w:lang w:val="en-US"/>
          <w14:textFill>
            <w14:solidFill>
              <w14:srgbClr w14:val="FF0000"/>
            </w14:solidFill>
          </w14:textFill>
        </w:rPr>
        <w:t>RICHARD: Then... couldn't she buy food herself? Didn't you put fifty thousand on her card every month?</w:t>
      </w:r>
    </w:p>
    <w:p>
      <w:pPr>
        <w:pStyle w:val="Normal.0"/>
        <w:jc w:val="left"/>
      </w:pPr>
      <w:r>
        <w:rPr>
          <w:rtl w:val="0"/>
          <w:lang w:val="zh-TW" w:eastAsia="zh-TW"/>
        </w:rPr>
        <w:t>詹姆斯（语气更冷）：我问过威尔逊太太。小姐从没有收到过这笔钱。那张卡</w:t>
      </w:r>
      <w:r>
        <w:rPr>
          <w:rFonts w:ascii="Calibri" w:hAnsi="Calibri" w:hint="default"/>
          <w:rtl w:val="0"/>
          <w:lang w:val="en-US"/>
        </w:rPr>
        <w:t>……</w:t>
      </w:r>
      <w:r>
        <w:rPr>
          <w:rtl w:val="0"/>
          <w:lang w:val="zh-TW" w:eastAsia="zh-TW"/>
        </w:rPr>
        <w:t>很早就被母亲收走了。</w:t>
      </w:r>
    </w:p>
    <w:p>
      <w:pPr>
        <w:pStyle w:val="Normal.0"/>
        <w:jc w:val="left"/>
      </w:pPr>
      <w:r>
        <w:rPr>
          <w:rFonts w:ascii="Times New Roman" w:hAnsi="Times New Roman"/>
          <w:outline w:val="0"/>
          <w:color w:val="ff0000"/>
          <w:u w:color="ff0000"/>
          <w:rtl w:val="0"/>
          <w:lang w:val="en-US"/>
          <w14:textFill>
            <w14:solidFill>
              <w14:srgbClr w14:val="FF0000"/>
            </w14:solidFill>
          </w14:textFill>
        </w:rPr>
        <w:t>JAMES: I asked Mrs. Wilson. Olivia never received that money. That card... Mother took it long ago.</w:t>
      </w:r>
    </w:p>
    <w:p>
      <w:pPr>
        <w:pStyle w:val="Normal.0"/>
      </w:pPr>
      <w:r>
        <w:rPr>
          <w:rtl w:val="0"/>
          <w:lang w:val="en-US"/>
        </w:rPr>
        <w:t>△</w:t>
      </w:r>
      <w:r>
        <w:rPr>
          <w:rtl w:val="0"/>
          <w:lang w:val="zh-TW" w:eastAsia="zh-TW"/>
        </w:rPr>
        <w:t>理查德猛地转头看向凯瑟琳。凯瑟琳的脸色一白，眼神躲闪。</w:t>
      </w:r>
    </w:p>
    <w:p>
      <w:pPr>
        <w:pStyle w:val="Normal.0"/>
        <w:jc w:val="left"/>
        <w:rPr>
          <w:lang w:val="zh-TW" w:eastAsia="zh-TW"/>
        </w:rPr>
      </w:pPr>
      <w:r>
        <w:rPr>
          <w:rtl w:val="0"/>
          <w:lang w:val="zh-TW" w:eastAsia="zh-TW"/>
        </w:rPr>
        <w:t>理查德：有这事？</w:t>
      </w:r>
    </w:p>
    <w:p>
      <w:pPr>
        <w:pStyle w:val="Normal.0"/>
        <w:jc w:val="left"/>
      </w:pPr>
      <w:r>
        <w:rPr>
          <w:rFonts w:ascii="Times New Roman" w:hAnsi="Times New Roman"/>
          <w:outline w:val="0"/>
          <w:color w:val="ff0000"/>
          <w:u w:color="ff0000"/>
          <w:rtl w:val="0"/>
          <w:lang w:val="en-US"/>
          <w14:textFill>
            <w14:solidFill>
              <w14:srgbClr w14:val="FF0000"/>
            </w14:solidFill>
          </w14:textFill>
        </w:rPr>
        <w:t>RICHARD: Is that true?</w:t>
      </w:r>
    </w:p>
    <w:p>
      <w:pPr>
        <w:pStyle w:val="Normal.0"/>
      </w:pPr>
    </w:p>
    <w:p>
      <w:pPr>
        <w:pStyle w:val="Normal.0"/>
      </w:pPr>
    </w:p>
    <w:p>
      <w:pPr>
        <w:pStyle w:val="Normal.0"/>
        <w:rPr>
          <w:lang w:val="zh-TW" w:eastAsia="zh-TW"/>
        </w:rPr>
      </w:pPr>
      <w:r>
        <w:rPr>
          <w:rtl w:val="0"/>
          <w:lang w:val="zh-TW" w:eastAsia="zh-TW"/>
        </w:rPr>
        <w:t>第二十二集</w:t>
      </w:r>
    </w:p>
    <w:p>
      <w:pPr>
        <w:pStyle w:val="Normal.0"/>
      </w:pPr>
      <w:r>
        <w:rPr>
          <w:rFonts w:ascii="Calibri" w:hAnsi="Calibri"/>
          <w:rtl w:val="0"/>
          <w:lang w:val="en-US"/>
        </w:rPr>
        <w:t xml:space="preserve">22-1 </w:t>
      </w:r>
      <w:r>
        <w:rPr>
          <w:rtl w:val="0"/>
          <w:lang w:val="zh-TW" w:eastAsia="zh-TW"/>
        </w:rPr>
        <w:t>日内</w:t>
      </w:r>
      <w:r>
        <w:rPr>
          <w:rFonts w:ascii="Calibri" w:hAnsi="Calibri"/>
          <w:rtl w:val="0"/>
          <w:lang w:val="zh-TW" w:eastAsia="zh-TW"/>
        </w:rPr>
        <w:t xml:space="preserve"> </w:t>
      </w:r>
      <w:r>
        <w:rPr>
          <w:rtl w:val="0"/>
          <w:lang w:val="zh-TW" w:eastAsia="zh-TW"/>
        </w:rPr>
        <w:t>贝内特别墅</w:t>
      </w:r>
      <w:r>
        <w:rPr>
          <w:rFonts w:ascii="Calibri" w:hAnsi="Calibri" w:hint="default"/>
          <w:rtl w:val="0"/>
          <w:lang w:val="en-US"/>
        </w:rPr>
        <w:t>——</w:t>
      </w:r>
      <w:r>
        <w:rPr>
          <w:rtl w:val="0"/>
          <w:lang w:val="zh-TW" w:eastAsia="zh-TW"/>
        </w:rPr>
        <w:t>餐厅</w:t>
      </w:r>
      <w:r>
        <w:rPr>
          <w:rFonts w:ascii="Calibri" w:hAnsi="Calibri"/>
          <w:rtl w:val="0"/>
          <w:lang w:val="en-US"/>
        </w:rPr>
        <w:t>/</w:t>
      </w:r>
      <w:r>
        <w:rPr>
          <w:rtl w:val="0"/>
          <w:lang w:val="zh-TW" w:eastAsia="zh-TW"/>
        </w:rPr>
        <w:t>储物间</w:t>
      </w:r>
    </w:p>
    <w:p>
      <w:pPr>
        <w:pStyle w:val="Normal.0"/>
        <w:rPr>
          <w:lang w:val="zh-TW" w:eastAsia="zh-TW"/>
        </w:rPr>
      </w:pPr>
      <w:r>
        <w:rPr>
          <w:rtl w:val="0"/>
          <w:lang w:val="zh-TW" w:eastAsia="zh-TW"/>
        </w:rPr>
        <w:t>人物：理查德、凯瑟琳、詹姆斯、本杰明、萨凡纳、威尔逊太太</w:t>
      </w:r>
    </w:p>
    <w:p>
      <w:pPr>
        <w:pStyle w:val="Normal.0"/>
        <w:jc w:val="left"/>
        <w:rPr>
          <w:lang w:val="zh-TW" w:eastAsia="zh-TW"/>
        </w:rPr>
      </w:pPr>
      <w:r>
        <w:rPr>
          <w:rtl w:val="0"/>
          <w:lang w:val="zh-TW" w:eastAsia="zh-TW"/>
        </w:rPr>
        <w:t>凯瑟琳（心虚，支支吾吾解释）：萨凡纳每个月零花钱不够，我就想着，她一个从福利院出来的孩子，吃得了苦，花不了这么多钱，便都给萨凡纳花了。</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Savannah never had enough allowance each month. I thought, Olivia came from an orphanage and wouldn't need that much. So I gave it all to Savannah.</w:t>
      </w:r>
    </w:p>
    <w:p>
      <w:pPr>
        <w:pStyle w:val="Normal.0"/>
        <w:jc w:val="left"/>
        <w:rPr>
          <w:lang w:val="zh-TW" w:eastAsia="zh-TW"/>
        </w:rPr>
      </w:pPr>
      <w:r>
        <w:rPr>
          <w:rtl w:val="0"/>
          <w:lang w:val="zh-TW" w:eastAsia="zh-TW"/>
        </w:rPr>
        <w:t>理查德：你是说，这些年，她没有一毛钱的零花钱？（怒斥凯瑟琳）你这个妈是怎么当的，连家里都照顾不好！</w:t>
      </w:r>
    </w:p>
    <w:p>
      <w:pPr>
        <w:pStyle w:val="Normal.0"/>
        <w:jc w:val="left"/>
      </w:pPr>
      <w:r>
        <w:rPr>
          <w:rFonts w:ascii="Times New Roman" w:hAnsi="Times New Roman"/>
          <w:outline w:val="0"/>
          <w:color w:val="ff0000"/>
          <w:u w:color="ff0000"/>
          <w:rtl w:val="0"/>
          <w:lang w:val="en-US"/>
          <w14:textFill>
            <w14:solidFill>
              <w14:srgbClr w14:val="FF0000"/>
            </w14:solidFill>
          </w14:textFill>
        </w:rPr>
        <w:t>RICHARD: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saying she had no allowance all these years? What kind of mother are you? You couldn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take care of your child!</w:t>
      </w:r>
    </w:p>
    <w:p>
      <w:pPr>
        <w:pStyle w:val="Normal.0"/>
        <w:jc w:val="left"/>
        <w:rPr>
          <w:lang w:val="zh-TW" w:eastAsia="zh-TW"/>
        </w:rPr>
      </w:pPr>
      <w:r>
        <w:rPr>
          <w:rtl w:val="0"/>
          <w:lang w:val="zh-TW" w:eastAsia="zh-TW"/>
        </w:rPr>
        <w:t>凯瑟琳（抬头，眼眶泛红，声音委屈）：我以为，你会给她一些的。</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I thought you would give her some.</w:t>
      </w:r>
    </w:p>
    <w:p>
      <w:pPr>
        <w:pStyle w:val="Normal.0"/>
        <w:jc w:val="left"/>
        <w:rPr>
          <w:lang w:val="zh-TW" w:eastAsia="zh-TW"/>
        </w:rPr>
      </w:pPr>
      <w:r>
        <w:rPr>
          <w:rtl w:val="0"/>
          <w:lang w:val="zh-TW" w:eastAsia="zh-TW"/>
        </w:rPr>
        <w:t>理查德：我平时这么忙，哪顾得上她？</w:t>
      </w:r>
    </w:p>
    <w:p>
      <w:pPr>
        <w:pStyle w:val="Normal.0"/>
        <w:jc w:val="left"/>
      </w:pPr>
      <w:r>
        <w:rPr>
          <w:rFonts w:ascii="Times New Roman" w:hAnsi="Times New Roman"/>
          <w:outline w:val="0"/>
          <w:color w:val="ff0000"/>
          <w:u w:color="ff0000"/>
          <w:rtl w:val="0"/>
          <w:lang w:val="en-US"/>
          <w14:textFill>
            <w14:solidFill>
              <w14:srgbClr w14:val="FF0000"/>
            </w14:solidFill>
          </w14:textFill>
        </w:rPr>
        <w:t>RICHARD: I'm busy every day. How could I look after her?</w:t>
      </w:r>
    </w:p>
    <w:p>
      <w:pPr>
        <w:pStyle w:val="Normal.0"/>
        <w:jc w:val="left"/>
        <w:rPr>
          <w:lang w:val="zh-TW" w:eastAsia="zh-TW"/>
        </w:rPr>
      </w:pPr>
      <w:r>
        <w:rPr>
          <w:rtl w:val="0"/>
          <w:lang w:val="zh-TW" w:eastAsia="zh-TW"/>
        </w:rPr>
        <w:t>詹姆斯（深吸一口气，继续道）：奥利维亚不止吃不饱，住的，还是家里又脏又黑的杂物间。</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wasn't only starving. She also lived in that dirty, dark storage room.</w:t>
      </w:r>
    </w:p>
    <w:p>
      <w:pPr>
        <w:pStyle w:val="Normal.0"/>
        <w:jc w:val="left"/>
        <w:rPr>
          <w:lang w:val="zh-TW" w:eastAsia="zh-TW"/>
        </w:rPr>
      </w:pPr>
      <w:r>
        <w:rPr>
          <w:rtl w:val="0"/>
          <w:lang w:val="zh-TW" w:eastAsia="zh-TW"/>
        </w:rPr>
        <w:t>本杰明（冷笑，根本不信）：不可能吧？那地方，小妹的狗都不愿住。</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Thats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impossible. Even Savannah's dog wouldn't stay there.</w:t>
      </w:r>
    </w:p>
    <w:p>
      <w:pPr>
        <w:pStyle w:val="Normal.0"/>
        <w:jc w:val="left"/>
        <w:rPr>
          <w:lang w:val="zh-TW" w:eastAsia="zh-TW"/>
        </w:rPr>
      </w:pPr>
      <w:r>
        <w:rPr>
          <w:rtl w:val="0"/>
          <w:lang w:val="zh-TW" w:eastAsia="zh-TW"/>
        </w:rPr>
        <w:t>理查德：我们就算再不待见她，也不可能让她住那种地方。</w:t>
      </w:r>
    </w:p>
    <w:p>
      <w:pPr>
        <w:pStyle w:val="Normal.0"/>
        <w:jc w:val="left"/>
      </w:pPr>
      <w:r>
        <w:rPr>
          <w:rFonts w:ascii="Times New Roman" w:hAnsi="Times New Roman"/>
          <w:outline w:val="0"/>
          <w:color w:val="ff0000"/>
          <w:u w:color="ff0000"/>
          <w:rtl w:val="0"/>
          <w:lang w:val="en-US"/>
          <w14:textFill>
            <w14:solidFill>
              <w14:srgbClr w14:val="FF0000"/>
            </w14:solidFill>
          </w14:textFill>
        </w:rPr>
        <w:t>RICHARD: No matter how much we disliked her, we would never make her live there.</w:t>
      </w:r>
    </w:p>
    <w:p>
      <w:pPr>
        <w:pStyle w:val="Normal.0"/>
        <w:jc w:val="left"/>
        <w:rPr>
          <w:lang w:val="zh-TW" w:eastAsia="zh-TW"/>
        </w:rPr>
      </w:pPr>
      <w:r>
        <w:rPr>
          <w:rtl w:val="0"/>
          <w:lang w:val="zh-TW" w:eastAsia="zh-TW"/>
        </w:rPr>
        <w:t>凯瑟琳：是啊詹姆斯。我知道你心疼她，但也没必要编这种谎言，来博取同情。</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James, I know you feel sorry for her, but you don't need to make up lies for her sympathy.</w:t>
      </w:r>
    </w:p>
    <w:p>
      <w:pPr>
        <w:pStyle w:val="Normal.0"/>
      </w:pPr>
      <w:r>
        <w:rPr>
          <w:rtl w:val="0"/>
          <w:lang w:val="en-US"/>
        </w:rPr>
        <w:t>△</w:t>
      </w:r>
      <w:r>
        <w:rPr>
          <w:rtl w:val="0"/>
          <w:lang w:val="zh-TW" w:eastAsia="zh-TW"/>
        </w:rPr>
        <w:t>一旁的威尔逊太太插嘴。</w:t>
      </w:r>
    </w:p>
    <w:p>
      <w:pPr>
        <w:pStyle w:val="Normal.0"/>
        <w:jc w:val="left"/>
        <w:rPr>
          <w:lang w:val="zh-TW" w:eastAsia="zh-TW"/>
        </w:rPr>
      </w:pPr>
      <w:r>
        <w:rPr>
          <w:rtl w:val="0"/>
          <w:lang w:val="zh-TW" w:eastAsia="zh-TW"/>
        </w:rPr>
        <w:t>威尔逊太太：夫人，詹姆斯少爷没有说谎。小姐回家这十年，一直住的，都是杂物间。</w:t>
      </w:r>
    </w:p>
    <w:p>
      <w:pPr>
        <w:pStyle w:val="Normal.0"/>
        <w:jc w:val="left"/>
      </w:pPr>
      <w:r>
        <w:rPr>
          <w:rFonts w:ascii="Times New Roman" w:hAnsi="Times New Roman"/>
          <w:outline w:val="0"/>
          <w:color w:val="ff0000"/>
          <w:u w:color="ff0000"/>
          <w:rtl w:val="0"/>
          <w:lang w:val="en-US"/>
          <w14:textFill>
            <w14:solidFill>
              <w14:srgbClr w14:val="FF0000"/>
            </w14:solidFill>
          </w14:textFill>
        </w:rPr>
        <w:t>MRS. WILSON: Madam, Mr. James is not lying. For all ten years after Miss Olivia came home, she always lived in the storage room.</w:t>
      </w:r>
    </w:p>
    <w:p>
      <w:pPr>
        <w:pStyle w:val="Normal.0"/>
      </w:pPr>
      <w:r>
        <w:rPr>
          <w:rtl w:val="0"/>
          <w:lang w:val="en-US"/>
        </w:rPr>
        <w:t>△</w:t>
      </w:r>
      <w:r>
        <w:rPr>
          <w:rtl w:val="0"/>
          <w:lang w:val="zh-TW" w:eastAsia="zh-TW"/>
        </w:rPr>
        <w:t>本杰明闻言一惊，满眼难以置信。</w:t>
      </w:r>
    </w:p>
    <w:p>
      <w:pPr>
        <w:pStyle w:val="Normal.0"/>
      </w:pPr>
      <w:r>
        <w:rPr>
          <w:rtl w:val="0"/>
          <w:lang w:val="en-US"/>
        </w:rPr>
        <w:t>△</w:t>
      </w:r>
      <w:r>
        <w:rPr>
          <w:rtl w:val="0"/>
          <w:lang w:val="zh-TW" w:eastAsia="zh-TW"/>
        </w:rPr>
        <w:t>理查德与凯瑟琳也是面面相觑。</w:t>
      </w:r>
    </w:p>
    <w:p>
      <w:pPr>
        <w:pStyle w:val="Normal.0"/>
      </w:pPr>
      <w:r>
        <w:rPr>
          <w:rtl w:val="0"/>
          <w:lang w:val="en-US"/>
        </w:rPr>
        <w:t>△</w:t>
      </w:r>
      <w:r>
        <w:rPr>
          <w:rtl w:val="0"/>
          <w:lang w:val="zh-TW" w:eastAsia="zh-TW"/>
        </w:rPr>
        <w:t>萨凡纳脸色阴沉。</w:t>
      </w:r>
    </w:p>
    <w:p>
      <w:pPr>
        <w:pStyle w:val="Normal.0"/>
        <w:rPr>
          <w:lang w:val="zh-TW" w:eastAsia="zh-TW"/>
        </w:rPr>
      </w:pPr>
      <w:r>
        <w:rPr>
          <w:rtl w:val="0"/>
          <w:lang w:val="zh-TW" w:eastAsia="zh-TW"/>
        </w:rPr>
        <w:t>【切】</w:t>
      </w:r>
    </w:p>
    <w:p>
      <w:pPr>
        <w:pStyle w:val="Normal.0"/>
      </w:pPr>
      <w:r>
        <w:rPr>
          <w:rtl w:val="0"/>
          <w:lang w:val="en-US"/>
        </w:rPr>
        <w:t>△</w:t>
      </w:r>
      <w:r>
        <w:rPr>
          <w:rtl w:val="0"/>
          <w:lang w:val="zh-TW" w:eastAsia="zh-TW"/>
        </w:rPr>
        <w:t>一行人站在那间偏僻的储物间门口。</w:t>
      </w:r>
    </w:p>
    <w:p>
      <w:pPr>
        <w:pStyle w:val="Normal.0"/>
      </w:pPr>
      <w:r>
        <w:rPr>
          <w:rtl w:val="0"/>
          <w:lang w:val="en-US"/>
        </w:rPr>
        <w:t>△</w:t>
      </w:r>
      <w:r>
        <w:rPr>
          <w:rtl w:val="0"/>
          <w:lang w:val="zh-TW" w:eastAsia="zh-TW"/>
        </w:rPr>
        <w:t>门开着，昏黄的灯光照亮了满屋的破旧桌椅、杂物和灰尘。</w:t>
      </w:r>
    </w:p>
    <w:p>
      <w:pPr>
        <w:pStyle w:val="Normal.0"/>
      </w:pPr>
      <w:r>
        <w:rPr>
          <w:rtl w:val="0"/>
          <w:lang w:val="en-US"/>
        </w:rPr>
        <w:t>△</w:t>
      </w:r>
      <w:r>
        <w:rPr>
          <w:rtl w:val="0"/>
          <w:lang w:val="zh-TW" w:eastAsia="zh-TW"/>
        </w:rPr>
        <w:t>杂物中间的空地上，一个纸盒子铺着旧被子当床。</w:t>
      </w:r>
    </w:p>
    <w:p>
      <w:pPr>
        <w:pStyle w:val="Normal.0"/>
        <w:jc w:val="left"/>
        <w:rPr>
          <w:lang w:val="zh-TW" w:eastAsia="zh-TW"/>
        </w:rPr>
      </w:pPr>
      <w:r>
        <w:rPr>
          <w:rtl w:val="0"/>
          <w:lang w:val="zh-TW" w:eastAsia="zh-TW"/>
        </w:rPr>
        <w:t>本杰明（声音沙哑）：没想到，这些年她都住在这种地方。</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I never thought she lived in a place like this all these years.</w:t>
      </w:r>
    </w:p>
    <w:p>
      <w:pPr>
        <w:pStyle w:val="Normal.0"/>
      </w:pPr>
      <w:r>
        <w:rPr>
          <w:rtl w:val="0"/>
          <w:lang w:val="en-US"/>
        </w:rPr>
        <w:t>△</w:t>
      </w:r>
      <w:r>
        <w:rPr>
          <w:rtl w:val="0"/>
          <w:lang w:val="zh-TW" w:eastAsia="zh-TW"/>
        </w:rPr>
        <w:t>凯瑟琳捂着嘴，眼泪止不住地往下流，肩膀一耸一耸。</w:t>
      </w:r>
    </w:p>
    <w:p>
      <w:pPr>
        <w:pStyle w:val="Normal.0"/>
        <w:jc w:val="left"/>
        <w:rPr>
          <w:lang w:val="zh-TW" w:eastAsia="zh-TW"/>
        </w:rPr>
      </w:pPr>
      <w:r>
        <w:rPr>
          <w:rtl w:val="0"/>
          <w:lang w:val="zh-TW" w:eastAsia="zh-TW"/>
        </w:rPr>
        <w:t>凯瑟琳（抽泣）：我可怜的女儿，是妈妈对不住你。</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My poor daughter. Mom failed you.</w:t>
      </w:r>
    </w:p>
    <w:p>
      <w:pPr>
        <w:pStyle w:val="Normal.0"/>
      </w:pPr>
      <w:r>
        <w:rPr>
          <w:rtl w:val="0"/>
          <w:lang w:val="en-US"/>
        </w:rPr>
        <w:t>△</w:t>
      </w:r>
      <w:r>
        <w:rPr>
          <w:rtl w:val="0"/>
          <w:lang w:val="zh-TW" w:eastAsia="zh-TW"/>
        </w:rPr>
        <w:t>萨凡纳走上前，挽住凯瑟琳的胳膊。</w:t>
      </w:r>
    </w:p>
    <w:p>
      <w:pPr>
        <w:pStyle w:val="Normal.0"/>
        <w:jc w:val="left"/>
        <w:rPr>
          <w:lang w:val="zh-TW" w:eastAsia="zh-TW"/>
        </w:rPr>
      </w:pPr>
      <w:r>
        <w:rPr>
          <w:rtl w:val="0"/>
          <w:lang w:val="zh-TW" w:eastAsia="zh-TW"/>
        </w:rPr>
        <w:t>萨凡纳：妈，您别伤心了。你跟爸爸、哥哥他们平时那么忙，有疏忽的地方太正常了。都是一家人，姐姐也不应该因为这点小事就叛出家门。</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Mom, don't be sad. You, Dad, and brothers were always busy. It's normal to miss some things. We're family. Olivia shouldn't have cut ties over such a small problem.</w:t>
      </w:r>
    </w:p>
    <w:p>
      <w:pPr>
        <w:pStyle w:val="Normal.0"/>
      </w:pPr>
      <w:r>
        <w:rPr>
          <w:rtl w:val="0"/>
          <w:lang w:val="en-US"/>
        </w:rPr>
        <w:t>△</w:t>
      </w:r>
      <w:r>
        <w:rPr>
          <w:rtl w:val="0"/>
          <w:lang w:val="zh-TW" w:eastAsia="zh-TW"/>
        </w:rPr>
        <w:t>理查德听了这话，脸上的愧疚渐渐被怒气取代。他挺直腰板，声音又硬了起来。</w:t>
      </w:r>
    </w:p>
    <w:p>
      <w:pPr>
        <w:pStyle w:val="Normal.0"/>
        <w:jc w:val="left"/>
        <w:rPr>
          <w:lang w:val="zh-TW" w:eastAsia="zh-TW"/>
        </w:rPr>
      </w:pPr>
      <w:r>
        <w:rPr>
          <w:rtl w:val="0"/>
          <w:lang w:val="zh-TW" w:eastAsia="zh-TW"/>
        </w:rPr>
        <w:t>理查德：萨凡纳说得对！纵使这些年我们有忽略她的地方，但我们给了她生命。这不是她跟我们断绝关系的理由！</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Savannah is right! Even if we neglected her, we gave her life. That is no reason to cut us off! </w:t>
      </w:r>
    </w:p>
    <w:p>
      <w:pPr>
        <w:pStyle w:val="Normal.0"/>
      </w:pPr>
      <w:r>
        <w:rPr>
          <w:rtl w:val="0"/>
          <w:lang w:val="en-US"/>
        </w:rPr>
        <w:t>△</w:t>
      </w:r>
      <w:r>
        <w:rPr>
          <w:rtl w:val="0"/>
          <w:lang w:val="zh-TW" w:eastAsia="zh-TW"/>
        </w:rPr>
        <w:t>他转向詹姆斯，语气不容置疑。</w:t>
      </w:r>
    </w:p>
    <w:p>
      <w:pPr>
        <w:pStyle w:val="Normal.0"/>
        <w:jc w:val="left"/>
        <w:rPr>
          <w:lang w:val="zh-TW" w:eastAsia="zh-TW"/>
        </w:rPr>
      </w:pPr>
      <w:r>
        <w:rPr>
          <w:rtl w:val="0"/>
          <w:lang w:val="zh-TW" w:eastAsia="zh-TW"/>
        </w:rPr>
        <w:t>理查德：你跟本杰明去找她。告诉她，只要她愿意跟我们认错，我们就原谅她，允许她回家。否则，我们就当没生过她这个女儿！</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RICHARD: You and Benjamin go find her. Tell her if she's willing to apologize, we'll forgive her and let her come home. Otherwise, we'll pretend we never had this daughter! </w:t>
      </w:r>
    </w:p>
    <w:p>
      <w:pPr>
        <w:pStyle w:val="Normal.0"/>
      </w:pPr>
    </w:p>
    <w:p>
      <w:pPr>
        <w:pStyle w:val="Normal.0"/>
      </w:pPr>
    </w:p>
    <w:p>
      <w:pPr>
        <w:pStyle w:val="Normal.0"/>
        <w:rPr>
          <w:shd w:val="clear" w:color="auto" w:fill="ffff00"/>
          <w:lang w:val="zh-TW" w:eastAsia="zh-TW"/>
        </w:rPr>
      </w:pPr>
    </w:p>
    <w:p>
      <w:pPr>
        <w:pStyle w:val="Normal.0"/>
        <w:rPr>
          <w:lang w:val="zh-TW" w:eastAsia="zh-TW"/>
        </w:rPr>
      </w:pPr>
      <w:r>
        <w:rPr>
          <w:rtl w:val="0"/>
          <w:lang w:val="zh-TW" w:eastAsia="zh-TW"/>
        </w:rPr>
        <w:t>第二十三集</w:t>
      </w:r>
    </w:p>
    <w:p>
      <w:pPr>
        <w:pStyle w:val="Normal.0"/>
      </w:pPr>
      <w:r>
        <w:rPr>
          <w:rFonts w:ascii="Calibri" w:hAnsi="Calibri"/>
          <w:rtl w:val="0"/>
          <w:lang w:val="en-US"/>
        </w:rPr>
        <w:t xml:space="preserve">23-1 </w:t>
      </w:r>
      <w:r>
        <w:rPr>
          <w:rtl w:val="0"/>
          <w:lang w:val="zh-TW" w:eastAsia="zh-TW"/>
        </w:rPr>
        <w:t>日外</w:t>
      </w:r>
      <w:r>
        <w:rPr>
          <w:rFonts w:ascii="Calibri" w:hAnsi="Calibri"/>
          <w:rtl w:val="0"/>
          <w:lang w:val="zh-TW" w:eastAsia="zh-TW"/>
        </w:rPr>
        <w:t xml:space="preserve"> </w:t>
      </w:r>
      <w:r>
        <w:rPr>
          <w:rtl w:val="0"/>
          <w:lang w:val="zh-TW" w:eastAsia="zh-TW"/>
        </w:rPr>
        <w:t>街道边</w:t>
      </w:r>
      <w:r>
        <w:rPr>
          <w:rFonts w:ascii="Calibri" w:hAnsi="Calibri"/>
          <w:rtl w:val="0"/>
          <w:lang w:val="zh-TW" w:eastAsia="zh-TW"/>
        </w:rPr>
        <w:t xml:space="preserve"> </w:t>
      </w:r>
      <w:r>
        <w:rPr>
          <w:rFonts w:ascii="Calibri" w:hAnsi="Calibri"/>
          <w:rtl w:val="0"/>
          <w:lang w:val="en-US"/>
        </w:rPr>
        <w:t xml:space="preserve">/ </w:t>
      </w:r>
      <w:r>
        <w:rPr>
          <w:rtl w:val="0"/>
          <w:lang w:val="zh-TW" w:eastAsia="zh-TW"/>
        </w:rPr>
        <w:t>车内（通话）</w:t>
      </w:r>
    </w:p>
    <w:p>
      <w:pPr>
        <w:pStyle w:val="Normal.0"/>
        <w:rPr>
          <w:lang w:val="zh-TW" w:eastAsia="zh-TW"/>
        </w:rPr>
      </w:pPr>
      <w:r>
        <w:rPr>
          <w:rtl w:val="0"/>
          <w:lang w:val="zh-TW" w:eastAsia="zh-TW"/>
        </w:rPr>
        <w:t>人物：奥利维亚、达米安（电话中）、凯瑟琳、詹姆斯、本杰明</w:t>
      </w:r>
    </w:p>
    <w:p>
      <w:pPr>
        <w:pStyle w:val="Normal.0"/>
      </w:pPr>
      <w:r>
        <w:rPr>
          <w:rtl w:val="0"/>
          <w:lang w:val="en-US"/>
        </w:rPr>
        <w:t>△</w:t>
      </w:r>
      <w:r>
        <w:rPr>
          <w:rtl w:val="0"/>
          <w:lang w:val="zh-TW" w:eastAsia="zh-TW"/>
        </w:rPr>
        <w:t>午后的阳光洒在人行道上，奥利维亚抱着一摞文件和一本《企业战略管理</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Strategic Management</w:t>
      </w:r>
      <w:r>
        <w:rPr>
          <w:rtl w:val="0"/>
          <w:lang w:val="zh-TW" w:eastAsia="zh-TW"/>
        </w:rPr>
        <w:t>》站在路边，不时抬头看向车流方向。右耳上戴着一只无线耳机。</w:t>
      </w:r>
    </w:p>
    <w:p>
      <w:pPr>
        <w:pStyle w:val="Normal.0"/>
        <w:jc w:val="left"/>
        <w:rPr>
          <w:lang w:val="zh-TW" w:eastAsia="zh-TW"/>
        </w:rPr>
      </w:pPr>
      <w:r>
        <w:rPr>
          <w:rtl w:val="0"/>
          <w:lang w:val="zh-TW" w:eastAsia="zh-TW"/>
        </w:rPr>
        <w:t>达米安（电话中，语气沉稳）：路上有点堵，我可能要晚十分钟到。</w:t>
      </w:r>
    </w:p>
    <w:p>
      <w:pPr>
        <w:pStyle w:val="Normal.0"/>
        <w:jc w:val="left"/>
      </w:pPr>
      <w:r>
        <w:rPr>
          <w:rFonts w:ascii="Times New Roman" w:hAnsi="Times New Roman"/>
          <w:outline w:val="0"/>
          <w:color w:val="ff0000"/>
          <w:u w:color="ff0000"/>
          <w:rtl w:val="0"/>
          <w:lang w:val="en-US"/>
          <w14:textFill>
            <w14:solidFill>
              <w14:srgbClr w14:val="FF0000"/>
            </w14:solidFill>
          </w14:textFill>
        </w:rPr>
        <w:t>DAMIAN: Traffic is a little heavy. I may be ten minutes late.</w:t>
      </w:r>
    </w:p>
    <w:p>
      <w:pPr>
        <w:pStyle w:val="Normal.0"/>
        <w:jc w:val="left"/>
        <w:rPr>
          <w:lang w:val="zh-TW" w:eastAsia="zh-TW"/>
        </w:rPr>
      </w:pPr>
      <w:r>
        <w:rPr>
          <w:rtl w:val="0"/>
          <w:lang w:val="zh-TW" w:eastAsia="zh-TW"/>
        </w:rPr>
        <w:t>奥利维亚（对着耳机，轻声）：不着急，你慢点开。</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rush. Drive safely.</w:t>
      </w:r>
    </w:p>
    <w:p>
      <w:pPr>
        <w:pStyle w:val="Normal.0"/>
        <w:jc w:val="left"/>
      </w:pPr>
      <w:r>
        <w:rPr>
          <w:rtl w:val="0"/>
          <w:lang w:val="zh-TW" w:eastAsia="zh-TW"/>
        </w:rPr>
        <w:t>达米安：今天</w:t>
      </w:r>
      <w:r>
        <w:rPr>
          <w:rFonts w:ascii="Calibri" w:hAnsi="Calibri"/>
          <w:rtl w:val="0"/>
          <w:lang w:val="en-US"/>
        </w:rPr>
        <w:t>EDP</w:t>
      </w:r>
      <w:r>
        <w:rPr>
          <w:rtl w:val="0"/>
          <w:lang w:val="zh-TW" w:eastAsia="zh-TW"/>
        </w:rPr>
        <w:t>课程的案例分析怎么样？听得懂吗？</w:t>
      </w:r>
    </w:p>
    <w:p>
      <w:pPr>
        <w:pStyle w:val="Normal.0"/>
        <w:jc w:val="left"/>
      </w:pPr>
      <w:r>
        <w:rPr>
          <w:rFonts w:ascii="Times New Roman" w:hAnsi="Times New Roman"/>
          <w:outline w:val="0"/>
          <w:color w:val="ff0000"/>
          <w:u w:color="ff0000"/>
          <w:rtl w:val="0"/>
          <w:lang w:val="en-US"/>
          <w14:textFill>
            <w14:solidFill>
              <w14:srgbClr w14:val="FF0000"/>
            </w14:solidFill>
          </w14:textFill>
        </w:rPr>
        <w:t>DAMIAN: How was today's EDP case analysis? Could you follow it?</w:t>
      </w:r>
    </w:p>
    <w:p>
      <w:pPr>
        <w:pStyle w:val="Normal.0"/>
        <w:jc w:val="left"/>
        <w:rPr>
          <w:lang w:val="zh-TW" w:eastAsia="zh-TW"/>
        </w:rPr>
      </w:pPr>
      <w:r>
        <w:rPr>
          <w:rtl w:val="0"/>
          <w:lang w:val="zh-TW" w:eastAsia="zh-TW"/>
        </w:rPr>
        <w:t>奥利维亚（想了想，语气认真）：感觉一般。理论偏多，实战案例有点过时。还不如你之前给我请的那两个老师讲得透彻。</w:t>
      </w:r>
    </w:p>
    <w:p>
      <w:pPr>
        <w:pStyle w:val="Normal.0"/>
        <w:jc w:val="left"/>
      </w:pPr>
      <w:r>
        <w:rPr>
          <w:rFonts w:ascii="Times New Roman" w:hAnsi="Times New Roman"/>
          <w:outline w:val="0"/>
          <w:color w:val="ff0000"/>
          <w:u w:color="ff0000"/>
          <w:rtl w:val="0"/>
          <w:lang w:val="en-US"/>
          <w14:textFill>
            <w14:solidFill>
              <w14:srgbClr w14:val="FF0000"/>
            </w14:solidFill>
          </w14:textFill>
        </w:rPr>
        <w:t>OLIVIA: Just average. Too much theory, and the cases were outdated. The two teachers you hired explained things much better.</w:t>
      </w:r>
    </w:p>
    <w:p>
      <w:pPr>
        <w:pStyle w:val="Normal.0"/>
        <w:jc w:val="left"/>
        <w:rPr>
          <w:lang w:val="zh-TW" w:eastAsia="zh-TW"/>
        </w:rPr>
      </w:pPr>
      <w:r>
        <w:rPr>
          <w:rtl w:val="0"/>
          <w:lang w:val="zh-TW" w:eastAsia="zh-TW"/>
        </w:rPr>
        <w:t>达米安（轻笑一声）：这种课程本来就是去拓展人脉的。等这期结束，你就可以着手参与公司管理了。</w:t>
      </w:r>
    </w:p>
    <w:p>
      <w:pPr>
        <w:pStyle w:val="Normal.0"/>
        <w:jc w:val="left"/>
      </w:pPr>
      <w:r>
        <w:rPr>
          <w:rFonts w:ascii="Times New Roman" w:hAnsi="Times New Roman"/>
          <w:outline w:val="0"/>
          <w:color w:val="ff0000"/>
          <w:u w:color="ff0000"/>
          <w:rtl w:val="0"/>
          <w:lang w:val="en-US"/>
          <w14:textFill>
            <w14:solidFill>
              <w14:srgbClr w14:val="FF0000"/>
            </w14:solidFill>
          </w14:textFill>
        </w:rPr>
        <w:t>DAMIAN: Those courses are for networking. Once this term ends, you can start taking part in company management.</w:t>
      </w:r>
    </w:p>
    <w:p>
      <w:pPr>
        <w:pStyle w:val="Normal.0"/>
        <w:jc w:val="left"/>
      </w:pPr>
      <w:r>
        <w:rPr>
          <w:rtl w:val="0"/>
          <w:lang w:val="zh-TW" w:eastAsia="zh-TW"/>
        </w:rPr>
        <w:t>奥利维亚（嘴角微扬）：那我得先把这个案例作业写完</w:t>
      </w:r>
      <w:r>
        <w:rPr>
          <w:rFonts w:ascii="Calibri" w:hAnsi="Calibri" w:hint="default"/>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Then I need to finish this case assignment first...</w:t>
      </w:r>
    </w:p>
    <w:p>
      <w:pPr>
        <w:pStyle w:val="Normal.0"/>
      </w:pPr>
      <w:r>
        <w:rPr>
          <w:rtl w:val="0"/>
          <w:lang w:val="en-US"/>
        </w:rPr>
        <w:t>△</w:t>
      </w:r>
      <w:r>
        <w:rPr>
          <w:rtl w:val="0"/>
          <w:lang w:val="zh-TW" w:eastAsia="zh-TW"/>
        </w:rPr>
        <w:t>话还没说完，一辆黑色豪华轿车缓缓驶来，停在路边。车门打开，凯瑟琳、詹姆斯、本杰明先后走下车。</w:t>
      </w:r>
    </w:p>
    <w:p>
      <w:pPr>
        <w:pStyle w:val="Normal.0"/>
        <w:jc w:val="left"/>
        <w:rPr>
          <w:lang w:val="zh-TW" w:eastAsia="zh-TW"/>
        </w:rPr>
      </w:pPr>
      <w:r>
        <w:rPr>
          <w:rtl w:val="0"/>
          <w:lang w:val="zh-TW" w:eastAsia="zh-TW"/>
        </w:rPr>
        <w:t>凯瑟琳（眼睛一亮，声音欣喜）：奥利维亚！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Olivia!</w:t>
      </w:r>
    </w:p>
    <w:p>
      <w:pPr>
        <w:pStyle w:val="Normal.0"/>
      </w:pPr>
      <w:r>
        <w:rPr>
          <w:rtl w:val="0"/>
          <w:lang w:val="en-US"/>
        </w:rPr>
        <w:t>△</w:t>
      </w:r>
      <w:r>
        <w:rPr>
          <w:rtl w:val="0"/>
          <w:lang w:val="zh-TW" w:eastAsia="zh-TW"/>
        </w:rPr>
        <w:t>奥利维亚看到他们，脸上的笑意瞬间消失。</w:t>
      </w:r>
    </w:p>
    <w:p>
      <w:pPr>
        <w:pStyle w:val="Normal.0"/>
        <w:jc w:val="left"/>
        <w:rPr>
          <w:lang w:val="zh-TW" w:eastAsia="zh-TW"/>
        </w:rPr>
      </w:pPr>
      <w:r>
        <w:rPr>
          <w:rtl w:val="0"/>
          <w:lang w:val="zh-TW" w:eastAsia="zh-TW"/>
        </w:rPr>
        <w:t>奥利维亚：等会儿聊。</w:t>
      </w:r>
    </w:p>
    <w:p>
      <w:pPr>
        <w:pStyle w:val="Normal.0"/>
        <w:jc w:val="left"/>
      </w:pPr>
      <w:r>
        <w:rPr>
          <w:rFonts w:ascii="Times New Roman" w:hAnsi="Times New Roman"/>
          <w:outline w:val="0"/>
          <w:color w:val="ff0000"/>
          <w:u w:color="ff0000"/>
          <w:rtl w:val="0"/>
          <w:lang w:val="en-US"/>
          <w14:textFill>
            <w14:solidFill>
              <w14:srgbClr w14:val="FF0000"/>
            </w14:solidFill>
          </w14:textFill>
        </w:rPr>
        <w:t>OLIVIA: I'll talk to you later.</w:t>
      </w:r>
    </w:p>
    <w:p>
      <w:pPr>
        <w:pStyle w:val="Normal.0"/>
        <w:rPr>
          <w:lang w:val="zh-TW" w:eastAsia="zh-TW"/>
        </w:rPr>
      </w:pPr>
      <w:r>
        <w:rPr>
          <w:rtl w:val="0"/>
          <w:lang w:val="zh-TW" w:eastAsia="zh-TW"/>
        </w:rPr>
        <w:t>奥利维亚摘掉耳机。</w:t>
      </w:r>
    </w:p>
    <w:p>
      <w:pPr>
        <w:pStyle w:val="Normal.0"/>
        <w:jc w:val="left"/>
        <w:rPr>
          <w:lang w:val="zh-TW" w:eastAsia="zh-TW"/>
        </w:rPr>
      </w:pPr>
      <w:r>
        <w:rPr>
          <w:rtl w:val="0"/>
          <w:lang w:val="zh-TW" w:eastAsia="zh-TW"/>
        </w:rPr>
        <w:t>詹姆斯（走上来，语气尽量平和）：玩够了，该回家了。爸还在家等你。</w:t>
      </w:r>
    </w:p>
    <w:p>
      <w:pPr>
        <w:pStyle w:val="Normal.0"/>
        <w:jc w:val="left"/>
      </w:pPr>
      <w:r>
        <w:rPr>
          <w:rFonts w:ascii="Times New Roman" w:hAnsi="Times New Roman"/>
          <w:outline w:val="0"/>
          <w:color w:val="ff0000"/>
          <w:u w:color="ff0000"/>
          <w:rtl w:val="0"/>
          <w:lang w:val="en-US"/>
          <w14:textFill>
            <w14:solidFill>
              <w14:srgbClr w14:val="FF0000"/>
            </w14:solidFill>
          </w14:textFill>
        </w:rPr>
        <w:t>JAMES: You've had your fun. Time to come home. Dad is waiting.</w:t>
      </w:r>
    </w:p>
    <w:p>
      <w:pPr>
        <w:pStyle w:val="Normal.0"/>
        <w:jc w:val="left"/>
        <w:rPr>
          <w:lang w:val="zh-TW" w:eastAsia="zh-TW"/>
        </w:rPr>
      </w:pPr>
      <w:r>
        <w:rPr>
          <w:rtl w:val="0"/>
          <w:lang w:val="zh-TW" w:eastAsia="zh-TW"/>
        </w:rPr>
        <w:t>凯瑟琳（跟上来，眼眶泛红，声音恳切）：是啊奥利维亚，你之前受的委屈我们都知道了。回去吧，我让威尔逊太太把我的衣帽间收拾出来给你住。</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Yes, Olivia. We know what you've suffered. Come back. I'll have Mrs. Wilson clear out my closet room for you.</w:t>
      </w:r>
    </w:p>
    <w:p>
      <w:pPr>
        <w:pStyle w:val="Normal.0"/>
        <w:jc w:val="left"/>
        <w:rPr>
          <w:lang w:val="zh-TW" w:eastAsia="zh-TW"/>
        </w:rPr>
      </w:pPr>
      <w:r>
        <w:rPr>
          <w:rtl w:val="0"/>
          <w:lang w:val="zh-TW" w:eastAsia="zh-TW"/>
        </w:rPr>
        <w:t>奥利维亚（讥讽）：不必了。我不过是福利院走出来的野种，你们家的房子，我可住不起。</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need. I'm just a brat from an orphanage. I couldn't afford to live in your house.</w:t>
      </w:r>
    </w:p>
    <w:p>
      <w:pPr>
        <w:pStyle w:val="Normal.0"/>
        <w:jc w:val="left"/>
      </w:pPr>
      <w:r>
        <w:rPr>
          <w:rtl w:val="0"/>
          <w:lang w:val="zh-TW" w:eastAsia="zh-TW"/>
        </w:rPr>
        <w:t>本杰明（闻言大怒，撸起袖子）：怎么跟妈说话的？才出来几天，连话都不会好好说了？还不跟我们回去</w:t>
      </w:r>
      <w:r>
        <w:rPr>
          <w:rFonts w:ascii="Calibri" w:hAnsi="Calibri" w:hint="default"/>
          <w:rtl w:val="0"/>
          <w:lang w:val="en-US"/>
        </w:rPr>
        <w:t>——</w:t>
      </w:r>
      <w:r>
        <w:rPr>
          <w:rtl w:val="0"/>
          <w:lang w:val="zh-TW" w:eastAsia="zh-TW"/>
        </w:rPr>
        <w:t>别逼我揍你！</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How dare you talk to Mom like that? A few days outside and you've forgotten how to speak? Come home with us. Don't make me hit you!</w:t>
      </w:r>
    </w:p>
    <w:p>
      <w:pPr>
        <w:pStyle w:val="Normal.0"/>
      </w:pPr>
      <w:r>
        <w:rPr>
          <w:rtl w:val="0"/>
          <w:lang w:val="en-US"/>
        </w:rPr>
        <w:t>△</w:t>
      </w:r>
      <w:r>
        <w:rPr>
          <w:rtl w:val="0"/>
          <w:lang w:val="zh-TW" w:eastAsia="zh-TW"/>
        </w:rPr>
        <w:t>本杰明握紧拳头，上前就要动手。</w:t>
      </w:r>
    </w:p>
    <w:p>
      <w:pPr>
        <w:pStyle w:val="Normal.0"/>
      </w:pPr>
    </w:p>
    <w:p>
      <w:pPr>
        <w:pStyle w:val="Normal.0"/>
      </w:pPr>
    </w:p>
    <w:p>
      <w:pPr>
        <w:pStyle w:val="Normal.0"/>
        <w:rPr>
          <w:lang w:val="zh-TW" w:eastAsia="zh-TW"/>
        </w:rPr>
      </w:pPr>
      <w:r>
        <w:rPr>
          <w:rtl w:val="0"/>
          <w:lang w:val="zh-TW" w:eastAsia="zh-TW"/>
        </w:rPr>
        <w:t>第二十四集</w:t>
      </w:r>
    </w:p>
    <w:p>
      <w:pPr>
        <w:pStyle w:val="Normal.0"/>
      </w:pPr>
      <w:r>
        <w:rPr>
          <w:rFonts w:ascii="Calibri" w:hAnsi="Calibri"/>
          <w:rtl w:val="0"/>
          <w:lang w:val="en-US"/>
        </w:rPr>
        <w:t xml:space="preserve">24-1 </w:t>
      </w:r>
      <w:r>
        <w:rPr>
          <w:rtl w:val="0"/>
          <w:lang w:val="zh-TW" w:eastAsia="zh-TW"/>
        </w:rPr>
        <w:t>日外</w:t>
      </w:r>
      <w:r>
        <w:rPr>
          <w:rFonts w:ascii="Calibri" w:hAnsi="Calibri"/>
          <w:rtl w:val="0"/>
          <w:lang w:val="zh-TW" w:eastAsia="zh-TW"/>
        </w:rPr>
        <w:t xml:space="preserve"> </w:t>
      </w:r>
      <w:r>
        <w:rPr>
          <w:rtl w:val="0"/>
          <w:lang w:val="zh-TW" w:eastAsia="zh-TW"/>
        </w:rPr>
        <w:t>街道</w:t>
      </w:r>
    </w:p>
    <w:p>
      <w:pPr>
        <w:pStyle w:val="Normal.0"/>
        <w:rPr>
          <w:lang w:val="zh-TW" w:eastAsia="zh-TW"/>
        </w:rPr>
      </w:pPr>
      <w:r>
        <w:rPr>
          <w:rtl w:val="0"/>
          <w:lang w:val="zh-TW" w:eastAsia="zh-TW"/>
        </w:rPr>
        <w:t>人物：奥利维亚、詹姆斯、本杰明、凯瑟琳、达米安、司机</w:t>
      </w:r>
    </w:p>
    <w:p>
      <w:pPr>
        <w:pStyle w:val="Normal.0"/>
      </w:pPr>
      <w:r>
        <w:rPr>
          <w:rtl w:val="0"/>
          <w:lang w:val="en-US"/>
        </w:rPr>
        <w:t>△</w:t>
      </w:r>
      <w:r>
        <w:rPr>
          <w:rtl w:val="0"/>
          <w:lang w:val="zh-TW" w:eastAsia="zh-TW"/>
        </w:rPr>
        <w:t>詹姆斯拦住本杰明。</w:t>
      </w:r>
    </w:p>
    <w:p>
      <w:pPr>
        <w:pStyle w:val="Normal.0"/>
        <w:jc w:val="left"/>
        <w:rPr>
          <w:lang w:val="zh-TW" w:eastAsia="zh-TW"/>
        </w:rPr>
      </w:pPr>
      <w:r>
        <w:rPr>
          <w:rtl w:val="0"/>
          <w:lang w:val="zh-TW" w:eastAsia="zh-TW"/>
        </w:rPr>
        <w:t>詹姆斯：本杰明，来之前怎么给你说的，不要跟奥利维亚动手！</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Benjamin, what did I tell you before we came? Don't hit Olivia!</w:t>
      </w:r>
    </w:p>
    <w:p>
      <w:pPr>
        <w:pStyle w:val="Normal.0"/>
        <w:jc w:val="left"/>
        <w:rPr>
          <w:lang w:val="zh-TW" w:eastAsia="zh-TW"/>
        </w:rPr>
      </w:pPr>
      <w:r>
        <w:rPr>
          <w:rtl w:val="0"/>
          <w:lang w:val="zh-TW" w:eastAsia="zh-TW"/>
        </w:rPr>
        <w:t>本杰明（指着奥利维亚，怒）：大哥，这能怪我吗？还不是她不识好歹。我们都亲自过来接她了，她还在甩脸色摆架子。怎么，非让我们给她跪下道歉，她才满意不成？</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James, how is this my fault?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 one acting ungrateful. We came all this way to get her, and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still giving us attitude. What, does she want us to kneel and apologize?</w:t>
      </w:r>
    </w:p>
    <w:p>
      <w:pPr>
        <w:pStyle w:val="Normal.0"/>
        <w:jc w:val="left"/>
        <w:rPr>
          <w:lang w:val="zh-TW" w:eastAsia="zh-TW"/>
        </w:rPr>
      </w:pPr>
      <w:r>
        <w:rPr>
          <w:rtl w:val="0"/>
          <w:lang w:val="zh-TW" w:eastAsia="zh-TW"/>
        </w:rPr>
        <w:t>奥利维亚（冷）：不必，我就一个要求，以后，请离我远些。</w:t>
      </w:r>
    </w:p>
    <w:p>
      <w:pPr>
        <w:pStyle w:val="Normal.0"/>
        <w:jc w:val="left"/>
      </w:pPr>
      <w:r>
        <w:rPr>
          <w:rFonts w:ascii="Times New Roman" w:hAnsi="Times New Roman"/>
          <w:outline w:val="0"/>
          <w:color w:val="ff0000"/>
          <w:u w:color="ff0000"/>
          <w:rtl w:val="0"/>
          <w:lang w:val="en-US"/>
          <w14:textFill>
            <w14:solidFill>
              <w14:srgbClr w14:val="FF0000"/>
            </w14:solidFill>
          </w14:textFill>
        </w:rPr>
        <w:t>OLIVIA: No need. I have only one request. From now on, stay away from me.</w:t>
      </w:r>
    </w:p>
    <w:p>
      <w:pPr>
        <w:pStyle w:val="Normal.0"/>
        <w:jc w:val="left"/>
        <w:rPr>
          <w:lang w:val="zh-TW" w:eastAsia="zh-TW"/>
        </w:rPr>
      </w:pPr>
      <w:r>
        <w:rPr>
          <w:rtl w:val="0"/>
          <w:lang w:val="zh-TW" w:eastAsia="zh-TW"/>
        </w:rPr>
        <w:t>本杰明（闻言更怒）：你存心找揍是吧！</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You're asking for a hit, aren't you?</w:t>
      </w:r>
    </w:p>
    <w:p>
      <w:pPr>
        <w:pStyle w:val="Normal.0"/>
      </w:pPr>
      <w:r>
        <w:rPr>
          <w:rtl w:val="0"/>
          <w:lang w:val="en-US"/>
        </w:rPr>
        <w:t>△</w:t>
      </w:r>
      <w:r>
        <w:rPr>
          <w:rtl w:val="0"/>
          <w:lang w:val="zh-TW" w:eastAsia="zh-TW"/>
        </w:rPr>
        <w:t>本杰明又要动手，被詹姆斯拉住。</w:t>
      </w:r>
    </w:p>
    <w:p>
      <w:pPr>
        <w:pStyle w:val="Normal.0"/>
        <w:jc w:val="left"/>
        <w:rPr>
          <w:lang w:val="zh-TW" w:eastAsia="zh-TW"/>
        </w:rPr>
      </w:pPr>
      <w:r>
        <w:rPr>
          <w:rtl w:val="0"/>
          <w:lang w:val="zh-TW" w:eastAsia="zh-TW"/>
        </w:rPr>
        <w:t>詹姆斯（训斥）：够了！你给我闭嘴。</w:t>
      </w:r>
    </w:p>
    <w:p>
      <w:pPr>
        <w:pStyle w:val="Normal.0"/>
        <w:jc w:val="left"/>
      </w:pPr>
      <w:r>
        <w:rPr>
          <w:rFonts w:ascii="Times New Roman" w:hAnsi="Times New Roman"/>
          <w:outline w:val="0"/>
          <w:color w:val="ff0000"/>
          <w:u w:color="ff0000"/>
          <w:rtl w:val="0"/>
          <w:lang w:val="en-US"/>
          <w14:textFill>
            <w14:solidFill>
              <w14:srgbClr w14:val="FF0000"/>
            </w14:solidFill>
          </w14:textFill>
        </w:rPr>
        <w:t>JAMES: Enough! Shut up.</w:t>
      </w:r>
    </w:p>
    <w:p>
      <w:pPr>
        <w:pStyle w:val="Normal.0"/>
      </w:pPr>
      <w:r>
        <w:rPr>
          <w:rtl w:val="0"/>
          <w:lang w:val="en-US"/>
        </w:rPr>
        <w:t>△</w:t>
      </w:r>
      <w:r>
        <w:rPr>
          <w:rtl w:val="0"/>
          <w:lang w:val="zh-TW" w:eastAsia="zh-TW"/>
        </w:rPr>
        <w:t>本杰明看了奥利维亚一眼，冷哼一声，甩开詹姆斯的手。</w:t>
      </w:r>
    </w:p>
    <w:p>
      <w:pPr>
        <w:pStyle w:val="Normal.0"/>
        <w:jc w:val="left"/>
        <w:rPr>
          <w:lang w:val="zh-TW" w:eastAsia="zh-TW"/>
        </w:rPr>
      </w:pPr>
      <w:r>
        <w:rPr>
          <w:rtl w:val="0"/>
          <w:lang w:val="zh-TW" w:eastAsia="zh-TW"/>
        </w:rPr>
        <w:t>本杰明：大哥，既然你嫌弃我碍事，那我就先走了。晚上我还有场拳赛要打，我得回去准备。我答应了萨凡纳，今晚赢下拳赛后把金腰带送给她。</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James, since you think I'm in the way, I'll leave first. I have a fight tonight and need to prepare. I promised Savannah I'd win and give her the championship belt.</w:t>
      </w:r>
    </w:p>
    <w:p>
      <w:pPr>
        <w:pStyle w:val="Normal.0"/>
      </w:pPr>
      <w:r>
        <w:rPr>
          <w:rtl w:val="0"/>
          <w:lang w:val="en-US"/>
        </w:rPr>
        <w:t>△</w:t>
      </w:r>
      <w:r>
        <w:rPr>
          <w:rtl w:val="0"/>
          <w:lang w:val="zh-TW" w:eastAsia="zh-TW"/>
        </w:rPr>
        <w:t>本杰明说完，便扭头离开了。</w:t>
      </w:r>
    </w:p>
    <w:p>
      <w:pPr>
        <w:pStyle w:val="Normal.0"/>
        <w:jc w:val="left"/>
        <w:rPr>
          <w:lang w:val="zh-TW" w:eastAsia="zh-TW"/>
        </w:rPr>
      </w:pPr>
      <w:r>
        <w:rPr>
          <w:rtl w:val="0"/>
          <w:lang w:val="zh-TW" w:eastAsia="zh-TW"/>
        </w:rPr>
        <w:t>詹姆斯：本杰明！</w:t>
      </w:r>
    </w:p>
    <w:p>
      <w:pPr>
        <w:pStyle w:val="Normal.0"/>
        <w:jc w:val="left"/>
      </w:pPr>
      <w:r>
        <w:rPr>
          <w:rFonts w:ascii="Times New Roman" w:hAnsi="Times New Roman"/>
          <w:outline w:val="0"/>
          <w:color w:val="ff0000"/>
          <w:u w:color="ff0000"/>
          <w:rtl w:val="0"/>
          <w:lang w:val="en-US"/>
          <w14:textFill>
            <w14:solidFill>
              <w14:srgbClr w14:val="FF0000"/>
            </w14:solidFill>
          </w14:textFill>
        </w:rPr>
        <w:t>JAMES: Benjamin!</w:t>
      </w:r>
    </w:p>
    <w:p>
      <w:pPr>
        <w:pStyle w:val="Normal.0"/>
      </w:pPr>
      <w:r>
        <w:rPr>
          <w:rtl w:val="0"/>
          <w:lang w:val="en-US"/>
        </w:rPr>
        <w:t>△</w:t>
      </w:r>
      <w:r>
        <w:rPr>
          <w:rtl w:val="0"/>
          <w:lang w:val="zh-TW" w:eastAsia="zh-TW"/>
        </w:rPr>
        <w:t>本杰明头也不回。</w:t>
      </w:r>
    </w:p>
    <w:p>
      <w:pPr>
        <w:pStyle w:val="Normal.0"/>
      </w:pPr>
      <w:r>
        <w:rPr>
          <w:rtl w:val="0"/>
          <w:lang w:val="en-US"/>
        </w:rPr>
        <w:t>△</w:t>
      </w:r>
      <w:r>
        <w:rPr>
          <w:rtl w:val="0"/>
          <w:lang w:val="zh-TW" w:eastAsia="zh-TW"/>
        </w:rPr>
        <w:t>此时，凯瑟琳的手机响了。</w:t>
      </w:r>
    </w:p>
    <w:p>
      <w:pPr>
        <w:pStyle w:val="Normal.0"/>
      </w:pPr>
      <w:r>
        <w:rPr>
          <w:rtl w:val="0"/>
          <w:lang w:val="en-US"/>
        </w:rPr>
        <w:t>△</w:t>
      </w:r>
      <w:r>
        <w:rPr>
          <w:rtl w:val="0"/>
          <w:lang w:val="zh-TW" w:eastAsia="zh-TW"/>
        </w:rPr>
        <w:t>凯瑟琳接听后，神色瞬间变得焦急。</w:t>
      </w:r>
    </w:p>
    <w:p>
      <w:pPr>
        <w:pStyle w:val="Normal.0"/>
        <w:jc w:val="left"/>
        <w:rPr>
          <w:lang w:val="zh-TW" w:eastAsia="zh-TW"/>
        </w:rPr>
      </w:pPr>
      <w:r>
        <w:rPr>
          <w:rtl w:val="0"/>
          <w:lang w:val="zh-TW" w:eastAsia="zh-TW"/>
        </w:rPr>
        <w:t>凯瑟琳：好，萨凡纳，妈妈这就回去。</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All right, Savannah. Mom is coming back now.</w:t>
      </w:r>
    </w:p>
    <w:p>
      <w:pPr>
        <w:pStyle w:val="Normal.0"/>
      </w:pPr>
      <w:r>
        <w:rPr>
          <w:rtl w:val="0"/>
          <w:lang w:val="en-US"/>
        </w:rPr>
        <w:t>△</w:t>
      </w:r>
      <w:r>
        <w:rPr>
          <w:rtl w:val="0"/>
          <w:lang w:val="zh-TW" w:eastAsia="zh-TW"/>
        </w:rPr>
        <w:t>凯瑟琳挂了电话，便看向詹姆斯。</w:t>
      </w:r>
    </w:p>
    <w:p>
      <w:pPr>
        <w:pStyle w:val="Normal.0"/>
        <w:jc w:val="left"/>
        <w:rPr>
          <w:lang w:val="zh-TW" w:eastAsia="zh-TW"/>
        </w:rPr>
      </w:pPr>
      <w:r>
        <w:rPr>
          <w:rtl w:val="0"/>
          <w:lang w:val="zh-TW" w:eastAsia="zh-TW"/>
        </w:rPr>
        <w:t>凯瑟琳：詹姆斯，你妹妹刚才摔了一跤，手掌擦破皮，都出血了，我有些不放心，得先回去陪她去医院。</w:t>
      </w:r>
    </w:p>
    <w:p>
      <w:pPr>
        <w:pStyle w:val="Normal.0"/>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CATHERINE: James, your sister fell and scraped her palm.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bleeding.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worried, so I need to take her to the hospital.</w:t>
      </w:r>
    </w:p>
    <w:p>
      <w:pPr>
        <w:pStyle w:val="Normal.0"/>
        <w:jc w:val="left"/>
      </w:pPr>
      <w:r>
        <w:rPr>
          <w:rtl w:val="0"/>
          <w:lang w:val="en-US"/>
        </w:rPr>
        <w:t>△</w:t>
      </w:r>
      <w:r>
        <w:rPr>
          <w:rtl w:val="0"/>
          <w:lang w:val="zh-TW" w:eastAsia="zh-TW"/>
        </w:rPr>
        <w:t>凯瑟琳说完，也扭头离开了。</w:t>
      </w:r>
    </w:p>
    <w:p>
      <w:pPr>
        <w:pStyle w:val="Normal.0"/>
        <w:jc w:val="left"/>
        <w:rPr>
          <w:lang w:val="zh-TW" w:eastAsia="zh-TW"/>
        </w:rPr>
      </w:pPr>
      <w:r>
        <w:rPr>
          <w:rtl w:val="0"/>
          <w:lang w:val="zh-TW" w:eastAsia="zh-TW"/>
        </w:rPr>
        <w:t>詹姆斯（急声喊）：妈！</w:t>
      </w:r>
    </w:p>
    <w:p>
      <w:pPr>
        <w:pStyle w:val="Normal.0"/>
        <w:jc w:val="left"/>
      </w:pPr>
      <w:r>
        <w:rPr>
          <w:rFonts w:ascii="Times New Roman" w:hAnsi="Times New Roman"/>
          <w:outline w:val="0"/>
          <w:color w:val="ff0000"/>
          <w:u w:color="ff0000"/>
          <w:rtl w:val="0"/>
          <w:lang w:val="en-US"/>
          <w14:textFill>
            <w14:solidFill>
              <w14:srgbClr w14:val="FF0000"/>
            </w14:solidFill>
          </w14:textFill>
        </w:rPr>
        <w:t>JAMES: Mom!</w:t>
      </w:r>
    </w:p>
    <w:p>
      <w:pPr>
        <w:pStyle w:val="Normal.0"/>
      </w:pPr>
      <w:r>
        <w:rPr>
          <w:rtl w:val="0"/>
          <w:lang w:val="en-US"/>
        </w:rPr>
        <w:t>△</w:t>
      </w:r>
      <w:r>
        <w:rPr>
          <w:rtl w:val="0"/>
          <w:lang w:val="zh-TW" w:eastAsia="zh-TW"/>
        </w:rPr>
        <w:t>凯瑟琳头也不回，拉开路边一辆出租车的车门，钻进去，车辆很快驶离。</w:t>
      </w:r>
    </w:p>
    <w:p>
      <w:pPr>
        <w:pStyle w:val="Normal.0"/>
      </w:pPr>
      <w:r>
        <w:rPr>
          <w:rtl w:val="0"/>
          <w:lang w:val="en-US"/>
        </w:rPr>
        <w:t>△</w:t>
      </w:r>
      <w:r>
        <w:rPr>
          <w:rtl w:val="0"/>
          <w:lang w:val="zh-TW" w:eastAsia="zh-TW"/>
        </w:rPr>
        <w:t>詹姆斯无奈，看向奥利维亚。</w:t>
      </w:r>
    </w:p>
    <w:p>
      <w:pPr>
        <w:pStyle w:val="Normal.0"/>
        <w:jc w:val="left"/>
      </w:pPr>
      <w:r>
        <w:rPr>
          <w:rtl w:val="0"/>
          <w:lang w:val="zh-TW" w:eastAsia="zh-TW"/>
        </w:rPr>
        <w:t>詹姆斯（试着解释）：奥利维亚，妈跟二哥他们不是不在乎你，实在是</w:t>
      </w:r>
      <w:r>
        <w:rPr>
          <w:rFonts w:ascii="Calibri" w:hAnsi="Calibri"/>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Mom and Benjamin do care about you. It's just...</w:t>
      </w:r>
    </w:p>
    <w:p>
      <w:pPr>
        <w:pStyle w:val="Normal.0"/>
        <w:jc w:val="left"/>
        <w:rPr>
          <w:lang w:val="zh-TW" w:eastAsia="zh-TW"/>
        </w:rPr>
      </w:pPr>
      <w:r>
        <w:rPr>
          <w:rtl w:val="0"/>
          <w:lang w:val="zh-TW" w:eastAsia="zh-TW"/>
        </w:rPr>
        <w:t>奥利维亚（打断）：行了，别解释了。你也赶紧回去，陪你的好妹妹吧。省的浪费您宝贵时间。</w:t>
      </w:r>
    </w:p>
    <w:p>
      <w:pPr>
        <w:pStyle w:val="Normal.0"/>
        <w:jc w:val="left"/>
      </w:pPr>
      <w:r>
        <w:rPr>
          <w:rFonts w:ascii="Times New Roman" w:hAnsi="Times New Roman"/>
          <w:outline w:val="0"/>
          <w:color w:val="ff0000"/>
          <w:u w:color="ff0000"/>
          <w:rtl w:val="0"/>
          <w:lang w:val="en-US"/>
          <w14:textFill>
            <w14:solidFill>
              <w14:srgbClr w14:val="FF0000"/>
            </w14:solidFill>
          </w14:textFill>
        </w:rPr>
        <w:t>OLIVIA: Enough. Stop explaining. You should hurry back too, to be with your precious sister. Don't waste your valuable time here.</w:t>
      </w:r>
    </w:p>
    <w:p>
      <w:pPr>
        <w:pStyle w:val="Normal.0"/>
      </w:pPr>
      <w:r>
        <w:rPr>
          <w:rtl w:val="0"/>
          <w:lang w:val="en-US"/>
        </w:rPr>
        <w:t>△</w:t>
      </w:r>
      <w:r>
        <w:rPr>
          <w:rtl w:val="0"/>
          <w:lang w:val="zh-TW" w:eastAsia="zh-TW"/>
        </w:rPr>
        <w:t>奥利维亚起身往前走。</w:t>
      </w:r>
    </w:p>
    <w:p>
      <w:pPr>
        <w:pStyle w:val="Normal.0"/>
      </w:pPr>
      <w:r>
        <w:rPr>
          <w:rtl w:val="0"/>
          <w:lang w:val="en-US"/>
        </w:rPr>
        <w:t>△</w:t>
      </w:r>
      <w:r>
        <w:rPr>
          <w:rtl w:val="0"/>
          <w:lang w:val="zh-TW" w:eastAsia="zh-TW"/>
        </w:rPr>
        <w:t>詹姆斯焦急追上去。</w:t>
      </w:r>
    </w:p>
    <w:p>
      <w:pPr>
        <w:pStyle w:val="Normal.0"/>
        <w:jc w:val="left"/>
        <w:rPr>
          <w:lang w:val="zh-TW" w:eastAsia="zh-TW"/>
        </w:rPr>
      </w:pPr>
      <w:r>
        <w:rPr>
          <w:rtl w:val="0"/>
          <w:lang w:val="zh-TW" w:eastAsia="zh-TW"/>
        </w:rPr>
        <w:t>詹姆斯：奥利维亚，我知道你还生家人的气。这些年，我们这些当家人的确实不够称职。但大哥保证，只要你跟大哥回去，之前你所受的委屈，大哥保证给你一个满意的交代。</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Olivia, I know you're still angry at the family. We failed you all these years. But I promise, if you come home with me, I'll give you a proper answer for every wrong you've suffered. </w:t>
      </w:r>
    </w:p>
    <w:p>
      <w:pPr>
        <w:pStyle w:val="Normal.0"/>
      </w:pPr>
      <w:r>
        <w:rPr>
          <w:rtl w:val="0"/>
          <w:lang w:val="en-US"/>
        </w:rPr>
        <w:t>△</w:t>
      </w:r>
      <w:r>
        <w:rPr>
          <w:rtl w:val="0"/>
          <w:lang w:val="zh-TW" w:eastAsia="zh-TW"/>
        </w:rPr>
        <w:t>奥利维亚没理，继续往前走。</w:t>
      </w:r>
    </w:p>
    <w:p>
      <w:pPr>
        <w:pStyle w:val="Normal.0"/>
      </w:pPr>
      <w:r>
        <w:rPr>
          <w:rtl w:val="0"/>
          <w:lang w:val="en-US"/>
        </w:rPr>
        <w:t>△</w:t>
      </w:r>
      <w:r>
        <w:rPr>
          <w:rtl w:val="0"/>
          <w:lang w:val="zh-TW" w:eastAsia="zh-TW"/>
        </w:rPr>
        <w:t>路过那辆黑色豪车的时候，奥利维亚的衣角擦过车身。</w:t>
      </w:r>
    </w:p>
    <w:p>
      <w:pPr>
        <w:pStyle w:val="Normal.0"/>
      </w:pPr>
      <w:r>
        <w:rPr>
          <w:rtl w:val="0"/>
          <w:lang w:val="en-US"/>
        </w:rPr>
        <w:t>△</w:t>
      </w:r>
      <w:r>
        <w:rPr>
          <w:rtl w:val="0"/>
          <w:lang w:val="zh-TW" w:eastAsia="zh-TW"/>
        </w:rPr>
        <w:t>站在一旁的司机赶紧将奥利维亚推开，奥利维亚踉跄一步，稳住身形。</w:t>
      </w:r>
    </w:p>
    <w:p>
      <w:pPr>
        <w:pStyle w:val="Normal.0"/>
        <w:rPr>
          <w:lang w:val="zh-TW" w:eastAsia="zh-TW"/>
        </w:rPr>
      </w:pPr>
      <w:r>
        <w:rPr>
          <w:rtl w:val="0"/>
          <w:lang w:val="zh-TW" w:eastAsia="zh-TW"/>
        </w:rPr>
        <w:t>而后从口袋里掏出一块白色方巾，弯腰擦刚才奥利维亚碰到的地方。</w:t>
      </w:r>
    </w:p>
    <w:p>
      <w:pPr>
        <w:pStyle w:val="Normal.0"/>
      </w:pPr>
      <w:r>
        <w:rPr>
          <w:rtl w:val="0"/>
          <w:lang w:val="en-US"/>
        </w:rPr>
        <w:t>△</w:t>
      </w:r>
      <w:r>
        <w:rPr>
          <w:rtl w:val="0"/>
          <w:lang w:val="zh-TW" w:eastAsia="zh-TW"/>
        </w:rPr>
        <w:t>奥利维亚停住，看着司机的动作。</w:t>
      </w:r>
    </w:p>
    <w:p>
      <w:pPr>
        <w:pStyle w:val="Normal.0"/>
      </w:pPr>
      <w:r>
        <w:rPr>
          <w:rtl w:val="0"/>
          <w:lang w:val="en-US"/>
        </w:rPr>
        <w:t>△</w:t>
      </w:r>
      <w:r>
        <w:rPr>
          <w:rtl w:val="0"/>
          <w:lang w:val="zh-TW" w:eastAsia="zh-TW"/>
        </w:rPr>
        <w:t>詹姆斯也皱眉，瞪向司机。</w:t>
      </w:r>
    </w:p>
    <w:p>
      <w:pPr>
        <w:pStyle w:val="Normal.0"/>
        <w:jc w:val="left"/>
        <w:rPr>
          <w:lang w:val="zh-TW" w:eastAsia="zh-TW"/>
        </w:rPr>
      </w:pPr>
      <w:r>
        <w:rPr>
          <w:rtl w:val="0"/>
          <w:lang w:val="zh-TW" w:eastAsia="zh-TW"/>
        </w:rPr>
        <w:t>詹姆斯（冷）：你干什么？</w:t>
      </w:r>
    </w:p>
    <w:p>
      <w:pPr>
        <w:pStyle w:val="Normal.0"/>
        <w:jc w:val="left"/>
      </w:pPr>
      <w:r>
        <w:rPr>
          <w:rFonts w:ascii="Times New Roman" w:hAnsi="Times New Roman"/>
          <w:outline w:val="0"/>
          <w:color w:val="ff0000"/>
          <w:u w:color="ff0000"/>
          <w:rtl w:val="0"/>
          <w:lang w:val="en-US"/>
          <w14:textFill>
            <w14:solidFill>
              <w14:srgbClr w14:val="FF0000"/>
            </w14:solidFill>
          </w14:textFill>
        </w:rPr>
        <w:t>JAMES: What are you doing?</w:t>
      </w:r>
    </w:p>
    <w:p>
      <w:pPr>
        <w:pStyle w:val="Normal.0"/>
        <w:jc w:val="left"/>
        <w:rPr>
          <w:lang w:val="zh-TW" w:eastAsia="zh-TW"/>
        </w:rPr>
      </w:pPr>
      <w:r>
        <w:rPr>
          <w:rtl w:val="0"/>
          <w:lang w:val="zh-TW" w:eastAsia="zh-TW"/>
        </w:rPr>
        <w:t>司机：大少爷，大小姐是从贫民窟走出来的，身上带着脏气，我怕弄脏了您的车。</w:t>
      </w:r>
    </w:p>
    <w:p>
      <w:pPr>
        <w:pStyle w:val="Normal.0"/>
        <w:jc w:val="left"/>
        <w:rPr>
          <w:rFonts w:ascii="Times New Roman" w:cs="Times New Roman" w:hAnsi="Times New Roman" w:eastAsia="Times New Roman"/>
          <w:outline w:val="0"/>
          <w:color w:val="ff0000"/>
          <w:u w:color="ff0000"/>
          <w14:textFill>
            <w14:solidFill>
              <w14:srgbClr w14:val="FF0000"/>
            </w14:solidFill>
          </w14:textFill>
        </w:rPr>
      </w:pPr>
      <w:r>
        <w:rPr>
          <w:rFonts w:ascii="Times New Roman" w:hAnsi="Times New Roman"/>
          <w:outline w:val="0"/>
          <w:color w:val="ff0000"/>
          <w:u w:color="ff0000"/>
          <w:rtl w:val="0"/>
          <w:lang w:val="en-US"/>
          <w14:textFill>
            <w14:solidFill>
              <w14:srgbClr w14:val="FF0000"/>
            </w14:solidFill>
          </w14:textFill>
        </w:rPr>
        <w:t>DRIVER: Sir, Miss Olivia came from the slums.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dirty</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afraid she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soil your car.</w:t>
      </w:r>
    </w:p>
    <w:p>
      <w:pPr>
        <w:pStyle w:val="Normal.0"/>
        <w:jc w:val="left"/>
      </w:pPr>
      <w:r>
        <w:rPr>
          <w:rtl w:val="0"/>
          <w:lang w:val="en-US"/>
        </w:rPr>
        <w:t>△</w:t>
      </w:r>
      <w:r>
        <w:rPr>
          <w:rtl w:val="0"/>
          <w:lang w:val="zh-TW" w:eastAsia="zh-TW"/>
        </w:rPr>
        <w:t>奥利维亚闻言笑了，看向詹姆斯，满眼讥讽。</w:t>
      </w:r>
    </w:p>
    <w:p>
      <w:pPr>
        <w:pStyle w:val="Normal.0"/>
        <w:jc w:val="left"/>
        <w:rPr>
          <w:lang w:val="zh-TW" w:eastAsia="zh-TW"/>
        </w:rPr>
      </w:pPr>
      <w:r>
        <w:rPr>
          <w:rtl w:val="0"/>
          <w:lang w:val="zh-TW" w:eastAsia="zh-TW"/>
        </w:rPr>
        <w:t>奥利维亚：看到了吗，连你们家的司机都这么对我，你拿什么给我交代？</w:t>
      </w:r>
    </w:p>
    <w:p>
      <w:pPr>
        <w:pStyle w:val="Normal.0"/>
        <w:jc w:val="left"/>
      </w:pPr>
      <w:r>
        <w:rPr>
          <w:rFonts w:ascii="Times New Roman" w:hAnsi="Times New Roman"/>
          <w:outline w:val="0"/>
          <w:color w:val="ff0000"/>
          <w:u w:color="ff0000"/>
          <w:rtl w:val="0"/>
          <w:lang w:val="en-US"/>
          <w14:textFill>
            <w14:solidFill>
              <w14:srgbClr w14:val="FF0000"/>
            </w14:solidFill>
          </w14:textFill>
        </w:rPr>
        <w:t>OLIVIA: See? Even your driver treats me like this. What answer can you give me?</w:t>
      </w:r>
    </w:p>
    <w:p>
      <w:pPr>
        <w:pStyle w:val="Normal.0"/>
      </w:pPr>
      <w:r>
        <w:rPr>
          <w:rtl w:val="0"/>
          <w:lang w:val="en-US"/>
        </w:rPr>
        <w:t>△</w:t>
      </w:r>
      <w:r>
        <w:rPr>
          <w:rtl w:val="0"/>
          <w:lang w:val="zh-TW" w:eastAsia="zh-TW"/>
        </w:rPr>
        <w:t>詹姆斯张嘴，说不出话来。</w:t>
      </w:r>
    </w:p>
    <w:p>
      <w:pPr>
        <w:pStyle w:val="Normal.0"/>
      </w:pPr>
    </w:p>
    <w:p>
      <w:pPr>
        <w:pStyle w:val="Normal.0"/>
      </w:pPr>
    </w:p>
    <w:p>
      <w:pPr>
        <w:pStyle w:val="Normal.0"/>
        <w:rPr>
          <w:lang w:val="zh-TW" w:eastAsia="zh-TW"/>
        </w:rPr>
      </w:pPr>
      <w:r>
        <w:rPr>
          <w:rtl w:val="0"/>
          <w:lang w:val="zh-TW" w:eastAsia="zh-TW"/>
        </w:rPr>
        <w:t>第二十五集</w:t>
      </w:r>
    </w:p>
    <w:p>
      <w:pPr>
        <w:pStyle w:val="Normal.0"/>
      </w:pPr>
      <w:r>
        <w:rPr>
          <w:rFonts w:ascii="Calibri" w:hAnsi="Calibri"/>
          <w:rtl w:val="0"/>
          <w:lang w:val="en-US"/>
        </w:rPr>
        <w:t xml:space="preserve">25-1 </w:t>
      </w:r>
      <w:r>
        <w:rPr>
          <w:rtl w:val="0"/>
          <w:lang w:val="zh-TW" w:eastAsia="zh-TW"/>
        </w:rPr>
        <w:t>日外</w:t>
      </w:r>
      <w:r>
        <w:rPr>
          <w:rFonts w:ascii="Calibri" w:hAnsi="Calibri"/>
          <w:rtl w:val="0"/>
          <w:lang w:val="zh-TW" w:eastAsia="zh-TW"/>
        </w:rPr>
        <w:t xml:space="preserve"> </w:t>
      </w:r>
      <w:r>
        <w:rPr>
          <w:rtl w:val="0"/>
          <w:lang w:val="zh-TW" w:eastAsia="zh-TW"/>
        </w:rPr>
        <w:t>街道</w:t>
      </w:r>
    </w:p>
    <w:p>
      <w:pPr>
        <w:pStyle w:val="Normal.0"/>
        <w:rPr>
          <w:lang w:val="zh-TW" w:eastAsia="zh-TW"/>
        </w:rPr>
      </w:pPr>
      <w:r>
        <w:rPr>
          <w:rtl w:val="0"/>
          <w:lang w:val="zh-TW" w:eastAsia="zh-TW"/>
        </w:rPr>
        <w:t>人物：奥利维亚、达米安、詹姆斯、司机、达米安</w:t>
      </w:r>
    </w:p>
    <w:p>
      <w:pPr>
        <w:pStyle w:val="Normal.0"/>
        <w:ind w:firstLine="0"/>
      </w:pPr>
      <w:r>
        <w:rPr>
          <w:rtl w:val="0"/>
          <w:lang w:val="en-US"/>
        </w:rPr>
        <w:t>△</w:t>
      </w:r>
      <w:r>
        <w:rPr>
          <w:rtl w:val="0"/>
          <w:lang w:val="zh-TW" w:eastAsia="zh-TW"/>
        </w:rPr>
        <w:t>此时，一辆黑色轿车缓缓停在路边。车窗落下，露出达米安冷峻的面孔。他看了一眼追过来的詹姆斯，又看向奥利维亚。</w:t>
      </w:r>
    </w:p>
    <w:p>
      <w:pPr>
        <w:pStyle w:val="Normal.0"/>
        <w:ind w:firstLine="0"/>
        <w:jc w:val="left"/>
        <w:rPr>
          <w:lang w:val="zh-TW" w:eastAsia="zh-TW"/>
        </w:rPr>
      </w:pPr>
      <w:r>
        <w:rPr>
          <w:rtl w:val="0"/>
          <w:lang w:val="zh-TW" w:eastAsia="zh-TW"/>
        </w:rPr>
        <w:t>达米安：他是谁？</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DAMIAN: Who is he?</w:t>
      </w:r>
    </w:p>
    <w:p>
      <w:pPr>
        <w:pStyle w:val="Normal.0"/>
        <w:ind w:firstLine="0"/>
      </w:pPr>
      <w:r>
        <w:rPr>
          <w:rtl w:val="0"/>
          <w:lang w:val="en-US"/>
        </w:rPr>
        <w:t>△</w:t>
      </w:r>
      <w:r>
        <w:rPr>
          <w:rtl w:val="0"/>
          <w:lang w:val="zh-TW" w:eastAsia="zh-TW"/>
        </w:rPr>
        <w:t>奥利维亚没有回答，绕到车旁，打开车门，弯腰坐了进去。</w:t>
      </w:r>
    </w:p>
    <w:p>
      <w:pPr>
        <w:pStyle w:val="Normal.0"/>
        <w:ind w:firstLine="0"/>
        <w:jc w:val="left"/>
        <w:rPr>
          <w:lang w:val="zh-TW" w:eastAsia="zh-TW"/>
        </w:rPr>
      </w:pPr>
      <w:r>
        <w:rPr>
          <w:rtl w:val="0"/>
          <w:lang w:val="zh-TW" w:eastAsia="zh-TW"/>
        </w:rPr>
        <w:t>奥利维亚（对达米安，语气冷淡）：不用理他。开车。</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OLIVIA: Ignore him. Drive.</w:t>
      </w:r>
    </w:p>
    <w:p>
      <w:pPr>
        <w:pStyle w:val="Normal.0"/>
        <w:ind w:firstLine="0"/>
      </w:pPr>
      <w:r>
        <w:rPr>
          <w:rtl w:val="0"/>
          <w:lang w:val="en-US"/>
        </w:rPr>
        <w:t>△</w:t>
      </w:r>
      <w:r>
        <w:rPr>
          <w:rtl w:val="0"/>
          <w:lang w:val="zh-TW" w:eastAsia="zh-TW"/>
        </w:rPr>
        <w:t>车窗缓缓上升。詹姆斯冲到车旁，拍打着车窗。</w:t>
      </w:r>
    </w:p>
    <w:p>
      <w:pPr>
        <w:pStyle w:val="Normal.0"/>
        <w:ind w:firstLine="0"/>
        <w:jc w:val="left"/>
        <w:rPr>
          <w:lang w:val="zh-TW" w:eastAsia="zh-TW"/>
        </w:rPr>
      </w:pPr>
      <w:r>
        <w:rPr>
          <w:rtl w:val="0"/>
          <w:lang w:val="zh-TW" w:eastAsia="zh-TW"/>
        </w:rPr>
        <w:t>詹姆斯（急声喊）：奥利维亚！奥利维亚！</w:t>
      </w:r>
    </w:p>
    <w:p>
      <w:pPr>
        <w:pStyle w:val="Normal.0"/>
        <w:ind w:firstLine="0"/>
        <w:jc w:val="left"/>
      </w:pPr>
      <w:r>
        <w:rPr>
          <w:rFonts w:ascii="Times New Roman" w:hAnsi="Times New Roman"/>
          <w:outline w:val="0"/>
          <w:color w:val="ff0000"/>
          <w:u w:color="ff0000"/>
          <w:rtl w:val="0"/>
          <w:lang w:val="en-US"/>
          <w14:textFill>
            <w14:solidFill>
              <w14:srgbClr w14:val="FF0000"/>
            </w14:solidFill>
          </w14:textFill>
        </w:rPr>
        <w:t>JAMES: Olivia! Olivia!</w:t>
      </w:r>
    </w:p>
    <w:p>
      <w:pPr>
        <w:pStyle w:val="Normal.0"/>
        <w:ind w:firstLine="0"/>
      </w:pPr>
      <w:r>
        <w:rPr>
          <w:rtl w:val="0"/>
          <w:lang w:val="en-US"/>
        </w:rPr>
        <w:t>△</w:t>
      </w:r>
      <w:r>
        <w:rPr>
          <w:rtl w:val="0"/>
          <w:lang w:val="zh-TW" w:eastAsia="zh-TW"/>
        </w:rPr>
        <w:t>车窗没有再落下来。车子启动，平稳地驶入车道，很快汇入车流，消失在街道尽头。</w:t>
      </w:r>
    </w:p>
    <w:p>
      <w:pPr>
        <w:pStyle w:val="Normal.0"/>
        <w:ind w:firstLine="0"/>
      </w:pPr>
      <w:r>
        <w:rPr>
          <w:rtl w:val="0"/>
          <w:lang w:val="en-US"/>
        </w:rPr>
        <w:t>△</w:t>
      </w:r>
      <w:r>
        <w:rPr>
          <w:rtl w:val="0"/>
          <w:lang w:val="zh-TW" w:eastAsia="zh-TW"/>
        </w:rPr>
        <w:t>詹姆斯站在原地，看着车辆远去的方向，气得手掌紧攥，指节泛白。</w:t>
      </w:r>
    </w:p>
    <w:p>
      <w:pPr>
        <w:pStyle w:val="Normal.0"/>
        <w:ind w:firstLine="0"/>
      </w:pPr>
      <w:r>
        <w:rPr>
          <w:rtl w:val="0"/>
          <w:lang w:val="en-US"/>
        </w:rPr>
        <w:t>△</w:t>
      </w:r>
      <w:r>
        <w:rPr>
          <w:rtl w:val="0"/>
          <w:lang w:val="zh-TW" w:eastAsia="zh-TW"/>
        </w:rPr>
        <w:t>司机走上来，语气里带着讨好。</w:t>
      </w:r>
    </w:p>
    <w:p>
      <w:pPr>
        <w:pStyle w:val="Normal.0"/>
        <w:jc w:val="left"/>
        <w:rPr>
          <w:lang w:val="zh-TW" w:eastAsia="zh-TW"/>
        </w:rPr>
      </w:pPr>
      <w:r>
        <w:rPr>
          <w:rtl w:val="0"/>
          <w:lang w:val="zh-TW" w:eastAsia="zh-TW"/>
        </w:rPr>
        <w:t>司机（走上来）：大少爷，我给您叫个车回去吧。这车大小姐碰过，我得送去洗车店清洗。</w:t>
      </w:r>
    </w:p>
    <w:p>
      <w:pPr>
        <w:pStyle w:val="Normal.0"/>
        <w:jc w:val="left"/>
      </w:pPr>
      <w:r>
        <w:rPr>
          <w:rFonts w:ascii="Times New Roman" w:hAnsi="Times New Roman"/>
          <w:outline w:val="0"/>
          <w:color w:val="ff0000"/>
          <w:u w:color="ff0000"/>
          <w:rtl w:val="0"/>
          <w:lang w:val="en-US"/>
          <w14:textFill>
            <w14:solidFill>
              <w14:srgbClr w14:val="FF0000"/>
            </w14:solidFill>
          </w14:textFill>
        </w:rPr>
        <w:t>DRIVER: Sir, I'll call you another car. Miss Olivia touched this one, so I need to send it to be cleaned.</w:t>
      </w:r>
    </w:p>
    <w:p>
      <w:pPr>
        <w:pStyle w:val="Normal.0"/>
      </w:pPr>
      <w:r>
        <w:rPr>
          <w:rtl w:val="0"/>
          <w:lang w:val="en-US"/>
        </w:rPr>
        <w:t>△</w:t>
      </w:r>
      <w:r>
        <w:rPr>
          <w:rtl w:val="0"/>
          <w:lang w:val="zh-TW" w:eastAsia="zh-TW"/>
        </w:rPr>
        <w:t>詹姆斯闻言，抬头看向司机，当即一巴掌抽在他脸上。</w:t>
      </w:r>
    </w:p>
    <w:p>
      <w:pPr>
        <w:pStyle w:val="Normal.0"/>
        <w:jc w:val="left"/>
        <w:rPr>
          <w:lang w:val="zh-TW" w:eastAsia="zh-TW"/>
        </w:rPr>
      </w:pPr>
      <w:r>
        <w:rPr>
          <w:rtl w:val="0"/>
          <w:lang w:val="zh-TW" w:eastAsia="zh-TW"/>
        </w:rPr>
        <w:t>詹姆斯：谁让你这么对她的！她是我妹妹，是贝内特家族的大小姐，你一个司机，也配嫌弃她？滚！今天起，你被解雇了。</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JAMES: Who told you to treat her like this? She is my sister, the eldest daughter of the Bennett family. You're just a driver. Who are you to look down on her? Get out! You're fired! </w:t>
      </w:r>
    </w:p>
    <w:p>
      <w:pPr>
        <w:pStyle w:val="Normal.0"/>
      </w:pPr>
      <w:r>
        <w:rPr>
          <w:rtl w:val="0"/>
          <w:lang w:val="en-US"/>
        </w:rPr>
        <w:t>△</w:t>
      </w:r>
      <w:r>
        <w:rPr>
          <w:rtl w:val="0"/>
          <w:lang w:val="zh-TW" w:eastAsia="zh-TW"/>
        </w:rPr>
        <w:t>詹姆斯打开车门上了车。</w:t>
      </w:r>
    </w:p>
    <w:p>
      <w:pPr>
        <w:pStyle w:val="Normal.0"/>
      </w:pPr>
      <w:r>
        <w:rPr>
          <w:rtl w:val="0"/>
          <w:lang w:val="en-US"/>
        </w:rPr>
        <w:t>△</w:t>
      </w:r>
      <w:r>
        <w:rPr>
          <w:rtl w:val="0"/>
          <w:lang w:val="zh-TW" w:eastAsia="zh-TW"/>
        </w:rPr>
        <w:t>司机捂着脸楞在原地，满眼委屈。</w:t>
      </w:r>
    </w:p>
    <w:p>
      <w:pPr>
        <w:pStyle w:val="Normal.0"/>
        <w:jc w:val="left"/>
        <w:rPr>
          <w:lang w:val="zh-TW" w:eastAsia="zh-TW"/>
        </w:rPr>
      </w:pPr>
      <w:r>
        <w:rPr>
          <w:rtl w:val="0"/>
          <w:lang w:val="zh-TW" w:eastAsia="zh-TW"/>
        </w:rPr>
        <w:t>司机：不是，你们贝内特家，不是只认二小姐的吗？</w:t>
      </w:r>
    </w:p>
    <w:p>
      <w:pPr>
        <w:pStyle w:val="Normal.0"/>
        <w:jc w:val="left"/>
      </w:pPr>
      <w:r>
        <w:rPr>
          <w:rFonts w:ascii="Times New Roman" w:hAnsi="Times New Roman"/>
          <w:outline w:val="0"/>
          <w:color w:val="ff0000"/>
          <w:u w:color="ff0000"/>
          <w:rtl w:val="0"/>
          <w:lang w:val="en-US"/>
          <w14:textFill>
            <w14:solidFill>
              <w14:srgbClr w14:val="FF0000"/>
            </w14:solidFill>
          </w14:textFill>
        </w:rPr>
        <w:t>DRIVER: Wait, don't the Bennetts only approve Miss Savannah?</w:t>
      </w:r>
    </w:p>
    <w:p>
      <w:pPr>
        <w:pStyle w:val="Normal.0"/>
      </w:pPr>
    </w:p>
    <w:p>
      <w:pPr>
        <w:pStyle w:val="Normal.0"/>
      </w:pPr>
    </w:p>
    <w:p>
      <w:pPr>
        <w:pStyle w:val="Normal.0"/>
      </w:pPr>
      <w:r>
        <w:rPr>
          <w:rFonts w:ascii="Calibri" w:hAnsi="Calibri"/>
          <w:rtl w:val="0"/>
          <w:lang w:val="en-US"/>
        </w:rPr>
        <w:t xml:space="preserve">25-2 </w:t>
      </w:r>
      <w:r>
        <w:rPr>
          <w:rtl w:val="0"/>
          <w:lang w:val="zh-TW" w:eastAsia="zh-TW"/>
        </w:rPr>
        <w:t>夜内</w:t>
      </w:r>
      <w:r>
        <w:rPr>
          <w:rFonts w:ascii="Calibri" w:hAnsi="Calibri"/>
          <w:rtl w:val="0"/>
          <w:lang w:val="zh-TW" w:eastAsia="zh-TW"/>
        </w:rPr>
        <w:t xml:space="preserve"> </w:t>
      </w:r>
      <w:r>
        <w:rPr>
          <w:rtl w:val="0"/>
          <w:lang w:val="zh-TW" w:eastAsia="zh-TW"/>
        </w:rPr>
        <w:t>贝内特别墅客厅</w:t>
      </w:r>
    </w:p>
    <w:p>
      <w:pPr>
        <w:pStyle w:val="Normal.0"/>
        <w:rPr>
          <w:lang w:val="zh-TW" w:eastAsia="zh-TW"/>
        </w:rPr>
      </w:pPr>
      <w:r>
        <w:rPr>
          <w:rtl w:val="0"/>
          <w:lang w:val="zh-TW" w:eastAsia="zh-TW"/>
        </w:rPr>
        <w:t>人物：詹姆斯、理查德、凯瑟琳、本杰明、萨凡纳</w:t>
      </w:r>
    </w:p>
    <w:p>
      <w:pPr>
        <w:pStyle w:val="Normal.0"/>
      </w:pPr>
      <w:r>
        <w:rPr>
          <w:rtl w:val="0"/>
          <w:lang w:val="en-US"/>
        </w:rPr>
        <w:t>△</w:t>
      </w:r>
      <w:r>
        <w:rPr>
          <w:rtl w:val="0"/>
          <w:lang w:val="zh-TW" w:eastAsia="zh-TW"/>
        </w:rPr>
        <w:t>客厅里，水晶吊灯亮着，照得满室通明。理查德翘着二郎腿坐在沙发上，手里举着一瓶高档红酒，对着灯光端详色泽。茶几上摆着几只水晶杯。</w:t>
      </w:r>
    </w:p>
    <w:p>
      <w:pPr>
        <w:pStyle w:val="Normal.0"/>
      </w:pPr>
      <w:r>
        <w:rPr>
          <w:rtl w:val="0"/>
          <w:lang w:val="en-US"/>
        </w:rPr>
        <w:t>△</w:t>
      </w:r>
      <w:r>
        <w:rPr>
          <w:rtl w:val="0"/>
          <w:lang w:val="zh-TW" w:eastAsia="zh-TW"/>
        </w:rPr>
        <w:t>本杰明和萨凡纳盘腿坐在地毯上，手里握着游戏手柄，眼睛盯着电视屏幕。游戏音效</w:t>
      </w:r>
      <w:r>
        <w:rPr>
          <w:rFonts w:ascii="Calibri" w:hAnsi="Calibri" w:hint="default"/>
          <w:rtl w:val="0"/>
          <w:lang w:val="en-US"/>
        </w:rPr>
        <w:t>“</w:t>
      </w:r>
      <w:r>
        <w:rPr>
          <w:rtl w:val="0"/>
          <w:lang w:val="zh-TW" w:eastAsia="zh-TW"/>
        </w:rPr>
        <w:t>哒哒哒</w:t>
      </w:r>
      <w:r>
        <w:rPr>
          <w:rFonts w:ascii="Calibri" w:hAnsi="Calibri" w:hint="default"/>
          <w:rtl w:val="0"/>
          <w:lang w:val="en-US"/>
        </w:rPr>
        <w:t>”</w:t>
      </w:r>
      <w:r>
        <w:rPr>
          <w:rtl w:val="0"/>
          <w:lang w:val="zh-TW" w:eastAsia="zh-TW"/>
        </w:rPr>
        <w:t>地响着。</w:t>
      </w:r>
    </w:p>
    <w:p>
      <w:pPr>
        <w:pStyle w:val="Normal.0"/>
      </w:pPr>
      <w:r>
        <w:rPr>
          <w:rtl w:val="0"/>
          <w:lang w:val="en-US"/>
        </w:rPr>
        <w:t>△</w:t>
      </w:r>
      <w:r>
        <w:rPr>
          <w:rtl w:val="0"/>
          <w:lang w:val="zh-TW" w:eastAsia="zh-TW"/>
        </w:rPr>
        <w:t>凯瑟琳端着一盘切好的水果从厨房走出来，笑盈盈地放到萨凡纳身旁。</w:t>
      </w:r>
    </w:p>
    <w:p>
      <w:pPr>
        <w:pStyle w:val="Normal.0"/>
      </w:pPr>
      <w:r>
        <w:rPr>
          <w:rtl w:val="0"/>
          <w:lang w:val="en-US"/>
        </w:rPr>
        <w:t>△</w:t>
      </w:r>
      <w:r>
        <w:rPr>
          <w:rtl w:val="0"/>
          <w:lang w:val="zh-TW" w:eastAsia="zh-TW"/>
        </w:rPr>
        <w:t>詹姆斯走进来。外套搭在手臂上，脸色疲惫，眼角还带着一丝未散的落寞。</w:t>
      </w:r>
    </w:p>
    <w:p>
      <w:pPr>
        <w:pStyle w:val="Normal.0"/>
        <w:jc w:val="left"/>
        <w:rPr>
          <w:lang w:val="zh-TW" w:eastAsia="zh-TW"/>
        </w:rPr>
      </w:pPr>
      <w:r>
        <w:rPr>
          <w:rtl w:val="0"/>
          <w:lang w:val="zh-TW" w:eastAsia="zh-TW"/>
        </w:rPr>
        <w:t>理查德（头也不抬，继续看酒瓶）：回来了？怎么就你自己？奥利维亚呢？</w:t>
      </w:r>
    </w:p>
    <w:p>
      <w:pPr>
        <w:pStyle w:val="Normal.0"/>
        <w:jc w:val="left"/>
      </w:pPr>
      <w:r>
        <w:rPr>
          <w:rFonts w:ascii="Times New Roman" w:hAnsi="Times New Roman"/>
          <w:outline w:val="0"/>
          <w:color w:val="ff0000"/>
          <w:u w:color="ff0000"/>
          <w:rtl w:val="0"/>
          <w:lang w:val="en-US"/>
          <w14:textFill>
            <w14:solidFill>
              <w14:srgbClr w14:val="FF0000"/>
            </w14:solidFill>
          </w14:textFill>
        </w:rPr>
        <w:t>RICHARD: You're back? Why are you alone? Where is Olivia?</w:t>
      </w:r>
    </w:p>
    <w:p>
      <w:pPr>
        <w:pStyle w:val="Normal.0"/>
        <w:jc w:val="left"/>
        <w:rPr>
          <w:lang w:val="zh-TW" w:eastAsia="zh-TW"/>
        </w:rPr>
      </w:pPr>
      <w:r>
        <w:rPr>
          <w:rtl w:val="0"/>
          <w:lang w:val="zh-TW" w:eastAsia="zh-TW"/>
        </w:rPr>
        <w:t>詹姆斯（站在玄关，声音低沉）：她还是不愿回来。</w:t>
      </w:r>
    </w:p>
    <w:p>
      <w:pPr>
        <w:pStyle w:val="Normal.0"/>
        <w:jc w:val="left"/>
      </w:pPr>
      <w:r>
        <w:rPr>
          <w:rFonts w:ascii="Times New Roman" w:hAnsi="Times New Roman"/>
          <w:outline w:val="0"/>
          <w:color w:val="ff0000"/>
          <w:u w:color="ff0000"/>
          <w:rtl w:val="0"/>
          <w:lang w:val="en-US"/>
          <w14:textFill>
            <w14:solidFill>
              <w14:srgbClr w14:val="FF0000"/>
            </w14:solidFill>
          </w14:textFill>
        </w:rPr>
        <w:t>JAMES: She still won't come back.</w:t>
      </w:r>
    </w:p>
    <w:p>
      <w:pPr>
        <w:pStyle w:val="Normal.0"/>
        <w:jc w:val="left"/>
        <w:rPr>
          <w:lang w:val="zh-TW" w:eastAsia="zh-TW"/>
        </w:rPr>
      </w:pPr>
      <w:r>
        <w:rPr>
          <w:rtl w:val="0"/>
          <w:lang w:val="zh-TW" w:eastAsia="zh-TW"/>
        </w:rPr>
        <w:t>理查德（冷笑一声，把酒瓶放到茶几上）：还真是翅膀硬了。你这当大哥的亲自去请，都没能请来。既然她这么喜欢给人当下人，那就让她去当。以后，谁也不准去找她。</w:t>
      </w:r>
    </w:p>
    <w:p>
      <w:pPr>
        <w:pStyle w:val="Normal.0"/>
        <w:jc w:val="left"/>
      </w:pPr>
      <w:r>
        <w:rPr>
          <w:rFonts w:ascii="Times New Roman" w:hAnsi="Times New Roman"/>
          <w:outline w:val="0"/>
          <w:color w:val="ff0000"/>
          <w:u w:color="ff0000"/>
          <w:rtl w:val="0"/>
          <w:lang w:val="en-US"/>
          <w14:textFill>
            <w14:solidFill>
              <w14:srgbClr w14:val="FF0000"/>
            </w14:solidFill>
          </w14:textFill>
        </w:rPr>
        <w:t>RICHARD: So she really thinks she's grown now. Even her own brother couldn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bring her back. If she likes serving others so much, let her. From now on, no one goes after her.</w:t>
      </w:r>
    </w:p>
    <w:p>
      <w:pPr>
        <w:pStyle w:val="Normal.0"/>
      </w:pPr>
      <w:r>
        <w:rPr>
          <w:rtl w:val="0"/>
          <w:lang w:val="en-US"/>
        </w:rPr>
        <w:t>△</w:t>
      </w:r>
      <w:r>
        <w:rPr>
          <w:rtl w:val="0"/>
          <w:lang w:val="zh-TW" w:eastAsia="zh-TW"/>
        </w:rPr>
        <w:t>本杰明头也不回，手指飞快按着手柄。</w:t>
      </w:r>
    </w:p>
    <w:p>
      <w:pPr>
        <w:pStyle w:val="Normal.0"/>
        <w:jc w:val="left"/>
        <w:rPr>
          <w:lang w:val="zh-TW" w:eastAsia="zh-TW"/>
        </w:rPr>
      </w:pPr>
      <w:r>
        <w:rPr>
          <w:rtl w:val="0"/>
          <w:lang w:val="zh-TW" w:eastAsia="zh-TW"/>
        </w:rPr>
        <w:t>本杰明（附和）：爸说得不错，让她在外面吃点苦也好！等罪受够了，自然也就想起我们的好了。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Dad's right. Let her suffer out there! Once she's had enough, she'll realize how good we are.</w:t>
      </w:r>
    </w:p>
    <w:p>
      <w:pPr>
        <w:pStyle w:val="Normal.0"/>
      </w:pPr>
      <w:r>
        <w:rPr>
          <w:rtl w:val="0"/>
          <w:lang w:val="en-US"/>
        </w:rPr>
        <w:t>△</w:t>
      </w:r>
      <w:r>
        <w:rPr>
          <w:rtl w:val="0"/>
          <w:lang w:val="zh-TW" w:eastAsia="zh-TW"/>
        </w:rPr>
        <w:t>凯瑟琳端着果盘走到萨凡纳身旁，用牙签扎了一块芒果，亲手喂到萨凡纳嘴边。</w:t>
      </w:r>
    </w:p>
    <w:p>
      <w:pPr>
        <w:pStyle w:val="Normal.0"/>
      </w:pPr>
      <w:r>
        <w:rPr>
          <w:rtl w:val="0"/>
          <w:lang w:val="en-US"/>
        </w:rPr>
        <w:t>△</w:t>
      </w:r>
      <w:r>
        <w:rPr>
          <w:rtl w:val="0"/>
          <w:lang w:val="zh-TW" w:eastAsia="zh-TW"/>
        </w:rPr>
        <w:t>萨凡纳（眼睛盯着屏幕，张嘴吃了，含糊说）：谢谢妈。</w:t>
      </w:r>
    </w:p>
    <w:p>
      <w:pPr>
        <w:pStyle w:val="Normal.0"/>
        <w:jc w:val="left"/>
        <w:rPr>
          <w:lang w:val="zh-TW" w:eastAsia="zh-TW"/>
        </w:rPr>
      </w:pPr>
      <w:r>
        <w:rPr>
          <w:rtl w:val="0"/>
          <w:lang w:val="zh-TW" w:eastAsia="zh-TW"/>
        </w:rPr>
        <w:t>凯瑟琳：奥利维亚这孩子，还是太任性。是得让她在外面磨磨性子。</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Olivia is still too willful. Let life</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outside humble her a little.</w:t>
      </w:r>
    </w:p>
    <w:p>
      <w:pPr>
        <w:pStyle w:val="Normal.0"/>
      </w:pPr>
      <w:r>
        <w:rPr>
          <w:rtl w:val="0"/>
          <w:lang w:val="en-US"/>
        </w:rPr>
        <w:t>△</w:t>
      </w:r>
      <w:r>
        <w:rPr>
          <w:rtl w:val="0"/>
          <w:lang w:val="zh-TW" w:eastAsia="zh-TW"/>
        </w:rPr>
        <w:t>詹姆斯站在原地，看着这一幕</w:t>
      </w:r>
      <w:r>
        <w:rPr>
          <w:rFonts w:ascii="Calibri" w:hAnsi="Calibri" w:hint="default"/>
          <w:rtl w:val="0"/>
          <w:lang w:val="en-US"/>
        </w:rPr>
        <w:t>——</w:t>
      </w:r>
      <w:r>
        <w:rPr>
          <w:rtl w:val="0"/>
          <w:lang w:val="zh-TW" w:eastAsia="zh-TW"/>
        </w:rPr>
        <w:t>母亲喂水果给养女，父亲品着红酒，弟弟和养女打游戏。他的手掌慢慢攥紧，指节泛白。</w:t>
      </w:r>
    </w:p>
    <w:p>
      <w:pPr>
        <w:pStyle w:val="Normal.0"/>
        <w:jc w:val="left"/>
      </w:pPr>
      <w:r>
        <w:rPr>
          <w:rtl w:val="0"/>
          <w:lang w:val="zh-TW" w:eastAsia="zh-TW"/>
        </w:rPr>
        <w:t>詹姆斯（声音压得很低，却字字清晰）：你们</w:t>
      </w:r>
      <w:r>
        <w:rPr>
          <w:rFonts w:ascii="Calibri" w:hAnsi="Calibri" w:hint="default"/>
          <w:rtl w:val="0"/>
          <w:lang w:val="en-US"/>
        </w:rPr>
        <w:t>……</w:t>
      </w:r>
      <w:r>
        <w:rPr>
          <w:rtl w:val="0"/>
          <w:lang w:val="zh-TW" w:eastAsia="zh-TW"/>
        </w:rPr>
        <w:t>是不是根本不在乎她能不能回来？既然如此，当年你们又为何将她接回家？</w:t>
      </w:r>
    </w:p>
    <w:p>
      <w:pPr>
        <w:pStyle w:val="Normal.0"/>
        <w:jc w:val="left"/>
      </w:pPr>
      <w:r>
        <w:rPr>
          <w:rFonts w:ascii="Times New Roman" w:hAnsi="Times New Roman"/>
          <w:outline w:val="0"/>
          <w:color w:val="ff0000"/>
          <w:u w:color="ff0000"/>
          <w:rtl w:val="0"/>
          <w:lang w:val="en-US"/>
          <w14:textFill>
            <w14:solidFill>
              <w14:srgbClr w14:val="FF0000"/>
            </w14:solidFill>
          </w14:textFill>
        </w:rPr>
        <w:t>JAMES: Do you</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even care if she comes back? If not, why did you bring her home in the first place?</w:t>
      </w:r>
    </w:p>
    <w:p>
      <w:pPr>
        <w:pStyle w:val="Normal.0"/>
      </w:pPr>
      <w:r>
        <w:rPr>
          <w:rtl w:val="0"/>
          <w:lang w:val="en-US"/>
        </w:rPr>
        <w:t>△</w:t>
      </w:r>
      <w:r>
        <w:rPr>
          <w:rtl w:val="0"/>
          <w:lang w:val="zh-TW" w:eastAsia="zh-TW"/>
        </w:rPr>
        <w:t>客厅里的声音戛然而止。理查德皱眉，凯瑟琳的手停在半空，本杰明的拇指悬在按键上。</w:t>
      </w:r>
    </w:p>
    <w:p>
      <w:pPr>
        <w:pStyle w:val="Normal.0"/>
      </w:pPr>
    </w:p>
    <w:p>
      <w:pPr>
        <w:pStyle w:val="Normal.0"/>
      </w:pPr>
    </w:p>
    <w:p>
      <w:pPr>
        <w:pStyle w:val="Normal.0"/>
        <w:rPr>
          <w:lang w:val="zh-TW" w:eastAsia="zh-TW"/>
        </w:rPr>
      </w:pPr>
      <w:r>
        <w:rPr>
          <w:rtl w:val="0"/>
          <w:lang w:val="zh-TW" w:eastAsia="zh-TW"/>
        </w:rPr>
        <w:t>第二十六集</w:t>
      </w:r>
    </w:p>
    <w:p>
      <w:pPr>
        <w:pStyle w:val="Normal.0"/>
      </w:pPr>
      <w:r>
        <w:rPr>
          <w:rFonts w:ascii="Calibri" w:hAnsi="Calibri"/>
          <w:rtl w:val="0"/>
          <w:lang w:val="en-US"/>
        </w:rPr>
        <w:t xml:space="preserve">26-1 </w:t>
      </w:r>
      <w:r>
        <w:rPr>
          <w:rtl w:val="0"/>
          <w:lang w:val="zh-TW" w:eastAsia="zh-TW"/>
        </w:rPr>
        <w:t>夜内</w:t>
      </w:r>
      <w:r>
        <w:rPr>
          <w:rFonts w:ascii="Calibri" w:hAnsi="Calibri"/>
          <w:rtl w:val="0"/>
          <w:lang w:val="zh-TW" w:eastAsia="zh-TW"/>
        </w:rPr>
        <w:t xml:space="preserve"> </w:t>
      </w:r>
      <w:r>
        <w:rPr>
          <w:rtl w:val="0"/>
          <w:lang w:val="zh-TW" w:eastAsia="zh-TW"/>
        </w:rPr>
        <w:t>贝内特别墅客厅</w:t>
      </w:r>
    </w:p>
    <w:p>
      <w:pPr>
        <w:pStyle w:val="Normal.0"/>
        <w:rPr>
          <w:lang w:val="zh-TW" w:eastAsia="zh-TW"/>
        </w:rPr>
      </w:pPr>
      <w:r>
        <w:rPr>
          <w:rtl w:val="0"/>
          <w:lang w:val="zh-TW" w:eastAsia="zh-TW"/>
        </w:rPr>
        <w:t>人物：詹姆斯、理查德、凯瑟琳、本杰明、萨凡纳</w:t>
      </w:r>
    </w:p>
    <w:p>
      <w:pPr>
        <w:pStyle w:val="Normal.0"/>
        <w:jc w:val="left"/>
        <w:rPr>
          <w:lang w:val="zh-TW" w:eastAsia="zh-TW"/>
        </w:rPr>
      </w:pPr>
      <w:r>
        <w:rPr>
          <w:rtl w:val="0"/>
          <w:lang w:val="zh-TW" w:eastAsia="zh-TW"/>
        </w:rPr>
        <w:t>理查德（把酒杯往茶几上一顿，发出沉闷的声响）：怎么，我们接她回来，给她锦衣玉食还有错了？</w:t>
      </w:r>
    </w:p>
    <w:p>
      <w:pPr>
        <w:pStyle w:val="Normal.0"/>
        <w:jc w:val="left"/>
      </w:pPr>
      <w:r>
        <w:rPr>
          <w:rFonts w:ascii="Times New Roman" w:hAnsi="Times New Roman"/>
          <w:outline w:val="0"/>
          <w:color w:val="ff0000"/>
          <w:u w:color="ff0000"/>
          <w:rtl w:val="0"/>
          <w:lang w:val="en-US"/>
          <w14:textFill>
            <w14:solidFill>
              <w14:srgbClr w14:val="FF0000"/>
            </w14:solidFill>
          </w14:textFill>
        </w:rPr>
        <w:t>RICHARD: What, we brought her back, gave her a life of luxury, and that was wrong?</w:t>
      </w:r>
    </w:p>
    <w:p>
      <w:pPr>
        <w:pStyle w:val="Normal.0"/>
        <w:jc w:val="left"/>
        <w:rPr>
          <w:lang w:val="zh-TW" w:eastAsia="zh-TW"/>
        </w:rPr>
      </w:pPr>
      <w:r>
        <w:rPr>
          <w:rtl w:val="0"/>
          <w:lang w:val="zh-TW" w:eastAsia="zh-TW"/>
        </w:rPr>
        <w:t>詹姆斯（声音发抖，突然拔高）：锦衣玉食？爸，您是指那间狗都不住的杂物间，还是每天吃不饱饿到营养不良的住院通知？</w:t>
      </w:r>
    </w:p>
    <w:p>
      <w:pPr>
        <w:pStyle w:val="Normal.0"/>
        <w:jc w:val="left"/>
      </w:pPr>
      <w:r>
        <w:rPr>
          <w:rFonts w:ascii="Times New Roman" w:hAnsi="Times New Roman"/>
          <w:outline w:val="0"/>
          <w:color w:val="ff0000"/>
          <w:u w:color="ff0000"/>
          <w:rtl w:val="0"/>
          <w:lang w:val="en-US"/>
          <w14:textFill>
            <w14:solidFill>
              <w14:srgbClr w14:val="FF0000"/>
            </w14:solidFill>
          </w14:textFill>
        </w:rPr>
        <w:t>JAMES: Luxury? Dad, do you mean the storage room even a dog wouldn't live in, or the hospital notice saying she was underfed because she never had enough money to eat?</w:t>
      </w:r>
    </w:p>
    <w:p>
      <w:pPr>
        <w:pStyle w:val="Normal.0"/>
      </w:pPr>
      <w:r>
        <w:rPr>
          <w:rtl w:val="0"/>
          <w:lang w:val="en-US"/>
        </w:rPr>
        <w:t>△</w:t>
      </w:r>
      <w:r>
        <w:rPr>
          <w:rtl w:val="0"/>
          <w:lang w:val="zh-TW" w:eastAsia="zh-TW"/>
        </w:rPr>
        <w:t>凯瑟琳脸色一变，放下果盘。</w:t>
      </w:r>
    </w:p>
    <w:p>
      <w:pPr>
        <w:pStyle w:val="Normal.0"/>
        <w:jc w:val="left"/>
        <w:rPr>
          <w:lang w:val="zh-TW" w:eastAsia="zh-TW"/>
        </w:rPr>
      </w:pPr>
      <w:r>
        <w:rPr>
          <w:rtl w:val="0"/>
          <w:lang w:val="zh-TW" w:eastAsia="zh-TW"/>
        </w:rPr>
        <w:t>凯瑟琳（呵斥）：景琛，怎么跟你爸说话的？你就是这么当儿子的？</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James, how dare you speak to your father like that? What kind of son are you?</w:t>
      </w:r>
    </w:p>
    <w:p>
      <w:pPr>
        <w:pStyle w:val="Normal.0"/>
        <w:jc w:val="left"/>
        <w:rPr>
          <w:lang w:val="zh-TW" w:eastAsia="zh-TW"/>
        </w:rPr>
      </w:pPr>
      <w:r>
        <w:rPr>
          <w:rtl w:val="0"/>
          <w:lang w:val="zh-TW" w:eastAsia="zh-TW"/>
        </w:rPr>
        <w:t>詹姆斯（转向母亲，目光如刀）：那你又是怎么当妈的？今天喊你过去劝奥利维亚回家，你话没说几句便着急回来。怎么，萨凡纳擦破皮是什么很严重的伤势吗？</w:t>
      </w:r>
    </w:p>
    <w:p>
      <w:pPr>
        <w:pStyle w:val="Normal.0"/>
        <w:jc w:val="left"/>
      </w:pPr>
      <w:r>
        <w:rPr>
          <w:rFonts w:ascii="Times New Roman" w:hAnsi="Times New Roman"/>
          <w:outline w:val="0"/>
          <w:color w:val="ff0000"/>
          <w:u w:color="ff0000"/>
          <w:rtl w:val="0"/>
          <w:lang w:val="en-US"/>
          <w14:textFill>
            <w14:solidFill>
              <w14:srgbClr w14:val="FF0000"/>
            </w14:solidFill>
          </w14:textFill>
        </w:rPr>
        <w:t>JAMES: Then how did you behave as a mother? I asked you to persuade Olivia to go home, and you rushed back after a few words.What, was Savannah's scraped skin some life-threatening injury?</w:t>
      </w:r>
    </w:p>
    <w:p>
      <w:pPr>
        <w:pStyle w:val="Normal.0"/>
        <w:jc w:val="left"/>
      </w:pPr>
      <w:r>
        <w:rPr>
          <w:rtl w:val="0"/>
          <w:lang w:val="zh-TW" w:eastAsia="zh-TW"/>
        </w:rPr>
        <w:t>萨凡纳（插嘴）：大哥，不怪妈妈，都是</w:t>
      </w:r>
      <w:r>
        <w:rPr>
          <w:rFonts w:ascii="Calibri" w:hAnsi="Calibri" w:hint="default"/>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James, don't blame Mom. It was all...</w:t>
      </w:r>
    </w:p>
    <w:p>
      <w:pPr>
        <w:pStyle w:val="Normal.0"/>
        <w:jc w:val="left"/>
        <w:rPr>
          <w:lang w:val="zh-TW" w:eastAsia="zh-TW"/>
        </w:rPr>
      </w:pPr>
      <w:r>
        <w:rPr>
          <w:rtl w:val="0"/>
          <w:lang w:val="zh-TW" w:eastAsia="zh-TW"/>
        </w:rPr>
        <w:t>詹姆斯（猛地瞪向她，声音如雷）：我说话的时候你给我闭嘴！我还没找你算账。公司那一亿的融资，究竟是你求来的，还是奥利维亚卖身换来的？</w:t>
      </w:r>
    </w:p>
    <w:p>
      <w:pPr>
        <w:pStyle w:val="Normal.0"/>
        <w:jc w:val="left"/>
      </w:pPr>
      <w:r>
        <w:rPr>
          <w:rFonts w:ascii="Times New Roman" w:hAnsi="Times New Roman"/>
          <w:outline w:val="0"/>
          <w:color w:val="ff0000"/>
          <w:u w:color="ff0000"/>
          <w:rtl w:val="0"/>
          <w:lang w:val="en-US"/>
          <w14:textFill>
            <w14:solidFill>
              <w14:srgbClr w14:val="FF0000"/>
            </w14:solidFill>
          </w14:textFill>
        </w:rPr>
        <w:t>JAMES: Shut up when I'm speaking! I haven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started on you yet. That hundred-million investment for the company, did you secure it, or did Olivia trade herself for it?</w:t>
      </w:r>
    </w:p>
    <w:p>
      <w:pPr>
        <w:pStyle w:val="Normal.0"/>
      </w:pPr>
      <w:r>
        <w:rPr>
          <w:rtl w:val="0"/>
          <w:lang w:val="en-US"/>
        </w:rPr>
        <w:t>△</w:t>
      </w:r>
      <w:r>
        <w:rPr>
          <w:rtl w:val="0"/>
          <w:lang w:val="zh-TW" w:eastAsia="zh-TW"/>
        </w:rPr>
        <w:t>萨凡纳脸色煞白，嘴唇哆嗦，说不出话。</w:t>
      </w:r>
    </w:p>
    <w:p>
      <w:pPr>
        <w:pStyle w:val="Normal.0"/>
        <w:jc w:val="left"/>
        <w:rPr>
          <w:lang w:val="zh-TW" w:eastAsia="zh-TW"/>
        </w:rPr>
      </w:pPr>
      <w:r>
        <w:rPr>
          <w:rtl w:val="0"/>
          <w:lang w:val="zh-TW" w:eastAsia="zh-TW"/>
        </w:rPr>
        <w:t>理查德（站起来，怒喝）：够了！你疯了不成？奥利维亚心肠歹毒，害死她奶奶，不受待见，那是她活该，跟萨凡纳有什么关系？</w:t>
      </w:r>
    </w:p>
    <w:p>
      <w:pPr>
        <w:pStyle w:val="Normal.0"/>
        <w:jc w:val="left"/>
      </w:pPr>
      <w:r>
        <w:rPr>
          <w:rFonts w:ascii="Times New Roman" w:hAnsi="Times New Roman"/>
          <w:outline w:val="0"/>
          <w:color w:val="ff0000"/>
          <w:u w:color="ff0000"/>
          <w:rtl w:val="0"/>
          <w:lang w:val="en-US"/>
          <w14:textFill>
            <w14:solidFill>
              <w14:srgbClr w14:val="FF0000"/>
            </w14:solidFill>
          </w14:textFill>
        </w:rPr>
        <w:t>RICHARD: Enough. Are you insane? Olivia is vicious. She killed her grandmother and deserved to be hated. What does</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that have to do with Savannah?</w:t>
      </w:r>
    </w:p>
    <w:p>
      <w:pPr>
        <w:pStyle w:val="Normal.0"/>
        <w:jc w:val="left"/>
      </w:pPr>
      <w:r>
        <w:rPr>
          <w:rtl w:val="0"/>
          <w:lang w:val="zh-TW" w:eastAsia="zh-TW"/>
        </w:rPr>
        <w:t>詹姆斯（死死盯着父亲，一字一顿）：真的没关系吗？万一那晚奶奶不是被奥利维亚害死的，万一是萨凡纳诬陷</w:t>
      </w:r>
      <w:r>
        <w:rPr>
          <w:rFonts w:ascii="Calibri" w:hAnsi="Calibri"/>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JAMES: Are you sure? What if Grandma wasn't killed by Olivia that night? What if Savannah framed her?</w:t>
      </w:r>
    </w:p>
    <w:p>
      <w:pPr>
        <w:pStyle w:val="Normal.0"/>
      </w:pPr>
      <w:r>
        <w:rPr>
          <w:rtl w:val="0"/>
          <w:lang w:val="en-US"/>
        </w:rPr>
        <w:t>△</w:t>
      </w:r>
      <w:r>
        <w:rPr>
          <w:rFonts w:ascii="Calibri" w:hAnsi="Calibri" w:hint="default"/>
          <w:rtl w:val="0"/>
          <w:lang w:val="en-US"/>
        </w:rPr>
        <w:t>“</w:t>
      </w:r>
      <w:r>
        <w:rPr>
          <w:rtl w:val="0"/>
          <w:lang w:val="zh-TW" w:eastAsia="zh-TW"/>
        </w:rPr>
        <w:t>啪！</w:t>
      </w:r>
      <w:r>
        <w:rPr>
          <w:rFonts w:ascii="Calibri" w:hAnsi="Calibri" w:hint="default"/>
          <w:rtl w:val="0"/>
          <w:lang w:val="en-US"/>
        </w:rPr>
        <w:t>”</w:t>
      </w:r>
    </w:p>
    <w:p>
      <w:pPr>
        <w:pStyle w:val="Normal.0"/>
      </w:pPr>
      <w:r>
        <w:rPr>
          <w:rtl w:val="0"/>
          <w:lang w:val="en-US"/>
        </w:rPr>
        <w:t>△</w:t>
      </w:r>
      <w:r>
        <w:rPr>
          <w:rtl w:val="0"/>
          <w:lang w:val="zh-TW" w:eastAsia="zh-TW"/>
        </w:rPr>
        <w:t>理查德一巴掌扇在詹姆斯脸上。清脆的响声在客厅里回荡。</w:t>
      </w:r>
    </w:p>
    <w:p>
      <w:pPr>
        <w:pStyle w:val="Normal.0"/>
      </w:pPr>
      <w:r>
        <w:rPr>
          <w:rtl w:val="0"/>
          <w:lang w:val="en-US"/>
        </w:rPr>
        <w:t>△</w:t>
      </w:r>
      <w:r>
        <w:rPr>
          <w:rtl w:val="0"/>
          <w:lang w:val="zh-TW" w:eastAsia="zh-TW"/>
        </w:rPr>
        <w:t>詹姆斯的脸偏向一边，嘴角慢慢渗出一丝血。</w:t>
      </w:r>
    </w:p>
    <w:p>
      <w:pPr>
        <w:pStyle w:val="Normal.0"/>
        <w:jc w:val="left"/>
        <w:rPr>
          <w:lang w:val="zh-TW" w:eastAsia="zh-TW"/>
        </w:rPr>
      </w:pPr>
      <w:r>
        <w:rPr>
          <w:rtl w:val="0"/>
          <w:lang w:val="zh-TW" w:eastAsia="zh-TW"/>
        </w:rPr>
        <w:t>理查德（胸膛剧烈起伏，声音嘶哑）：我看你真是疯了！什么胡话都敢说！奶奶对萨凡纳那么好，她怎会忍心害死奶奶？</w:t>
      </w:r>
    </w:p>
    <w:p>
      <w:pPr>
        <w:pStyle w:val="Normal.0"/>
        <w:jc w:val="left"/>
      </w:pPr>
      <w:r>
        <w:rPr>
          <w:rFonts w:ascii="Times New Roman" w:hAnsi="Times New Roman"/>
          <w:outline w:val="0"/>
          <w:color w:val="ff0000"/>
          <w:u w:color="ff0000"/>
          <w:rtl w:val="0"/>
          <w:lang w:val="en-US"/>
          <w14:textFill>
            <w14:solidFill>
              <w14:srgbClr w14:val="FF0000"/>
            </w14:solidFill>
          </w14:textFill>
        </w:rPr>
        <w:t>RICHARD: You really are crazy! How dare you say that! Grandma treated Savannah so well. How could Savannah bear to kill her?</w:t>
      </w:r>
    </w:p>
    <w:p>
      <w:pPr>
        <w:pStyle w:val="Normal.0"/>
        <w:jc w:val="left"/>
        <w:rPr>
          <w:lang w:val="zh-TW" w:eastAsia="zh-TW"/>
        </w:rPr>
      </w:pPr>
      <w:r>
        <w:rPr>
          <w:rtl w:val="0"/>
          <w:lang w:val="zh-TW" w:eastAsia="zh-TW"/>
        </w:rPr>
        <w:t>理查德：你这种状态，再担任集团总裁已不合适。即日起，罢免你集团所有职务。由萨凡纳全权接手。</w:t>
      </w:r>
    </w:p>
    <w:p>
      <w:pPr>
        <w:pStyle w:val="Normal.0"/>
        <w:jc w:val="left"/>
      </w:pPr>
      <w:r>
        <w:rPr>
          <w:rFonts w:ascii="Times New Roman" w:hAnsi="Times New Roman"/>
          <w:outline w:val="0"/>
          <w:color w:val="ff0000"/>
          <w:u w:color="ff0000"/>
          <w:rtl w:val="0"/>
          <w:lang w:val="en-US"/>
          <w14:textFill>
            <w14:solidFill>
              <w14:srgbClr w14:val="FF0000"/>
            </w14:solidFill>
          </w14:textFill>
        </w:rPr>
        <w:t>RICHARD: In your current state, you are no longer fit to be the group president. Effective now, all your positions in the group are revoked. Savannah will take over.</w:t>
      </w:r>
    </w:p>
    <w:p>
      <w:pPr>
        <w:pStyle w:val="Normal.0"/>
        <w:jc w:val="left"/>
      </w:pPr>
      <w:r>
        <w:rPr>
          <w:rtl w:val="0"/>
          <w:lang w:val="zh-TW" w:eastAsia="zh-TW"/>
        </w:rPr>
        <w:t>萨凡纳（抬起头，嘴角的弧度一闪而逝，声音故意装得迟疑）：爸，这</w:t>
      </w:r>
      <w:r>
        <w:rPr>
          <w:rFonts w:ascii="Calibri" w:hAnsi="Calibri" w:hint="default"/>
          <w:rtl w:val="0"/>
          <w:lang w:val="en-US"/>
        </w:rPr>
        <w:t>……</w:t>
      </w:r>
      <w:r>
        <w:rPr>
          <w:rtl w:val="0"/>
          <w:lang w:val="zh-TW" w:eastAsia="zh-TW"/>
        </w:rPr>
        <w:t>这不合适吧？</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Dad, is</w:t>
      </w:r>
      <w:r>
        <w:rPr>
          <w:rFonts w:ascii="Times New Roman" w:hAnsi="Times New Roman" w:hint="default"/>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is this appropriate?</w:t>
      </w:r>
    </w:p>
    <w:p>
      <w:pPr>
        <w:pStyle w:val="Normal.0"/>
        <w:jc w:val="left"/>
        <w:rPr>
          <w:lang w:val="zh-TW" w:eastAsia="zh-TW"/>
        </w:rPr>
      </w:pPr>
      <w:r>
        <w:rPr>
          <w:rtl w:val="0"/>
          <w:lang w:val="zh-TW" w:eastAsia="zh-TW"/>
        </w:rPr>
        <w:t>理查德（挥手，不容置疑）：没什么不合适的。就这么定了。</w:t>
      </w:r>
    </w:p>
    <w:p>
      <w:pPr>
        <w:pStyle w:val="Normal.0"/>
        <w:jc w:val="left"/>
      </w:pPr>
      <w:r>
        <w:rPr>
          <w:rFonts w:ascii="Times New Roman" w:hAnsi="Times New Roman"/>
          <w:outline w:val="0"/>
          <w:color w:val="ff0000"/>
          <w:u w:color="ff0000"/>
          <w:rtl w:val="0"/>
          <w:lang w:val="en-US"/>
          <w14:textFill>
            <w14:solidFill>
              <w14:srgbClr w14:val="FF0000"/>
            </w14:solidFill>
          </w14:textFill>
        </w:rPr>
        <w:t>RICHARD: There is nothing inappropriate. It's decided.</w:t>
      </w:r>
    </w:p>
    <w:p>
      <w:pPr>
        <w:pStyle w:val="Normal.0"/>
      </w:pPr>
      <w:r>
        <w:rPr>
          <w:rtl w:val="0"/>
          <w:lang w:val="en-US"/>
        </w:rPr>
        <w:t>△</w:t>
      </w:r>
      <w:r>
        <w:rPr>
          <w:rtl w:val="0"/>
          <w:lang w:val="zh-TW" w:eastAsia="zh-TW"/>
        </w:rPr>
        <w:t>他冷冷地看向詹姆斯。</w:t>
      </w:r>
    </w:p>
    <w:p>
      <w:pPr>
        <w:pStyle w:val="Normal.0"/>
        <w:jc w:val="left"/>
        <w:rPr>
          <w:lang w:val="zh-TW" w:eastAsia="zh-TW"/>
        </w:rPr>
      </w:pPr>
      <w:r>
        <w:rPr>
          <w:rtl w:val="0"/>
          <w:lang w:val="zh-TW" w:eastAsia="zh-TW"/>
        </w:rPr>
        <w:t>理查德：还不滚？</w:t>
      </w:r>
    </w:p>
    <w:p>
      <w:pPr>
        <w:pStyle w:val="Normal.0"/>
        <w:jc w:val="left"/>
      </w:pPr>
      <w:r>
        <w:rPr>
          <w:rFonts w:ascii="Times New Roman" w:hAnsi="Times New Roman"/>
          <w:outline w:val="0"/>
          <w:color w:val="ff0000"/>
          <w:u w:color="ff0000"/>
          <w:rtl w:val="0"/>
          <w:lang w:val="en-US"/>
          <w14:textFill>
            <w14:solidFill>
              <w14:srgbClr w14:val="FF0000"/>
            </w14:solidFill>
          </w14:textFill>
        </w:rPr>
        <w:t>RICHARD: Get out!</w:t>
      </w:r>
    </w:p>
    <w:p>
      <w:pPr>
        <w:pStyle w:val="Normal.0"/>
      </w:pPr>
      <w:r>
        <w:rPr>
          <w:rtl w:val="0"/>
          <w:lang w:val="en-US"/>
        </w:rPr>
        <w:t>△</w:t>
      </w:r>
      <w:r>
        <w:rPr>
          <w:rtl w:val="0"/>
          <w:lang w:val="zh-TW" w:eastAsia="zh-TW"/>
        </w:rPr>
        <w:t>詹姆斯没有说话。他转身，大步走向门口。</w:t>
      </w:r>
    </w:p>
    <w:p>
      <w:pPr>
        <w:pStyle w:val="Normal.0"/>
      </w:pPr>
      <w:r>
        <w:rPr>
          <w:rtl w:val="0"/>
          <w:lang w:val="en-US"/>
        </w:rPr>
        <w:t>△</w:t>
      </w:r>
      <w:r>
        <w:rPr>
          <w:rtl w:val="0"/>
          <w:lang w:val="zh-TW" w:eastAsia="zh-TW"/>
        </w:rPr>
        <w:t>门在他身后重重关上。</w:t>
      </w:r>
    </w:p>
    <w:p>
      <w:pPr>
        <w:pStyle w:val="Normal.0"/>
      </w:pPr>
      <w:r>
        <w:rPr>
          <w:rtl w:val="0"/>
          <w:lang w:val="en-US"/>
        </w:rPr>
        <w:t>△</w:t>
      </w:r>
      <w:r>
        <w:rPr>
          <w:rtl w:val="0"/>
          <w:lang w:val="zh-TW" w:eastAsia="zh-TW"/>
        </w:rPr>
        <w:t>客厅里安静了几秒。理查德重新坐回沙发，拿起那瓶红酒，给自己倒了一杯。</w:t>
      </w:r>
    </w:p>
    <w:p>
      <w:pPr>
        <w:pStyle w:val="Normal.0"/>
        <w:jc w:val="left"/>
        <w:rPr>
          <w:lang w:val="zh-TW" w:eastAsia="zh-TW"/>
        </w:rPr>
      </w:pPr>
      <w:r>
        <w:rPr>
          <w:rtl w:val="0"/>
          <w:lang w:val="zh-TW" w:eastAsia="zh-TW"/>
        </w:rPr>
        <w:t>理查德（语气平淡，像什么都没发生过）：萨凡纳，明天你去集团，接手总裁办公室。</w:t>
      </w:r>
    </w:p>
    <w:p>
      <w:pPr>
        <w:pStyle w:val="Normal.0"/>
        <w:jc w:val="left"/>
      </w:pPr>
      <w:r>
        <w:rPr>
          <w:rFonts w:ascii="Times New Roman" w:hAnsi="Times New Roman"/>
          <w:outline w:val="0"/>
          <w:color w:val="ff0000"/>
          <w:u w:color="ff0000"/>
          <w:rtl w:val="0"/>
          <w:lang w:val="en-US"/>
          <w14:textFill>
            <w14:solidFill>
              <w14:srgbClr w14:val="FF0000"/>
            </w14:solidFill>
          </w14:textFill>
        </w:rPr>
        <w:t>RICHARD: Savannah, go to the group tomorrow and take over the president's office.</w:t>
      </w:r>
    </w:p>
    <w:p>
      <w:pPr>
        <w:pStyle w:val="Normal.0"/>
        <w:jc w:val="left"/>
        <w:rPr>
          <w:lang w:val="zh-TW" w:eastAsia="zh-TW"/>
        </w:rPr>
      </w:pPr>
      <w:r>
        <w:rPr>
          <w:rtl w:val="0"/>
          <w:lang w:val="zh-TW" w:eastAsia="zh-TW"/>
        </w:rPr>
        <w:t>萨凡纳（乖巧地点头）：是，爸。</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Yes, Dad.</w:t>
      </w:r>
    </w:p>
    <w:p>
      <w:pPr>
        <w:pStyle w:val="Normal.0"/>
      </w:pPr>
      <w:r>
        <w:rPr>
          <w:rtl w:val="0"/>
          <w:lang w:val="en-US"/>
        </w:rPr>
        <w:t>△</w:t>
      </w:r>
      <w:r>
        <w:rPr>
          <w:rtl w:val="0"/>
          <w:lang w:val="zh-TW" w:eastAsia="zh-TW"/>
        </w:rPr>
        <w:t>她重新捡起游戏手柄，嘴角的弧度再也藏不住了。</w:t>
      </w:r>
    </w:p>
    <w:p>
      <w:pPr>
        <w:pStyle w:val="Normal.0"/>
      </w:pPr>
    </w:p>
    <w:p>
      <w:pPr>
        <w:pStyle w:val="Normal.0"/>
        <w:rPr>
          <w:lang w:val="zh-TW" w:eastAsia="zh-TW"/>
        </w:rPr>
      </w:pPr>
      <w:r>
        <w:rPr>
          <w:rtl w:val="0"/>
          <w:lang w:val="zh-TW" w:eastAsia="zh-TW"/>
        </w:rPr>
        <w:t>第二十七集</w:t>
      </w:r>
    </w:p>
    <w:p>
      <w:pPr>
        <w:pStyle w:val="Normal.0"/>
      </w:pPr>
      <w:r>
        <w:rPr>
          <w:rFonts w:ascii="Calibri" w:hAnsi="Calibri"/>
          <w:rtl w:val="0"/>
          <w:lang w:val="en-US"/>
        </w:rPr>
        <w:t>27-1</w:t>
      </w:r>
      <w:r>
        <w:rPr>
          <w:rFonts w:ascii="Calibri" w:hAnsi="Calibri"/>
          <w:rtl w:val="0"/>
          <w:lang w:val="zh-TW" w:eastAsia="zh-TW"/>
        </w:rPr>
        <w:t xml:space="preserve"> </w:t>
      </w:r>
      <w:r>
        <w:rPr>
          <w:rtl w:val="0"/>
          <w:lang w:val="zh-TW" w:eastAsia="zh-TW"/>
        </w:rPr>
        <w:t>夜内</w:t>
      </w:r>
      <w:r>
        <w:rPr>
          <w:rFonts w:ascii="Calibri" w:hAnsi="Calibri"/>
          <w:rtl w:val="0"/>
          <w:lang w:val="zh-TW" w:eastAsia="zh-TW"/>
        </w:rPr>
        <w:t xml:space="preserve"> </w:t>
      </w:r>
      <w:r>
        <w:rPr>
          <w:rtl w:val="0"/>
          <w:lang w:val="zh-TW" w:eastAsia="zh-TW"/>
        </w:rPr>
        <w:t>哈灵顿庄园</w:t>
      </w:r>
      <w:r>
        <w:rPr>
          <w:rFonts w:ascii="Calibri" w:hAnsi="Calibri" w:hint="default"/>
          <w:rtl w:val="0"/>
          <w:lang w:val="en-US"/>
        </w:rPr>
        <w:t>——</w:t>
      </w:r>
      <w:r>
        <w:rPr>
          <w:rtl w:val="0"/>
          <w:lang w:val="zh-TW" w:eastAsia="zh-TW"/>
        </w:rPr>
        <w:t>餐厅</w:t>
      </w:r>
    </w:p>
    <w:p>
      <w:pPr>
        <w:pStyle w:val="Normal.0"/>
        <w:rPr>
          <w:lang w:val="zh-TW" w:eastAsia="zh-TW"/>
        </w:rPr>
      </w:pPr>
      <w:r>
        <w:rPr>
          <w:rtl w:val="0"/>
          <w:lang w:val="zh-TW" w:eastAsia="zh-TW"/>
        </w:rPr>
        <w:t>人物：奥利维亚、爱德华、玛格丽特、达米安、管家阿尔弗雷德</w:t>
      </w:r>
    </w:p>
    <w:p>
      <w:pPr>
        <w:pStyle w:val="Normal.0"/>
      </w:pPr>
      <w:r>
        <w:rPr>
          <w:rtl w:val="0"/>
          <w:lang w:val="en-US"/>
        </w:rPr>
        <w:t>△</w:t>
      </w:r>
      <w:r>
        <w:rPr>
          <w:rtl w:val="0"/>
          <w:lang w:val="zh-TW" w:eastAsia="zh-TW"/>
        </w:rPr>
        <w:t>餐厅里烛光摇曳，银质餐具在灯光下泛着柔和的光泽。奥利维亚坐在餐桌一侧，身旁的达米安穿着一件白衬衫，袖口挽到小臂，正低头切牛排，动作从容而专注。</w:t>
      </w:r>
    </w:p>
    <w:p>
      <w:pPr>
        <w:pStyle w:val="Normal.0"/>
      </w:pPr>
      <w:r>
        <w:rPr>
          <w:rtl w:val="0"/>
          <w:lang w:val="en-US"/>
        </w:rPr>
        <w:t>△</w:t>
      </w:r>
      <w:r>
        <w:rPr>
          <w:rtl w:val="0"/>
          <w:lang w:val="zh-TW" w:eastAsia="zh-TW"/>
        </w:rPr>
        <w:t>爱德华和玛格丽特坐在对面，看着达米安和奥利维亚，相视一笑，眼中满是欣慰。</w:t>
      </w:r>
    </w:p>
    <w:p>
      <w:pPr>
        <w:pStyle w:val="Normal.0"/>
        <w:jc w:val="left"/>
        <w:rPr>
          <w:lang w:val="zh-TW" w:eastAsia="zh-TW"/>
        </w:rPr>
      </w:pPr>
      <w:r>
        <w:rPr>
          <w:rtl w:val="0"/>
          <w:lang w:val="zh-TW" w:eastAsia="zh-TW"/>
        </w:rPr>
        <w:t>爱德华（放下刀叉，语气温和）：奥利维亚，你来我们家也有一个月了。按照契约，我们也该将家族资产的部分管理权，转让给你了。</w:t>
      </w:r>
    </w:p>
    <w:p>
      <w:pPr>
        <w:pStyle w:val="Normal.0"/>
        <w:jc w:val="left"/>
      </w:pPr>
      <w:r>
        <w:rPr>
          <w:rFonts w:ascii="Times New Roman" w:hAnsi="Times New Roman"/>
          <w:outline w:val="0"/>
          <w:color w:val="ff0000"/>
          <w:u w:color="ff0000"/>
          <w:rtl w:val="0"/>
          <w:lang w:val="en-US"/>
          <w14:textFill>
            <w14:solidFill>
              <w14:srgbClr w14:val="FF0000"/>
            </w14:solidFill>
          </w14:textFill>
        </w:rPr>
        <w:t>EDWARD: Olivia, you've been with us for a month. Under the contract, it's time we transfer part of the family assets' management rights to you.</w:t>
      </w:r>
    </w:p>
    <w:p>
      <w:pPr>
        <w:pStyle w:val="Normal.0"/>
      </w:pPr>
      <w:r>
        <w:rPr>
          <w:rtl w:val="0"/>
          <w:lang w:val="en-US"/>
        </w:rPr>
        <w:t>△</w:t>
      </w:r>
      <w:r>
        <w:rPr>
          <w:rtl w:val="0"/>
          <w:lang w:val="zh-TW" w:eastAsia="zh-TW"/>
        </w:rPr>
        <w:t>话音刚落，管家阿尔弗雷德上前，将一份文件双手递到奥利维亚面前。</w:t>
      </w:r>
    </w:p>
    <w:p>
      <w:pPr>
        <w:pStyle w:val="Normal.0"/>
        <w:jc w:val="left"/>
        <w:rPr>
          <w:lang w:val="zh-TW" w:eastAsia="zh-TW"/>
        </w:rPr>
      </w:pPr>
      <w:r>
        <w:rPr>
          <w:rtl w:val="0"/>
          <w:lang w:val="zh-TW" w:eastAsia="zh-TW"/>
        </w:rPr>
        <w:t>奥利维亚（看了一眼文件封面，抬头，疑惑）：这是？</w:t>
      </w:r>
    </w:p>
    <w:p>
      <w:pPr>
        <w:pStyle w:val="Normal.0"/>
        <w:jc w:val="left"/>
      </w:pPr>
      <w:r>
        <w:rPr>
          <w:rFonts w:ascii="Times New Roman" w:hAnsi="Times New Roman"/>
          <w:outline w:val="0"/>
          <w:color w:val="ff0000"/>
          <w:u w:color="ff0000"/>
          <w:rtl w:val="0"/>
          <w:lang w:val="en-US"/>
          <w14:textFill>
            <w14:solidFill>
              <w14:srgbClr w14:val="FF0000"/>
            </w14:solidFill>
          </w14:textFill>
        </w:rPr>
        <w:t>OLIVIA: What is this?</w:t>
      </w:r>
    </w:p>
    <w:p>
      <w:pPr>
        <w:pStyle w:val="Normal.0"/>
        <w:jc w:val="left"/>
        <w:rPr>
          <w:lang w:val="zh-TW" w:eastAsia="zh-TW"/>
        </w:rPr>
      </w:pPr>
      <w:r>
        <w:rPr>
          <w:rtl w:val="0"/>
          <w:lang w:val="zh-TW" w:eastAsia="zh-TW"/>
        </w:rPr>
        <w:t>爱德华（正色）：这是对你的任命书。我们决定，任命你为哈灵顿资本的副总裁，协助达米安管理家族资产。</w:t>
      </w:r>
    </w:p>
    <w:p>
      <w:pPr>
        <w:pStyle w:val="Normal.0"/>
        <w:jc w:val="left"/>
      </w:pPr>
      <w:r>
        <w:rPr>
          <w:rFonts w:ascii="Times New Roman" w:hAnsi="Times New Roman"/>
          <w:outline w:val="0"/>
          <w:color w:val="ff0000"/>
          <w:u w:color="ff0000"/>
          <w:rtl w:val="0"/>
          <w:lang w:val="en-US"/>
          <w14:textFill>
            <w14:solidFill>
              <w14:srgbClr w14:val="FF0000"/>
            </w14:solidFill>
          </w14:textFill>
        </w:rPr>
        <w:t>EDWARD: This is your appointment letter. We've decided to appoint you vice president of Harrington Capital to assist Damian in managing the family assets.</w:t>
      </w:r>
    </w:p>
    <w:p>
      <w:pPr>
        <w:pStyle w:val="Normal.0"/>
      </w:pPr>
      <w:r>
        <w:rPr>
          <w:rtl w:val="0"/>
          <w:lang w:val="en-US"/>
        </w:rPr>
        <w:t>△</w:t>
      </w:r>
      <w:r>
        <w:rPr>
          <w:rtl w:val="0"/>
          <w:lang w:val="zh-TW" w:eastAsia="zh-TW"/>
        </w:rPr>
        <w:t>奥利维亚（惶恐推辞）：先生，我</w:t>
      </w:r>
      <w:r>
        <w:rPr>
          <w:rFonts w:ascii="Calibri" w:hAnsi="Calibri" w:hint="default"/>
          <w:rtl w:val="0"/>
          <w:lang w:val="en-US"/>
        </w:rPr>
        <w:t>……</w:t>
      </w:r>
    </w:p>
    <w:p>
      <w:pPr>
        <w:pStyle w:val="Normal.0"/>
      </w:pPr>
      <w:r>
        <w:rPr>
          <w:rFonts w:ascii="Times New Roman" w:hAnsi="Times New Roman"/>
          <w:outline w:val="0"/>
          <w:color w:val="ff0000"/>
          <w:u w:color="ff0000"/>
          <w:rtl w:val="0"/>
          <w:lang w:val="en-US"/>
          <w14:textFill>
            <w14:solidFill>
              <w14:srgbClr w14:val="FF0000"/>
            </w14:solidFill>
          </w14:textFill>
        </w:rPr>
        <w:t>OLIVIA: Sir,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w:t>
      </w:r>
    </w:p>
    <w:p>
      <w:pPr>
        <w:pStyle w:val="Normal.0"/>
        <w:jc w:val="left"/>
        <w:rPr>
          <w:lang w:val="zh-TW" w:eastAsia="zh-TW"/>
        </w:rPr>
      </w:pPr>
      <w:r>
        <w:rPr>
          <w:rtl w:val="0"/>
          <w:lang w:val="zh-TW" w:eastAsia="zh-TW"/>
        </w:rPr>
        <w:t>爱德华（抬手打断，语气坚定却不失慈祥）：不必推辞。这是我们答应你的。</w:t>
      </w:r>
    </w:p>
    <w:p>
      <w:pPr>
        <w:pStyle w:val="Normal.0"/>
        <w:jc w:val="left"/>
      </w:pPr>
      <w:r>
        <w:rPr>
          <w:rFonts w:ascii="Times New Roman" w:hAnsi="Times New Roman"/>
          <w:outline w:val="0"/>
          <w:color w:val="ff0000"/>
          <w:u w:color="ff0000"/>
          <w:rtl w:val="0"/>
          <w:lang w:val="en-US"/>
          <w14:textFill>
            <w14:solidFill>
              <w14:srgbClr w14:val="FF0000"/>
            </w14:solidFill>
          </w14:textFill>
        </w:rPr>
        <w:t>EDWARD: No need to decline. This is what we promised you.</w:t>
      </w:r>
    </w:p>
    <w:p>
      <w:pPr>
        <w:pStyle w:val="Normal.0"/>
      </w:pPr>
      <w:r>
        <w:rPr>
          <w:rtl w:val="0"/>
          <w:lang w:val="en-US"/>
        </w:rPr>
        <w:t>△</w:t>
      </w:r>
      <w:r>
        <w:rPr>
          <w:rtl w:val="0"/>
          <w:lang w:val="zh-TW" w:eastAsia="zh-TW"/>
        </w:rPr>
        <w:t>爱德华顿了顿，目光温暖地看向奥利维亚。</w:t>
      </w:r>
    </w:p>
    <w:p>
      <w:pPr>
        <w:pStyle w:val="Normal.0"/>
        <w:jc w:val="left"/>
        <w:rPr>
          <w:lang w:val="zh-TW" w:eastAsia="zh-TW"/>
        </w:rPr>
      </w:pPr>
      <w:r>
        <w:rPr>
          <w:rtl w:val="0"/>
          <w:lang w:val="zh-TW" w:eastAsia="zh-TW"/>
        </w:rPr>
        <w:t>爱德华：奥利维亚，大胆去做吧，不要害怕犯错。你是哈灵顿的女主人，早晚要独当一面。而且，我们和达米安，都是你的后盾。</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EDWARD: Olivia, be bold. Don't be afraid to make mistakes. </w:t>
      </w:r>
      <w:r>
        <w:rPr>
          <w:rFonts w:ascii="Times New Roman" w:hAnsi="Times New Roman"/>
          <w:outline w:val="0"/>
          <w:color w:val="ff0000"/>
          <w:u w:color="ff0000"/>
          <w:shd w:val="clear" w:color="auto" w:fill="ffff00"/>
          <w:rtl w:val="0"/>
          <w:lang w:val="en-US"/>
          <w14:textFill>
            <w14:solidFill>
              <w14:srgbClr w14:val="FF0000"/>
            </w14:solidFill>
          </w14:textFill>
        </w:rPr>
        <w:t xml:space="preserve">You are the </w:t>
      </w:r>
      <w:ins w:id="66" w:date="2026-06-26T02:54:25Z" w:author="吴晓羽">
        <w:r>
          <w:rPr>
            <w:rFonts w:ascii="Times New Roman" w:hAnsi="Times New Roman"/>
            <w:outline w:val="0"/>
            <w:color w:val="ff0000"/>
            <w:u w:color="ff0000"/>
            <w:shd w:val="clear" w:color="auto" w:fill="ffff00"/>
            <w:rtl w:val="0"/>
            <w:lang w:val="en-US"/>
            <w14:textFill>
              <w14:solidFill>
                <w14:srgbClr w14:val="FF0000"/>
              </w14:solidFill>
            </w14:textFill>
          </w:rPr>
          <w:t>lady</w:t>
        </w:r>
      </w:ins>
      <w:del w:id="67" w:date="2026-06-26T02:54:23Z" w:author="吴晓羽">
        <w:r>
          <w:rPr>
            <w:rFonts w:ascii="Times New Roman" w:hAnsi="Times New Roman"/>
            <w:outline w:val="0"/>
            <w:color w:val="ff0000"/>
            <w:u w:color="ff0000"/>
            <w:shd w:val="clear" w:color="auto" w:fill="ffff00"/>
            <w:rtl w:val="0"/>
            <w:lang w:val="en-US"/>
            <w14:textFill>
              <w14:solidFill>
                <w14:srgbClr w14:val="FF0000"/>
              </w14:solidFill>
            </w14:textFill>
          </w:rPr>
          <w:delText>mistress</w:delText>
        </w:r>
      </w:del>
      <w:r>
        <w:rPr>
          <w:rFonts w:ascii="Times New Roman" w:hAnsi="Times New Roman"/>
          <w:outline w:val="0"/>
          <w:color w:val="ff0000"/>
          <w:u w:color="ff0000"/>
          <w:shd w:val="clear" w:color="auto" w:fill="ffff00"/>
          <w:rtl w:val="0"/>
          <w:lang w:val="en-US"/>
          <w14:textFill>
            <w14:solidFill>
              <w14:srgbClr w14:val="FF0000"/>
            </w14:solidFill>
          </w14:textFill>
        </w:rPr>
        <w:t xml:space="preserve"> of the Harrington family</w:t>
      </w:r>
      <w:r>
        <w:rPr>
          <w:rFonts w:ascii="Times New Roman" w:hAnsi="Times New Roman"/>
          <w:outline w:val="0"/>
          <w:color w:val="ff0000"/>
          <w:u w:color="ff0000"/>
          <w:rtl w:val="0"/>
          <w:lang w:val="en-US"/>
          <w14:textFill>
            <w14:solidFill>
              <w14:srgbClr w14:val="FF0000"/>
            </w14:solidFill>
          </w14:textFill>
        </w:rPr>
        <w:t>. One day,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stand on your own. And Damian and we will all stand behind you.</w:t>
      </w:r>
    </w:p>
    <w:p>
      <w:pPr>
        <w:pStyle w:val="Normal.0"/>
      </w:pPr>
      <w:r>
        <w:rPr>
          <w:rtl w:val="0"/>
          <w:lang w:val="en-US"/>
        </w:rPr>
        <w:t>△</w:t>
      </w:r>
      <w:r>
        <w:rPr>
          <w:rtl w:val="0"/>
          <w:lang w:val="zh-TW" w:eastAsia="zh-TW"/>
        </w:rPr>
        <w:t>奥利维亚转头看向达米安。达米安停下手中的动作，冲她点了点头，目光平静而笃定。</w:t>
      </w:r>
    </w:p>
    <w:p>
      <w:pPr>
        <w:pStyle w:val="Normal.0"/>
      </w:pPr>
      <w:r>
        <w:rPr>
          <w:rtl w:val="0"/>
          <w:lang w:val="en-US"/>
        </w:rPr>
        <w:t>△</w:t>
      </w:r>
      <w:r>
        <w:rPr>
          <w:rtl w:val="0"/>
          <w:lang w:val="zh-TW" w:eastAsia="zh-TW"/>
        </w:rPr>
        <w:t>奥利维亚沉默片刻，双手捧起文件，贴在胸前，声音轻却坚定。</w:t>
      </w:r>
    </w:p>
    <w:p>
      <w:pPr>
        <w:pStyle w:val="Normal.0"/>
        <w:jc w:val="left"/>
        <w:rPr>
          <w:lang w:val="zh-TW" w:eastAsia="zh-TW"/>
        </w:rPr>
      </w:pPr>
      <w:r>
        <w:rPr>
          <w:rtl w:val="0"/>
          <w:lang w:val="zh-TW" w:eastAsia="zh-TW"/>
        </w:rPr>
        <w:t>奥利维亚：谢先生和夫人信任。我不会让你们失望的。</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Thank you for trusting me. Edward, Margaret, I won't let you down.</w:t>
      </w:r>
    </w:p>
    <w:p>
      <w:pPr>
        <w:pStyle w:val="Normal.0"/>
        <w:jc w:val="left"/>
        <w:rPr>
          <w:lang w:val="zh-TW" w:eastAsia="zh-TW"/>
        </w:rPr>
      </w:pPr>
      <w:r>
        <w:rPr>
          <w:rtl w:val="0"/>
          <w:lang w:val="zh-TW" w:eastAsia="zh-TW"/>
        </w:rPr>
        <w:t>玛格丽特（端起酒杯，笑容慈祥）：来，我们一起举杯，祝贺奥利维亚。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MARGARET: Come, let's cheers and congratulate Olivia.</w:t>
      </w:r>
    </w:p>
    <w:p>
      <w:pPr>
        <w:pStyle w:val="Normal.0"/>
      </w:pPr>
      <w:r>
        <w:rPr>
          <w:rtl w:val="0"/>
          <w:lang w:val="en-US"/>
        </w:rPr>
        <w:t>△</w:t>
      </w:r>
      <w:r>
        <w:rPr>
          <w:rtl w:val="0"/>
          <w:lang w:val="zh-TW" w:eastAsia="zh-TW"/>
        </w:rPr>
        <w:t>众人笑着举杯。四只水晶杯轻轻碰在一起，发出清脆的声响。杯中的红酒在烛光下泛着暗红色的光，温暖而醇厚。</w:t>
      </w:r>
    </w:p>
    <w:p>
      <w:pPr>
        <w:pStyle w:val="Normal.0"/>
      </w:pPr>
    </w:p>
    <w:p>
      <w:pPr>
        <w:pStyle w:val="Normal.0"/>
      </w:pPr>
    </w:p>
    <w:p>
      <w:pPr>
        <w:pStyle w:val="Normal.0"/>
        <w:rPr>
          <w:lang w:val="zh-TW" w:eastAsia="zh-TW"/>
        </w:rPr>
      </w:pPr>
      <w:r>
        <w:rPr>
          <w:rtl w:val="0"/>
          <w:lang w:val="zh-TW" w:eastAsia="zh-TW"/>
        </w:rPr>
        <w:t>第二十八集</w:t>
      </w:r>
    </w:p>
    <w:p>
      <w:pPr>
        <w:pStyle w:val="Normal.0"/>
      </w:pPr>
      <w:r>
        <w:rPr>
          <w:rFonts w:ascii="Calibri" w:hAnsi="Calibri"/>
          <w:rtl w:val="0"/>
          <w:lang w:val="en-US"/>
        </w:rPr>
        <w:t>28-1</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颁奖典礼大厅</w:t>
      </w:r>
      <w:r>
        <w:rPr>
          <w:rFonts w:ascii="Calibri" w:hAnsi="Calibri" w:hint="default"/>
          <w:rtl w:val="0"/>
          <w:lang w:val="en-US"/>
        </w:rPr>
        <w:t>——</w:t>
      </w:r>
      <w:r>
        <w:rPr>
          <w:rtl w:val="0"/>
          <w:lang w:val="zh-TW" w:eastAsia="zh-TW"/>
        </w:rPr>
        <w:t>休息区</w:t>
      </w:r>
    </w:p>
    <w:p>
      <w:pPr>
        <w:pStyle w:val="Normal.0"/>
        <w:rPr>
          <w:lang w:val="zh-TW" w:eastAsia="zh-TW"/>
        </w:rPr>
      </w:pPr>
      <w:r>
        <w:rPr>
          <w:rtl w:val="0"/>
          <w:lang w:val="zh-TW" w:eastAsia="zh-TW"/>
        </w:rPr>
        <w:t>人物：理查德、凯瑟琳、本杰明、詹姆斯、萨凡纳、奥利维亚、主持人、参会嘉宾若干</w:t>
      </w:r>
    </w:p>
    <w:p>
      <w:pPr>
        <w:pStyle w:val="Normal.0"/>
      </w:pPr>
      <w:r>
        <w:rPr>
          <w:rtl w:val="0"/>
          <w:lang w:val="en-US"/>
        </w:rPr>
        <w:t>△</w:t>
      </w:r>
      <w:r>
        <w:rPr>
          <w:rtl w:val="0"/>
          <w:lang w:val="zh-TW" w:eastAsia="zh-TW"/>
        </w:rPr>
        <w:t>字幕：一年后。</w:t>
      </w:r>
      <w:r>
        <w:rPr>
          <w:rFonts w:ascii="Calibri" w:hAnsi="Calibri"/>
          <w:outline w:val="0"/>
          <w:color w:val="ff2600"/>
          <w:u w:color="ff2600"/>
          <w:rtl w:val="0"/>
          <w:lang w:val="zh-TW" w:eastAsia="zh-TW"/>
          <w14:textFill>
            <w14:solidFill>
              <w14:srgbClr w14:val="FF2600"/>
            </w14:solidFill>
          </w14:textFill>
        </w:rPr>
        <w:t>One Year Later</w:t>
      </w:r>
    </w:p>
    <w:p>
      <w:pPr>
        <w:pStyle w:val="Normal.0"/>
      </w:pPr>
      <w:r>
        <w:rPr>
          <w:rtl w:val="0"/>
          <w:lang w:val="en-US"/>
        </w:rPr>
        <w:t>△</w:t>
      </w:r>
      <w:r>
        <w:rPr>
          <w:rtl w:val="0"/>
          <w:lang w:val="zh-TW" w:eastAsia="zh-TW"/>
        </w:rPr>
        <w:t>主持人站在舞台上，拿着话筒。</w:t>
      </w:r>
    </w:p>
    <w:p>
      <w:pPr>
        <w:pStyle w:val="Normal.0"/>
        <w:jc w:val="left"/>
        <w:rPr>
          <w:lang w:val="zh-TW" w:eastAsia="zh-TW"/>
        </w:rPr>
      </w:pPr>
      <w:r>
        <w:rPr>
          <w:rtl w:val="0"/>
          <w:lang w:val="zh-TW" w:eastAsia="zh-TW"/>
        </w:rPr>
        <w:t>主持人：颁奖典礼即将开始，请各位贵宾尽快落座。</w:t>
      </w:r>
    </w:p>
    <w:p>
      <w:pPr>
        <w:pStyle w:val="Normal.0"/>
        <w:jc w:val="left"/>
      </w:pPr>
      <w:r>
        <w:rPr>
          <w:rFonts w:ascii="Times New Roman" w:hAnsi="Times New Roman"/>
          <w:outline w:val="0"/>
          <w:color w:val="ff0000"/>
          <w:u w:color="ff0000"/>
          <w:rtl w:val="0"/>
          <w:lang w:val="en-US"/>
          <w14:textFill>
            <w14:solidFill>
              <w14:srgbClr w14:val="FF0000"/>
            </w14:solidFill>
          </w14:textFill>
        </w:rPr>
        <w:t>HOST: The awards ceremony is about to begin. Ladies and gentleman, please take your seats.</w:t>
      </w:r>
    </w:p>
    <w:p>
      <w:pPr>
        <w:pStyle w:val="Normal.0"/>
      </w:pPr>
      <w:r>
        <w:rPr>
          <w:rtl w:val="0"/>
          <w:lang w:val="en-US"/>
        </w:rPr>
        <w:t>△</w:t>
      </w:r>
      <w:r>
        <w:rPr>
          <w:rtl w:val="0"/>
          <w:lang w:val="zh-TW" w:eastAsia="zh-TW"/>
        </w:rPr>
        <w:t>台下，众多嘉宾纷纷入座。</w:t>
      </w:r>
    </w:p>
    <w:p>
      <w:pPr>
        <w:pStyle w:val="Normal.0"/>
      </w:pPr>
      <w:r>
        <w:rPr>
          <w:rtl w:val="0"/>
          <w:lang w:val="en-US"/>
        </w:rPr>
        <w:t>△</w:t>
      </w:r>
      <w:r>
        <w:rPr>
          <w:rtl w:val="0"/>
          <w:lang w:val="zh-TW" w:eastAsia="zh-TW"/>
        </w:rPr>
        <w:t>有嘉宾议论。</w:t>
      </w:r>
    </w:p>
    <w:p>
      <w:pPr>
        <w:pStyle w:val="Normal.0"/>
        <w:jc w:val="left"/>
      </w:pPr>
      <w:r>
        <w:rPr>
          <w:rtl w:val="0"/>
          <w:lang w:val="zh-TW" w:eastAsia="zh-TW"/>
        </w:rPr>
        <w:t>嘉宾</w:t>
      </w:r>
      <w:r>
        <w:rPr>
          <w:rFonts w:ascii="Calibri" w:hAnsi="Calibri"/>
          <w:rtl w:val="0"/>
          <w:lang w:val="en-US"/>
        </w:rPr>
        <w:t>1</w:t>
      </w:r>
      <w:r>
        <w:rPr>
          <w:rtl w:val="0"/>
          <w:lang w:val="zh-TW" w:eastAsia="zh-TW"/>
        </w:rPr>
        <w:t>：听说今天最具重量级的奖项，是年度女性商业领袖。若咱们女儿被选上，那咱们夫妻日后在亲朋好友面前，得多有面子？</w:t>
      </w:r>
    </w:p>
    <w:p>
      <w:pPr>
        <w:pStyle w:val="Normal.0"/>
        <w:jc w:val="left"/>
      </w:pPr>
      <w:r>
        <w:rPr>
          <w:rFonts w:ascii="Times New Roman" w:hAnsi="Times New Roman"/>
          <w:outline w:val="0"/>
          <w:color w:val="ff0000"/>
          <w:u w:color="ff0000"/>
          <w:rtl w:val="0"/>
          <w:lang w:val="en-US"/>
          <w14:textFill>
            <w14:solidFill>
              <w14:srgbClr w14:val="FF0000"/>
            </w14:solidFill>
          </w14:textFill>
        </w:rPr>
        <w:t>GUEST 1: I heard tonight's biggest award is Female Business Leader of the Year. If our daughter wins, we'll have so much to brag about.</w:t>
      </w:r>
    </w:p>
    <w:p>
      <w:pPr>
        <w:pStyle w:val="Normal.0"/>
        <w:jc w:val="left"/>
      </w:pPr>
      <w:r>
        <w:rPr>
          <w:rtl w:val="0"/>
          <w:lang w:val="zh-TW" w:eastAsia="zh-TW"/>
        </w:rPr>
        <w:t>嘉宾</w:t>
      </w:r>
      <w:r>
        <w:rPr>
          <w:rFonts w:ascii="Calibri" w:hAnsi="Calibri"/>
          <w:rtl w:val="0"/>
          <w:lang w:val="en-US"/>
        </w:rPr>
        <w:t>2</w:t>
      </w:r>
      <w:r>
        <w:rPr>
          <w:rtl w:val="0"/>
          <w:lang w:val="zh-TW" w:eastAsia="zh-TW"/>
        </w:rPr>
        <w:t>（瞥了她一眼，哼了一声）：别做梦了。这可是《胡布斯》评选的国际奖项，就咱们女儿，怕是连入选资格都没有。</w:t>
      </w:r>
    </w:p>
    <w:p>
      <w:pPr>
        <w:pStyle w:val="Normal.0"/>
        <w:jc w:val="left"/>
      </w:pPr>
      <w:r>
        <w:rPr>
          <w:rFonts w:ascii="Times New Roman" w:hAnsi="Times New Roman"/>
          <w:outline w:val="0"/>
          <w:color w:val="ff0000"/>
          <w:u w:color="ff0000"/>
          <w:rtl w:val="0"/>
          <w:lang w:val="en-US"/>
          <w14:textFill>
            <w14:solidFill>
              <w14:srgbClr w14:val="FF0000"/>
            </w14:solidFill>
          </w14:textFill>
        </w:rPr>
        <w:t>GUEST 2: Stop dreaming. This is an international award from Forbes. Our daughter probably wouldn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make the shortlist.</w:t>
      </w:r>
    </w:p>
    <w:p>
      <w:pPr>
        <w:pStyle w:val="Normal.0"/>
      </w:pPr>
      <w:r>
        <w:rPr>
          <w:rtl w:val="0"/>
          <w:lang w:val="en-US"/>
        </w:rPr>
        <w:t>△</w:t>
      </w:r>
      <w:r>
        <w:rPr>
          <w:rtl w:val="0"/>
          <w:lang w:val="zh-TW" w:eastAsia="zh-TW"/>
        </w:rPr>
        <w:t>另一边，萨凡纳穿着精致礼服，挽着理查德、凯瑟琳，在前排座位坐下。</w:t>
      </w:r>
    </w:p>
    <w:p>
      <w:pPr>
        <w:pStyle w:val="Normal.0"/>
        <w:jc w:val="left"/>
        <w:rPr>
          <w:lang w:val="zh-TW" w:eastAsia="zh-TW"/>
        </w:rPr>
      </w:pPr>
      <w:r>
        <w:rPr>
          <w:rtl w:val="0"/>
          <w:lang w:val="zh-TW" w:eastAsia="zh-TW"/>
        </w:rPr>
        <w:t>凯瑟琳（笑着）：萨凡纳啊，你爸帮你问过了。今天这个年度女性金融领袖，获奖人正是你！</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Savannah, your father asked around. Today's Female Business Leader of the Year winner is you!</w:t>
      </w:r>
    </w:p>
    <w:p>
      <w:pPr>
        <w:pStyle w:val="Normal.0"/>
        <w:jc w:val="left"/>
        <w:rPr>
          <w:lang w:val="zh-TW" w:eastAsia="zh-TW"/>
        </w:rPr>
      </w:pPr>
      <w:r>
        <w:rPr>
          <w:rtl w:val="0"/>
          <w:lang w:val="zh-TW" w:eastAsia="zh-TW"/>
        </w:rPr>
        <w:t>理查德（拍了拍萨凡纳的手，安抚）：一会儿你领奖的时候不要紧张。获奖感言准备好了没有？</w:t>
      </w:r>
    </w:p>
    <w:p>
      <w:pPr>
        <w:pStyle w:val="Normal.0"/>
        <w:jc w:val="left"/>
      </w:pPr>
      <w:r>
        <w:rPr>
          <w:rFonts w:ascii="Times New Roman" w:hAnsi="Times New Roman"/>
          <w:outline w:val="0"/>
          <w:color w:val="ff0000"/>
          <w:u w:color="ff0000"/>
          <w:rtl w:val="0"/>
          <w:lang w:val="en-US"/>
          <w14:textFill>
            <w14:solidFill>
              <w14:srgbClr w14:val="FF0000"/>
            </w14:solidFill>
          </w14:textFill>
        </w:rPr>
        <w:t>RICHARD: Don't be nervous when you accept the award. Is your speech ready?</w:t>
      </w:r>
    </w:p>
    <w:p>
      <w:pPr>
        <w:pStyle w:val="Normal.0"/>
        <w:jc w:val="left"/>
        <w:rPr>
          <w:lang w:val="zh-TW" w:eastAsia="zh-TW"/>
        </w:rPr>
      </w:pPr>
      <w:r>
        <w:rPr>
          <w:rtl w:val="0"/>
          <w:lang w:val="zh-TW" w:eastAsia="zh-TW"/>
        </w:rPr>
        <w:t>萨凡纳（乖巧地点头）：放心吧爸，我都准备好了。</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Don't worry, Dad. It's ready.</w:t>
      </w:r>
    </w:p>
    <w:p>
      <w:pPr>
        <w:pStyle w:val="Normal.0"/>
        <w:jc w:val="left"/>
        <w:rPr>
          <w:lang w:val="zh-TW" w:eastAsia="zh-TW"/>
        </w:rPr>
      </w:pPr>
      <w:r>
        <w:rPr>
          <w:rtl w:val="0"/>
          <w:lang w:val="zh-TW" w:eastAsia="zh-TW"/>
        </w:rPr>
        <w:t>本杰明（凑过来，满脸骄傲）：小妹，你短短半年便将公司扭亏为盈，不止还清了集团所有贷款，还帮咱家族集团获得了十亿美元的融资，你得奖名副其实。二哥为你自豪！等一会儿你获奖后，二哥和爸妈们送你一项大礼。</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Savannah, in just half a year, you turned the company around, paid off all our loans, and secured a billion dollars in financing. You deserve this award.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so proud of you! After you win, we will give you a huge gift.</w:t>
      </w:r>
    </w:p>
    <w:p>
      <w:pPr>
        <w:pStyle w:val="Normal.0"/>
        <w:jc w:val="left"/>
        <w:rPr>
          <w:lang w:val="zh-TW" w:eastAsia="zh-TW"/>
        </w:rPr>
      </w:pPr>
      <w:r>
        <w:rPr>
          <w:rtl w:val="0"/>
          <w:lang w:val="zh-TW" w:eastAsia="zh-TW"/>
        </w:rPr>
        <w:t>萨凡纳（兴奋）：谢谢二哥，也谢谢爸妈。</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Thank you, Benjamin. Thank you, Mom and Dad.</w:t>
      </w:r>
    </w:p>
    <w:p>
      <w:pPr>
        <w:pStyle w:val="Normal.0"/>
      </w:pPr>
      <w:r>
        <w:rPr>
          <w:rtl w:val="0"/>
          <w:lang w:val="en-US"/>
        </w:rPr>
        <w:t>△</w:t>
      </w:r>
      <w:r>
        <w:rPr>
          <w:rtl w:val="0"/>
          <w:lang w:val="zh-TW" w:eastAsia="zh-TW"/>
        </w:rPr>
        <w:t>詹姆斯坐在一旁，没有说话。</w:t>
      </w:r>
    </w:p>
    <w:p>
      <w:pPr>
        <w:pStyle w:val="Normal.0"/>
      </w:pPr>
      <w:r>
        <w:rPr>
          <w:rtl w:val="0"/>
          <w:lang w:val="en-US"/>
        </w:rPr>
        <w:t>△</w:t>
      </w:r>
      <w:r>
        <w:rPr>
          <w:rtl w:val="0"/>
          <w:lang w:val="zh-TW" w:eastAsia="zh-TW"/>
        </w:rPr>
        <w:t>他的目光扫过众人，最终落在坐在一旁的奥利维亚身上。</w:t>
      </w:r>
    </w:p>
    <w:p>
      <w:pPr>
        <w:pStyle w:val="Normal.0"/>
        <w:jc w:val="left"/>
        <w:rPr>
          <w:lang w:val="zh-TW" w:eastAsia="zh-TW"/>
        </w:rPr>
      </w:pPr>
      <w:r>
        <w:rPr>
          <w:rtl w:val="0"/>
          <w:lang w:val="zh-TW" w:eastAsia="zh-TW"/>
        </w:rPr>
        <w:t>詹姆斯（皱眉，轻声）：爸妈，你们看，那是不是奥利维亚？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JAMES: Mom, Dad, look. Is that Olivia?</w:t>
      </w:r>
    </w:p>
    <w:p>
      <w:pPr>
        <w:pStyle w:val="Normal.0"/>
      </w:pPr>
      <w:r>
        <w:rPr>
          <w:rtl w:val="0"/>
          <w:lang w:val="en-US"/>
        </w:rPr>
        <w:t>△</w:t>
      </w:r>
      <w:r>
        <w:rPr>
          <w:rtl w:val="0"/>
          <w:lang w:val="zh-TW" w:eastAsia="zh-TW"/>
        </w:rPr>
        <w:t>众人顺着他的目光看过去。</w:t>
      </w:r>
    </w:p>
    <w:p>
      <w:pPr>
        <w:pStyle w:val="Normal.0"/>
      </w:pPr>
      <w:r>
        <w:rPr>
          <w:rtl w:val="0"/>
          <w:lang w:val="en-US"/>
        </w:rPr>
        <w:t>△</w:t>
      </w:r>
      <w:r>
        <w:rPr>
          <w:rtl w:val="0"/>
          <w:lang w:val="zh-TW" w:eastAsia="zh-TW"/>
        </w:rPr>
        <w:t>只见奥利维亚妆容精致，穿着礼裙，安静坐在座位上。</w:t>
      </w:r>
    </w:p>
    <w:p>
      <w:pPr>
        <w:pStyle w:val="Normal.0"/>
        <w:jc w:val="left"/>
        <w:rPr>
          <w:lang w:val="zh-TW" w:eastAsia="zh-TW"/>
        </w:rPr>
      </w:pPr>
      <w:r>
        <w:rPr>
          <w:rtl w:val="0"/>
          <w:lang w:val="zh-TW" w:eastAsia="zh-TW"/>
        </w:rPr>
        <w:t>凯瑟琳（脸色一沉）：还真是奥利维亚，她来干什么？</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It really is Olivia. What is she doing here?</w:t>
      </w:r>
    </w:p>
    <w:p>
      <w:pPr>
        <w:pStyle w:val="Normal.0"/>
      </w:pPr>
    </w:p>
    <w:p>
      <w:pPr>
        <w:pStyle w:val="Normal.0"/>
      </w:pPr>
    </w:p>
    <w:p>
      <w:pPr>
        <w:pStyle w:val="Normal.0"/>
      </w:pPr>
    </w:p>
    <w:p>
      <w:pPr>
        <w:pStyle w:val="Normal.0"/>
        <w:rPr>
          <w:lang w:val="zh-TW" w:eastAsia="zh-TW"/>
        </w:rPr>
      </w:pPr>
      <w:r>
        <w:rPr>
          <w:rtl w:val="0"/>
          <w:lang w:val="zh-TW" w:eastAsia="zh-TW"/>
        </w:rPr>
        <w:t>第二十九集</w:t>
      </w:r>
    </w:p>
    <w:p>
      <w:pPr>
        <w:pStyle w:val="Normal.0"/>
      </w:pPr>
      <w:r>
        <w:rPr>
          <w:rFonts w:ascii="Calibri" w:hAnsi="Calibri"/>
          <w:rtl w:val="0"/>
          <w:lang w:val="en-US"/>
        </w:rPr>
        <w:t xml:space="preserve">29-1 </w:t>
      </w:r>
      <w:r>
        <w:rPr>
          <w:rtl w:val="0"/>
          <w:lang w:val="zh-TW" w:eastAsia="zh-TW"/>
        </w:rPr>
        <w:t>夜内</w:t>
      </w:r>
      <w:r>
        <w:rPr>
          <w:rFonts w:ascii="Calibri" w:hAnsi="Calibri"/>
          <w:rtl w:val="0"/>
          <w:lang w:val="zh-TW" w:eastAsia="zh-TW"/>
        </w:rPr>
        <w:t xml:space="preserve"> </w:t>
      </w:r>
      <w:r>
        <w:rPr>
          <w:rtl w:val="0"/>
          <w:lang w:val="zh-TW" w:eastAsia="zh-TW"/>
        </w:rPr>
        <w:t>颁奖典礼大厅</w:t>
      </w:r>
    </w:p>
    <w:p>
      <w:pPr>
        <w:pStyle w:val="Normal.0"/>
        <w:rPr>
          <w:lang w:val="zh-TW" w:eastAsia="zh-TW"/>
        </w:rPr>
      </w:pPr>
      <w:r>
        <w:rPr>
          <w:rtl w:val="0"/>
          <w:lang w:val="zh-TW" w:eastAsia="zh-TW"/>
        </w:rPr>
        <w:t>人物：主持人、理查德、凯瑟琳、本杰明、詹姆斯、萨凡纳、奥利维亚、各界嘉宾若干</w:t>
      </w:r>
    </w:p>
    <w:p>
      <w:pPr>
        <w:pStyle w:val="Normal.0"/>
        <w:jc w:val="left"/>
        <w:rPr>
          <w:lang w:val="zh-TW" w:eastAsia="zh-TW"/>
        </w:rPr>
      </w:pPr>
      <w:r>
        <w:rPr>
          <w:rtl w:val="0"/>
          <w:lang w:val="zh-TW" w:eastAsia="zh-TW"/>
        </w:rPr>
        <w:t>理查德（冷笑）：还用想？肯定是来沾光的。有个荣膺金融商界领袖的妹妹，她在哈灵顿家族那边也有吹嘘的资本了。</w:t>
      </w:r>
    </w:p>
    <w:p>
      <w:pPr>
        <w:pStyle w:val="Normal.0"/>
        <w:jc w:val="left"/>
      </w:pPr>
      <w:r>
        <w:rPr>
          <w:rFonts w:ascii="Times New Roman" w:hAnsi="Times New Roman"/>
          <w:outline w:val="0"/>
          <w:color w:val="ff0000"/>
          <w:u w:color="ff0000"/>
          <w:rtl w:val="0"/>
          <w:lang w:val="en-US"/>
          <w14:textFill>
            <w14:solidFill>
              <w14:srgbClr w14:val="FF0000"/>
            </w14:solidFill>
          </w14:textFill>
        </w:rPr>
        <w:t>RICHARD: What else? She's here to bask in Savannah's glory. With a sister winning the business leader award,, she can brag about it to the Harringtons.</w:t>
      </w:r>
    </w:p>
    <w:p>
      <w:pPr>
        <w:pStyle w:val="Normal.0"/>
        <w:jc w:val="left"/>
        <w:rPr>
          <w:lang w:val="zh-TW" w:eastAsia="zh-TW"/>
        </w:rPr>
      </w:pPr>
      <w:r>
        <w:rPr>
          <w:rtl w:val="0"/>
          <w:lang w:val="zh-TW" w:eastAsia="zh-TW"/>
        </w:rPr>
        <w:t>本杰明（撇嘴，语气不屑）：还真是势利！离家这么久了，连个电话都不打，这会儿小妹获奖了，她又舔着脸凑上来了？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So shameless! She left home for so long without a single call, and now that Savannah is winning, she comes crawling back for attention?</w:t>
      </w:r>
    </w:p>
    <w:p>
      <w:pPr>
        <w:pStyle w:val="Normal.0"/>
        <w:jc w:val="left"/>
        <w:rPr>
          <w:lang w:val="zh-TW" w:eastAsia="zh-TW"/>
        </w:rPr>
      </w:pPr>
      <w:r>
        <w:rPr>
          <w:rtl w:val="0"/>
          <w:lang w:val="zh-TW" w:eastAsia="zh-TW"/>
        </w:rPr>
        <w:t>萨凡纳（假意劝阻，声音温柔）：二哥，别这么说。大姐肯定是偷偷跑进来为我庆祝的。</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Benjamin, don't say that. Olivia must have snuck in to celebrate for me.</w:t>
      </w:r>
    </w:p>
    <w:p>
      <w:pPr>
        <w:pStyle w:val="Normal.0"/>
        <w:jc w:val="left"/>
        <w:rPr>
          <w:lang w:val="zh-TW" w:eastAsia="zh-TW"/>
        </w:rPr>
      </w:pPr>
      <w:r>
        <w:rPr>
          <w:rtl w:val="0"/>
          <w:lang w:val="zh-TW" w:eastAsia="zh-TW"/>
        </w:rPr>
        <w:t>詹姆斯（喊向奥利维亚，声音带着关切）：奥利维亚，半年多没有消息了，我们都很惦记你。你在哈灵顿家族那边，有没有受欺负？如果实在撑不住，就回家。外人再好，也比不上家人。</w:t>
      </w:r>
    </w:p>
    <w:p>
      <w:pPr>
        <w:pStyle w:val="Normal.0"/>
        <w:jc w:val="left"/>
      </w:pPr>
      <w:r>
        <w:rPr>
          <w:rFonts w:ascii="Times New Roman" w:hAnsi="Times New Roman"/>
          <w:outline w:val="0"/>
          <w:color w:val="ff0000"/>
          <w:u w:color="ff0000"/>
          <w:rtl w:val="0"/>
          <w:lang w:val="en-US"/>
          <w14:textFill>
            <w14:solidFill>
              <w14:srgbClr w14:val="FF0000"/>
            </w14:solidFill>
          </w14:textFill>
        </w:rPr>
        <w:t>JAMES: Olivia, we haven't heard from you in half year. We've all been worried. Have the Harringtons bullied you? If you can't hold on, come home. Outsiders can never be better than family.</w:t>
      </w:r>
    </w:p>
    <w:p>
      <w:pPr>
        <w:pStyle w:val="Normal.0"/>
      </w:pPr>
      <w:r>
        <w:rPr>
          <w:rtl w:val="0"/>
          <w:lang w:val="en-US"/>
        </w:rPr>
        <w:t>△</w:t>
      </w:r>
      <w:r>
        <w:rPr>
          <w:rtl w:val="0"/>
          <w:lang w:val="zh-TW" w:eastAsia="zh-TW"/>
        </w:rPr>
        <w:t>奥利维亚抬起头，看向詹姆斯他们。</w:t>
      </w:r>
    </w:p>
    <w:p>
      <w:pPr>
        <w:pStyle w:val="Normal.0"/>
        <w:jc w:val="left"/>
        <w:rPr>
          <w:lang w:val="zh-TW" w:eastAsia="zh-TW"/>
        </w:rPr>
      </w:pPr>
      <w:r>
        <w:rPr>
          <w:rtl w:val="0"/>
          <w:lang w:val="zh-TW" w:eastAsia="zh-TW"/>
        </w:rPr>
        <w:t>奥利维亚（阴阳怪气）：家人？我奥利维亚可不配当你们的家人。</w:t>
      </w:r>
    </w:p>
    <w:p>
      <w:pPr>
        <w:pStyle w:val="Normal.0"/>
        <w:jc w:val="left"/>
      </w:pPr>
      <w:r>
        <w:rPr>
          <w:rFonts w:ascii="Times New Roman" w:hAnsi="Times New Roman"/>
          <w:outline w:val="0"/>
          <w:color w:val="ff0000"/>
          <w:u w:color="ff0000"/>
          <w:rtl w:val="0"/>
          <w:lang w:val="en-US"/>
          <w14:textFill>
            <w14:solidFill>
              <w14:srgbClr w14:val="FF0000"/>
            </w14:solidFill>
          </w14:textFill>
        </w:rPr>
        <w:t>OLIVIA: Family? I'm not worthy of being your family.</w:t>
      </w:r>
    </w:p>
    <w:p>
      <w:pPr>
        <w:pStyle w:val="Normal.0"/>
        <w:jc w:val="left"/>
        <w:rPr>
          <w:lang w:val="zh-TW" w:eastAsia="zh-TW"/>
        </w:rPr>
      </w:pPr>
      <w:r>
        <w:rPr>
          <w:rtl w:val="0"/>
          <w:lang w:val="zh-TW" w:eastAsia="zh-TW"/>
        </w:rPr>
        <w:t>本杰明（火气上来了，撸袖子）：会不会说话？找揍是吧？</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Watch your mouth. Looking for a hit?</w:t>
      </w:r>
    </w:p>
    <w:p>
      <w:pPr>
        <w:pStyle w:val="Normal.0"/>
        <w:jc w:val="left"/>
        <w:rPr>
          <w:lang w:val="zh-TW" w:eastAsia="zh-TW"/>
        </w:rPr>
      </w:pPr>
      <w:r>
        <w:rPr>
          <w:rtl w:val="0"/>
          <w:lang w:val="zh-TW" w:eastAsia="zh-TW"/>
        </w:rPr>
        <w:t>理查德（呵斥）：好了！理她做什么？不孝子孙，以后有她哭着认错、求我们原谅的时候。到时候，别怪我们不认你这个女儿。</w:t>
      </w:r>
    </w:p>
    <w:p>
      <w:pPr>
        <w:pStyle w:val="Normal.0"/>
        <w:jc w:val="left"/>
      </w:pPr>
      <w:r>
        <w:rPr>
          <w:rFonts w:ascii="Times New Roman" w:hAnsi="Times New Roman"/>
          <w:outline w:val="0"/>
          <w:color w:val="ff0000"/>
          <w:u w:color="ff0000"/>
          <w:rtl w:val="0"/>
          <w:lang w:val="en-US"/>
          <w14:textFill>
            <w14:solidFill>
              <w14:srgbClr w14:val="FF0000"/>
            </w14:solidFill>
          </w14:textFill>
        </w:rPr>
        <w:t>RICHARD: Enough! Why bother with her? Such ungrateful brat, she will cry and beg for forgiveness one day. When that day comes, don't blame us for refusing to recognize you.</w:t>
      </w:r>
    </w:p>
    <w:p>
      <w:pPr>
        <w:pStyle w:val="Normal.0"/>
        <w:jc w:val="left"/>
        <w:rPr>
          <w:lang w:val="zh-TW" w:eastAsia="zh-TW"/>
        </w:rPr>
      </w:pPr>
      <w:r>
        <w:rPr>
          <w:rtl w:val="0"/>
          <w:lang w:val="zh-TW" w:eastAsia="zh-TW"/>
        </w:rPr>
        <w:t>凯瑟琳（打圆场，语气缓和）：你也少说几句。奥利维亚啊，你做错了事，妈也不说你了。今天是你妹妹领奖的日子，你就多看看，跟你妹妹多学点本事。</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Enough. Olivia, you made mistakes, but I won't scold you today. It's your sister's big day. Watch and learn from her.</w:t>
      </w:r>
    </w:p>
    <w:p>
      <w:pPr>
        <w:pStyle w:val="Normal.0"/>
        <w:jc w:val="left"/>
        <w:rPr>
          <w:lang w:val="zh-TW" w:eastAsia="zh-TW"/>
        </w:rPr>
      </w:pPr>
      <w:r>
        <w:rPr>
          <w:rtl w:val="0"/>
          <w:lang w:val="zh-TW" w:eastAsia="zh-TW"/>
        </w:rPr>
        <w:t>本杰明（阴阳怪气）：妈，你太高看她了。能力都是天生的。她若有小妹一半优秀，也不至于去攀附豪门，当寄生虫。</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Mom, you think too highly of her. Ability is born. If she were half as good as Savannah, she wouldn't cling to a rich family like a parasite.</w:t>
      </w:r>
    </w:p>
    <w:p>
      <w:pPr>
        <w:pStyle w:val="Normal.0"/>
      </w:pPr>
      <w:r>
        <w:rPr>
          <w:rtl w:val="0"/>
          <w:lang w:val="en-US"/>
        </w:rPr>
        <w:t>△</w:t>
      </w:r>
      <w:r>
        <w:rPr>
          <w:rtl w:val="0"/>
          <w:lang w:val="zh-TW" w:eastAsia="zh-TW"/>
        </w:rPr>
        <w:t>奥利维亚没理，转过头去，看起了手机。</w:t>
      </w:r>
    </w:p>
    <w:p>
      <w:pPr>
        <w:pStyle w:val="Normal.0"/>
        <w:rPr>
          <w:lang w:val="zh-TW" w:eastAsia="zh-TW"/>
        </w:rPr>
      </w:pPr>
      <w:r>
        <w:rPr>
          <w:rtl w:val="0"/>
          <w:lang w:val="zh-TW" w:eastAsia="zh-TW"/>
        </w:rPr>
        <w:t>【切】</w:t>
      </w:r>
    </w:p>
    <w:p>
      <w:pPr>
        <w:pStyle w:val="Normal.0"/>
      </w:pPr>
      <w:r>
        <w:rPr>
          <w:rtl w:val="0"/>
          <w:lang w:val="en-US"/>
        </w:rPr>
        <w:t>△</w:t>
      </w:r>
      <w:r>
        <w:rPr>
          <w:rtl w:val="0"/>
          <w:lang w:val="zh-TW" w:eastAsia="zh-TW"/>
        </w:rPr>
        <w:t>颁奖典礼大厅灯火辉煌。</w:t>
      </w:r>
    </w:p>
    <w:p>
      <w:pPr>
        <w:pStyle w:val="Normal.0"/>
      </w:pPr>
      <w:r>
        <w:rPr>
          <w:rtl w:val="0"/>
          <w:lang w:val="en-US"/>
        </w:rPr>
        <w:t>△</w:t>
      </w:r>
      <w:r>
        <w:rPr>
          <w:rtl w:val="0"/>
          <w:lang w:val="zh-TW" w:eastAsia="zh-TW"/>
        </w:rPr>
        <w:t>巨大的</w:t>
      </w:r>
      <w:r>
        <w:rPr>
          <w:rFonts w:ascii="Calibri" w:hAnsi="Calibri"/>
          <w:rtl w:val="0"/>
          <w:lang w:val="en-US"/>
        </w:rPr>
        <w:t>LED</w:t>
      </w:r>
      <w:r>
        <w:rPr>
          <w:rtl w:val="0"/>
          <w:lang w:val="zh-TW" w:eastAsia="zh-TW"/>
        </w:rPr>
        <w:t>屏幕上滚动着</w:t>
      </w:r>
      <w:r>
        <w:rPr>
          <w:rFonts w:ascii="Calibri" w:hAnsi="Calibri" w:hint="default"/>
          <w:rtl w:val="0"/>
          <w:lang w:val="en-US"/>
        </w:rPr>
        <w:t>“</w:t>
      </w:r>
      <w:r>
        <w:rPr>
          <w:rtl w:val="0"/>
          <w:lang w:val="zh-TW" w:eastAsia="zh-TW"/>
        </w:rPr>
        <w:t>胡布斯年度女性商业领袖颁奖盛典</w:t>
      </w:r>
      <w:r>
        <w:rPr>
          <w:rFonts w:ascii="Calibri" w:hAnsi="Calibri"/>
          <w:rtl w:val="0"/>
          <w:lang w:val="zh-TW" w:eastAsia="zh-TW"/>
        </w:rPr>
        <w:t xml:space="preserve"> </w:t>
      </w:r>
      <w:r>
        <w:rPr>
          <w:rFonts w:ascii="Calibri" w:hAnsi="Calibri"/>
          <w:outline w:val="0"/>
          <w:color w:val="ff2600"/>
          <w:u w:color="ff2600"/>
          <w:rtl w:val="0"/>
          <w:lang w:val="zh-TW" w:eastAsia="zh-TW"/>
          <w14:textFill>
            <w14:solidFill>
              <w14:srgbClr w14:val="FF2600"/>
            </w14:solidFill>
          </w14:textFill>
        </w:rPr>
        <w:t>Forbes Female Business Leader of the Year Awards Gala</w:t>
      </w:r>
      <w:r>
        <w:rPr>
          <w:rFonts w:ascii="Calibri" w:hAnsi="Calibri" w:hint="default"/>
          <w:rtl w:val="0"/>
          <w:lang w:val="en-US"/>
        </w:rPr>
        <w:t>”</w:t>
      </w:r>
      <w:r>
        <w:rPr>
          <w:rtl w:val="0"/>
          <w:lang w:val="zh-TW" w:eastAsia="zh-TW"/>
        </w:rPr>
        <w:t>的金色字样。</w:t>
      </w:r>
    </w:p>
    <w:p>
      <w:pPr>
        <w:pStyle w:val="Normal.0"/>
      </w:pPr>
      <w:r>
        <w:rPr>
          <w:rtl w:val="0"/>
          <w:lang w:val="en-US"/>
        </w:rPr>
        <w:t>△</w:t>
      </w:r>
      <w:r>
        <w:rPr>
          <w:rtl w:val="0"/>
          <w:lang w:val="zh-TW" w:eastAsia="zh-TW"/>
        </w:rPr>
        <w:t>台下坐满了西装革履的嘉宾。</w:t>
      </w:r>
    </w:p>
    <w:p>
      <w:pPr>
        <w:pStyle w:val="Normal.0"/>
        <w:jc w:val="left"/>
      </w:pPr>
      <w:r>
        <w:rPr>
          <w:rtl w:val="0"/>
          <w:lang w:val="zh-TW" w:eastAsia="zh-TW"/>
        </w:rPr>
        <w:t>主持人（站在舞台中央，手持话筒，声音洪亮）：女士们，先生们，接下来我们将公布今晚的重量级奖项</w:t>
      </w:r>
      <w:r>
        <w:rPr>
          <w:rFonts w:ascii="Calibri" w:hAnsi="Calibri" w:hint="default"/>
          <w:rtl w:val="0"/>
          <w:lang w:val="en-US"/>
        </w:rPr>
        <w:t>——</w:t>
      </w:r>
      <w:r>
        <w:rPr>
          <w:rtl w:val="0"/>
          <w:lang w:val="zh-TW" w:eastAsia="zh-TW"/>
        </w:rPr>
        <w:t>由《胡布斯》评选的，年度女性商业领袖！</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HOST: Ladies and gentlemen, next we announce tonight's major award, Forbes Female Business Leader of the Year! </w:t>
      </w:r>
    </w:p>
    <w:p>
      <w:pPr>
        <w:pStyle w:val="Normal.0"/>
      </w:pPr>
      <w:r>
        <w:rPr>
          <w:rtl w:val="0"/>
          <w:lang w:val="en-US"/>
        </w:rPr>
        <w:t>△</w:t>
      </w:r>
      <w:r>
        <w:rPr>
          <w:rtl w:val="0"/>
          <w:lang w:val="zh-TW" w:eastAsia="zh-TW"/>
        </w:rPr>
        <w:t>台下掌声雷动。</w:t>
      </w:r>
    </w:p>
    <w:p>
      <w:pPr>
        <w:pStyle w:val="Normal.0"/>
        <w:jc w:val="left"/>
        <w:rPr>
          <w:lang w:val="zh-TW" w:eastAsia="zh-TW"/>
        </w:rPr>
      </w:pPr>
      <w:r>
        <w:rPr>
          <w:rtl w:val="0"/>
          <w:lang w:val="zh-TW" w:eastAsia="zh-TW"/>
        </w:rPr>
        <w:t>本杰明（兴奋地凑到萨凡纳耳边，低声）：小妹，该你登台了，快准备领奖！</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BENJAMIN: Savannah, it's your turn. Get ready to accept the award! </w:t>
      </w:r>
    </w:p>
    <w:p>
      <w:pPr>
        <w:pStyle w:val="Normal.0"/>
        <w:jc w:val="left"/>
        <w:rPr>
          <w:lang w:val="zh-TW" w:eastAsia="zh-TW"/>
        </w:rPr>
      </w:pPr>
      <w:r>
        <w:rPr>
          <w:rtl w:val="0"/>
          <w:lang w:val="zh-TW" w:eastAsia="zh-TW"/>
        </w:rPr>
        <w:t>奥利维亚（冷声）：你就这么自信是她获奖？</w:t>
      </w:r>
    </w:p>
    <w:p>
      <w:pPr>
        <w:pStyle w:val="Normal.0"/>
        <w:jc w:val="left"/>
      </w:pPr>
      <w:r>
        <w:rPr>
          <w:rFonts w:ascii="Times New Roman" w:hAnsi="Times New Roman"/>
          <w:outline w:val="0"/>
          <w:color w:val="ff0000"/>
          <w:u w:color="ff0000"/>
          <w:rtl w:val="0"/>
          <w:lang w:val="en-US"/>
          <w14:textFill>
            <w14:solidFill>
              <w14:srgbClr w14:val="FF0000"/>
            </w14:solidFill>
          </w14:textFill>
        </w:rPr>
        <w:t>OLIVIA: You're that sure she won?</w:t>
      </w:r>
    </w:p>
    <w:p>
      <w:pPr>
        <w:pStyle w:val="Normal.0"/>
        <w:jc w:val="left"/>
        <w:rPr>
          <w:lang w:val="zh-TW" w:eastAsia="zh-TW"/>
        </w:rPr>
      </w:pPr>
      <w:r>
        <w:rPr>
          <w:rtl w:val="0"/>
          <w:lang w:val="zh-TW" w:eastAsia="zh-TW"/>
        </w:rPr>
        <w:t>理查德（不屑）：怎么？不是萨凡纳，难不成还是你这个只知攀附权贵的寄生虫？</w:t>
      </w:r>
    </w:p>
    <w:p>
      <w:pPr>
        <w:pStyle w:val="Normal.0"/>
        <w:jc w:val="left"/>
      </w:pPr>
      <w:r>
        <w:rPr>
          <w:rFonts w:ascii="Times New Roman" w:hAnsi="Times New Roman"/>
          <w:outline w:val="0"/>
          <w:color w:val="ff0000"/>
          <w:u w:color="ff0000"/>
          <w:rtl w:val="0"/>
          <w:lang w:val="en-US"/>
          <w14:textFill>
            <w14:solidFill>
              <w14:srgbClr w14:val="FF0000"/>
            </w14:solidFill>
          </w14:textFill>
        </w:rPr>
        <w:t>RICHARD: What? If not Savannah, could it be you, a parasite who only knows how to cling to power?</w:t>
      </w:r>
    </w:p>
    <w:p>
      <w:pPr>
        <w:pStyle w:val="Normal.0"/>
        <w:jc w:val="left"/>
        <w:rPr>
          <w:lang w:val="zh-TW" w:eastAsia="zh-TW"/>
        </w:rPr>
      </w:pPr>
      <w:r>
        <w:rPr>
          <w:rtl w:val="0"/>
          <w:lang w:val="zh-TW" w:eastAsia="zh-TW"/>
        </w:rPr>
        <w:t>詹姆斯（对理查德，声音平静）：爸，你别这么说。奥利维亚也很优秀，当年以优异成绩考入了哈佛大学，比萨凡纳上的大学还要好。</w:t>
      </w:r>
    </w:p>
    <w:p>
      <w:pPr>
        <w:pStyle w:val="Normal.0"/>
        <w:jc w:val="left"/>
      </w:pPr>
      <w:r>
        <w:rPr>
          <w:rFonts w:ascii="Times New Roman" w:hAnsi="Times New Roman"/>
          <w:outline w:val="0"/>
          <w:color w:val="ff0000"/>
          <w:u w:color="ff0000"/>
          <w:rtl w:val="0"/>
          <w:lang w:val="en-US"/>
          <w14:textFill>
            <w14:solidFill>
              <w14:srgbClr w14:val="FF0000"/>
            </w14:solidFill>
          </w14:textFill>
        </w:rPr>
        <w:t>JAMES: Dad, don't say that. Olivia is excellent too. She got into Harvard with outstanding grades, even better than Savannah's university.</w:t>
      </w:r>
    </w:p>
    <w:p>
      <w:pPr>
        <w:pStyle w:val="Normal.0"/>
        <w:jc w:val="left"/>
        <w:rPr>
          <w:lang w:val="zh-TW" w:eastAsia="zh-TW"/>
        </w:rPr>
      </w:pPr>
      <w:r>
        <w:rPr>
          <w:rtl w:val="0"/>
          <w:lang w:val="zh-TW" w:eastAsia="zh-TW"/>
        </w:rPr>
        <w:t>理查德（冷哼一声，没接话）：侥幸而已。</w:t>
      </w:r>
    </w:p>
    <w:p>
      <w:pPr>
        <w:pStyle w:val="Normal.0"/>
        <w:jc w:val="left"/>
      </w:pPr>
      <w:r>
        <w:rPr>
          <w:rFonts w:ascii="Times New Roman" w:hAnsi="Times New Roman"/>
          <w:outline w:val="0"/>
          <w:color w:val="ff0000"/>
          <w:u w:color="ff0000"/>
          <w:rtl w:val="0"/>
          <w:lang w:val="en-US"/>
          <w14:textFill>
            <w14:solidFill>
              <w14:srgbClr w14:val="FF0000"/>
            </w14:solidFill>
          </w14:textFill>
        </w:rPr>
        <w:t>RICHARD: Luck, that's all.</w:t>
      </w:r>
    </w:p>
    <w:p>
      <w:pPr>
        <w:pStyle w:val="Normal.0"/>
      </w:pPr>
      <w:r>
        <w:rPr>
          <w:rtl w:val="0"/>
          <w:lang w:val="en-US"/>
        </w:rPr>
        <w:t>△</w:t>
      </w:r>
      <w:r>
        <w:rPr>
          <w:rtl w:val="0"/>
          <w:lang w:val="zh-TW" w:eastAsia="zh-TW"/>
        </w:rPr>
        <w:t>主持人打开金色信封，抽出卡片。</w:t>
      </w:r>
    </w:p>
    <w:p>
      <w:pPr>
        <w:pStyle w:val="Normal.0"/>
        <w:jc w:val="left"/>
      </w:pPr>
      <w:r>
        <w:rPr>
          <w:rtl w:val="0"/>
          <w:lang w:val="zh-TW" w:eastAsia="zh-TW"/>
        </w:rPr>
        <w:t>主持人（提高音量）：现在，我宣布，获得年度女性商业领袖的人是</w:t>
      </w:r>
      <w:r>
        <w:rPr>
          <w:rFonts w:ascii="Calibri" w:hAnsi="Calibri"/>
          <w:rtl w:val="0"/>
          <w:lang w:val="en-US"/>
        </w:rPr>
        <w:t>...</w:t>
      </w:r>
    </w:p>
    <w:p>
      <w:pPr>
        <w:pStyle w:val="Normal.0"/>
        <w:jc w:val="left"/>
      </w:pPr>
      <w:r>
        <w:rPr>
          <w:rFonts w:ascii="Times New Roman" w:hAnsi="Times New Roman"/>
          <w:outline w:val="0"/>
          <w:color w:val="ff0000"/>
          <w:u w:color="ff0000"/>
          <w:rtl w:val="0"/>
          <w:lang w:val="en-US"/>
          <w14:textFill>
            <w14:solidFill>
              <w14:srgbClr w14:val="FF0000"/>
            </w14:solidFill>
          </w14:textFill>
        </w:rPr>
        <w:t>HOST: Now, I announce that the winner of Female Business Leader of the Year is...</w:t>
      </w:r>
    </w:p>
    <w:p>
      <w:pPr>
        <w:pStyle w:val="Normal.0"/>
      </w:pPr>
      <w:r>
        <w:rPr>
          <w:rtl w:val="0"/>
          <w:lang w:val="en-US"/>
        </w:rPr>
        <w:t>△</w:t>
      </w:r>
      <w:r>
        <w:rPr>
          <w:rtl w:val="0"/>
          <w:lang w:val="zh-TW" w:eastAsia="zh-TW"/>
        </w:rPr>
        <w:t>全场安静。萨凡纳满脸笑容与期待。</w:t>
      </w:r>
    </w:p>
    <w:p>
      <w:pPr>
        <w:pStyle w:val="Normal.0"/>
        <w:rPr>
          <w:lang w:val="zh-TW" w:eastAsia="zh-TW"/>
        </w:rPr>
      </w:pPr>
    </w:p>
    <w:p>
      <w:pPr>
        <w:pStyle w:val="Normal.0"/>
        <w:rPr>
          <w:lang w:val="zh-TW" w:eastAsia="zh-TW"/>
        </w:rPr>
      </w:pPr>
    </w:p>
    <w:p>
      <w:pPr>
        <w:pStyle w:val="Normal.0"/>
        <w:rPr>
          <w:lang w:val="zh-TW" w:eastAsia="zh-TW"/>
        </w:rPr>
      </w:pPr>
      <w:r>
        <w:rPr>
          <w:rtl w:val="0"/>
          <w:lang w:val="zh-TW" w:eastAsia="zh-TW"/>
        </w:rPr>
        <w:t>第三十集</w:t>
      </w:r>
    </w:p>
    <w:p>
      <w:pPr>
        <w:pStyle w:val="Normal.0"/>
      </w:pPr>
      <w:r>
        <w:rPr>
          <w:rFonts w:ascii="Calibri" w:hAnsi="Calibri"/>
          <w:rtl w:val="0"/>
          <w:lang w:val="en-US"/>
        </w:rPr>
        <w:t>30-1</w:t>
      </w:r>
      <w:r>
        <w:rPr>
          <w:rtl w:val="0"/>
          <w:lang w:val="zh-TW" w:eastAsia="zh-TW"/>
        </w:rPr>
        <w:t>夜内</w:t>
      </w:r>
      <w:r>
        <w:rPr>
          <w:rFonts w:ascii="Calibri" w:hAnsi="Calibri"/>
          <w:rtl w:val="0"/>
          <w:lang w:val="zh-TW" w:eastAsia="zh-TW"/>
        </w:rPr>
        <w:t xml:space="preserve"> </w:t>
      </w:r>
      <w:r>
        <w:rPr>
          <w:rtl w:val="0"/>
          <w:lang w:val="zh-TW" w:eastAsia="zh-TW"/>
        </w:rPr>
        <w:t>颁奖典礼大厅</w:t>
      </w:r>
    </w:p>
    <w:p>
      <w:pPr>
        <w:pStyle w:val="Normal.0"/>
        <w:rPr>
          <w:lang w:val="zh-TW" w:eastAsia="zh-TW"/>
        </w:rPr>
      </w:pPr>
      <w:r>
        <w:rPr>
          <w:rtl w:val="0"/>
          <w:lang w:val="zh-TW" w:eastAsia="zh-TW"/>
        </w:rPr>
        <w:t>人物：主持人、理查德、凯瑟琳、本杰明、詹姆斯、萨凡纳、奥利维亚、各界嘉宾若干、工作人员</w:t>
      </w:r>
    </w:p>
    <w:p>
      <w:pPr>
        <w:pStyle w:val="Normal.0"/>
        <w:jc w:val="left"/>
      </w:pPr>
      <w:r>
        <w:rPr>
          <w:rtl w:val="0"/>
          <w:lang w:val="zh-TW" w:eastAsia="zh-TW"/>
        </w:rPr>
        <w:t>主持人（看向众人）：萨凡纳</w:t>
      </w:r>
      <w:r>
        <w:rPr>
          <w:rFonts w:ascii="Calibri" w:hAnsi="Calibri" w:hint="default"/>
          <w:rtl w:val="0"/>
          <w:lang w:val="en-US"/>
        </w:rPr>
        <w:t>·</w:t>
      </w:r>
      <w:r>
        <w:rPr>
          <w:rtl w:val="0"/>
          <w:lang w:val="zh-TW" w:eastAsia="zh-TW"/>
        </w:rPr>
        <w:t>贝内特！</w:t>
      </w:r>
    </w:p>
    <w:p>
      <w:pPr>
        <w:pStyle w:val="Normal.0"/>
        <w:jc w:val="left"/>
      </w:pPr>
      <w:r>
        <w:rPr>
          <w:rFonts w:ascii="Times New Roman" w:hAnsi="Times New Roman"/>
          <w:outline w:val="0"/>
          <w:color w:val="ff0000"/>
          <w:u w:color="ff0000"/>
          <w:rtl w:val="0"/>
          <w:lang w:val="en-US"/>
          <w14:textFill>
            <w14:solidFill>
              <w14:srgbClr w14:val="FF0000"/>
            </w14:solidFill>
          </w14:textFill>
        </w:rPr>
        <w:t>HOST: Savannah Bennett.</w:t>
      </w:r>
    </w:p>
    <w:p>
      <w:pPr>
        <w:pStyle w:val="Normal.0"/>
      </w:pPr>
      <w:r>
        <w:rPr>
          <w:rtl w:val="0"/>
          <w:lang w:val="en-US"/>
        </w:rPr>
        <w:t>△</w:t>
      </w:r>
      <w:r>
        <w:rPr>
          <w:rFonts w:ascii="Calibri" w:hAnsi="Calibri" w:hint="default"/>
          <w:rtl w:val="0"/>
          <w:lang w:val="en-US"/>
        </w:rPr>
        <w:t>“</w:t>
      </w:r>
      <w:r>
        <w:rPr>
          <w:rtl w:val="0"/>
          <w:lang w:val="zh-TW" w:eastAsia="zh-TW"/>
        </w:rPr>
        <w:t>哗</w:t>
      </w:r>
      <w:r>
        <w:rPr>
          <w:rFonts w:ascii="Calibri" w:hAnsi="Calibri" w:hint="default"/>
          <w:rtl w:val="0"/>
          <w:lang w:val="en-US"/>
        </w:rPr>
        <w:t>——”</w:t>
      </w:r>
      <w:r>
        <w:rPr>
          <w:rtl w:val="0"/>
          <w:lang w:val="zh-TW" w:eastAsia="zh-TW"/>
        </w:rPr>
        <w:t>掌声和欢呼声同时响起。</w:t>
      </w:r>
    </w:p>
    <w:p>
      <w:pPr>
        <w:pStyle w:val="Normal.0"/>
        <w:jc w:val="left"/>
        <w:rPr>
          <w:lang w:val="zh-TW" w:eastAsia="zh-TW"/>
        </w:rPr>
      </w:pPr>
      <w:r>
        <w:rPr>
          <w:rtl w:val="0"/>
          <w:lang w:val="zh-TW" w:eastAsia="zh-TW"/>
        </w:rPr>
        <w:t>嘉宾甲（低声议论）：还真是贝内特家公主！</w:t>
      </w:r>
    </w:p>
    <w:p>
      <w:pPr>
        <w:pStyle w:val="Normal.0"/>
        <w:jc w:val="left"/>
      </w:pPr>
      <w:r>
        <w:rPr>
          <w:rFonts w:ascii="Times New Roman" w:hAnsi="Times New Roman"/>
          <w:outline w:val="0"/>
          <w:color w:val="ff0000"/>
          <w:u w:color="ff0000"/>
          <w:rtl w:val="0"/>
          <w:lang w:val="en-US"/>
          <w14:textFill>
            <w14:solidFill>
              <w14:srgbClr w14:val="FF0000"/>
            </w14:solidFill>
          </w14:textFill>
        </w:rPr>
        <w:t>GUEST A: It really is the Bennett princess.</w:t>
      </w:r>
    </w:p>
    <w:p>
      <w:pPr>
        <w:pStyle w:val="Normal.0"/>
        <w:jc w:val="left"/>
        <w:rPr>
          <w:lang w:val="zh-TW" w:eastAsia="zh-TW"/>
        </w:rPr>
      </w:pPr>
      <w:r>
        <w:rPr>
          <w:rtl w:val="0"/>
          <w:lang w:val="zh-TW" w:eastAsia="zh-TW"/>
        </w:rPr>
        <w:t>嘉宾乙（附和）：贝内特家，还真是养了个好女儿啊。</w:t>
      </w:r>
    </w:p>
    <w:p>
      <w:pPr>
        <w:pStyle w:val="Normal.0"/>
        <w:jc w:val="left"/>
      </w:pPr>
      <w:r>
        <w:rPr>
          <w:rFonts w:ascii="Times New Roman" w:hAnsi="Times New Roman"/>
          <w:outline w:val="0"/>
          <w:color w:val="ff0000"/>
          <w:u w:color="ff0000"/>
          <w:rtl w:val="0"/>
          <w:lang w:val="en-US"/>
          <w14:textFill>
            <w14:solidFill>
              <w14:srgbClr w14:val="FF0000"/>
            </w14:solidFill>
          </w14:textFill>
        </w:rPr>
        <w:t>GUEST B: The Bennetts really raised a fine daughter.</w:t>
      </w:r>
    </w:p>
    <w:p>
      <w:pPr>
        <w:pStyle w:val="Normal.0"/>
      </w:pPr>
      <w:r>
        <w:rPr>
          <w:rtl w:val="0"/>
          <w:lang w:val="en-US"/>
        </w:rPr>
        <w:t>△</w:t>
      </w:r>
      <w:r>
        <w:rPr>
          <w:rtl w:val="0"/>
          <w:lang w:val="zh-TW" w:eastAsia="zh-TW"/>
        </w:rPr>
        <w:t>凯瑟琳激动地拉住萨凡纳的手。</w:t>
      </w:r>
    </w:p>
    <w:p>
      <w:pPr>
        <w:pStyle w:val="Normal.0"/>
        <w:jc w:val="left"/>
        <w:rPr>
          <w:lang w:val="zh-TW" w:eastAsia="zh-TW"/>
        </w:rPr>
      </w:pPr>
      <w:r>
        <w:rPr>
          <w:rtl w:val="0"/>
          <w:lang w:val="zh-TW" w:eastAsia="zh-TW"/>
        </w:rPr>
        <w:t>凯瑟琳：女儿，祝贺你！</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CATHERINE: My daughter, congratulations! </w:t>
      </w:r>
    </w:p>
    <w:p>
      <w:pPr>
        <w:pStyle w:val="Normal.0"/>
        <w:jc w:val="left"/>
        <w:rPr>
          <w:lang w:val="zh-TW" w:eastAsia="zh-TW"/>
        </w:rPr>
      </w:pPr>
      <w:r>
        <w:rPr>
          <w:rtl w:val="0"/>
          <w:lang w:val="zh-TW" w:eastAsia="zh-TW"/>
        </w:rPr>
        <w:t>本杰明（拍手叫好）：妹妹，你太棒了！</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Savannah, you're amazing.</w:t>
      </w:r>
    </w:p>
    <w:p>
      <w:pPr>
        <w:pStyle w:val="Normal.0"/>
        <w:jc w:val="left"/>
      </w:pPr>
      <w:r>
        <w:rPr>
          <w:rtl w:val="0"/>
          <w:lang w:val="zh-TW" w:eastAsia="zh-TW"/>
        </w:rPr>
        <w:t>理查德（满脸骄傲，站起来，声音洪亮）：不愧是我女儿，就是争气！我决定了</w:t>
      </w:r>
      <w:r>
        <w:rPr>
          <w:rFonts w:ascii="Calibri" w:hAnsi="Calibri" w:hint="default"/>
          <w:rtl w:val="0"/>
          <w:lang w:val="en-US"/>
        </w:rPr>
        <w:t>——</w:t>
      </w:r>
      <w:r>
        <w:rPr>
          <w:rtl w:val="0"/>
          <w:lang w:val="zh-TW" w:eastAsia="zh-TW"/>
        </w:rPr>
        <w:t>我跟你妈，还有你哥哥名下三分之二的集团股份，正式转让给你！今后，你将是集团最大股东，一人独占百分之六十！</w:t>
      </w:r>
    </w:p>
    <w:p>
      <w:pPr>
        <w:pStyle w:val="Normal.0"/>
        <w:jc w:val="left"/>
      </w:pPr>
      <w:r>
        <w:rPr>
          <w:rFonts w:ascii="Times New Roman" w:hAnsi="Times New Roman"/>
          <w:outline w:val="0"/>
          <w:color w:val="ff0000"/>
          <w:u w:color="ff0000"/>
          <w:rtl w:val="0"/>
          <w:lang w:val="en-US"/>
          <w14:textFill>
            <w14:solidFill>
              <w14:srgbClr w14:val="FF0000"/>
            </w14:solidFill>
          </w14:textFill>
        </w:rPr>
        <w:t>RICHARD: That's my daughter! She makes us proud!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ve decided that your mother, your brother, and I will transfer two-thirds of our shares to you. From now on,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the group</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largest shareholder, with sixty percent all to yourself!</w:t>
      </w:r>
    </w:p>
    <w:p>
      <w:pPr>
        <w:pStyle w:val="Normal.0"/>
        <w:jc w:val="left"/>
        <w:rPr>
          <w:lang w:val="zh-TW" w:eastAsia="zh-TW"/>
        </w:rPr>
      </w:pPr>
      <w:r>
        <w:rPr>
          <w:rtl w:val="0"/>
          <w:lang w:val="zh-TW" w:eastAsia="zh-TW"/>
        </w:rPr>
        <w:t>萨凡纳（兴奋）：谢爸，谢妈，谢谢哥哥。</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SAVANNAH: Thank you, Dad, Mom, and Benjamin! </w:t>
      </w:r>
    </w:p>
    <w:p>
      <w:pPr>
        <w:pStyle w:val="Normal.0"/>
        <w:jc w:val="left"/>
        <w:rPr>
          <w:lang w:val="zh-TW" w:eastAsia="zh-TW"/>
        </w:rPr>
      </w:pPr>
      <w:r>
        <w:rPr>
          <w:rtl w:val="0"/>
          <w:lang w:val="zh-TW" w:eastAsia="zh-TW"/>
        </w:rPr>
        <w:t>本杰明：回来再说，快上去领奖吧。</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We'll talk after. Hurry and accept the award.</w:t>
      </w:r>
    </w:p>
    <w:p>
      <w:pPr>
        <w:pStyle w:val="Normal.0"/>
        <w:jc w:val="left"/>
        <w:rPr>
          <w:lang w:val="zh-TW" w:eastAsia="zh-TW"/>
        </w:rPr>
      </w:pPr>
      <w:r>
        <w:rPr>
          <w:rtl w:val="0"/>
          <w:lang w:val="zh-TW" w:eastAsia="zh-TW"/>
        </w:rPr>
        <w:t>萨凡纳：好。</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Okay.</w:t>
      </w:r>
    </w:p>
    <w:p>
      <w:pPr>
        <w:pStyle w:val="Normal.0"/>
      </w:pPr>
      <w:r>
        <w:rPr>
          <w:rtl w:val="0"/>
          <w:lang w:val="en-US"/>
        </w:rPr>
        <w:t>△</w:t>
      </w:r>
      <w:r>
        <w:rPr>
          <w:rtl w:val="0"/>
          <w:lang w:val="zh-TW" w:eastAsia="zh-TW"/>
        </w:rPr>
        <w:t>她提起裙摆，准备上台领奖。高跟鞋踩在地毯上，一步一步，稳稳当当。</w:t>
      </w:r>
    </w:p>
    <w:p>
      <w:pPr>
        <w:pStyle w:val="Normal.0"/>
      </w:pPr>
      <w:r>
        <w:rPr>
          <w:rtl w:val="0"/>
          <w:lang w:val="en-US"/>
        </w:rPr>
        <w:t>△</w:t>
      </w:r>
      <w:r>
        <w:rPr>
          <w:rtl w:val="0"/>
          <w:lang w:val="zh-TW" w:eastAsia="zh-TW"/>
        </w:rPr>
        <w:t>就在这时，舞台侧方一个工作人员匆匆跑上来，在主持人耳边低语了几句。主持人脸色微变，拿起话筒。</w:t>
      </w:r>
    </w:p>
    <w:p>
      <w:pPr>
        <w:pStyle w:val="Normal.0"/>
        <w:jc w:val="left"/>
        <w:rPr>
          <w:lang w:val="zh-TW" w:eastAsia="zh-TW"/>
        </w:rPr>
      </w:pPr>
      <w:r>
        <w:rPr>
          <w:rtl w:val="0"/>
          <w:lang w:val="zh-TW" w:eastAsia="zh-TW"/>
        </w:rPr>
        <w:t>主持人（清了清嗓子）：抱歉，各位。刚才出了点意外，我们搞错了名单。我重新更正一下。</w:t>
      </w:r>
    </w:p>
    <w:p>
      <w:pPr>
        <w:pStyle w:val="Normal.0"/>
        <w:jc w:val="left"/>
      </w:pPr>
      <w:r>
        <w:rPr>
          <w:rFonts w:ascii="Times New Roman" w:hAnsi="Times New Roman"/>
          <w:outline w:val="0"/>
          <w:color w:val="ff0000"/>
          <w:u w:color="ff0000"/>
          <w:rtl w:val="0"/>
          <w:lang w:val="en-US"/>
          <w14:textFill>
            <w14:solidFill>
              <w14:srgbClr w14:val="FF0000"/>
            </w14:solidFill>
          </w14:textFill>
        </w:rPr>
        <w:t>HOST: Apologies, everyone. There was a mistake. We had the wrong list. Let me correct it.</w:t>
      </w:r>
    </w:p>
    <w:p>
      <w:pPr>
        <w:pStyle w:val="Normal.0"/>
      </w:pPr>
      <w:r>
        <w:rPr>
          <w:rtl w:val="0"/>
          <w:lang w:val="en-US"/>
        </w:rPr>
        <w:t>△</w:t>
      </w:r>
      <w:r>
        <w:rPr>
          <w:rtl w:val="0"/>
          <w:lang w:val="zh-TW" w:eastAsia="zh-TW"/>
        </w:rPr>
        <w:t>全场安静。萨凡纳停住脚步，脸上的笑容僵住了。</w:t>
      </w:r>
    </w:p>
    <w:p>
      <w:pPr>
        <w:pStyle w:val="Normal.0"/>
        <w:jc w:val="left"/>
      </w:pPr>
      <w:r>
        <w:rPr>
          <w:rtl w:val="0"/>
          <w:lang w:val="zh-TW" w:eastAsia="zh-TW"/>
        </w:rPr>
        <w:t>主持人（重新打开卡片，念道）：萨凡纳</w:t>
      </w:r>
      <w:r>
        <w:rPr>
          <w:rFonts w:ascii="Calibri" w:hAnsi="Calibri" w:hint="default"/>
          <w:rtl w:val="0"/>
          <w:lang w:val="en-US"/>
        </w:rPr>
        <w:t>·</w:t>
      </w:r>
      <w:r>
        <w:rPr>
          <w:rtl w:val="0"/>
          <w:lang w:val="zh-TW" w:eastAsia="zh-TW"/>
        </w:rPr>
        <w:t>贝内特小姐获得的是年度新人奖。而获得年度女性商业领袖的人是，奥利维亚</w:t>
      </w:r>
      <w:r>
        <w:rPr>
          <w:rFonts w:ascii="Calibri" w:hAnsi="Calibri" w:hint="default"/>
          <w:rtl w:val="0"/>
          <w:lang w:val="en-US"/>
        </w:rPr>
        <w:t>·</w:t>
      </w:r>
      <w:r>
        <w:rPr>
          <w:rtl w:val="0"/>
          <w:lang w:val="zh-TW" w:eastAsia="zh-TW"/>
        </w:rPr>
        <w:t>哈灵顿小姐！</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HOST: Miss Savannah Bennett has won Best Newcomer of the Year. The winner of Female Business Leader of the Year is Miss Olivia Harrington! </w:t>
      </w:r>
    </w:p>
    <w:p>
      <w:pPr>
        <w:pStyle w:val="Normal.0"/>
        <w:jc w:val="left"/>
        <w:rPr>
          <w:lang w:val="zh-TW" w:eastAsia="zh-TW"/>
        </w:rPr>
      </w:pPr>
      <w:r>
        <w:rPr>
          <w:rtl w:val="0"/>
          <w:lang w:val="zh-TW" w:eastAsia="zh-TW"/>
        </w:rPr>
        <w:t>凯瑟琳：什么？！</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What?</w:t>
      </w:r>
    </w:p>
    <w:p>
      <w:pPr>
        <w:pStyle w:val="Normal.0"/>
      </w:pPr>
      <w:r>
        <w:rPr>
          <w:rtl w:val="0"/>
          <w:lang w:val="en-US"/>
        </w:rPr>
        <w:t>△</w:t>
      </w:r>
      <w:r>
        <w:rPr>
          <w:rtl w:val="0"/>
          <w:lang w:val="zh-TW" w:eastAsia="zh-TW"/>
        </w:rPr>
        <w:t>凯瑟琳惊呼出声，手中的包掉在了地上。</w:t>
      </w:r>
    </w:p>
    <w:p>
      <w:pPr>
        <w:pStyle w:val="Normal.0"/>
      </w:pPr>
      <w:r>
        <w:rPr>
          <w:rtl w:val="0"/>
          <w:lang w:val="en-US"/>
        </w:rPr>
        <w:t>△</w:t>
      </w:r>
      <w:r>
        <w:rPr>
          <w:rtl w:val="0"/>
          <w:lang w:val="zh-TW" w:eastAsia="zh-TW"/>
        </w:rPr>
        <w:t>理查德猛地站起来。</w:t>
      </w:r>
    </w:p>
    <w:p>
      <w:pPr>
        <w:pStyle w:val="Normal.0"/>
        <w:jc w:val="left"/>
      </w:pPr>
      <w:r>
        <w:rPr>
          <w:rtl w:val="0"/>
          <w:lang w:val="zh-TW" w:eastAsia="zh-TW"/>
        </w:rPr>
        <w:t>理查德（脸色铁青，声音发抖）：是她？这</w:t>
      </w:r>
      <w:r>
        <w:rPr>
          <w:rFonts w:ascii="Calibri" w:hAnsi="Calibri" w:hint="default"/>
          <w:rtl w:val="0"/>
          <w:lang w:val="en-US"/>
        </w:rPr>
        <w:t>……</w:t>
      </w:r>
      <w:r>
        <w:rPr>
          <w:rtl w:val="0"/>
          <w:lang w:val="zh-TW" w:eastAsia="zh-TW"/>
        </w:rPr>
        <w:t>这怎么可能？</w:t>
      </w:r>
    </w:p>
    <w:p>
      <w:pPr>
        <w:pStyle w:val="Normal.0"/>
        <w:jc w:val="left"/>
      </w:pPr>
      <w:r>
        <w:rPr>
          <w:rFonts w:ascii="Times New Roman" w:hAnsi="Times New Roman"/>
          <w:outline w:val="0"/>
          <w:color w:val="ff0000"/>
          <w:u w:color="ff0000"/>
          <w:rtl w:val="0"/>
          <w:lang w:val="en-US"/>
          <w14:textFill>
            <w14:solidFill>
              <w14:srgbClr w14:val="FF0000"/>
            </w14:solidFill>
          </w14:textFill>
        </w:rPr>
        <w:t>RICHARD: Her? How... how is that possible?</w:t>
      </w:r>
    </w:p>
    <w:p>
      <w:pPr>
        <w:pStyle w:val="Normal.0"/>
        <w:jc w:val="left"/>
        <w:rPr>
          <w:lang w:val="zh-TW" w:eastAsia="zh-TW"/>
        </w:rPr>
      </w:pPr>
      <w:r>
        <w:rPr>
          <w:rtl w:val="0"/>
          <w:lang w:val="zh-TW" w:eastAsia="zh-TW"/>
        </w:rPr>
        <w:t>本杰明（难以置信）：她不是在家伺候植物人吗？一个保姆，也配获奖？这是黑幕吧？</w:t>
      </w:r>
    </w:p>
    <w:p>
      <w:pPr>
        <w:pStyle w:val="Normal.0"/>
        <w:jc w:val="left"/>
      </w:pPr>
      <w:r>
        <w:rPr>
          <w:rFonts w:ascii="Times New Roman" w:hAnsi="Times New Roman"/>
          <w:outline w:val="0"/>
          <w:color w:val="ff0000"/>
          <w:u w:color="ff0000"/>
          <w:rtl w:val="0"/>
          <w:lang w:val="en-US"/>
          <w14:textFill>
            <w14:solidFill>
              <w14:srgbClr w14:val="FF0000"/>
            </w14:solidFill>
          </w14:textFill>
        </w:rPr>
        <w:t>BENJAMIN: Wasn't she at home serving a comatose</w:t>
      </w:r>
      <w:r>
        <w:rPr>
          <w:rFonts w:ascii="Times New Roman" w:hAnsi="Times New Roman"/>
          <w:outline w:val="0"/>
          <w:color w:val="ff0000"/>
          <w:u w:color="ff0000"/>
          <w:rtl w:val="0"/>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man? A maid like her wins an award? This must be rigged! </w:t>
      </w:r>
    </w:p>
    <w:p>
      <w:pPr>
        <w:pStyle w:val="Normal.0"/>
      </w:pPr>
      <w:r>
        <w:rPr>
          <w:rtl w:val="0"/>
          <w:lang w:val="en-US"/>
        </w:rPr>
        <w:t>△</w:t>
      </w:r>
      <w:r>
        <w:rPr>
          <w:rtl w:val="0"/>
          <w:lang w:val="zh-TW" w:eastAsia="zh-TW"/>
        </w:rPr>
        <w:t>詹姆斯没有说话。他慢慢转过头，看向安静坐着的奥利维亚。</w:t>
      </w:r>
    </w:p>
    <w:p>
      <w:pPr>
        <w:pStyle w:val="Normal.0"/>
      </w:pPr>
      <w:r>
        <w:rPr>
          <w:rtl w:val="0"/>
          <w:lang w:val="en-US"/>
        </w:rPr>
        <w:t>△</w:t>
      </w:r>
      <w:r>
        <w:rPr>
          <w:rtl w:val="0"/>
          <w:lang w:val="zh-TW" w:eastAsia="zh-TW"/>
        </w:rPr>
        <w:t>萨凡纳还站在舞台阶梯前，她的手指攥紧了裙摆，指节发白。</w:t>
      </w:r>
    </w:p>
    <w:p>
      <w:pPr>
        <w:pStyle w:val="Normal.0"/>
        <w:jc w:val="left"/>
      </w:pPr>
      <w:r>
        <w:rPr>
          <w:rtl w:val="0"/>
          <w:lang w:val="zh-TW" w:eastAsia="zh-TW"/>
        </w:rPr>
        <w:t>萨凡纳（低声，咬牙切齿）：不可能</w:t>
      </w:r>
      <w:r>
        <w:rPr>
          <w:rFonts w:ascii="Calibri" w:hAnsi="Calibri" w:hint="default"/>
          <w:rtl w:val="0"/>
          <w:lang w:val="en-US"/>
        </w:rPr>
        <w:t>…</w:t>
      </w:r>
      <w:r>
        <w:rPr>
          <w:rtl w:val="0"/>
          <w:lang w:val="zh-TW" w:eastAsia="zh-TW"/>
        </w:rPr>
        <w:t>这不可能。</w:t>
      </w:r>
    </w:p>
    <w:p>
      <w:pPr>
        <w:pStyle w:val="Normal.0"/>
        <w:jc w:val="left"/>
      </w:pPr>
      <w:r>
        <w:rPr>
          <w:rFonts w:ascii="Times New Roman" w:hAnsi="Times New Roman"/>
          <w:outline w:val="0"/>
          <w:color w:val="ff0000"/>
          <w:u w:color="ff0000"/>
          <w:rtl w:val="0"/>
          <w:lang w:val="en-US"/>
          <w14:textFill>
            <w14:solidFill>
              <w14:srgbClr w14:val="FF0000"/>
            </w14:solidFill>
          </w14:textFill>
        </w:rPr>
        <w:t>SAVANNAH: Impossible... this is impossible.</w:t>
      </w:r>
    </w:p>
    <w:p>
      <w:pPr>
        <w:pStyle w:val="Normal.0"/>
        <w:jc w:val="left"/>
      </w:pPr>
      <w:r>
        <w:rPr>
          <w:rtl w:val="0"/>
          <w:lang w:val="zh-TW" w:eastAsia="zh-TW"/>
        </w:rPr>
        <w:t>主持人（没有看她，目光越过她，落在奥利维亚身上）：有请奥利维亚</w:t>
      </w:r>
      <w:r>
        <w:rPr>
          <w:rFonts w:ascii="Calibri" w:hAnsi="Calibri" w:hint="default"/>
          <w:rtl w:val="0"/>
          <w:lang w:val="en-US"/>
        </w:rPr>
        <w:t>·</w:t>
      </w:r>
      <w:r>
        <w:rPr>
          <w:rtl w:val="0"/>
          <w:lang w:val="zh-TW" w:eastAsia="zh-TW"/>
        </w:rPr>
        <w:t>哈灵顿小姐上台领奖！</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HOST: Please welcome Miss Olivia Harrington to the stage! </w:t>
      </w:r>
    </w:p>
    <w:p>
      <w:pPr>
        <w:pStyle w:val="Normal.0"/>
      </w:pPr>
      <w:r>
        <w:rPr>
          <w:rtl w:val="0"/>
          <w:lang w:val="en-US"/>
        </w:rPr>
        <w:t>△</w:t>
      </w:r>
      <w:r>
        <w:rPr>
          <w:rtl w:val="0"/>
          <w:lang w:val="zh-TW" w:eastAsia="zh-TW"/>
        </w:rPr>
        <w:t>奥利维亚稳步走上舞台。高跟鞋敲击地面的声音，在安静的大厅里格外清晰。</w:t>
      </w:r>
    </w:p>
    <w:p>
      <w:pPr>
        <w:pStyle w:val="Normal.0"/>
      </w:pPr>
      <w:r>
        <w:rPr>
          <w:rtl w:val="0"/>
          <w:lang w:val="en-US"/>
        </w:rPr>
        <w:t>△</w:t>
      </w:r>
      <w:r>
        <w:rPr>
          <w:rtl w:val="0"/>
          <w:lang w:val="zh-TW" w:eastAsia="zh-TW"/>
        </w:rPr>
        <w:t>她接过奖杯，站在聚光灯下，光彩照人。</w:t>
      </w:r>
    </w:p>
    <w:p>
      <w:pPr>
        <w:pStyle w:val="Normal.0"/>
        <w:jc w:val="left"/>
        <w:rPr>
          <w:lang w:val="zh-TW" w:eastAsia="zh-TW"/>
        </w:rPr>
      </w:pPr>
      <w:r>
        <w:rPr>
          <w:rtl w:val="0"/>
          <w:lang w:val="zh-TW" w:eastAsia="zh-TW"/>
        </w:rPr>
        <w:t>奥利维亚：谢谢《胡布斯》。这个奖，属于每一个曾经被轻视、被否定、被遗忘的女孩。</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Thank you, Forbes. This award belongs to every girl who was ever neglected, denied, and forgotten.</w:t>
      </w:r>
    </w:p>
    <w:p>
      <w:pPr>
        <w:pStyle w:val="Normal.0"/>
      </w:pPr>
      <w:r>
        <w:rPr>
          <w:rtl w:val="0"/>
          <w:lang w:val="en-US"/>
        </w:rPr>
        <w:t>△</w:t>
      </w:r>
      <w:r>
        <w:rPr>
          <w:rtl w:val="0"/>
          <w:lang w:val="zh-TW" w:eastAsia="zh-TW"/>
        </w:rPr>
        <w:t>她顿了顿，目光扫过台下的贝内特家人。</w:t>
      </w:r>
    </w:p>
    <w:p>
      <w:pPr>
        <w:pStyle w:val="Normal.0"/>
        <w:jc w:val="left"/>
        <w:rPr>
          <w:lang w:val="zh-TW" w:eastAsia="zh-TW"/>
        </w:rPr>
      </w:pPr>
      <w:r>
        <w:rPr>
          <w:rtl w:val="0"/>
          <w:lang w:val="zh-TW" w:eastAsia="zh-TW"/>
        </w:rPr>
        <w:t>奥利维亚：他们说你不配。他们说你不值。他们说，你只能依附别人活着。</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They said you weren't worthy. They said you had no value. They said you could only survive by depending on others.</w:t>
      </w:r>
    </w:p>
    <w:p>
      <w:pPr>
        <w:pStyle w:val="Normal.0"/>
      </w:pPr>
      <w:r>
        <w:rPr>
          <w:rtl w:val="0"/>
          <w:lang w:val="en-US"/>
        </w:rPr>
        <w:t>△</w:t>
      </w:r>
      <w:r>
        <w:rPr>
          <w:rtl w:val="0"/>
          <w:lang w:val="zh-TW" w:eastAsia="zh-TW"/>
        </w:rPr>
        <w:t>她举起奖杯，水晶在灯光下耀眼夺目。</w:t>
      </w:r>
    </w:p>
    <w:p>
      <w:pPr>
        <w:pStyle w:val="Normal.0"/>
        <w:jc w:val="left"/>
        <w:rPr>
          <w:lang w:val="zh-TW" w:eastAsia="zh-TW"/>
        </w:rPr>
      </w:pPr>
      <w:r>
        <w:rPr>
          <w:rtl w:val="0"/>
          <w:lang w:val="zh-TW" w:eastAsia="zh-TW"/>
        </w:rPr>
        <w:t>奥利维亚：他们错了。</w:t>
      </w:r>
    </w:p>
    <w:p>
      <w:pPr>
        <w:pStyle w:val="Normal.0"/>
        <w:jc w:val="left"/>
      </w:pPr>
      <w:r>
        <w:rPr>
          <w:rFonts w:ascii="Times New Roman" w:hAnsi="Times New Roman"/>
          <w:outline w:val="0"/>
          <w:color w:val="ff0000"/>
          <w:u w:color="ff0000"/>
          <w:rtl w:val="0"/>
          <w:lang w:val="en-US"/>
          <w14:textFill>
            <w14:solidFill>
              <w14:srgbClr w14:val="FF0000"/>
            </w14:solidFill>
          </w14:textFill>
        </w:rPr>
        <w:t>OLIVIA: They were wrong.</w:t>
      </w:r>
    </w:p>
    <w:p>
      <w:pPr>
        <w:pStyle w:val="Normal.0"/>
      </w:pPr>
      <w:r>
        <w:rPr>
          <w:rtl w:val="0"/>
          <w:lang w:val="en-US"/>
        </w:rPr>
        <w:t>△</w:t>
      </w:r>
      <w:r>
        <w:rPr>
          <w:rtl w:val="0"/>
          <w:lang w:val="zh-TW" w:eastAsia="zh-TW"/>
        </w:rPr>
        <w:t>台下，掌声雷动。</w:t>
      </w:r>
    </w:p>
    <w:p>
      <w:pPr>
        <w:pStyle w:val="Normal.0"/>
      </w:pPr>
      <w:r>
        <w:rPr>
          <w:rtl w:val="0"/>
          <w:lang w:val="en-US"/>
        </w:rPr>
        <w:t>△</w:t>
      </w:r>
      <w:r>
        <w:rPr>
          <w:rtl w:val="0"/>
          <w:lang w:val="zh-TW" w:eastAsia="zh-TW"/>
        </w:rPr>
        <w:t>身后，萨凡纳还站在阶梯前，脸色惨白。</w:t>
      </w:r>
    </w:p>
    <w:p>
      <w:pPr>
        <w:pStyle w:val="Normal.0"/>
      </w:pPr>
      <w:r>
        <w:rPr>
          <w:rtl w:val="0"/>
          <w:lang w:val="en-US"/>
        </w:rPr>
        <w:t>△</w:t>
      </w:r>
      <w:r>
        <w:rPr>
          <w:rtl w:val="0"/>
          <w:lang w:val="zh-TW" w:eastAsia="zh-TW"/>
        </w:rPr>
        <w:t>理查德无力地跌坐回椅子上。</w:t>
      </w:r>
    </w:p>
    <w:p>
      <w:pPr>
        <w:pStyle w:val="Normal.0"/>
        <w:jc w:val="left"/>
        <w:rPr>
          <w:lang w:val="zh-TW" w:eastAsia="zh-TW"/>
        </w:rPr>
      </w:pPr>
      <w:r>
        <w:rPr>
          <w:rtl w:val="0"/>
          <w:lang w:val="zh-TW" w:eastAsia="zh-TW"/>
        </w:rPr>
        <w:t>凯瑟琳（红着眼）：获奖的，竟然是奥利维亚。</w:t>
      </w:r>
    </w:p>
    <w:p>
      <w:pPr>
        <w:pStyle w:val="Normal.0"/>
        <w:jc w:val="left"/>
      </w:pPr>
      <w:r>
        <w:rPr>
          <w:rFonts w:ascii="Times New Roman" w:hAnsi="Times New Roman"/>
          <w:outline w:val="0"/>
          <w:color w:val="ff0000"/>
          <w:u w:color="ff0000"/>
          <w:rtl w:val="0"/>
          <w:lang w:val="en-US"/>
          <w14:textFill>
            <w14:solidFill>
              <w14:srgbClr w14:val="FF0000"/>
            </w14:solidFill>
          </w14:textFill>
        </w:rPr>
        <w:t>CATHERINE: The winner... is Olivia.</w:t>
      </w:r>
    </w:p>
    <w:p>
      <w:pPr>
        <w:pStyle w:val="Normal.0"/>
      </w:pPr>
      <w:r>
        <w:rPr>
          <w:rtl w:val="0"/>
          <w:lang w:val="en-US"/>
        </w:rPr>
        <w:t>△</w:t>
      </w:r>
      <w:r>
        <w:rPr>
          <w:rtl w:val="0"/>
          <w:lang w:val="zh-TW" w:eastAsia="zh-TW"/>
        </w:rPr>
        <w:t>本杰明脸色难看，死死地盯着前方。</w:t>
      </w:r>
    </w:p>
    <w:p>
      <w:pPr>
        <w:pStyle w:val="Normal.0"/>
      </w:pPr>
      <w:r>
        <w:rPr>
          <w:rtl w:val="0"/>
          <w:lang w:val="en-US"/>
        </w:rPr>
        <w:t>△</w:t>
      </w:r>
      <w:r>
        <w:rPr>
          <w:rtl w:val="0"/>
          <w:lang w:val="zh-TW" w:eastAsia="zh-TW"/>
        </w:rPr>
        <w:t>颁奖典礼进入尾声，灯光璀璨，台下掌声渐歇。</w:t>
      </w:r>
    </w:p>
    <w:p>
      <w:pPr>
        <w:pStyle w:val="Normal.0"/>
        <w:jc w:val="left"/>
        <w:rPr>
          <w:lang w:val="zh-TW" w:eastAsia="zh-TW"/>
        </w:rPr>
      </w:pPr>
      <w:r>
        <w:rPr>
          <w:rtl w:val="0"/>
          <w:lang w:val="zh-TW" w:eastAsia="zh-TW"/>
        </w:rPr>
        <w:t>主持人（笑容满面，示意舞台一侧）：下面，有请奥利维亚小姐的家人，登台合照！</w:t>
      </w:r>
    </w:p>
    <w:p>
      <w:pPr>
        <w:pStyle w:val="Normal.0"/>
        <w:jc w:val="left"/>
      </w:pPr>
      <w:r>
        <w:rPr>
          <w:rFonts w:ascii="Times New Roman" w:hAnsi="Times New Roman"/>
          <w:outline w:val="0"/>
          <w:color w:val="ff0000"/>
          <w:u w:color="ff0000"/>
          <w:rtl w:val="0"/>
          <w:lang w:val="en-US"/>
          <w14:textFill>
            <w14:solidFill>
              <w14:srgbClr w14:val="FF0000"/>
            </w14:solidFill>
          </w14:textFill>
        </w:rPr>
        <w:t xml:space="preserve">HOST: Next, please welcome Miss Olivia's family to the stage for a photo! </w:t>
      </w:r>
    </w:p>
    <w:p>
      <w:pPr>
        <w:pStyle w:val="Normal.0"/>
      </w:pPr>
    </w:p>
    <w:p>
      <w:pPr>
        <w:pStyle w:val="Normal.0"/>
      </w:pPr>
    </w:p>
    <w:p>
      <w:pPr>
        <w:pStyle w:val="Normal.0"/>
        <w:rPr>
          <w:lang w:val="zh-TW" w:eastAsia="zh-TW"/>
        </w:rPr>
      </w:pPr>
      <w:r>
        <w:rPr>
          <w:rtl w:val="0"/>
          <w:lang w:val="zh-TW" w:eastAsia="zh-TW"/>
        </w:rPr>
        <w:t>第三十一集</w:t>
      </w:r>
    </w:p>
    <w:p>
      <w:pPr>
        <w:pStyle w:val="Normal.0"/>
      </w:pPr>
      <w:r>
        <w:rPr>
          <w:rFonts w:ascii="Calibri" w:hAnsi="Calibri"/>
          <w:rtl w:val="0"/>
          <w:lang w:val="en-US"/>
        </w:rPr>
        <w:t xml:space="preserve">31-1 </w:t>
      </w:r>
      <w:r>
        <w:rPr>
          <w:rtl w:val="0"/>
          <w:lang w:val="zh-TW" w:eastAsia="zh-TW"/>
        </w:rPr>
        <w:t>夜内</w:t>
      </w:r>
      <w:r>
        <w:rPr>
          <w:rFonts w:ascii="Calibri" w:hAnsi="Calibri"/>
          <w:rtl w:val="0"/>
          <w:lang w:val="zh-TW" w:eastAsia="zh-TW"/>
        </w:rPr>
        <w:t xml:space="preserve"> </w:t>
      </w:r>
      <w:r>
        <w:rPr>
          <w:rtl w:val="0"/>
          <w:lang w:val="zh-TW" w:eastAsia="zh-TW"/>
        </w:rPr>
        <w:t>颁奖典礼大厅</w:t>
      </w:r>
      <w:r>
        <w:rPr>
          <w:rFonts w:ascii="Calibri" w:hAnsi="Calibri" w:hint="default"/>
          <w:rtl w:val="0"/>
          <w:lang w:val="en-US"/>
        </w:rPr>
        <w:t>——</w:t>
      </w:r>
      <w:r>
        <w:rPr>
          <w:rtl w:val="0"/>
          <w:lang w:val="zh-TW" w:eastAsia="zh-TW"/>
        </w:rPr>
        <w:t>舞台</w:t>
      </w:r>
    </w:p>
    <w:p>
      <w:pPr>
        <w:pStyle w:val="Normal.0"/>
        <w:rPr>
          <w:lang w:val="zh-TW" w:eastAsia="zh-TW"/>
        </w:rPr>
      </w:pPr>
      <w:r>
        <w:rPr>
          <w:rtl w:val="0"/>
          <w:lang w:val="zh-TW" w:eastAsia="zh-TW"/>
        </w:rPr>
        <w:t>人物：主持人摄影师、奥利维亚、达米安、爱德华、玛格丽特、詹姆斯、理查德、凯瑟琳、本杰明、萨凡纳</w:t>
      </w:r>
    </w:p>
    <w:p>
      <w:pPr>
        <w:pStyle w:val="Normal.0"/>
      </w:pPr>
    </w:p>
    <w:p>
      <w:pPr>
        <w:pStyle w:val="Normal.0"/>
      </w:pPr>
      <w:r>
        <w:rPr>
          <w:rtl w:val="0"/>
          <w:lang w:val="en-US"/>
        </w:rPr>
        <w:t>△</w:t>
      </w:r>
      <w:r>
        <w:rPr>
          <w:rtl w:val="0"/>
          <w:lang w:val="zh-TW" w:eastAsia="zh-TW"/>
        </w:rPr>
        <w:t>舞台中央，奥利维亚手里握着那座水晶奖杯。</w:t>
      </w:r>
    </w:p>
    <w:p>
      <w:pPr>
        <w:pStyle w:val="Normal.0"/>
      </w:pPr>
      <w:r>
        <w:rPr>
          <w:rtl w:val="0"/>
          <w:lang w:val="en-US"/>
        </w:rPr>
        <w:t>△</w:t>
      </w:r>
      <w:r>
        <w:rPr>
          <w:rtl w:val="0"/>
          <w:lang w:val="zh-TW" w:eastAsia="zh-TW"/>
        </w:rPr>
        <w:t>达米安站在奥利维亚身旁，肩膀几乎贴着她的肩膀。爱德华和玛格丽特站在两侧，笑容慈祥。</w:t>
      </w:r>
    </w:p>
    <w:p>
      <w:pPr>
        <w:pStyle w:val="Normal.0"/>
      </w:pPr>
      <w:r>
        <w:rPr>
          <w:rtl w:val="0"/>
          <w:lang w:val="en-US"/>
        </w:rPr>
        <w:t>△</w:t>
      </w:r>
      <w:r>
        <w:rPr>
          <w:rtl w:val="0"/>
          <w:lang w:val="zh-TW" w:eastAsia="zh-TW"/>
        </w:rPr>
        <w:t>摄影师举起相机。奥利维亚微微侧头，与达米安对视一眼，嘴角扬起一抹真心的笑意。闪光灯亮起，定格了这一瞬间</w:t>
      </w:r>
      <w:r>
        <w:rPr>
          <w:rFonts w:ascii="Calibri" w:hAnsi="Calibri" w:hint="default"/>
          <w:rtl w:val="0"/>
          <w:lang w:val="en-US"/>
        </w:rPr>
        <w:t>——</w:t>
      </w:r>
      <w:r>
        <w:rPr>
          <w:rtl w:val="0"/>
          <w:lang w:val="zh-TW" w:eastAsia="zh-TW"/>
        </w:rPr>
        <w:t>满眼幸福，毫无掩饰。</w:t>
      </w:r>
    </w:p>
    <w:p>
      <w:pPr>
        <w:pStyle w:val="Normal.0"/>
      </w:pPr>
      <w:r>
        <w:rPr>
          <w:rtl w:val="0"/>
          <w:lang w:val="en-US"/>
        </w:rPr>
        <w:t>△</w:t>
      </w:r>
      <w:r>
        <w:rPr>
          <w:rtl w:val="0"/>
          <w:lang w:val="zh-TW" w:eastAsia="zh-TW"/>
        </w:rPr>
        <w:t>就在这时，贝内特家人走了上来。</w:t>
      </w:r>
    </w:p>
    <w:p>
      <w:pPr>
        <w:pStyle w:val="Normal.0"/>
        <w:rPr>
          <w:lang w:val="zh-TW" w:eastAsia="zh-TW"/>
        </w:rPr>
      </w:pPr>
      <w:r>
        <w:rPr>
          <w:rtl w:val="0"/>
          <w:lang w:val="zh-TW" w:eastAsia="zh-TW"/>
        </w:rPr>
        <w:t>詹姆斯（笑着祝福）：奥利维亚，恭喜了。</w:t>
      </w:r>
    </w:p>
    <w:p>
      <w:pPr>
        <w:pStyle w:val="Normal.0"/>
      </w:pPr>
      <w:r>
        <w:rPr>
          <w:rtl w:val="0"/>
          <w:lang w:val="en-US"/>
        </w:rPr>
        <w:t>△</w:t>
      </w:r>
      <w:r>
        <w:rPr>
          <w:rtl w:val="0"/>
          <w:lang w:val="zh-TW" w:eastAsia="zh-TW"/>
        </w:rPr>
        <w:t>奥利维亚看到他们，脸上的笑意瞬间散去。</w:t>
      </w:r>
    </w:p>
    <w:p>
      <w:pPr>
        <w:pStyle w:val="Normal.0"/>
        <w:rPr>
          <w:lang w:val="zh-TW" w:eastAsia="zh-TW"/>
        </w:rPr>
      </w:pPr>
      <w:r>
        <w:rPr>
          <w:rtl w:val="0"/>
          <w:lang w:val="zh-TW" w:eastAsia="zh-TW"/>
        </w:rPr>
        <w:t>玛格丽特（疑惑看过去）：奥利维亚，他们是？</w:t>
      </w:r>
    </w:p>
    <w:p>
      <w:pPr>
        <w:pStyle w:val="Normal.0"/>
        <w:rPr>
          <w:lang w:val="zh-TW" w:eastAsia="zh-TW"/>
        </w:rPr>
      </w:pPr>
      <w:r>
        <w:rPr>
          <w:rtl w:val="0"/>
          <w:lang w:val="zh-TW" w:eastAsia="zh-TW"/>
        </w:rPr>
        <w:t>奥利维亚（摇头，语气冷淡）：不认识。</w:t>
      </w:r>
    </w:p>
    <w:p>
      <w:pPr>
        <w:pStyle w:val="Normal.0"/>
      </w:pPr>
      <w:r>
        <w:rPr>
          <w:rtl w:val="0"/>
          <w:lang w:val="en-US"/>
        </w:rPr>
        <w:t>△</w:t>
      </w:r>
      <w:r>
        <w:rPr>
          <w:rtl w:val="0"/>
          <w:lang w:val="zh-TW" w:eastAsia="zh-TW"/>
        </w:rPr>
        <w:t>理查德的脸一下子涨得通红。</w:t>
      </w:r>
    </w:p>
    <w:p>
      <w:pPr>
        <w:pStyle w:val="Normal.0"/>
        <w:rPr>
          <w:lang w:val="zh-TW" w:eastAsia="zh-TW"/>
        </w:rPr>
      </w:pPr>
      <w:r>
        <w:rPr>
          <w:rtl w:val="0"/>
          <w:lang w:val="zh-TW" w:eastAsia="zh-TW"/>
        </w:rPr>
        <w:t>理查德（怒喝）：你这混账东西！连你亲生父亲都不认了？</w:t>
      </w:r>
    </w:p>
    <w:p>
      <w:pPr>
        <w:pStyle w:val="Normal.0"/>
        <w:rPr>
          <w:lang w:val="zh-TW" w:eastAsia="zh-TW"/>
        </w:rPr>
      </w:pPr>
      <w:r>
        <w:rPr>
          <w:rtl w:val="0"/>
          <w:lang w:val="zh-TW" w:eastAsia="zh-TW"/>
        </w:rPr>
        <w:t>凯瑟琳（强颜欢笑）：奥利维亚，我们是你家人啊！</w:t>
      </w:r>
    </w:p>
    <w:p>
      <w:pPr>
        <w:pStyle w:val="Normal.0"/>
      </w:pPr>
      <w:r>
        <w:rPr>
          <w:rtl w:val="0"/>
          <w:lang w:val="en-US"/>
        </w:rPr>
        <w:t>△</w:t>
      </w:r>
      <w:r>
        <w:rPr>
          <w:rtl w:val="0"/>
          <w:lang w:val="zh-TW" w:eastAsia="zh-TW"/>
        </w:rPr>
        <w:t>奥利维亚没有看他们。她转身，伸手挽住达米安和玛格丽特的胳膊。</w:t>
      </w:r>
    </w:p>
    <w:p>
      <w:pPr>
        <w:pStyle w:val="Normal.0"/>
        <w:rPr>
          <w:lang w:val="zh-TW" w:eastAsia="zh-TW"/>
        </w:rPr>
      </w:pPr>
      <w:r>
        <w:rPr>
          <w:rtl w:val="0"/>
          <w:lang w:val="zh-TW" w:eastAsia="zh-TW"/>
        </w:rPr>
        <w:t>奥利维亚（声音平静而坚定）：抱歉。他们才是我的家人。</w:t>
      </w:r>
    </w:p>
    <w:p>
      <w:pPr>
        <w:pStyle w:val="Normal.0"/>
        <w:rPr>
          <w:lang w:val="zh-TW" w:eastAsia="zh-TW"/>
        </w:rPr>
      </w:pPr>
      <w:r>
        <w:rPr>
          <w:rtl w:val="0"/>
          <w:lang w:val="zh-TW" w:eastAsia="zh-TW"/>
        </w:rPr>
        <w:t>理查德：你！</w:t>
      </w:r>
    </w:p>
    <w:p>
      <w:pPr>
        <w:pStyle w:val="Normal.0"/>
      </w:pPr>
      <w:r>
        <w:rPr>
          <w:rtl w:val="0"/>
          <w:lang w:val="en-US"/>
        </w:rPr>
        <w:t>△</w:t>
      </w:r>
      <w:r>
        <w:rPr>
          <w:rtl w:val="0"/>
          <w:lang w:val="zh-TW" w:eastAsia="zh-TW"/>
        </w:rPr>
        <w:t>理查德气得捂着胸口，身体晃了晃，差点倒地。</w:t>
      </w:r>
    </w:p>
    <w:p>
      <w:pPr>
        <w:pStyle w:val="Normal.0"/>
      </w:pPr>
      <w:r>
        <w:rPr>
          <w:rtl w:val="0"/>
          <w:lang w:val="en-US"/>
        </w:rPr>
        <w:t>△</w:t>
      </w:r>
      <w:r>
        <w:rPr>
          <w:rtl w:val="0"/>
          <w:lang w:val="zh-TW" w:eastAsia="zh-TW"/>
        </w:rPr>
        <w:t>萨凡纳赶紧扶住父亲。</w:t>
      </w:r>
    </w:p>
    <w:p>
      <w:pPr>
        <w:pStyle w:val="Normal.0"/>
        <w:rPr>
          <w:lang w:val="zh-TW" w:eastAsia="zh-TW"/>
        </w:rPr>
      </w:pPr>
      <w:r>
        <w:rPr>
          <w:rtl w:val="0"/>
          <w:lang w:val="zh-TW" w:eastAsia="zh-TW"/>
        </w:rPr>
        <w:t>本杰明（怒视奥利维亚）：奥利维亚，你再这么气爸，我可真揍你了！</w:t>
      </w:r>
    </w:p>
    <w:p>
      <w:pPr>
        <w:pStyle w:val="Normal.0"/>
        <w:rPr>
          <w:lang w:val="zh-TW" w:eastAsia="zh-TW"/>
        </w:rPr>
      </w:pPr>
      <w:r>
        <w:rPr>
          <w:rtl w:val="0"/>
          <w:lang w:val="zh-TW" w:eastAsia="zh-TW"/>
        </w:rPr>
        <w:t>詹姆斯（拦住本杰明，转向奥利维亚，声音恳切）：奥利维亚，别任性了。跟我们回家吧。大哥和爸妈他们都会为你庆祝获奖。这些年亏欠你的，我们都会补偿回来。</w:t>
      </w:r>
    </w:p>
    <w:p>
      <w:pPr>
        <w:pStyle w:val="Normal.0"/>
      </w:pPr>
      <w:r>
        <w:rPr>
          <w:rtl w:val="0"/>
          <w:lang w:val="en-US"/>
        </w:rPr>
        <w:t>△</w:t>
      </w:r>
      <w:r>
        <w:rPr>
          <w:rtl w:val="0"/>
          <w:lang w:val="zh-TW" w:eastAsia="zh-TW"/>
        </w:rPr>
        <w:t>奥利维亚看着他，冷笑。</w:t>
      </w:r>
    </w:p>
    <w:p>
      <w:pPr>
        <w:pStyle w:val="Normal.0"/>
        <w:rPr>
          <w:lang w:val="zh-TW" w:eastAsia="zh-TW"/>
        </w:rPr>
      </w:pPr>
      <w:r>
        <w:rPr>
          <w:rtl w:val="0"/>
          <w:lang w:val="zh-TW" w:eastAsia="zh-TW"/>
        </w:rPr>
        <w:t>奥利维亚：是吗？那你们把刚才送给萨凡纳的股份，也送给我。</w:t>
      </w:r>
    </w:p>
    <w:p>
      <w:pPr>
        <w:pStyle w:val="Normal.0"/>
        <w:rPr>
          <w:lang w:val="zh-TW" w:eastAsia="zh-TW"/>
        </w:rPr>
      </w:pPr>
      <w:r>
        <w:rPr>
          <w:rtl w:val="0"/>
          <w:lang w:val="zh-TW" w:eastAsia="zh-TW"/>
        </w:rPr>
        <w:t>詹姆斯：可以。我名下百分之十五的股份，都给你。</w:t>
      </w:r>
    </w:p>
    <w:p>
      <w:pPr>
        <w:pStyle w:val="Normal.0"/>
        <w:rPr>
          <w:lang w:val="zh-TW" w:eastAsia="zh-TW"/>
        </w:rPr>
      </w:pPr>
      <w:r>
        <w:rPr>
          <w:rtl w:val="0"/>
          <w:lang w:val="zh-TW" w:eastAsia="zh-TW"/>
        </w:rPr>
        <w:t>理查德（气得发抖）：给什么？离家半年，回来就想要集团百分之六十的股份？你还真敢开口啊！</w:t>
      </w:r>
    </w:p>
    <w:p>
      <w:pPr>
        <w:pStyle w:val="Normal.0"/>
        <w:rPr>
          <w:lang w:val="zh-TW" w:eastAsia="zh-TW"/>
        </w:rPr>
      </w:pPr>
      <w:r>
        <w:rPr>
          <w:rtl w:val="0"/>
          <w:lang w:val="zh-TW" w:eastAsia="zh-TW"/>
        </w:rPr>
        <w:t>本杰明（附和）：就是！奥利维亚，你这不是趁火打劫吗？你一个贫民窟走出来的人，要这么多钱也不会花啊！</w:t>
      </w:r>
    </w:p>
    <w:p>
      <w:pPr>
        <w:pStyle w:val="Normal.0"/>
        <w:rPr>
          <w:lang w:val="zh-TW" w:eastAsia="zh-TW"/>
        </w:rPr>
      </w:pPr>
      <w:r>
        <w:rPr>
          <w:rtl w:val="0"/>
          <w:lang w:val="zh-TW" w:eastAsia="zh-TW"/>
        </w:rPr>
        <w:t>凯瑟琳（打圆场，语气软下来）：是啊奥利维亚，那是我们留给萨凡纳的奖励。你看这样行不行。你跟我们回去，我们亲自陪你吃顿饭，就当奖励你了。你曾经最渴望的，不就是爸爸妈妈还有哥哥一起陪你吃顿饭吗？</w:t>
      </w:r>
    </w:p>
    <w:p>
      <w:pPr>
        <w:pStyle w:val="Normal.0"/>
      </w:pPr>
      <w:r>
        <w:rPr>
          <w:rtl w:val="0"/>
          <w:lang w:val="en-US"/>
        </w:rPr>
        <w:t>△</w:t>
      </w:r>
      <w:r>
        <w:rPr>
          <w:rtl w:val="0"/>
          <w:lang w:val="zh-TW" w:eastAsia="zh-TW"/>
        </w:rPr>
        <w:t>奥利维亚讥讽一笑。</w:t>
      </w:r>
    </w:p>
    <w:p>
      <w:pPr>
        <w:pStyle w:val="Normal.0"/>
        <w:rPr>
          <w:lang w:val="zh-TW" w:eastAsia="zh-TW"/>
        </w:rPr>
      </w:pPr>
      <w:r>
        <w:rPr>
          <w:rtl w:val="0"/>
          <w:lang w:val="zh-TW" w:eastAsia="zh-TW"/>
        </w:rPr>
        <w:t>奥利维亚：不必了。跟你们在一起吃饭，只会让我恶心。</w:t>
      </w:r>
    </w:p>
    <w:p>
      <w:pPr>
        <w:pStyle w:val="Normal.0"/>
      </w:pPr>
    </w:p>
    <w:p>
      <w:pPr>
        <w:pStyle w:val="Normal.0"/>
        <w:rPr>
          <w:lang w:val="zh-TW" w:eastAsia="zh-TW"/>
        </w:rPr>
      </w:pPr>
      <w:r>
        <w:rPr>
          <w:rtl w:val="0"/>
          <w:lang w:val="zh-TW" w:eastAsia="zh-TW"/>
        </w:rPr>
        <w:t>第三十二集</w:t>
      </w:r>
    </w:p>
    <w:p>
      <w:pPr>
        <w:pStyle w:val="Normal.0"/>
      </w:pPr>
      <w:r>
        <w:rPr>
          <w:rFonts w:ascii="Calibri" w:hAnsi="Calibri"/>
          <w:rtl w:val="0"/>
          <w:lang w:val="en-US"/>
        </w:rPr>
        <w:t xml:space="preserve">32-1 </w:t>
      </w:r>
      <w:r>
        <w:rPr>
          <w:rtl w:val="0"/>
          <w:lang w:val="zh-TW" w:eastAsia="zh-TW"/>
        </w:rPr>
        <w:t>夜内</w:t>
      </w:r>
      <w:r>
        <w:rPr>
          <w:rFonts w:ascii="Calibri" w:hAnsi="Calibri"/>
          <w:rtl w:val="0"/>
          <w:lang w:val="zh-TW" w:eastAsia="zh-TW"/>
        </w:rPr>
        <w:t xml:space="preserve"> </w:t>
      </w:r>
      <w:r>
        <w:rPr>
          <w:rtl w:val="0"/>
          <w:lang w:val="zh-TW" w:eastAsia="zh-TW"/>
        </w:rPr>
        <w:t>颁奖典礼大厅</w:t>
      </w:r>
      <w:r>
        <w:rPr>
          <w:rFonts w:ascii="Calibri" w:hAnsi="Calibri" w:hint="default"/>
          <w:rtl w:val="0"/>
          <w:lang w:val="en-US"/>
        </w:rPr>
        <w:t>——</w:t>
      </w:r>
      <w:r>
        <w:rPr>
          <w:rtl w:val="0"/>
          <w:lang w:val="zh-TW" w:eastAsia="zh-TW"/>
        </w:rPr>
        <w:t>舞台</w:t>
      </w:r>
    </w:p>
    <w:p>
      <w:pPr>
        <w:pStyle w:val="Normal.0"/>
        <w:rPr>
          <w:lang w:val="zh-TW" w:eastAsia="zh-TW"/>
        </w:rPr>
      </w:pPr>
      <w:r>
        <w:rPr>
          <w:rtl w:val="0"/>
          <w:lang w:val="zh-TW" w:eastAsia="zh-TW"/>
        </w:rPr>
        <w:t>人物：奥利维亚、达米安、爱德华、玛格丽特、詹姆斯、理查德、凯瑟琳、本杰明、萨凡纳、保安若干</w:t>
      </w:r>
    </w:p>
    <w:p>
      <w:pPr>
        <w:pStyle w:val="Normal.0"/>
        <w:ind w:firstLine="0"/>
      </w:pPr>
    </w:p>
    <w:p>
      <w:pPr>
        <w:pStyle w:val="Normal.0"/>
        <w:rPr>
          <w:lang w:val="zh-TW" w:eastAsia="zh-TW"/>
        </w:rPr>
      </w:pPr>
      <w:r>
        <w:rPr>
          <w:rtl w:val="0"/>
          <w:lang w:val="zh-TW" w:eastAsia="zh-TW"/>
        </w:rPr>
        <w:t>本杰明（暴怒，挥拳冲上来）：我看你是真的想挨揍了！</w:t>
      </w:r>
    </w:p>
    <w:p>
      <w:pPr>
        <w:pStyle w:val="Normal.0"/>
      </w:pPr>
      <w:r>
        <w:rPr>
          <w:rtl w:val="0"/>
          <w:lang w:val="en-US"/>
        </w:rPr>
        <w:t>△</w:t>
      </w:r>
      <w:r>
        <w:rPr>
          <w:rtl w:val="0"/>
          <w:lang w:val="zh-TW" w:eastAsia="zh-TW"/>
        </w:rPr>
        <w:t>拳头带着风声砸向奥利维亚的面门。奥利维亚没有躲。</w:t>
      </w:r>
    </w:p>
    <w:p>
      <w:pPr>
        <w:pStyle w:val="Normal.0"/>
      </w:pPr>
      <w:r>
        <w:rPr>
          <w:rtl w:val="0"/>
          <w:lang w:val="en-US"/>
        </w:rPr>
        <w:t>△</w:t>
      </w:r>
      <w:r>
        <w:rPr>
          <w:rtl w:val="0"/>
          <w:lang w:val="zh-TW" w:eastAsia="zh-TW"/>
        </w:rPr>
        <w:t>一只手从旁边伸过来，稳稳地握住了本杰明的手腕。</w:t>
      </w:r>
    </w:p>
    <w:p>
      <w:pPr>
        <w:pStyle w:val="Normal.0"/>
      </w:pPr>
      <w:r>
        <w:rPr>
          <w:rtl w:val="0"/>
          <w:lang w:val="en-US"/>
        </w:rPr>
        <w:t>△</w:t>
      </w:r>
      <w:r>
        <w:rPr>
          <w:rtl w:val="0"/>
          <w:lang w:val="zh-TW" w:eastAsia="zh-TW"/>
        </w:rPr>
        <w:t>达米安不知何时已经挡在了奥利维亚身前。他五指收紧，本杰明的手腕发出细微的</w:t>
      </w:r>
      <w:r>
        <w:rPr>
          <w:rFonts w:ascii="Calibri" w:hAnsi="Calibri" w:hint="default"/>
          <w:rtl w:val="0"/>
          <w:lang w:val="en-US"/>
        </w:rPr>
        <w:t>“</w:t>
      </w:r>
      <w:r>
        <w:rPr>
          <w:rtl w:val="0"/>
          <w:lang w:val="zh-TW" w:eastAsia="zh-TW"/>
        </w:rPr>
        <w:t>咔咔</w:t>
      </w:r>
      <w:r>
        <w:rPr>
          <w:rFonts w:ascii="Calibri" w:hAnsi="Calibri" w:hint="default"/>
          <w:rtl w:val="0"/>
          <w:lang w:val="en-US"/>
        </w:rPr>
        <w:t>”</w:t>
      </w:r>
      <w:r>
        <w:rPr>
          <w:rtl w:val="0"/>
          <w:lang w:val="zh-TW" w:eastAsia="zh-TW"/>
        </w:rPr>
        <w:t>声。</w:t>
      </w:r>
    </w:p>
    <w:p>
      <w:pPr>
        <w:pStyle w:val="Normal.0"/>
      </w:pPr>
      <w:r>
        <w:rPr>
          <w:rtl w:val="0"/>
          <w:lang w:val="en-US"/>
        </w:rPr>
        <w:t>△</w:t>
      </w:r>
      <w:r>
        <w:rPr>
          <w:rtl w:val="0"/>
          <w:lang w:val="zh-TW" w:eastAsia="zh-TW"/>
        </w:rPr>
        <w:t>本杰明痛得龇牙咧嘴。达米安面无表情，手腕一翻，本杰明疼的直接跪在地上。</w:t>
      </w:r>
    </w:p>
    <w:p>
      <w:pPr>
        <w:pStyle w:val="Normal.0"/>
      </w:pPr>
      <w:r>
        <w:rPr>
          <w:rtl w:val="0"/>
          <w:lang w:val="en-US"/>
        </w:rPr>
        <w:t>△</w:t>
      </w:r>
      <w:r>
        <w:rPr>
          <w:rtl w:val="0"/>
          <w:lang w:val="zh-TW" w:eastAsia="zh-TW"/>
        </w:rPr>
        <w:t>最后，达米安一脚，将本杰明踢飞出去。</w:t>
      </w:r>
    </w:p>
    <w:p>
      <w:pPr>
        <w:pStyle w:val="Normal.0"/>
      </w:pPr>
      <w:r>
        <w:rPr>
          <w:rtl w:val="0"/>
          <w:lang w:val="en-US"/>
        </w:rPr>
        <w:t>△</w:t>
      </w:r>
      <w:r>
        <w:rPr>
          <w:rtl w:val="0"/>
          <w:lang w:val="zh-TW" w:eastAsia="zh-TW"/>
        </w:rPr>
        <w:t>他重重摔在地上，撞翻了一把椅子。</w:t>
      </w:r>
    </w:p>
    <w:p>
      <w:pPr>
        <w:pStyle w:val="Normal.0"/>
        <w:rPr>
          <w:lang w:val="zh-TW" w:eastAsia="zh-TW"/>
        </w:rPr>
      </w:pPr>
      <w:r>
        <w:rPr>
          <w:rtl w:val="0"/>
          <w:lang w:val="zh-TW" w:eastAsia="zh-TW"/>
        </w:rPr>
        <w:t>达米安（甩了甩手，语气平淡）：保安，将他们赶出会场。</w:t>
      </w:r>
    </w:p>
    <w:p>
      <w:pPr>
        <w:pStyle w:val="Normal.0"/>
      </w:pPr>
      <w:r>
        <w:rPr>
          <w:rtl w:val="0"/>
          <w:lang w:val="en-US"/>
        </w:rPr>
        <w:t>△</w:t>
      </w:r>
      <w:r>
        <w:rPr>
          <w:rtl w:val="0"/>
          <w:lang w:val="zh-TW" w:eastAsia="zh-TW"/>
        </w:rPr>
        <w:t>数名黑衣保安应声上前。</w:t>
      </w:r>
    </w:p>
    <w:p>
      <w:pPr>
        <w:pStyle w:val="Normal.0"/>
      </w:pPr>
      <w:r>
        <w:rPr>
          <w:rtl w:val="0"/>
          <w:lang w:val="en-US"/>
        </w:rPr>
        <w:t>△</w:t>
      </w:r>
      <w:r>
        <w:rPr>
          <w:rtl w:val="0"/>
          <w:lang w:val="zh-TW" w:eastAsia="zh-TW"/>
        </w:rPr>
        <w:t>贝内特家人脸色大变。</w:t>
      </w:r>
    </w:p>
    <w:p>
      <w:pPr>
        <w:pStyle w:val="Normal.0"/>
      </w:pPr>
    </w:p>
    <w:p>
      <w:pPr>
        <w:pStyle w:val="Normal.0"/>
      </w:pPr>
      <w:r>
        <w:rPr>
          <w:rFonts w:ascii="Calibri" w:hAnsi="Calibri"/>
          <w:rtl w:val="0"/>
          <w:lang w:val="en-US"/>
        </w:rPr>
        <w:t xml:space="preserve">32-2 </w:t>
      </w:r>
      <w:r>
        <w:rPr>
          <w:rtl w:val="0"/>
          <w:lang w:val="zh-TW" w:eastAsia="zh-TW"/>
        </w:rPr>
        <w:t>夜内</w:t>
      </w:r>
      <w:r>
        <w:rPr>
          <w:rFonts w:ascii="Calibri" w:hAnsi="Calibri"/>
          <w:rtl w:val="0"/>
          <w:lang w:val="zh-TW" w:eastAsia="zh-TW"/>
        </w:rPr>
        <w:t xml:space="preserve">  </w:t>
      </w:r>
      <w:r>
        <w:rPr>
          <w:rtl w:val="0"/>
          <w:lang w:val="zh-TW" w:eastAsia="zh-TW"/>
        </w:rPr>
        <w:t>贝内特家族别墅</w:t>
      </w:r>
    </w:p>
    <w:p>
      <w:pPr>
        <w:pStyle w:val="Normal.0"/>
        <w:rPr>
          <w:lang w:val="zh-TW" w:eastAsia="zh-TW"/>
        </w:rPr>
      </w:pPr>
      <w:r>
        <w:rPr>
          <w:rtl w:val="0"/>
          <w:lang w:val="zh-TW" w:eastAsia="zh-TW"/>
        </w:rPr>
        <w:t>人物：理查德、凯瑟琳、本杰明、詹姆斯、萨凡纳</w:t>
      </w:r>
    </w:p>
    <w:p>
      <w:pPr>
        <w:pStyle w:val="Normal.0"/>
      </w:pPr>
    </w:p>
    <w:p>
      <w:pPr>
        <w:pStyle w:val="Normal.0"/>
      </w:pPr>
      <w:r>
        <w:rPr>
          <w:rtl w:val="0"/>
          <w:lang w:val="en-US"/>
        </w:rPr>
        <w:t>△</w:t>
      </w:r>
      <w:r>
        <w:rPr>
          <w:rtl w:val="0"/>
          <w:lang w:val="zh-TW" w:eastAsia="zh-TW"/>
        </w:rPr>
        <w:t>理查德坐到沙发上，气得发抖。</w:t>
      </w:r>
    </w:p>
    <w:p>
      <w:pPr>
        <w:pStyle w:val="Normal.0"/>
      </w:pPr>
      <w:r>
        <w:rPr>
          <w:rtl w:val="0"/>
          <w:lang w:val="zh-TW" w:eastAsia="zh-TW"/>
        </w:rPr>
        <w:t>理查德（咬牙切齿，声音嘶哑）：逆女</w:t>
      </w:r>
      <w:r>
        <w:rPr>
          <w:rFonts w:ascii="Calibri" w:hAnsi="Calibri" w:hint="default"/>
          <w:rtl w:val="0"/>
          <w:lang w:val="en-US"/>
        </w:rPr>
        <w:t>…</w:t>
      </w:r>
      <w:r>
        <w:rPr>
          <w:rtl w:val="0"/>
          <w:lang w:val="zh-TW" w:eastAsia="zh-TW"/>
        </w:rPr>
        <w:t>这个逆女！我当年怎么生了你这么一个畜生！</w:t>
      </w:r>
    </w:p>
    <w:p>
      <w:pPr>
        <w:pStyle w:val="Normal.0"/>
      </w:pPr>
      <w:r>
        <w:rPr>
          <w:rtl w:val="0"/>
          <w:lang w:val="en-US"/>
        </w:rPr>
        <w:t>△</w:t>
      </w:r>
      <w:r>
        <w:rPr>
          <w:rtl w:val="0"/>
          <w:lang w:val="zh-TW" w:eastAsia="zh-TW"/>
        </w:rPr>
        <w:t>萨凡纳走上来，低着头，眼泪啪嗒啪嗒往下掉。</w:t>
      </w:r>
    </w:p>
    <w:p>
      <w:pPr>
        <w:pStyle w:val="Normal.0"/>
        <w:rPr>
          <w:lang w:val="zh-TW" w:eastAsia="zh-TW"/>
        </w:rPr>
      </w:pPr>
      <w:r>
        <w:rPr>
          <w:rtl w:val="0"/>
          <w:lang w:val="zh-TW" w:eastAsia="zh-TW"/>
        </w:rPr>
        <w:t>萨凡纳（抽泣）：爸，都是我不好。姐姐是因为讨厌我，才不愿回家的。</w:t>
      </w:r>
    </w:p>
    <w:p>
      <w:pPr>
        <w:pStyle w:val="Normal.0"/>
      </w:pPr>
      <w:r>
        <w:rPr>
          <w:rtl w:val="0"/>
          <w:lang w:val="en-US"/>
        </w:rPr>
        <w:t>△</w:t>
      </w:r>
      <w:r>
        <w:rPr>
          <w:rtl w:val="0"/>
          <w:lang w:val="zh-TW" w:eastAsia="zh-TW"/>
        </w:rPr>
        <w:t>她抬起头，泪眼婆娑地看着理查德和凯瑟琳。</w:t>
      </w:r>
    </w:p>
    <w:p>
      <w:pPr>
        <w:pStyle w:val="Normal.0"/>
        <w:rPr>
          <w:lang w:val="zh-TW" w:eastAsia="zh-TW"/>
        </w:rPr>
      </w:pPr>
      <w:r>
        <w:rPr>
          <w:rtl w:val="0"/>
          <w:lang w:val="zh-TW" w:eastAsia="zh-TW"/>
        </w:rPr>
        <w:t>萨凡纳：爸妈，你们让我走吧。只有我离开这个家，姐姐才会愿意回来。</w:t>
      </w:r>
    </w:p>
    <w:p>
      <w:pPr>
        <w:pStyle w:val="Normal.0"/>
        <w:rPr>
          <w:lang w:val="zh-TW" w:eastAsia="zh-TW"/>
        </w:rPr>
      </w:pPr>
      <w:r>
        <w:rPr>
          <w:rtl w:val="0"/>
          <w:lang w:val="zh-TW" w:eastAsia="zh-TW"/>
        </w:rPr>
        <w:t>理查德（怒）：那个畜生，让她回来干什么？从今以后，我就当没生过这个女儿！</w:t>
      </w:r>
    </w:p>
    <w:p>
      <w:pPr>
        <w:pStyle w:val="Normal.0"/>
      </w:pPr>
      <w:r>
        <w:rPr>
          <w:rtl w:val="0"/>
          <w:lang w:val="en-US"/>
        </w:rPr>
        <w:t>△</w:t>
      </w:r>
      <w:r>
        <w:rPr>
          <w:rtl w:val="0"/>
          <w:lang w:val="zh-TW" w:eastAsia="zh-TW"/>
        </w:rPr>
        <w:t>他握住萨凡纳的手，拉着她坐到自己身边，语气从暴怒转为心疼。</w:t>
      </w:r>
    </w:p>
    <w:p>
      <w:pPr>
        <w:pStyle w:val="Normal.0"/>
        <w:rPr>
          <w:lang w:val="zh-TW" w:eastAsia="zh-TW"/>
        </w:rPr>
      </w:pPr>
      <w:r>
        <w:rPr>
          <w:rtl w:val="0"/>
          <w:lang w:val="zh-TW" w:eastAsia="zh-TW"/>
        </w:rPr>
        <w:t>理查德：你萨凡纳，才是我们家唯一的公主！</w:t>
      </w:r>
    </w:p>
    <w:p>
      <w:pPr>
        <w:pStyle w:val="Normal.0"/>
        <w:rPr>
          <w:lang w:val="zh-TW" w:eastAsia="zh-TW"/>
        </w:rPr>
      </w:pPr>
      <w:r>
        <w:rPr>
          <w:rtl w:val="0"/>
          <w:lang w:val="zh-TW" w:eastAsia="zh-TW"/>
        </w:rPr>
        <w:t>本杰明（附和）：是啊，萨凡纳，你不用走。该走的人已经走了。你才是我唯一的妹妹。</w:t>
      </w:r>
    </w:p>
    <w:p>
      <w:pPr>
        <w:pStyle w:val="Normal.0"/>
        <w:rPr>
          <w:lang w:val="zh-TW" w:eastAsia="zh-TW"/>
        </w:rPr>
      </w:pPr>
      <w:r>
        <w:rPr>
          <w:rtl w:val="0"/>
          <w:lang w:val="zh-TW" w:eastAsia="zh-TW"/>
        </w:rPr>
        <w:t>萨凡纳（哽咽，扑进理查德怀里，故意提醒）：谢谢爸，谢谢哥哥，有你们这些家人，就算没有那些股份，萨凡纳也会努力将企业做好，壮大我们的家族。</w:t>
      </w:r>
    </w:p>
    <w:p>
      <w:pPr>
        <w:pStyle w:val="Normal.0"/>
        <w:rPr>
          <w:lang w:val="zh-TW" w:eastAsia="zh-TW"/>
        </w:rPr>
      </w:pPr>
      <w:r>
        <w:rPr>
          <w:rtl w:val="0"/>
          <w:lang w:val="zh-TW" w:eastAsia="zh-TW"/>
        </w:rPr>
        <w:t>理查德：对，你不说我差点忘了。（看向本杰明）本杰明，把协议拿来！</w:t>
      </w:r>
    </w:p>
    <w:p>
      <w:pPr>
        <w:pStyle w:val="Normal.0"/>
        <w:rPr>
          <w:lang w:val="zh-TW" w:eastAsia="zh-TW"/>
        </w:rPr>
      </w:pPr>
      <w:r>
        <w:rPr>
          <w:rtl w:val="0"/>
          <w:lang w:val="zh-TW" w:eastAsia="zh-TW"/>
        </w:rPr>
        <w:t>【切】</w:t>
      </w:r>
    </w:p>
    <w:p>
      <w:pPr>
        <w:pStyle w:val="Normal.0"/>
      </w:pPr>
      <w:r>
        <w:rPr>
          <w:rtl w:val="0"/>
          <w:lang w:val="en-US"/>
        </w:rPr>
        <w:t>△</w:t>
      </w:r>
      <w:r>
        <w:rPr>
          <w:rtl w:val="0"/>
          <w:lang w:val="zh-TW" w:eastAsia="zh-TW"/>
        </w:rPr>
        <w:t>一份股份转让协议，摆放到桌上。</w:t>
      </w:r>
    </w:p>
    <w:p>
      <w:pPr>
        <w:pStyle w:val="Normal.0"/>
        <w:rPr>
          <w:lang w:val="zh-TW" w:eastAsia="zh-TW"/>
        </w:rPr>
      </w:pPr>
      <w:r>
        <w:rPr>
          <w:rtl w:val="0"/>
          <w:lang w:val="zh-TW" w:eastAsia="zh-TW"/>
        </w:rPr>
        <w:t>萨凡纳（看着桌上协议，假装疑惑）：爸，你们这是？</w:t>
      </w:r>
    </w:p>
    <w:p>
      <w:pPr>
        <w:pStyle w:val="Normal.0"/>
        <w:rPr>
          <w:lang w:val="zh-TW" w:eastAsia="zh-TW"/>
        </w:rPr>
      </w:pPr>
      <w:r>
        <w:rPr>
          <w:rtl w:val="0"/>
          <w:lang w:val="zh-TW" w:eastAsia="zh-TW"/>
        </w:rPr>
        <w:t>凯瑟琳：萨凡纳，我跟你爸爸，还有你哥哥商量过了。虽然你没有获奖，但这些股份，依旧送给你。</w:t>
      </w:r>
    </w:p>
    <w:p>
      <w:pPr>
        <w:pStyle w:val="Normal.0"/>
        <w:rPr>
          <w:lang w:val="zh-TW" w:eastAsia="zh-TW"/>
        </w:rPr>
      </w:pPr>
      <w:r>
        <w:rPr>
          <w:rtl w:val="0"/>
          <w:lang w:val="zh-TW" w:eastAsia="zh-TW"/>
        </w:rPr>
        <w:t>理查德（点头笑）：这一年，你的才能我们都看在眼里。你的经商能力，甚至远在詹姆斯之上。所以，即日起，我们就将贝内特控股全权交给你了。日后集团上下，将受你一人掌控！便是詹姆斯，都要听你号令。</w:t>
      </w:r>
    </w:p>
    <w:p>
      <w:pPr>
        <w:pStyle w:val="Normal.0"/>
      </w:pPr>
      <w:r>
        <w:rPr>
          <w:rtl w:val="0"/>
          <w:lang w:val="en-US"/>
        </w:rPr>
        <w:t>△</w:t>
      </w:r>
      <w:r>
        <w:rPr>
          <w:rtl w:val="0"/>
          <w:lang w:val="zh-TW" w:eastAsia="zh-TW"/>
        </w:rPr>
        <w:t>萨凡纳的手微微颤抖，看着桌上的文件，嘴角忍不住上扬。</w:t>
      </w:r>
    </w:p>
    <w:p>
      <w:pPr>
        <w:pStyle w:val="Normal.0"/>
      </w:pPr>
      <w:r>
        <w:rPr>
          <w:rtl w:val="0"/>
          <w:lang w:val="zh-TW" w:eastAsia="zh-TW"/>
        </w:rPr>
        <w:t>萨凡纳（</w:t>
      </w:r>
      <w:r>
        <w:rPr>
          <w:rFonts w:ascii="Calibri" w:hAnsi="Calibri"/>
          <w:rtl w:val="0"/>
          <w:lang w:val="en-US"/>
        </w:rPr>
        <w:t>OS</w:t>
      </w:r>
      <w:r>
        <w:rPr>
          <w:rtl w:val="0"/>
          <w:lang w:val="zh-TW" w:eastAsia="zh-TW"/>
        </w:rPr>
        <w:t>）：二十年了，我在贝内特家演了二十年，终于等到这一天了！以后，我萨凡纳，无需再讨好任何人。</w:t>
      </w:r>
    </w:p>
    <w:p>
      <w:pPr>
        <w:pStyle w:val="Normal.0"/>
      </w:pPr>
      <w:r>
        <w:rPr>
          <w:rtl w:val="0"/>
          <w:lang w:val="en-US"/>
        </w:rPr>
        <w:t>△</w:t>
      </w:r>
      <w:r>
        <w:rPr>
          <w:rtl w:val="0"/>
          <w:lang w:val="zh-TW" w:eastAsia="zh-TW"/>
        </w:rPr>
        <w:t>一旁的詹姆斯，看着眼前一幕，眉头紧皱。</w:t>
      </w:r>
    </w:p>
    <w:p>
      <w:pPr>
        <w:pStyle w:val="Normal.0"/>
      </w:pPr>
    </w:p>
    <w:p>
      <w:pPr>
        <w:pStyle w:val="Normal.0"/>
        <w:rPr>
          <w:lang w:val="zh-TW" w:eastAsia="zh-TW"/>
        </w:rPr>
      </w:pPr>
      <w:r>
        <w:rPr>
          <w:rtl w:val="0"/>
          <w:lang w:val="zh-TW" w:eastAsia="zh-TW"/>
        </w:rPr>
        <w:t>第三十三集</w:t>
      </w:r>
    </w:p>
    <w:p>
      <w:pPr>
        <w:pStyle w:val="Normal.0"/>
      </w:pPr>
      <w:r>
        <w:rPr>
          <w:rFonts w:ascii="Calibri" w:hAnsi="Calibri"/>
          <w:rtl w:val="0"/>
          <w:lang w:val="en-US"/>
        </w:rPr>
        <w:t xml:space="preserve">33-1 </w:t>
      </w:r>
      <w:r>
        <w:rPr>
          <w:rtl w:val="0"/>
          <w:lang w:val="zh-TW" w:eastAsia="zh-TW"/>
        </w:rPr>
        <w:t>日外</w:t>
      </w:r>
      <w:r>
        <w:rPr>
          <w:rFonts w:ascii="Calibri" w:hAnsi="Calibri"/>
          <w:rtl w:val="0"/>
          <w:lang w:val="zh-TW" w:eastAsia="zh-TW"/>
        </w:rPr>
        <w:t xml:space="preserve"> </w:t>
      </w:r>
      <w:r>
        <w:rPr>
          <w:rtl w:val="0"/>
          <w:lang w:val="zh-TW" w:eastAsia="zh-TW"/>
        </w:rPr>
        <w:t>会所门前</w:t>
      </w:r>
    </w:p>
    <w:p>
      <w:pPr>
        <w:pStyle w:val="Normal.0"/>
        <w:rPr>
          <w:lang w:val="zh-TW" w:eastAsia="zh-TW"/>
        </w:rPr>
      </w:pPr>
      <w:r>
        <w:rPr>
          <w:rtl w:val="0"/>
          <w:lang w:val="zh-TW" w:eastAsia="zh-TW"/>
        </w:rPr>
        <w:t>人物：萨凡纳、保镖两人、凯瑟琳、本杰明</w:t>
      </w:r>
    </w:p>
    <w:p>
      <w:pPr>
        <w:pStyle w:val="Normal.0"/>
      </w:pPr>
    </w:p>
    <w:p>
      <w:pPr>
        <w:pStyle w:val="Normal.0"/>
      </w:pPr>
      <w:r>
        <w:rPr>
          <w:rtl w:val="0"/>
          <w:lang w:val="en-US"/>
        </w:rPr>
        <w:t>△</w:t>
      </w:r>
      <w:r>
        <w:rPr>
          <w:rtl w:val="0"/>
          <w:lang w:val="zh-TW" w:eastAsia="zh-TW"/>
        </w:rPr>
        <w:t>字幕：数日后。</w:t>
      </w:r>
    </w:p>
    <w:p>
      <w:pPr>
        <w:pStyle w:val="Normal.0"/>
      </w:pPr>
      <w:r>
        <w:rPr>
          <w:rtl w:val="0"/>
          <w:lang w:val="en-US"/>
        </w:rPr>
        <w:t>△</w:t>
      </w:r>
      <w:r>
        <w:rPr>
          <w:rtl w:val="0"/>
          <w:lang w:val="zh-TW" w:eastAsia="zh-TW"/>
        </w:rPr>
        <w:t>一辆黑色豪华轿车停在高档会所门前。</w:t>
      </w:r>
    </w:p>
    <w:p>
      <w:pPr>
        <w:pStyle w:val="Normal.0"/>
      </w:pPr>
      <w:r>
        <w:rPr>
          <w:rtl w:val="0"/>
          <w:lang w:val="en-US"/>
        </w:rPr>
        <w:t>△</w:t>
      </w:r>
      <w:r>
        <w:rPr>
          <w:rtl w:val="0"/>
          <w:lang w:val="zh-TW" w:eastAsia="zh-TW"/>
        </w:rPr>
        <w:t>车门打开，萨凡纳走下车。她化着浓妆，烈焰红唇，一副宽大的墨镜遮住了半张脸。</w:t>
      </w:r>
    </w:p>
    <w:p>
      <w:pPr>
        <w:pStyle w:val="Normal.0"/>
        <w:rPr>
          <w:lang w:val="zh-TW" w:eastAsia="zh-TW"/>
        </w:rPr>
      </w:pPr>
      <w:r>
        <w:rPr>
          <w:rtl w:val="0"/>
          <w:lang w:val="zh-TW" w:eastAsia="zh-TW"/>
        </w:rPr>
        <w:t>画外音（急切）：萨凡纳！萨凡纳！</w:t>
      </w:r>
    </w:p>
    <w:p>
      <w:pPr>
        <w:pStyle w:val="Normal.0"/>
      </w:pPr>
      <w:r>
        <w:rPr>
          <w:rtl w:val="0"/>
          <w:lang w:val="en-US"/>
        </w:rPr>
        <w:t>△</w:t>
      </w:r>
      <w:r>
        <w:rPr>
          <w:rtl w:val="0"/>
          <w:lang w:val="zh-TW" w:eastAsia="zh-TW"/>
        </w:rPr>
        <w:t>萨凡纳回头，看到凯瑟琳和本杰明正急匆匆地朝她跑来。</w:t>
      </w:r>
    </w:p>
    <w:p>
      <w:pPr>
        <w:pStyle w:val="Normal.0"/>
      </w:pPr>
      <w:r>
        <w:rPr>
          <w:rtl w:val="0"/>
          <w:lang w:val="en-US"/>
        </w:rPr>
        <w:t>△</w:t>
      </w:r>
      <w:r>
        <w:rPr>
          <w:rtl w:val="0"/>
          <w:lang w:val="zh-TW" w:eastAsia="zh-TW"/>
        </w:rPr>
        <w:t>凯瑟琳头发有些凌乱，眼眶红肿；本杰明穿着一件旧卫衣，满脸疲惫。</w:t>
      </w:r>
    </w:p>
    <w:p>
      <w:pPr>
        <w:pStyle w:val="Normal.0"/>
        <w:rPr>
          <w:lang w:val="zh-TW" w:eastAsia="zh-TW"/>
        </w:rPr>
      </w:pPr>
      <w:r>
        <w:rPr>
          <w:rtl w:val="0"/>
          <w:lang w:val="zh-TW" w:eastAsia="zh-TW"/>
        </w:rPr>
        <w:t>本杰明（跑到跟前，气喘吁吁）：小妹，总算找到你了！给你打电话也不接。爸高烧好几天了，你快跟我去看看他！</w:t>
      </w:r>
    </w:p>
    <w:p>
      <w:pPr>
        <w:pStyle w:val="Normal.0"/>
        <w:rPr>
          <w:lang w:val="zh-TW" w:eastAsia="zh-TW"/>
        </w:rPr>
      </w:pPr>
      <w:r>
        <w:rPr>
          <w:rtl w:val="0"/>
          <w:lang w:val="zh-TW" w:eastAsia="zh-TW"/>
        </w:rPr>
        <w:t>萨凡纳（语气平淡）：我很忙。没空。</w:t>
      </w:r>
    </w:p>
    <w:p>
      <w:pPr>
        <w:pStyle w:val="Normal.0"/>
        <w:rPr>
          <w:lang w:val="zh-TW" w:eastAsia="zh-TW"/>
        </w:rPr>
      </w:pPr>
      <w:r>
        <w:rPr>
          <w:rtl w:val="0"/>
          <w:lang w:val="zh-TW" w:eastAsia="zh-TW"/>
        </w:rPr>
        <w:t>凯瑟琳（上前拉她的胳膊，声音带着哀求）：萨凡纳，工作再忙，难道比家人重要吗？你就去看一眼，半个小时的时间也没有吗？听话，萨凡纳，跟妈妈去看看你爸爸吧。你爸他最疼的就是你了。</w:t>
      </w:r>
    </w:p>
    <w:p>
      <w:pPr>
        <w:pStyle w:val="Normal.0"/>
      </w:pPr>
      <w:r>
        <w:rPr>
          <w:rtl w:val="0"/>
          <w:lang w:val="en-US"/>
        </w:rPr>
        <w:t>△</w:t>
      </w:r>
      <w:r>
        <w:rPr>
          <w:rtl w:val="0"/>
          <w:lang w:val="zh-TW" w:eastAsia="zh-TW"/>
        </w:rPr>
        <w:t>凯瑟琳的手刚碰到萨凡纳的袖子，萨凡纳就像被脏东西碰了一样，猛地甩开。</w:t>
      </w:r>
    </w:p>
    <w:p>
      <w:pPr>
        <w:pStyle w:val="Normal.0"/>
        <w:rPr>
          <w:lang w:val="zh-TW" w:eastAsia="zh-TW"/>
        </w:rPr>
      </w:pPr>
      <w:r>
        <w:rPr>
          <w:rtl w:val="0"/>
          <w:lang w:val="zh-TW" w:eastAsia="zh-TW"/>
        </w:rPr>
        <w:t>萨凡纳（尖声）：你聋了，都说我没空了？</w:t>
      </w:r>
    </w:p>
    <w:p>
      <w:pPr>
        <w:pStyle w:val="Normal.0"/>
      </w:pPr>
      <w:r>
        <w:rPr>
          <w:rtl w:val="0"/>
          <w:lang w:val="en-US"/>
        </w:rPr>
        <w:t>△</w:t>
      </w:r>
      <w:r>
        <w:rPr>
          <w:rtl w:val="0"/>
          <w:lang w:val="zh-TW" w:eastAsia="zh-TW"/>
        </w:rPr>
        <w:t>她用力一推。凯瑟琳脚下不稳，整个人向后摔去，后脑勺磕在台阶的边角上。</w:t>
      </w:r>
    </w:p>
    <w:p>
      <w:pPr>
        <w:pStyle w:val="Normal.0"/>
      </w:pPr>
      <w:r>
        <w:rPr>
          <w:rtl w:val="0"/>
          <w:lang w:val="en-US"/>
        </w:rPr>
        <w:t>△</w:t>
      </w:r>
      <w:r>
        <w:rPr>
          <w:rFonts w:ascii="Calibri" w:hAnsi="Calibri" w:hint="default"/>
          <w:rtl w:val="0"/>
          <w:lang w:val="en-US"/>
        </w:rPr>
        <w:t>“</w:t>
      </w:r>
      <w:r>
        <w:rPr>
          <w:rtl w:val="0"/>
          <w:lang w:val="zh-TW" w:eastAsia="zh-TW"/>
        </w:rPr>
        <w:t>砰</w:t>
      </w:r>
      <w:r>
        <w:rPr>
          <w:rFonts w:ascii="Calibri" w:hAnsi="Calibri" w:hint="default"/>
          <w:rtl w:val="0"/>
          <w:lang w:val="en-US"/>
        </w:rPr>
        <w:t>”</w:t>
      </w:r>
      <w:r>
        <w:rPr>
          <w:rtl w:val="0"/>
          <w:lang w:val="zh-TW" w:eastAsia="zh-TW"/>
        </w:rPr>
        <w:t>的一声闷响。鲜血顺着凯瑟琳的额头流了下来，染红了灰白的台阶。</w:t>
      </w:r>
    </w:p>
    <w:p>
      <w:pPr>
        <w:pStyle w:val="Normal.0"/>
        <w:rPr>
          <w:lang w:val="zh-TW" w:eastAsia="zh-TW"/>
        </w:rPr>
      </w:pPr>
      <w:r>
        <w:rPr>
          <w:rtl w:val="0"/>
          <w:lang w:val="zh-TW" w:eastAsia="zh-TW"/>
        </w:rPr>
        <w:t>本杰明（大惊失色，扑过去扶起凯瑟琳）：妈！妈您怎么样？</w:t>
      </w:r>
    </w:p>
    <w:p>
      <w:pPr>
        <w:pStyle w:val="Normal.0"/>
      </w:pPr>
      <w:r>
        <w:rPr>
          <w:rtl w:val="0"/>
          <w:lang w:val="en-US"/>
        </w:rPr>
        <w:t>△</w:t>
      </w:r>
      <w:r>
        <w:rPr>
          <w:rtl w:val="0"/>
          <w:lang w:val="zh-TW" w:eastAsia="zh-TW"/>
        </w:rPr>
        <w:t>凯瑟琳捂着头，鲜血从指缝间渗出，疼得说不出话。</w:t>
      </w:r>
    </w:p>
    <w:p>
      <w:pPr>
        <w:pStyle w:val="Normal.0"/>
        <w:rPr>
          <w:lang w:val="zh-TW" w:eastAsia="zh-TW"/>
        </w:rPr>
      </w:pPr>
      <w:r>
        <w:rPr>
          <w:rtl w:val="0"/>
          <w:lang w:val="zh-TW" w:eastAsia="zh-TW"/>
        </w:rPr>
        <w:t>本杰明（猛地抬头，双眼通红，怒视萨凡纳）：萨凡纳！你敢跟妈动手？你找揍是吧！</w:t>
      </w:r>
    </w:p>
    <w:p>
      <w:pPr>
        <w:pStyle w:val="Normal.0"/>
      </w:pPr>
      <w:r>
        <w:rPr>
          <w:rtl w:val="0"/>
          <w:lang w:val="en-US"/>
        </w:rPr>
        <w:t>△</w:t>
      </w:r>
      <w:r>
        <w:rPr>
          <w:rtl w:val="0"/>
          <w:lang w:val="zh-TW" w:eastAsia="zh-TW"/>
        </w:rPr>
        <w:t>他放开凯瑟琳，挥拳就朝萨凡纳冲过去。</w:t>
      </w:r>
    </w:p>
    <w:p>
      <w:pPr>
        <w:pStyle w:val="Normal.0"/>
      </w:pPr>
      <w:r>
        <w:rPr>
          <w:rtl w:val="0"/>
          <w:lang w:val="en-US"/>
        </w:rPr>
        <w:t>△</w:t>
      </w:r>
      <w:r>
        <w:rPr>
          <w:rtl w:val="0"/>
          <w:lang w:val="zh-TW" w:eastAsia="zh-TW"/>
        </w:rPr>
        <w:t>但拳头还没碰到萨凡纳，她身后两个黑衣保镖已经动了。</w:t>
      </w:r>
    </w:p>
    <w:p>
      <w:pPr>
        <w:pStyle w:val="Normal.0"/>
      </w:pPr>
      <w:r>
        <w:rPr>
          <w:rtl w:val="0"/>
          <w:lang w:val="en-US"/>
        </w:rPr>
        <w:t>△</w:t>
      </w:r>
      <w:r>
        <w:rPr>
          <w:rtl w:val="0"/>
          <w:lang w:val="zh-TW" w:eastAsia="zh-TW"/>
        </w:rPr>
        <w:t>一人抬腿，一脚踹在本杰明的腹部；另一人抓住他的手臂，猛地一拧一推。本杰明整个人飞了出去，重重摔在地上，滑出去一米多远。</w:t>
      </w:r>
    </w:p>
    <w:p>
      <w:pPr>
        <w:pStyle w:val="Normal.0"/>
        <w:rPr>
          <w:lang w:val="zh-TW" w:eastAsia="zh-TW"/>
        </w:rPr>
      </w:pPr>
      <w:r>
        <w:rPr>
          <w:rtl w:val="0"/>
          <w:lang w:val="zh-TW" w:eastAsia="zh-TW"/>
        </w:rPr>
        <w:t>凯瑟琳（赶紧去扶）：儿子！</w:t>
      </w:r>
    </w:p>
    <w:p>
      <w:pPr>
        <w:pStyle w:val="Normal.0"/>
      </w:pPr>
      <w:r>
        <w:rPr>
          <w:rtl w:val="0"/>
          <w:lang w:val="en-US"/>
        </w:rPr>
        <w:t>△</w:t>
      </w:r>
      <w:r>
        <w:rPr>
          <w:rtl w:val="0"/>
          <w:lang w:val="zh-TW" w:eastAsia="zh-TW"/>
        </w:rPr>
        <w:t>萨凡纳摘下墨镜，居高临下地看着他们母子。</w:t>
      </w:r>
    </w:p>
    <w:p>
      <w:pPr>
        <w:pStyle w:val="Normal.0"/>
        <w:rPr>
          <w:lang w:val="zh-TW" w:eastAsia="zh-TW"/>
        </w:rPr>
      </w:pPr>
      <w:r>
        <w:rPr>
          <w:rtl w:val="0"/>
          <w:lang w:val="zh-TW" w:eastAsia="zh-TW"/>
        </w:rPr>
        <w:t>萨凡纳（讥讽地笑）：你不会以为，自己打拳很厉害吧？你那点花架子，连个猫都打不死。也就奥利维亚那个贱人觉得你厉害。还妄想当拳王？真是笑话。</w:t>
      </w:r>
    </w:p>
    <w:p>
      <w:pPr>
        <w:pStyle w:val="Normal.0"/>
        <w:rPr>
          <w:lang w:val="zh-TW" w:eastAsia="zh-TW"/>
        </w:rPr>
      </w:pPr>
      <w:r>
        <w:rPr>
          <w:rtl w:val="0"/>
          <w:lang w:val="zh-TW" w:eastAsia="zh-TW"/>
        </w:rPr>
        <w:t>本杰明（挣扎着爬起来，嘴角有血，声音嘶哑）：萨凡纳，你这混蛋，你敢嘲笑我的梦想！</w:t>
      </w:r>
    </w:p>
    <w:p>
      <w:pPr>
        <w:pStyle w:val="Normal.0"/>
      </w:pPr>
      <w:r>
        <w:rPr>
          <w:rtl w:val="0"/>
          <w:lang w:val="en-US"/>
        </w:rPr>
        <w:t>△</w:t>
      </w:r>
      <w:r>
        <w:rPr>
          <w:rtl w:val="0"/>
          <w:lang w:val="zh-TW" w:eastAsia="zh-TW"/>
        </w:rPr>
        <w:t>他踉跄着又要冲上去。保镖一拳砸在他的腹部，本杰明惨叫一声，跪在地上，抱着肚子。</w:t>
      </w:r>
    </w:p>
    <w:p>
      <w:pPr>
        <w:pStyle w:val="Normal.0"/>
        <w:rPr>
          <w:lang w:val="zh-TW" w:eastAsia="zh-TW"/>
        </w:rPr>
      </w:pPr>
      <w:r>
        <w:rPr>
          <w:rtl w:val="0"/>
          <w:lang w:val="zh-TW" w:eastAsia="zh-TW"/>
        </w:rPr>
        <w:t>萨凡纳（重新戴上墨镜，吩咐向一旁的保镖）：从今以后，贝内特家人再来烦我，一律不见。</w:t>
      </w:r>
    </w:p>
    <w:p>
      <w:pPr>
        <w:pStyle w:val="Normal.0"/>
      </w:pPr>
      <w:r>
        <w:rPr>
          <w:rtl w:val="0"/>
          <w:lang w:val="en-US"/>
        </w:rPr>
        <w:t>△</w:t>
      </w:r>
      <w:r>
        <w:rPr>
          <w:rtl w:val="0"/>
          <w:lang w:val="zh-TW" w:eastAsia="zh-TW"/>
        </w:rPr>
        <w:t>她转身，又停住。</w:t>
      </w:r>
    </w:p>
    <w:p>
      <w:pPr>
        <w:pStyle w:val="Normal.0"/>
        <w:rPr>
          <w:lang w:val="zh-TW" w:eastAsia="zh-TW"/>
        </w:rPr>
      </w:pPr>
      <w:r>
        <w:rPr>
          <w:rtl w:val="0"/>
          <w:lang w:val="zh-TW" w:eastAsia="zh-TW"/>
        </w:rPr>
        <w:t>萨凡纳（头也不回）：还有，集团大楼，也禁止他们再踏进一步。</w:t>
      </w:r>
    </w:p>
    <w:p>
      <w:pPr>
        <w:pStyle w:val="Normal.0"/>
        <w:rPr>
          <w:lang w:val="zh-TW" w:eastAsia="zh-TW"/>
        </w:rPr>
      </w:pPr>
      <w:r>
        <w:rPr>
          <w:rtl w:val="0"/>
          <w:lang w:val="zh-TW" w:eastAsia="zh-TW"/>
        </w:rPr>
        <w:t>保镖：是！</w:t>
      </w:r>
    </w:p>
    <w:p>
      <w:pPr>
        <w:pStyle w:val="Normal.0"/>
      </w:pPr>
      <w:r>
        <w:rPr>
          <w:rtl w:val="0"/>
          <w:lang w:val="en-US"/>
        </w:rPr>
        <w:t>△</w:t>
      </w:r>
      <w:r>
        <w:rPr>
          <w:rtl w:val="0"/>
          <w:lang w:val="zh-TW" w:eastAsia="zh-TW"/>
        </w:rPr>
        <w:t>她踩着高跟鞋，头也不回地进了楼。</w:t>
      </w:r>
    </w:p>
    <w:p>
      <w:pPr>
        <w:pStyle w:val="Normal.0"/>
      </w:pPr>
      <w:r>
        <w:rPr>
          <w:rtl w:val="0"/>
          <w:lang w:val="en-US"/>
        </w:rPr>
        <w:t>△</w:t>
      </w:r>
      <w:r>
        <w:rPr>
          <w:rtl w:val="0"/>
          <w:lang w:val="zh-TW" w:eastAsia="zh-TW"/>
        </w:rPr>
        <w:t>台阶上，凯瑟琳捂着流血的额头，泪流满面。本杰明跪在地上，拳头捶着地面，发出沉闷的声响。</w:t>
      </w:r>
    </w:p>
    <w:p>
      <w:pPr>
        <w:pStyle w:val="Normal.0"/>
        <w:rPr>
          <w:lang w:val="zh-TW" w:eastAsia="zh-TW"/>
        </w:rPr>
      </w:pPr>
      <w:r>
        <w:rPr>
          <w:rtl w:val="0"/>
          <w:lang w:val="zh-TW" w:eastAsia="zh-TW"/>
        </w:rPr>
        <w:t>本杰明（流着泪）：妈，萨凡纳为什么会突然变成这样？</w:t>
      </w:r>
    </w:p>
    <w:p>
      <w:pPr>
        <w:pStyle w:val="Normal.0"/>
      </w:pPr>
    </w:p>
    <w:p>
      <w:pPr>
        <w:pStyle w:val="Normal.0"/>
      </w:pPr>
    </w:p>
    <w:p>
      <w:pPr>
        <w:pStyle w:val="Normal.0"/>
      </w:pPr>
    </w:p>
    <w:p>
      <w:pPr>
        <w:pStyle w:val="Normal.0"/>
        <w:rPr>
          <w:lang w:val="zh-TW" w:eastAsia="zh-TW"/>
        </w:rPr>
      </w:pPr>
      <w:r>
        <w:rPr>
          <w:rtl w:val="0"/>
          <w:lang w:val="zh-TW" w:eastAsia="zh-TW"/>
        </w:rPr>
        <w:t>第三十四集</w:t>
      </w:r>
    </w:p>
    <w:p>
      <w:pPr>
        <w:pStyle w:val="Normal.0"/>
      </w:pPr>
      <w:r>
        <w:rPr>
          <w:rFonts w:ascii="Calibri" w:hAnsi="Calibri"/>
          <w:rtl w:val="0"/>
          <w:lang w:val="en-US"/>
        </w:rPr>
        <w:t>34-1</w:t>
      </w:r>
      <w:r>
        <w:rPr>
          <w:rtl w:val="0"/>
          <w:lang w:val="zh-TW" w:eastAsia="zh-TW"/>
        </w:rPr>
        <w:t>日外</w:t>
      </w:r>
      <w:r>
        <w:rPr>
          <w:rFonts w:ascii="Calibri" w:hAnsi="Calibri"/>
          <w:rtl w:val="0"/>
          <w:lang w:val="zh-TW" w:eastAsia="zh-TW"/>
        </w:rPr>
        <w:t xml:space="preserve"> </w:t>
      </w:r>
      <w:r>
        <w:rPr>
          <w:rtl w:val="0"/>
          <w:lang w:val="zh-TW" w:eastAsia="zh-TW"/>
        </w:rPr>
        <w:t>会所门前</w:t>
      </w:r>
    </w:p>
    <w:p>
      <w:pPr>
        <w:pStyle w:val="Normal.0"/>
        <w:rPr>
          <w:lang w:val="zh-TW" w:eastAsia="zh-TW"/>
        </w:rPr>
      </w:pPr>
      <w:r>
        <w:rPr>
          <w:rtl w:val="0"/>
          <w:lang w:val="zh-TW" w:eastAsia="zh-TW"/>
        </w:rPr>
        <w:t>人物：詹姆斯、凯瑟琳、本杰明</w:t>
      </w:r>
    </w:p>
    <w:p>
      <w:pPr>
        <w:pStyle w:val="Normal.0"/>
      </w:pPr>
    </w:p>
    <w:p>
      <w:pPr>
        <w:pStyle w:val="Normal.0"/>
        <w:ind w:firstLine="0"/>
      </w:pPr>
    </w:p>
    <w:p>
      <w:pPr>
        <w:pStyle w:val="Normal.0"/>
      </w:pPr>
      <w:r>
        <w:rPr>
          <w:rtl w:val="0"/>
          <w:lang w:val="en-US"/>
        </w:rPr>
        <w:t>△</w:t>
      </w:r>
      <w:r>
        <w:rPr>
          <w:rtl w:val="0"/>
          <w:lang w:val="zh-TW" w:eastAsia="zh-TW"/>
        </w:rPr>
        <w:t>片刻后，另一辆车停在一旁。</w:t>
      </w:r>
    </w:p>
    <w:p>
      <w:pPr>
        <w:pStyle w:val="Normal.0"/>
      </w:pPr>
      <w:r>
        <w:rPr>
          <w:rtl w:val="0"/>
          <w:lang w:val="en-US"/>
        </w:rPr>
        <w:t>△</w:t>
      </w:r>
      <w:r>
        <w:rPr>
          <w:rtl w:val="0"/>
          <w:lang w:val="zh-TW" w:eastAsia="zh-TW"/>
        </w:rPr>
        <w:t>詹姆斯从车里冲出来，看到凯瑟琳和本杰明的惨状，脸色骤变。</w:t>
      </w:r>
    </w:p>
    <w:p>
      <w:pPr>
        <w:pStyle w:val="Normal.0"/>
        <w:rPr>
          <w:lang w:val="zh-TW" w:eastAsia="zh-TW"/>
        </w:rPr>
      </w:pPr>
      <w:r>
        <w:rPr>
          <w:rtl w:val="0"/>
          <w:lang w:val="zh-TW" w:eastAsia="zh-TW"/>
        </w:rPr>
        <w:t>詹姆斯（蹲下身查看母亲的伤口）：本杰明，妈，你们这是怎么搞的？</w:t>
      </w:r>
    </w:p>
    <w:p>
      <w:pPr>
        <w:pStyle w:val="Normal.0"/>
        <w:rPr>
          <w:lang w:val="zh-TW" w:eastAsia="zh-TW"/>
        </w:rPr>
      </w:pPr>
      <w:r>
        <w:rPr>
          <w:rtl w:val="0"/>
          <w:lang w:val="zh-TW" w:eastAsia="zh-TW"/>
        </w:rPr>
        <w:t>本杰明（抬起头，眼眶通红，咬着牙）：是萨凡纳！她把妈推倒了，还让保镖打我！</w:t>
      </w:r>
    </w:p>
    <w:p>
      <w:pPr>
        <w:pStyle w:val="Normal.0"/>
        <w:rPr>
          <w:lang w:val="zh-TW" w:eastAsia="zh-TW"/>
        </w:rPr>
      </w:pPr>
      <w:r>
        <w:rPr>
          <w:rtl w:val="0"/>
          <w:lang w:val="zh-TW" w:eastAsia="zh-TW"/>
        </w:rPr>
        <w:t>詹姆斯（眉头紧锁，站起身来）：你们等我一下。我进去找她。</w:t>
      </w:r>
    </w:p>
    <w:p>
      <w:pPr>
        <w:pStyle w:val="Normal.0"/>
      </w:pPr>
    </w:p>
    <w:p>
      <w:pPr>
        <w:pStyle w:val="Normal.0"/>
      </w:pPr>
      <w:r>
        <w:rPr>
          <w:rFonts w:ascii="Calibri" w:hAnsi="Calibri"/>
          <w:rtl w:val="0"/>
          <w:lang w:val="en-US"/>
        </w:rPr>
        <w:t>34-2</w:t>
      </w:r>
      <w:r>
        <w:rPr>
          <w:rFonts w:ascii="Calibri" w:hAnsi="Calibri"/>
          <w:rtl w:val="0"/>
          <w:lang w:val="zh-TW" w:eastAsia="zh-TW"/>
        </w:rPr>
        <w:t xml:space="preserve"> </w:t>
      </w:r>
      <w:r>
        <w:rPr>
          <w:rtl w:val="0"/>
          <w:lang w:val="zh-TW" w:eastAsia="zh-TW"/>
        </w:rPr>
        <w:t>日内</w:t>
      </w:r>
      <w:r>
        <w:rPr>
          <w:rFonts w:ascii="Calibri" w:hAnsi="Calibri"/>
          <w:rtl w:val="0"/>
          <w:lang w:val="zh-TW" w:eastAsia="zh-TW"/>
        </w:rPr>
        <w:t xml:space="preserve"> </w:t>
      </w:r>
      <w:r>
        <w:rPr>
          <w:rtl w:val="0"/>
          <w:lang w:val="zh-TW" w:eastAsia="zh-TW"/>
        </w:rPr>
        <w:t>会所</w:t>
      </w:r>
      <w:r>
        <w:rPr>
          <w:rFonts w:ascii="Calibri" w:hAnsi="Calibri" w:hint="default"/>
          <w:rtl w:val="0"/>
          <w:lang w:val="en-US"/>
        </w:rPr>
        <w:t>——</w:t>
      </w:r>
      <w:r>
        <w:rPr>
          <w:rtl w:val="0"/>
          <w:lang w:val="zh-TW" w:eastAsia="zh-TW"/>
        </w:rPr>
        <w:t>包间门外</w:t>
      </w:r>
    </w:p>
    <w:p>
      <w:pPr>
        <w:pStyle w:val="Normal.0"/>
        <w:rPr>
          <w:lang w:val="zh-TW" w:eastAsia="zh-TW"/>
        </w:rPr>
      </w:pPr>
      <w:r>
        <w:rPr>
          <w:rtl w:val="0"/>
          <w:lang w:val="zh-TW" w:eastAsia="zh-TW"/>
        </w:rPr>
        <w:t>人物：詹姆斯、萨凡纳及其亲生父母（格林夫妇）、萨凡纳哥哥</w:t>
      </w:r>
    </w:p>
    <w:p>
      <w:pPr>
        <w:pStyle w:val="Normal.0"/>
      </w:pPr>
    </w:p>
    <w:p>
      <w:pPr>
        <w:pStyle w:val="Normal.0"/>
      </w:pPr>
      <w:r>
        <w:rPr>
          <w:rtl w:val="0"/>
          <w:lang w:val="en-US"/>
        </w:rPr>
        <w:t>△</w:t>
      </w:r>
      <w:r>
        <w:rPr>
          <w:rtl w:val="0"/>
          <w:lang w:val="zh-TW" w:eastAsia="zh-TW"/>
        </w:rPr>
        <w:t>詹姆斯顺着走廊找到包间。门虚掩着，里面传来萨凡纳的声音。</w:t>
      </w:r>
    </w:p>
    <w:p>
      <w:pPr>
        <w:pStyle w:val="Normal.0"/>
      </w:pPr>
      <w:r>
        <w:rPr>
          <w:rtl w:val="0"/>
          <w:lang w:val="en-US"/>
        </w:rPr>
        <w:t>△</w:t>
      </w:r>
      <w:r>
        <w:rPr>
          <w:rtl w:val="0"/>
          <w:lang w:val="zh-TW" w:eastAsia="zh-TW"/>
        </w:rPr>
        <w:t>他没有推门进去，而是站在门外，从缝隙中往里看。</w:t>
      </w:r>
    </w:p>
    <w:p>
      <w:pPr>
        <w:pStyle w:val="Normal.0"/>
      </w:pPr>
      <w:r>
        <w:rPr>
          <w:rtl w:val="0"/>
          <w:lang w:val="en-US"/>
        </w:rPr>
        <w:t>△</w:t>
      </w:r>
      <w:r>
        <w:rPr>
          <w:rtl w:val="0"/>
          <w:lang w:val="zh-TW" w:eastAsia="zh-TW"/>
        </w:rPr>
        <w:t>然后他悄悄拿出手机，点开录像，将镜头对准门缝。</w:t>
      </w:r>
    </w:p>
    <w:p>
      <w:pPr>
        <w:pStyle w:val="Normal.0"/>
      </w:pPr>
      <w:r>
        <w:rPr>
          <w:rtl w:val="0"/>
          <w:lang w:val="en-US"/>
        </w:rPr>
        <w:t>△</w:t>
      </w:r>
      <w:r>
        <w:rPr>
          <w:rtl w:val="0"/>
          <w:lang w:val="zh-TW" w:eastAsia="zh-TW"/>
        </w:rPr>
        <w:t>包间内，萨凡纳坐在主位上，手里端着一杯红酒，脸上挂着得意的笑。</w:t>
      </w:r>
    </w:p>
    <w:p>
      <w:pPr>
        <w:pStyle w:val="Normal.0"/>
      </w:pPr>
      <w:r>
        <w:rPr>
          <w:rtl w:val="0"/>
          <w:lang w:val="en-US"/>
        </w:rPr>
        <w:t>△</w:t>
      </w:r>
      <w:r>
        <w:rPr>
          <w:rtl w:val="0"/>
          <w:lang w:val="zh-TW" w:eastAsia="zh-TW"/>
        </w:rPr>
        <w:t>她对面的沙发上，坐着格林夫妇以及她的哥哥。</w:t>
      </w:r>
    </w:p>
    <w:p>
      <w:pPr>
        <w:pStyle w:val="Normal.0"/>
        <w:rPr>
          <w:lang w:val="zh-TW" w:eastAsia="zh-TW"/>
        </w:rPr>
      </w:pPr>
      <w:r>
        <w:rPr>
          <w:rtl w:val="0"/>
          <w:lang w:val="zh-TW" w:eastAsia="zh-TW"/>
        </w:rPr>
        <w:t>萨凡纳（晃着酒杯，语气轻佻）：贝内特家那群白痴，放着亲生女儿不疼，反而疼我这个养女，还把集团股份都送给了我。这么多年，我还是头一次见到像他们这么蠢的人。</w:t>
      </w:r>
    </w:p>
    <w:p>
      <w:pPr>
        <w:pStyle w:val="Normal.0"/>
        <w:rPr>
          <w:lang w:val="zh-TW" w:eastAsia="zh-TW"/>
        </w:rPr>
      </w:pPr>
      <w:r>
        <w:rPr>
          <w:rtl w:val="0"/>
          <w:lang w:val="zh-TW" w:eastAsia="zh-TW"/>
        </w:rPr>
        <w:t>格林夫人（笑着附和）：是啊，他们也不想想，养女再亲，能亲得过亲生骨肉？</w:t>
      </w:r>
    </w:p>
    <w:p>
      <w:pPr>
        <w:pStyle w:val="Normal.0"/>
        <w:rPr>
          <w:lang w:val="zh-TW" w:eastAsia="zh-TW"/>
        </w:rPr>
      </w:pPr>
      <w:r>
        <w:rPr>
          <w:rtl w:val="0"/>
          <w:lang w:val="zh-TW" w:eastAsia="zh-TW"/>
        </w:rPr>
        <w:t>格林先生（端起酒杯，满脸得意）：不过我们也得感谢他们。若不是他们这么蠢，你又岂会这么容易掌控贝内特控股？</w:t>
      </w:r>
    </w:p>
    <w:p>
      <w:pPr>
        <w:pStyle w:val="Normal.0"/>
        <w:rPr>
          <w:lang w:val="zh-TW" w:eastAsia="zh-TW"/>
        </w:rPr>
      </w:pPr>
      <w:r>
        <w:rPr>
          <w:rtl w:val="0"/>
          <w:lang w:val="zh-TW" w:eastAsia="zh-TW"/>
        </w:rPr>
        <w:t>萨凡纳哥哥：是啊妹妹，我听说，他们把名下的房产、股票、存款也都转移到你名下让你管理？</w:t>
      </w:r>
    </w:p>
    <w:p>
      <w:pPr>
        <w:pStyle w:val="Normal.0"/>
        <w:rPr>
          <w:lang w:val="zh-TW" w:eastAsia="zh-TW"/>
        </w:rPr>
      </w:pPr>
      <w:r>
        <w:rPr>
          <w:rtl w:val="0"/>
          <w:lang w:val="zh-TW" w:eastAsia="zh-TW"/>
        </w:rPr>
        <w:t>萨凡纳（冷笑）：一家子蠢货罢了。当初我骗他们说公司资金链即将断裂，他们便立马把房产、股票、存款都给了我。现在的他们，除了仅剩的一点微薄股份，名下已没有任何资产，我一句话，就能让他们净身出户。</w:t>
      </w:r>
    </w:p>
    <w:p>
      <w:pPr>
        <w:pStyle w:val="Normal.0"/>
        <w:rPr>
          <w:lang w:val="zh-TW" w:eastAsia="zh-TW"/>
        </w:rPr>
      </w:pPr>
      <w:r>
        <w:rPr>
          <w:rtl w:val="0"/>
          <w:lang w:val="zh-TW" w:eastAsia="zh-TW"/>
        </w:rPr>
        <w:t>格林先生（眼睛放光）：女儿，你打算什么时候公布脱离贝内特家、认祖归宗？</w:t>
      </w:r>
    </w:p>
    <w:p>
      <w:pPr>
        <w:pStyle w:val="Normal.0"/>
      </w:pPr>
      <w:r>
        <w:rPr>
          <w:rtl w:val="0"/>
          <w:lang w:val="zh-TW" w:eastAsia="zh-TW"/>
        </w:rPr>
        <w:t>萨凡纳（喝了一口红酒，嘴角上扬）：下周吧。我不止会将我的姓名改成格林</w:t>
      </w:r>
      <w:r>
        <w:rPr>
          <w:rFonts w:ascii="Calibri" w:hAnsi="Calibri" w:hint="default"/>
          <w:rtl w:val="0"/>
          <w:lang w:val="en-US"/>
        </w:rPr>
        <w:t>·</w:t>
      </w:r>
      <w:r>
        <w:rPr>
          <w:rtl w:val="0"/>
          <w:lang w:val="zh-TW" w:eastAsia="zh-TW"/>
        </w:rPr>
        <w:t>萨凡纳，还会将贝内特控股变更为格林控股。爸妈，哥哥，到时候我会将你们都任命为集团高管！</w:t>
      </w:r>
    </w:p>
    <w:p>
      <w:pPr>
        <w:pStyle w:val="Normal.0"/>
        <w:rPr>
          <w:lang w:val="zh-TW" w:eastAsia="zh-TW"/>
        </w:rPr>
      </w:pPr>
      <w:r>
        <w:rPr>
          <w:rtl w:val="0"/>
          <w:lang w:val="zh-TW" w:eastAsia="zh-TW"/>
        </w:rPr>
        <w:t>格林先生（哈哈大笑）：那你的养父母，和你那两个哥哥呢？</w:t>
      </w:r>
    </w:p>
    <w:p>
      <w:pPr>
        <w:pStyle w:val="Normal.0"/>
        <w:rPr>
          <w:lang w:val="zh-TW" w:eastAsia="zh-TW"/>
        </w:rPr>
      </w:pPr>
      <w:r>
        <w:rPr>
          <w:rtl w:val="0"/>
          <w:lang w:val="zh-TW" w:eastAsia="zh-TW"/>
        </w:rPr>
        <w:t>萨凡纳（放下酒杯，眼神冷下来）：自然是让他们滚蛋。</w:t>
      </w:r>
    </w:p>
    <w:p>
      <w:pPr>
        <w:pStyle w:val="Normal.0"/>
      </w:pPr>
      <w:r>
        <w:rPr>
          <w:rtl w:val="0"/>
          <w:lang w:val="en-US"/>
        </w:rPr>
        <w:t>△</w:t>
      </w:r>
      <w:r>
        <w:rPr>
          <w:rtl w:val="0"/>
          <w:lang w:val="zh-TW" w:eastAsia="zh-TW"/>
        </w:rPr>
        <w:t>四人同时举起酒杯，碰在一起，发出清脆的声响。萨凡纳的笑声尖锐而得意。</w:t>
      </w:r>
    </w:p>
    <w:p>
      <w:pPr>
        <w:pStyle w:val="Normal.0"/>
      </w:pPr>
    </w:p>
    <w:p>
      <w:pPr>
        <w:pStyle w:val="Normal.0"/>
      </w:pPr>
    </w:p>
    <w:p>
      <w:pPr>
        <w:pStyle w:val="Normal.0"/>
        <w:rPr>
          <w:lang w:val="zh-TW" w:eastAsia="zh-TW"/>
        </w:rPr>
      </w:pPr>
      <w:r>
        <w:rPr>
          <w:rtl w:val="0"/>
          <w:lang w:val="zh-TW" w:eastAsia="zh-TW"/>
        </w:rPr>
        <w:t>第三十五集</w:t>
      </w:r>
    </w:p>
    <w:p>
      <w:pPr>
        <w:pStyle w:val="Normal.0"/>
      </w:pPr>
      <w:r>
        <w:rPr>
          <w:rFonts w:ascii="Calibri" w:hAnsi="Calibri"/>
          <w:rtl w:val="0"/>
          <w:lang w:val="en-US"/>
        </w:rPr>
        <w:t xml:space="preserve">35-1 </w:t>
      </w:r>
      <w:r>
        <w:rPr>
          <w:rtl w:val="0"/>
          <w:lang w:val="zh-TW" w:eastAsia="zh-TW"/>
        </w:rPr>
        <w:t>日内</w:t>
      </w:r>
      <w:r>
        <w:rPr>
          <w:rFonts w:ascii="Calibri" w:hAnsi="Calibri"/>
          <w:rtl w:val="0"/>
          <w:lang w:val="zh-TW" w:eastAsia="zh-TW"/>
        </w:rPr>
        <w:t xml:space="preserve"> </w:t>
      </w:r>
      <w:r>
        <w:rPr>
          <w:rtl w:val="0"/>
          <w:lang w:val="zh-TW" w:eastAsia="zh-TW"/>
        </w:rPr>
        <w:t>医院病房</w:t>
      </w:r>
    </w:p>
    <w:p>
      <w:pPr>
        <w:pStyle w:val="Normal.0"/>
        <w:rPr>
          <w:lang w:val="zh-TW" w:eastAsia="zh-TW"/>
        </w:rPr>
      </w:pPr>
      <w:r>
        <w:rPr>
          <w:rtl w:val="0"/>
          <w:lang w:val="zh-TW" w:eastAsia="zh-TW"/>
        </w:rPr>
        <w:t>人物：理查德、凯瑟琳、詹姆斯、本杰明</w:t>
      </w:r>
    </w:p>
    <w:p>
      <w:pPr>
        <w:pStyle w:val="Normal.0"/>
      </w:pPr>
    </w:p>
    <w:p>
      <w:pPr>
        <w:pStyle w:val="Normal.0"/>
      </w:pPr>
    </w:p>
    <w:p>
      <w:pPr>
        <w:pStyle w:val="Normal.0"/>
      </w:pPr>
      <w:r>
        <w:rPr>
          <w:rtl w:val="0"/>
          <w:lang w:val="en-US"/>
        </w:rPr>
        <w:t>△</w:t>
      </w:r>
      <w:r>
        <w:rPr>
          <w:rtl w:val="0"/>
          <w:lang w:val="zh-TW" w:eastAsia="zh-TW"/>
        </w:rPr>
        <w:t>手机画面里，萨凡纳端着红酒，得意笑着。</w:t>
      </w:r>
    </w:p>
    <w:p>
      <w:pPr>
        <w:pStyle w:val="Normal.0"/>
      </w:pPr>
      <w:r>
        <w:rPr>
          <w:rtl w:val="0"/>
          <w:lang w:val="en-US"/>
        </w:rPr>
        <w:t>△</w:t>
      </w:r>
      <w:r>
        <w:rPr>
          <w:rtl w:val="0"/>
          <w:lang w:val="zh-TW" w:eastAsia="zh-TW"/>
        </w:rPr>
        <w:t>其余人笑着，也端着酒杯，跟萨凡纳碰到一起。</w:t>
      </w:r>
    </w:p>
    <w:p>
      <w:pPr>
        <w:pStyle w:val="Normal.0"/>
      </w:pPr>
      <w:r>
        <w:rPr>
          <w:rtl w:val="0"/>
          <w:lang w:val="en-US"/>
        </w:rPr>
        <w:t>△</w:t>
      </w:r>
      <w:r>
        <w:rPr>
          <w:rtl w:val="0"/>
          <w:lang w:val="zh-TW" w:eastAsia="zh-TW"/>
        </w:rPr>
        <w:t>理查德看到这里，拿着手机的手都在颤抖。</w:t>
      </w:r>
    </w:p>
    <w:p>
      <w:pPr>
        <w:pStyle w:val="Normal.0"/>
      </w:pPr>
      <w:r>
        <w:rPr>
          <w:rtl w:val="0"/>
          <w:lang w:val="en-US"/>
        </w:rPr>
        <w:t>△</w:t>
      </w:r>
      <w:r>
        <w:rPr>
          <w:rtl w:val="0"/>
          <w:lang w:val="zh-TW" w:eastAsia="zh-TW"/>
        </w:rPr>
        <w:t>最后一口血，直接吐了出来。</w:t>
      </w:r>
    </w:p>
    <w:p>
      <w:pPr>
        <w:pStyle w:val="Normal.0"/>
      </w:pPr>
      <w:r>
        <w:rPr>
          <w:rtl w:val="0"/>
          <w:lang w:val="en-US"/>
        </w:rPr>
        <w:t>△</w:t>
      </w:r>
      <w:r>
        <w:rPr>
          <w:rtl w:val="0"/>
          <w:lang w:val="zh-TW" w:eastAsia="zh-TW"/>
        </w:rPr>
        <w:t>凯瑟琳、本杰明赶紧过去搀扶。</w:t>
      </w:r>
    </w:p>
    <w:p>
      <w:pPr>
        <w:pStyle w:val="Normal.0"/>
        <w:rPr>
          <w:lang w:val="zh-TW" w:eastAsia="zh-TW"/>
        </w:rPr>
      </w:pPr>
      <w:r>
        <w:rPr>
          <w:rtl w:val="0"/>
          <w:lang w:val="zh-TW" w:eastAsia="zh-TW"/>
        </w:rPr>
        <w:t>本杰明：爸，你没事吧？</w:t>
      </w:r>
    </w:p>
    <w:p>
      <w:pPr>
        <w:pStyle w:val="Normal.0"/>
        <w:rPr>
          <w:lang w:val="zh-TW" w:eastAsia="zh-TW"/>
        </w:rPr>
      </w:pPr>
      <w:r>
        <w:rPr>
          <w:rtl w:val="0"/>
          <w:lang w:val="zh-TW" w:eastAsia="zh-TW"/>
        </w:rPr>
        <w:t>理查德（红着眼大骂）：畜生，畜生啊！我真是瞎了眼，竟养了这个毒女二十年！</w:t>
      </w:r>
    </w:p>
    <w:p>
      <w:pPr>
        <w:pStyle w:val="Normal.0"/>
      </w:pPr>
      <w:r>
        <w:rPr>
          <w:rtl w:val="0"/>
          <w:lang w:val="en-US"/>
        </w:rPr>
        <w:t>△</w:t>
      </w:r>
      <w:r>
        <w:rPr>
          <w:rtl w:val="0"/>
          <w:lang w:val="zh-TW" w:eastAsia="zh-TW"/>
        </w:rPr>
        <w:t>凯瑟琳不住地哭泣，肩膀一耸一耸。本杰明低着头，攥紧了拳头，指节发白。</w:t>
      </w:r>
    </w:p>
    <w:p>
      <w:pPr>
        <w:pStyle w:val="Normal.0"/>
      </w:pPr>
      <w:r>
        <w:rPr>
          <w:rtl w:val="0"/>
          <w:lang w:val="en-US"/>
        </w:rPr>
        <w:t>△</w:t>
      </w:r>
      <w:r>
        <w:rPr>
          <w:rtl w:val="0"/>
          <w:lang w:val="zh-TW" w:eastAsia="zh-TW"/>
        </w:rPr>
        <w:t>只有詹姆斯，依然靠墙站着，面无表情。</w:t>
      </w:r>
    </w:p>
    <w:p>
      <w:pPr>
        <w:pStyle w:val="Normal.0"/>
        <w:rPr>
          <w:lang w:val="zh-TW" w:eastAsia="zh-TW"/>
        </w:rPr>
      </w:pPr>
      <w:r>
        <w:rPr>
          <w:rtl w:val="0"/>
          <w:lang w:val="zh-TW" w:eastAsia="zh-TW"/>
        </w:rPr>
        <w:t>詹姆斯：这是我在会所里拍到的。从交谈中我得知，萨凡纳她早在数年前就跟她的亲生父母相认了，但她一直瞒着我们，估计为的，就是贝内特控股的资产吧。</w:t>
      </w:r>
    </w:p>
    <w:p>
      <w:pPr>
        <w:pStyle w:val="Normal.0"/>
        <w:rPr>
          <w:lang w:val="zh-TW" w:eastAsia="zh-TW"/>
        </w:rPr>
      </w:pPr>
      <w:r>
        <w:rPr>
          <w:rtl w:val="0"/>
          <w:lang w:val="zh-TW" w:eastAsia="zh-TW"/>
        </w:rPr>
        <w:t>理查德（猛地抬头，看向詹姆斯）：詹姆斯，你快，立刻召开股东大会，罢免她集团一切职位！那是我们家的产业，决不能落到那毒女一家手中！</w:t>
      </w:r>
    </w:p>
    <w:p>
      <w:pPr>
        <w:pStyle w:val="Normal.0"/>
        <w:rPr>
          <w:lang w:val="zh-TW" w:eastAsia="zh-TW"/>
        </w:rPr>
      </w:pPr>
      <w:r>
        <w:rPr>
          <w:rtl w:val="0"/>
          <w:lang w:val="zh-TW" w:eastAsia="zh-TW"/>
        </w:rPr>
        <w:t>本杰明（也急切地看向大哥）：是啊大哥，你赶紧想办法！不然咱们一家人，就真的要流落街头，成为穷光蛋了！</w:t>
      </w:r>
    </w:p>
    <w:p>
      <w:pPr>
        <w:pStyle w:val="Normal.0"/>
        <w:rPr>
          <w:lang w:val="zh-TW" w:eastAsia="zh-TW"/>
        </w:rPr>
      </w:pPr>
      <w:r>
        <w:rPr>
          <w:rtl w:val="0"/>
          <w:lang w:val="zh-TW" w:eastAsia="zh-TW"/>
        </w:rPr>
        <w:t>詹姆斯（摇头，平静）：晚了。当初你们一意孤行，将所有股份转让给她之后，我们便已经出局了。现在贝内特控股，只属于她萨凡纳一人。</w:t>
      </w:r>
    </w:p>
    <w:p>
      <w:pPr>
        <w:pStyle w:val="Normal.0"/>
      </w:pPr>
    </w:p>
    <w:p>
      <w:pPr>
        <w:pStyle w:val="Normal.0"/>
      </w:pPr>
    </w:p>
    <w:p>
      <w:pPr>
        <w:pStyle w:val="Normal.0"/>
        <w:rPr>
          <w:lang w:val="zh-TW" w:eastAsia="zh-TW"/>
        </w:rPr>
      </w:pPr>
      <w:r>
        <w:rPr>
          <w:rtl w:val="0"/>
          <w:lang w:val="zh-TW" w:eastAsia="zh-TW"/>
        </w:rPr>
        <w:t>第三十六集</w:t>
      </w:r>
    </w:p>
    <w:p>
      <w:pPr>
        <w:pStyle w:val="Normal.0"/>
      </w:pPr>
      <w:r>
        <w:rPr>
          <w:rFonts w:ascii="Calibri" w:hAnsi="Calibri"/>
          <w:rtl w:val="0"/>
          <w:lang w:val="en-US"/>
        </w:rPr>
        <w:t xml:space="preserve">36-1 </w:t>
      </w:r>
      <w:r>
        <w:rPr>
          <w:rtl w:val="0"/>
          <w:lang w:val="zh-TW" w:eastAsia="zh-TW"/>
        </w:rPr>
        <w:t>日内</w:t>
      </w:r>
      <w:r>
        <w:rPr>
          <w:rFonts w:ascii="Calibri" w:hAnsi="Calibri"/>
          <w:rtl w:val="0"/>
          <w:lang w:val="zh-TW" w:eastAsia="zh-TW"/>
        </w:rPr>
        <w:t xml:space="preserve"> </w:t>
      </w:r>
      <w:r>
        <w:rPr>
          <w:rtl w:val="0"/>
          <w:lang w:val="zh-TW" w:eastAsia="zh-TW"/>
        </w:rPr>
        <w:t>医院病房</w:t>
      </w:r>
    </w:p>
    <w:p>
      <w:pPr>
        <w:pStyle w:val="Normal.0"/>
        <w:rPr>
          <w:lang w:val="zh-TW" w:eastAsia="zh-TW"/>
        </w:rPr>
      </w:pPr>
      <w:r>
        <w:rPr>
          <w:rtl w:val="0"/>
          <w:lang w:val="zh-TW" w:eastAsia="zh-TW"/>
        </w:rPr>
        <w:t>人物：理查德、凯瑟琳、詹姆斯、本杰明</w:t>
      </w:r>
    </w:p>
    <w:p>
      <w:pPr>
        <w:pStyle w:val="Normal.0"/>
        <w:rPr>
          <w:lang w:val="zh-TW" w:eastAsia="zh-TW"/>
        </w:rPr>
      </w:pPr>
      <w:r>
        <w:rPr>
          <w:rtl w:val="0"/>
          <w:lang w:val="zh-TW" w:eastAsia="zh-TW"/>
        </w:rPr>
        <w:t>詹姆斯（看向父母）：我早劝过你们。萨凡纳再好，也只是养女。奥利维亚才是我们的血脉至亲。可这么多年，你们所有的心思都放在一个养女身上，却从没有看过自己的亲生女儿、亲妹妹一眼。现在这个结局，只能说，是我们，咎由自取！</w:t>
      </w:r>
    </w:p>
    <w:p>
      <w:pPr>
        <w:pStyle w:val="Normal.0"/>
      </w:pPr>
      <w:r>
        <w:rPr>
          <w:rtl w:val="0"/>
          <w:lang w:val="en-US"/>
        </w:rPr>
        <w:t>△</w:t>
      </w:r>
      <w:r>
        <w:rPr>
          <w:rtl w:val="0"/>
          <w:lang w:val="zh-TW" w:eastAsia="zh-TW"/>
        </w:rPr>
        <w:t>凯瑟琳的啜泣声更大了，她用手捂着嘴，说不出话。</w:t>
      </w:r>
    </w:p>
    <w:p>
      <w:pPr>
        <w:pStyle w:val="Normal.0"/>
      </w:pPr>
      <w:r>
        <w:rPr>
          <w:rtl w:val="0"/>
          <w:lang w:val="en-US"/>
        </w:rPr>
        <w:t>△</w:t>
      </w:r>
      <w:r>
        <w:rPr>
          <w:rtl w:val="0"/>
          <w:lang w:val="zh-TW" w:eastAsia="zh-TW"/>
        </w:rPr>
        <w:t>本杰明把头埋得更低，不敢看大哥的眼睛。</w:t>
      </w:r>
    </w:p>
    <w:p>
      <w:pPr>
        <w:pStyle w:val="Normal.0"/>
      </w:pPr>
      <w:r>
        <w:rPr>
          <w:rtl w:val="0"/>
          <w:lang w:val="en-US"/>
        </w:rPr>
        <w:t>△</w:t>
      </w:r>
      <w:r>
        <w:rPr>
          <w:rtl w:val="0"/>
          <w:lang w:val="zh-TW" w:eastAsia="zh-TW"/>
        </w:rPr>
        <w:t>理查德闭上眼睛，两行浊泪从眼角滑落。他抬起手，狠狠地抽了自己两个耳光。</w:t>
      </w:r>
    </w:p>
    <w:p>
      <w:pPr>
        <w:pStyle w:val="Normal.0"/>
        <w:rPr>
          <w:lang w:val="zh-TW" w:eastAsia="zh-TW"/>
        </w:rPr>
      </w:pPr>
      <w:r>
        <w:rPr>
          <w:rtl w:val="0"/>
          <w:lang w:val="zh-TW" w:eastAsia="zh-TW"/>
        </w:rPr>
        <w:t>理查德（声音沙哑，带着绝望）：都怪我，是我识人不明。是我亲手毁掉了父辈基业！</w:t>
      </w:r>
    </w:p>
    <w:p>
      <w:pPr>
        <w:pStyle w:val="Normal.0"/>
      </w:pPr>
      <w:r>
        <w:rPr>
          <w:rtl w:val="0"/>
          <w:lang w:val="en-US"/>
        </w:rPr>
        <w:t>△</w:t>
      </w:r>
      <w:r>
        <w:rPr>
          <w:rtl w:val="0"/>
          <w:lang w:val="zh-TW" w:eastAsia="zh-TW"/>
        </w:rPr>
        <w:t>本杰明和凯瑟琳赶紧拉住他的手。</w:t>
      </w:r>
    </w:p>
    <w:p>
      <w:pPr>
        <w:pStyle w:val="Normal.0"/>
        <w:rPr>
          <w:lang w:val="zh-TW" w:eastAsia="zh-TW"/>
        </w:rPr>
      </w:pPr>
      <w:r>
        <w:rPr>
          <w:rtl w:val="0"/>
          <w:lang w:val="zh-TW" w:eastAsia="zh-TW"/>
        </w:rPr>
        <w:t>本杰明：爸！您别这样！</w:t>
      </w:r>
    </w:p>
    <w:p>
      <w:pPr>
        <w:pStyle w:val="Normal.0"/>
        <w:rPr>
          <w:lang w:val="zh-TW" w:eastAsia="zh-TW"/>
        </w:rPr>
      </w:pPr>
      <w:r>
        <w:rPr>
          <w:rtl w:val="0"/>
          <w:lang w:val="zh-TW" w:eastAsia="zh-TW"/>
        </w:rPr>
        <w:t>凯瑟琳（哭着看向詹姆斯）：詹姆斯，你想想办法啊，难道真的一点办法都没有了吗？难道就任由那个毒女联合她的父母兄长，霸占我们贝内特家的企业？</w:t>
      </w:r>
    </w:p>
    <w:p>
      <w:pPr>
        <w:pStyle w:val="Normal.0"/>
        <w:rPr>
          <w:lang w:val="zh-TW" w:eastAsia="zh-TW"/>
        </w:rPr>
      </w:pPr>
      <w:r>
        <w:rPr>
          <w:rtl w:val="0"/>
          <w:lang w:val="zh-TW" w:eastAsia="zh-TW"/>
        </w:rPr>
        <w:t>詹姆斯（语气沉静）：事已至此，我们唯有一条路可走。</w:t>
      </w:r>
    </w:p>
    <w:p>
      <w:pPr>
        <w:pStyle w:val="Normal.0"/>
      </w:pPr>
      <w:r>
        <w:rPr>
          <w:rtl w:val="0"/>
          <w:lang w:val="en-US"/>
        </w:rPr>
        <w:t>△</w:t>
      </w:r>
      <w:r>
        <w:rPr>
          <w:rtl w:val="0"/>
          <w:lang w:val="zh-TW" w:eastAsia="zh-TW"/>
        </w:rPr>
        <w:t>所有人都看向他。</w:t>
      </w:r>
    </w:p>
    <w:p>
      <w:pPr>
        <w:pStyle w:val="Normal.0"/>
        <w:rPr>
          <w:lang w:val="zh-TW" w:eastAsia="zh-TW"/>
        </w:rPr>
      </w:pPr>
      <w:r>
        <w:rPr>
          <w:rtl w:val="0"/>
          <w:lang w:val="zh-TW" w:eastAsia="zh-TW"/>
        </w:rPr>
        <w:t>詹姆斯：去求奥利维亚。</w:t>
      </w:r>
    </w:p>
    <w:p>
      <w:pPr>
        <w:pStyle w:val="Normal.0"/>
      </w:pPr>
    </w:p>
    <w:p>
      <w:pPr>
        <w:pStyle w:val="Normal.0"/>
      </w:pPr>
    </w:p>
    <w:p>
      <w:pPr>
        <w:pStyle w:val="Normal.0"/>
      </w:pPr>
    </w:p>
    <w:p>
      <w:pPr>
        <w:pStyle w:val="Normal.0"/>
      </w:pPr>
      <w:r>
        <w:rPr>
          <w:rFonts w:ascii="Calibri" w:hAnsi="Calibri"/>
          <w:rtl w:val="0"/>
          <w:lang w:val="en-US"/>
        </w:rPr>
        <w:t xml:space="preserve">36-2 </w:t>
      </w:r>
      <w:r>
        <w:rPr>
          <w:rtl w:val="0"/>
          <w:lang w:val="zh-TW" w:eastAsia="zh-TW"/>
        </w:rPr>
        <w:t>日内</w:t>
      </w:r>
      <w:r>
        <w:rPr>
          <w:rFonts w:ascii="Calibri" w:hAnsi="Calibri"/>
          <w:rtl w:val="0"/>
          <w:lang w:val="zh-TW" w:eastAsia="zh-TW"/>
        </w:rPr>
        <w:t xml:space="preserve"> </w:t>
      </w:r>
      <w:r>
        <w:rPr>
          <w:rtl w:val="0"/>
          <w:lang w:val="zh-TW" w:eastAsia="zh-TW"/>
        </w:rPr>
        <w:t>哈灵顿资本</w:t>
      </w:r>
      <w:r>
        <w:rPr>
          <w:rFonts w:ascii="Calibri" w:hAnsi="Calibri" w:hint="default"/>
          <w:rtl w:val="0"/>
          <w:lang w:val="en-US"/>
        </w:rPr>
        <w:t>——</w:t>
      </w:r>
      <w:r>
        <w:rPr>
          <w:rtl w:val="0"/>
          <w:lang w:val="zh-TW" w:eastAsia="zh-TW"/>
        </w:rPr>
        <w:t>会客室</w:t>
      </w:r>
    </w:p>
    <w:p>
      <w:pPr>
        <w:pStyle w:val="Normal.0"/>
        <w:rPr>
          <w:lang w:val="zh-TW" w:eastAsia="zh-TW"/>
        </w:rPr>
      </w:pPr>
      <w:r>
        <w:rPr>
          <w:rtl w:val="0"/>
          <w:lang w:val="zh-TW" w:eastAsia="zh-TW"/>
        </w:rPr>
        <w:t>人物：奥利维亚、理查德、凯瑟琳、詹姆斯、本杰明</w:t>
      </w:r>
    </w:p>
    <w:p>
      <w:pPr>
        <w:pStyle w:val="Normal.0"/>
      </w:pPr>
    </w:p>
    <w:p>
      <w:pPr>
        <w:pStyle w:val="Normal.0"/>
      </w:pPr>
      <w:r>
        <w:rPr>
          <w:rtl w:val="0"/>
          <w:lang w:val="en-US"/>
        </w:rPr>
        <w:t>△</w:t>
      </w:r>
      <w:r>
        <w:rPr>
          <w:rtl w:val="0"/>
          <w:lang w:val="zh-TW" w:eastAsia="zh-TW"/>
        </w:rPr>
        <w:t>哈灵顿资本的会客室。落地窗外是城市的天际线。</w:t>
      </w:r>
    </w:p>
    <w:p>
      <w:pPr>
        <w:pStyle w:val="Normal.0"/>
      </w:pPr>
      <w:r>
        <w:rPr>
          <w:rtl w:val="0"/>
          <w:lang w:val="en-US"/>
        </w:rPr>
        <w:t>△</w:t>
      </w:r>
      <w:r>
        <w:rPr>
          <w:rtl w:val="0"/>
          <w:lang w:val="zh-TW" w:eastAsia="zh-TW"/>
        </w:rPr>
        <w:t>奥利维亚坐在主位上，穿着一件剪裁利落的黑色西装，头发盘起，妆容精致，眼神平静。</w:t>
      </w:r>
    </w:p>
    <w:p>
      <w:pPr>
        <w:pStyle w:val="Normal.0"/>
      </w:pPr>
      <w:r>
        <w:rPr>
          <w:rtl w:val="0"/>
          <w:lang w:val="en-US"/>
        </w:rPr>
        <w:t>△</w:t>
      </w:r>
      <w:r>
        <w:rPr>
          <w:rtl w:val="0"/>
          <w:lang w:val="zh-TW" w:eastAsia="zh-TW"/>
        </w:rPr>
        <w:t>面前，理查德坐在轮椅上，脸色苍白，眼神带着恳求的看向奥利维亚。</w:t>
      </w:r>
    </w:p>
    <w:p>
      <w:pPr>
        <w:pStyle w:val="Normal.0"/>
      </w:pPr>
      <w:r>
        <w:rPr>
          <w:rtl w:val="0"/>
          <w:lang w:val="en-US"/>
        </w:rPr>
        <w:t>△</w:t>
      </w:r>
      <w:r>
        <w:rPr>
          <w:rtl w:val="0"/>
          <w:lang w:val="zh-TW" w:eastAsia="zh-TW"/>
        </w:rPr>
        <w:t>后面站着凯瑟琳、詹姆斯、本杰明三人。</w:t>
      </w:r>
    </w:p>
    <w:p>
      <w:pPr>
        <w:pStyle w:val="Normal.0"/>
        <w:rPr>
          <w:lang w:val="zh-TW" w:eastAsia="zh-TW"/>
        </w:rPr>
      </w:pPr>
      <w:r>
        <w:rPr>
          <w:rtl w:val="0"/>
          <w:lang w:val="zh-TW" w:eastAsia="zh-TW"/>
        </w:rPr>
        <w:t>理查德：奥利维亚，事情你大哥也给你说了，之前是我们瞎了眼，把萨凡纳那个恶毒养女当成心肝宝贝，反而忽视你这个亲生女儿。爸爸，知道错了。</w:t>
      </w:r>
    </w:p>
    <w:p>
      <w:pPr>
        <w:pStyle w:val="Normal.0"/>
      </w:pPr>
      <w:r>
        <w:rPr>
          <w:rtl w:val="0"/>
          <w:lang w:val="en-US"/>
        </w:rPr>
        <w:t>△</w:t>
      </w:r>
      <w:r>
        <w:rPr>
          <w:rtl w:val="0"/>
          <w:lang w:val="zh-TW" w:eastAsia="zh-TW"/>
        </w:rPr>
        <w:t>奥利维亚没有动，只是看着他们。</w:t>
      </w:r>
    </w:p>
    <w:p>
      <w:pPr>
        <w:pStyle w:val="Normal.0"/>
      </w:pPr>
      <w:r>
        <w:rPr>
          <w:rtl w:val="0"/>
          <w:lang w:val="en-US"/>
        </w:rPr>
        <w:t>△</w:t>
      </w:r>
      <w:r>
        <w:rPr>
          <w:rtl w:val="0"/>
          <w:lang w:val="zh-TW" w:eastAsia="zh-TW"/>
        </w:rPr>
        <w:t>凯瑟琳眼眶通红，声音发抖。</w:t>
      </w:r>
    </w:p>
    <w:p>
      <w:pPr>
        <w:pStyle w:val="Normal.0"/>
        <w:rPr>
          <w:lang w:val="zh-TW" w:eastAsia="zh-TW"/>
        </w:rPr>
      </w:pPr>
      <w:r>
        <w:rPr>
          <w:rtl w:val="0"/>
          <w:lang w:val="zh-TW" w:eastAsia="zh-TW"/>
        </w:rPr>
        <w:t>凯瑟琳：奥利维亚，这一次，爸妈真的知道错了。养女再亲，也终究没有血缘。这世上，最亲近的人，还是我们这些血脉亲人啊。</w:t>
      </w:r>
    </w:p>
    <w:p>
      <w:pPr>
        <w:pStyle w:val="Normal.0"/>
      </w:pPr>
    </w:p>
    <w:p>
      <w:pPr>
        <w:pStyle w:val="Normal.0"/>
        <w:rPr>
          <w:lang w:val="zh-TW" w:eastAsia="zh-TW"/>
        </w:rPr>
      </w:pPr>
      <w:r>
        <w:rPr>
          <w:rtl w:val="0"/>
          <w:lang w:val="zh-TW" w:eastAsia="zh-TW"/>
        </w:rPr>
        <w:t>第三十七集</w:t>
      </w:r>
    </w:p>
    <w:p>
      <w:pPr>
        <w:pStyle w:val="Normal.0"/>
      </w:pPr>
      <w:r>
        <w:rPr>
          <w:rFonts w:ascii="Calibri" w:hAnsi="Calibri"/>
          <w:rtl w:val="0"/>
          <w:lang w:val="en-US"/>
        </w:rPr>
        <w:t xml:space="preserve">37-1 </w:t>
      </w:r>
      <w:r>
        <w:rPr>
          <w:rtl w:val="0"/>
          <w:lang w:val="zh-TW" w:eastAsia="zh-TW"/>
        </w:rPr>
        <w:t>日内</w:t>
      </w:r>
      <w:r>
        <w:rPr>
          <w:rFonts w:ascii="Calibri" w:hAnsi="Calibri"/>
          <w:rtl w:val="0"/>
          <w:lang w:val="zh-TW" w:eastAsia="zh-TW"/>
        </w:rPr>
        <w:t xml:space="preserve"> </w:t>
      </w:r>
      <w:r>
        <w:rPr>
          <w:rtl w:val="0"/>
          <w:lang w:val="zh-TW" w:eastAsia="zh-TW"/>
        </w:rPr>
        <w:t>哈灵顿资本</w:t>
      </w:r>
      <w:r>
        <w:rPr>
          <w:rFonts w:ascii="Calibri" w:hAnsi="Calibri" w:hint="default"/>
          <w:rtl w:val="0"/>
          <w:lang w:val="en-US"/>
        </w:rPr>
        <w:t>——</w:t>
      </w:r>
      <w:r>
        <w:rPr>
          <w:rtl w:val="0"/>
          <w:lang w:val="zh-TW" w:eastAsia="zh-TW"/>
        </w:rPr>
        <w:t>会客室</w:t>
      </w:r>
    </w:p>
    <w:p>
      <w:pPr>
        <w:pStyle w:val="Normal.0"/>
        <w:rPr>
          <w:lang w:val="zh-TW" w:eastAsia="zh-TW"/>
        </w:rPr>
      </w:pPr>
      <w:r>
        <w:rPr>
          <w:rtl w:val="0"/>
          <w:lang w:val="zh-TW" w:eastAsia="zh-TW"/>
        </w:rPr>
        <w:t>人物：奥利维亚、理查德、凯瑟琳、詹姆斯、本杰明</w:t>
      </w:r>
    </w:p>
    <w:p>
      <w:pPr>
        <w:pStyle w:val="Normal.0"/>
      </w:pPr>
    </w:p>
    <w:p>
      <w:pPr>
        <w:pStyle w:val="Normal.0"/>
      </w:pPr>
      <w:r>
        <w:rPr>
          <w:rtl w:val="0"/>
          <w:lang w:val="en-US"/>
        </w:rPr>
        <w:t>△</w:t>
      </w:r>
      <w:r>
        <w:rPr>
          <w:rtl w:val="0"/>
          <w:lang w:val="zh-TW" w:eastAsia="zh-TW"/>
        </w:rPr>
        <w:t>奥利维亚端起桌上的咖啡，轻轻吹了吹，没有说话。</w:t>
      </w:r>
    </w:p>
    <w:p>
      <w:pPr>
        <w:pStyle w:val="Normal.0"/>
      </w:pPr>
      <w:r>
        <w:rPr>
          <w:rtl w:val="0"/>
          <w:lang w:val="en-US"/>
        </w:rPr>
        <w:t>△</w:t>
      </w:r>
      <w:r>
        <w:rPr>
          <w:rtl w:val="0"/>
          <w:lang w:val="zh-TW" w:eastAsia="zh-TW"/>
        </w:rPr>
        <w:t>本杰明搀扶着理查德，艰难地从轮椅上站起身，声音虚弱但恳切。</w:t>
      </w:r>
    </w:p>
    <w:p>
      <w:pPr>
        <w:pStyle w:val="Normal.0"/>
        <w:rPr>
          <w:lang w:val="zh-TW" w:eastAsia="zh-TW"/>
        </w:rPr>
      </w:pPr>
      <w:r>
        <w:rPr>
          <w:rtl w:val="0"/>
          <w:lang w:val="zh-TW" w:eastAsia="zh-TW"/>
        </w:rPr>
        <w:t>理查德：只要你能原谅我们，你让我们干什么都成。（顿了顿，继续说）我们就一个要求。贝内特控股是我们家族百年的积累，你一定要想办法把它从萨凡纳手中夺过来，重新还给我们贝内特家。</w:t>
      </w:r>
    </w:p>
    <w:p>
      <w:pPr>
        <w:pStyle w:val="Normal.0"/>
        <w:rPr>
          <w:lang w:val="zh-TW" w:eastAsia="zh-TW"/>
        </w:rPr>
      </w:pPr>
      <w:r>
        <w:rPr>
          <w:rtl w:val="0"/>
          <w:lang w:val="zh-TW" w:eastAsia="zh-TW"/>
        </w:rPr>
        <w:t>本杰明：妹妹，你说句话啊。爸妈都这么求你了，你难道真就铁石心肠，一点都不心疼爸妈吗？</w:t>
      </w:r>
    </w:p>
    <w:p>
      <w:pPr>
        <w:pStyle w:val="Normal.0"/>
      </w:pPr>
      <w:r>
        <w:rPr>
          <w:rtl w:val="0"/>
          <w:lang w:val="en-US"/>
        </w:rPr>
        <w:t>△</w:t>
      </w:r>
      <w:r>
        <w:rPr>
          <w:rtl w:val="0"/>
          <w:lang w:val="zh-TW" w:eastAsia="zh-TW"/>
        </w:rPr>
        <w:t>奥利维亚放下咖啡杯，杯碟碰撞发出清脆的声响。</w:t>
      </w:r>
    </w:p>
    <w:p>
      <w:pPr>
        <w:pStyle w:val="Normal.0"/>
        <w:rPr>
          <w:lang w:val="zh-TW" w:eastAsia="zh-TW"/>
        </w:rPr>
      </w:pPr>
      <w:r>
        <w:rPr>
          <w:rtl w:val="0"/>
          <w:lang w:val="zh-TW" w:eastAsia="zh-TW"/>
        </w:rPr>
        <w:t>奥利维亚（语气平淡）：你们手中，还有多少股份？</w:t>
      </w:r>
    </w:p>
    <w:p>
      <w:pPr>
        <w:pStyle w:val="Normal.0"/>
        <w:rPr>
          <w:lang w:val="zh-TW" w:eastAsia="zh-TW"/>
        </w:rPr>
      </w:pPr>
      <w:r>
        <w:rPr>
          <w:rtl w:val="0"/>
          <w:lang w:val="zh-TW" w:eastAsia="zh-TW"/>
        </w:rPr>
        <w:t>本杰明（欣喜）：我就知道，奥利维亚你是不会忍心看到我们受冻挨饿的。二哥知道，你最在意的，就是家人了。</w:t>
      </w:r>
    </w:p>
    <w:p>
      <w:pPr>
        <w:pStyle w:val="Normal.0"/>
      </w:pPr>
      <w:r>
        <w:rPr>
          <w:rtl w:val="0"/>
          <w:lang w:val="en-US"/>
        </w:rPr>
        <w:t>△</w:t>
      </w:r>
      <w:r>
        <w:rPr>
          <w:rtl w:val="0"/>
          <w:lang w:val="zh-TW" w:eastAsia="zh-TW"/>
        </w:rPr>
        <w:t>詹姆斯上前一步。</w:t>
      </w:r>
    </w:p>
    <w:p>
      <w:pPr>
        <w:pStyle w:val="Normal.0"/>
        <w:rPr>
          <w:lang w:val="zh-TW" w:eastAsia="zh-TW"/>
        </w:rPr>
      </w:pPr>
      <w:r>
        <w:rPr>
          <w:rtl w:val="0"/>
          <w:lang w:val="zh-TW" w:eastAsia="zh-TW"/>
        </w:rPr>
        <w:t>詹姆斯：我们四个人手中，各剩下百分之五。</w:t>
      </w:r>
    </w:p>
    <w:p>
      <w:pPr>
        <w:pStyle w:val="Normal.0"/>
      </w:pPr>
      <w:r>
        <w:rPr>
          <w:rtl w:val="0"/>
          <w:lang w:val="en-US"/>
        </w:rPr>
        <w:t>△</w:t>
      </w:r>
      <w:r>
        <w:rPr>
          <w:rtl w:val="0"/>
          <w:lang w:val="zh-TW" w:eastAsia="zh-TW"/>
        </w:rPr>
        <w:t>奥利维亚点点头，从身旁的文件夹里抽出几张纸，推过去。</w:t>
      </w:r>
    </w:p>
    <w:p>
      <w:pPr>
        <w:pStyle w:val="Normal.0"/>
        <w:rPr>
          <w:lang w:val="zh-TW" w:eastAsia="zh-TW"/>
        </w:rPr>
      </w:pPr>
      <w:r>
        <w:rPr>
          <w:rtl w:val="0"/>
          <w:lang w:val="zh-TW" w:eastAsia="zh-TW"/>
        </w:rPr>
        <w:t>奥利维亚：签了吧。</w:t>
      </w:r>
    </w:p>
    <w:p>
      <w:pPr>
        <w:pStyle w:val="Normal.0"/>
      </w:pPr>
      <w:r>
        <w:rPr>
          <w:rtl w:val="0"/>
          <w:lang w:val="en-US"/>
        </w:rPr>
        <w:t>△</w:t>
      </w:r>
      <w:r>
        <w:rPr>
          <w:rtl w:val="0"/>
          <w:lang w:val="zh-TW" w:eastAsia="zh-TW"/>
        </w:rPr>
        <w:t>理查德接过纸，低头一看，脸色变了。</w:t>
      </w:r>
    </w:p>
    <w:p>
      <w:pPr>
        <w:pStyle w:val="Normal.0"/>
      </w:pPr>
      <w:r>
        <w:rPr>
          <w:rtl w:val="0"/>
          <w:lang w:val="zh-TW" w:eastAsia="zh-TW"/>
        </w:rPr>
        <w:t>理查德（声音发颤）：这是</w:t>
      </w:r>
      <w:r>
        <w:rPr>
          <w:rFonts w:ascii="Calibri" w:hAnsi="Calibri" w:hint="default"/>
          <w:rtl w:val="0"/>
          <w:lang w:val="en-US"/>
        </w:rPr>
        <w:t>…</w:t>
      </w:r>
    </w:p>
    <w:p>
      <w:pPr>
        <w:pStyle w:val="Normal.0"/>
        <w:rPr>
          <w:lang w:val="zh-TW" w:eastAsia="zh-TW"/>
        </w:rPr>
      </w:pPr>
      <w:r>
        <w:rPr>
          <w:rtl w:val="0"/>
          <w:lang w:val="zh-TW" w:eastAsia="zh-TW"/>
        </w:rPr>
        <w:t>本杰明（凑过来看，震惊）：你想收购我们的股份？</w:t>
      </w:r>
    </w:p>
    <w:p>
      <w:pPr>
        <w:pStyle w:val="Normal.0"/>
        <w:rPr>
          <w:lang w:val="zh-TW" w:eastAsia="zh-TW"/>
        </w:rPr>
      </w:pPr>
      <w:r>
        <w:rPr>
          <w:rtl w:val="0"/>
          <w:lang w:val="zh-TW" w:eastAsia="zh-TW"/>
        </w:rPr>
        <w:t>奥利维亚（微微摇头，嘴角带着一丝若有若无的笑意）：你错了。我哈灵顿资本要收购的，不是你们的股份。</w:t>
      </w:r>
    </w:p>
    <w:p>
      <w:pPr>
        <w:pStyle w:val="Normal.0"/>
      </w:pPr>
      <w:r>
        <w:rPr>
          <w:rtl w:val="0"/>
          <w:lang w:val="en-US"/>
        </w:rPr>
        <w:t>△</w:t>
      </w:r>
      <w:r>
        <w:rPr>
          <w:rtl w:val="0"/>
          <w:lang w:val="zh-TW" w:eastAsia="zh-TW"/>
        </w:rPr>
        <w:t>她站起来，走到落地窗前，背对着他们。</w:t>
      </w:r>
    </w:p>
    <w:p>
      <w:pPr>
        <w:pStyle w:val="Normal.0"/>
        <w:rPr>
          <w:lang w:val="zh-TW" w:eastAsia="zh-TW"/>
        </w:rPr>
      </w:pPr>
      <w:r>
        <w:rPr>
          <w:rtl w:val="0"/>
          <w:lang w:val="zh-TW" w:eastAsia="zh-TW"/>
        </w:rPr>
        <w:t>奥利维亚：我们的目标，是吞并整个贝内特控股。</w:t>
      </w:r>
    </w:p>
    <w:p>
      <w:pPr>
        <w:pStyle w:val="Normal.0"/>
      </w:pPr>
      <w:r>
        <w:rPr>
          <w:rtl w:val="0"/>
          <w:lang w:val="en-US"/>
        </w:rPr>
        <w:t>△</w:t>
      </w:r>
      <w:r>
        <w:rPr>
          <w:rtl w:val="0"/>
          <w:lang w:val="zh-TW" w:eastAsia="zh-TW"/>
        </w:rPr>
        <w:t>理查德的手猛地攥紧了那张纸，青筋暴起。</w:t>
      </w:r>
    </w:p>
    <w:p>
      <w:pPr>
        <w:pStyle w:val="Normal.0"/>
        <w:rPr>
          <w:lang w:val="zh-TW" w:eastAsia="zh-TW"/>
        </w:rPr>
      </w:pPr>
      <w:r>
        <w:rPr>
          <w:rtl w:val="0"/>
          <w:lang w:val="zh-TW" w:eastAsia="zh-TW"/>
        </w:rPr>
        <w:t>理查德（怒）：你要把我们彻底踢出贝内特控股？你想跟萨凡纳那毒女一样，独掌贝内特控股？</w:t>
      </w:r>
    </w:p>
    <w:p>
      <w:pPr>
        <w:pStyle w:val="Normal.0"/>
        <w:rPr>
          <w:lang w:val="zh-TW" w:eastAsia="zh-TW"/>
        </w:rPr>
      </w:pPr>
      <w:r>
        <w:rPr>
          <w:rtl w:val="0"/>
          <w:lang w:val="zh-TW" w:eastAsia="zh-TW"/>
        </w:rPr>
        <w:t>奥利维亚（转过身，目光平静地扫过所有人）：你们早就出局了。不是吗？自从你们将集团大部分股份转让给萨凡纳的那一刻起，你们在贝内特控股的话语权，便已经没了。</w:t>
      </w:r>
    </w:p>
    <w:p>
      <w:pPr>
        <w:pStyle w:val="Normal.0"/>
      </w:pPr>
      <w:r>
        <w:rPr>
          <w:rtl w:val="0"/>
          <w:lang w:val="en-US"/>
        </w:rPr>
        <w:t>△</w:t>
      </w:r>
      <w:r>
        <w:rPr>
          <w:rtl w:val="0"/>
          <w:lang w:val="zh-TW" w:eastAsia="zh-TW"/>
        </w:rPr>
        <w:t>理查德嘴唇哆嗦着，脸色由白转青。</w:t>
      </w:r>
    </w:p>
    <w:p>
      <w:pPr>
        <w:pStyle w:val="Normal.0"/>
      </w:pPr>
    </w:p>
    <w:p>
      <w:pPr>
        <w:pStyle w:val="Normal.0"/>
      </w:pPr>
    </w:p>
    <w:p>
      <w:pPr>
        <w:pStyle w:val="Normal.0"/>
        <w:rPr>
          <w:lang w:val="zh-TW" w:eastAsia="zh-TW"/>
        </w:rPr>
      </w:pPr>
      <w:r>
        <w:rPr>
          <w:rtl w:val="0"/>
          <w:lang w:val="zh-TW" w:eastAsia="zh-TW"/>
        </w:rPr>
        <w:t>第三十八集</w:t>
      </w:r>
    </w:p>
    <w:p>
      <w:pPr>
        <w:pStyle w:val="Normal.0"/>
      </w:pPr>
      <w:r>
        <w:rPr>
          <w:rFonts w:ascii="Calibri" w:hAnsi="Calibri"/>
          <w:rtl w:val="0"/>
          <w:lang w:val="en-US"/>
        </w:rPr>
        <w:t xml:space="preserve">38-1 </w:t>
      </w:r>
      <w:r>
        <w:rPr>
          <w:rtl w:val="0"/>
          <w:lang w:val="zh-TW" w:eastAsia="zh-TW"/>
        </w:rPr>
        <w:t>日内</w:t>
      </w:r>
      <w:r>
        <w:rPr>
          <w:rFonts w:ascii="Calibri" w:hAnsi="Calibri"/>
          <w:rtl w:val="0"/>
          <w:lang w:val="zh-TW" w:eastAsia="zh-TW"/>
        </w:rPr>
        <w:t xml:space="preserve"> </w:t>
      </w:r>
      <w:r>
        <w:rPr>
          <w:rtl w:val="0"/>
          <w:lang w:val="zh-TW" w:eastAsia="zh-TW"/>
        </w:rPr>
        <w:t>哈灵顿资本</w:t>
      </w:r>
      <w:r>
        <w:rPr>
          <w:rFonts w:ascii="Calibri" w:hAnsi="Calibri" w:hint="default"/>
          <w:rtl w:val="0"/>
          <w:lang w:val="en-US"/>
        </w:rPr>
        <w:t>——</w:t>
      </w:r>
      <w:r>
        <w:rPr>
          <w:rtl w:val="0"/>
          <w:lang w:val="zh-TW" w:eastAsia="zh-TW"/>
        </w:rPr>
        <w:t>会客室</w:t>
      </w:r>
    </w:p>
    <w:p>
      <w:pPr>
        <w:pStyle w:val="Normal.0"/>
        <w:rPr>
          <w:lang w:val="zh-TW" w:eastAsia="zh-TW"/>
        </w:rPr>
      </w:pPr>
      <w:r>
        <w:rPr>
          <w:rtl w:val="0"/>
          <w:lang w:val="zh-TW" w:eastAsia="zh-TW"/>
        </w:rPr>
        <w:t>人物：奥利维亚、理查德、凯瑟琳、詹姆斯、本杰明、秘书</w:t>
      </w:r>
    </w:p>
    <w:p>
      <w:pPr>
        <w:pStyle w:val="Normal.0"/>
      </w:pPr>
    </w:p>
    <w:p>
      <w:pPr>
        <w:pStyle w:val="Normal.0"/>
        <w:rPr>
          <w:lang w:val="zh-TW" w:eastAsia="zh-TW"/>
        </w:rPr>
      </w:pPr>
      <w:r>
        <w:rPr>
          <w:rtl w:val="0"/>
          <w:lang w:val="zh-TW" w:eastAsia="zh-TW"/>
        </w:rPr>
        <w:t>理查德（咬牙，声音嘶哑）：不，你休想！那是我们贝内特家的产业！我们绝不可能出售！</w:t>
      </w:r>
    </w:p>
    <w:p>
      <w:pPr>
        <w:pStyle w:val="Normal.0"/>
        <w:rPr>
          <w:lang w:val="zh-TW" w:eastAsia="zh-TW"/>
        </w:rPr>
      </w:pPr>
      <w:r>
        <w:rPr>
          <w:rtl w:val="0"/>
          <w:lang w:val="zh-TW" w:eastAsia="zh-TW"/>
        </w:rPr>
        <w:t>奥利维亚（按下桌上的呼叫铃，语气冷淡）：既然如此，那没什么好聊的了。秘书，送客！</w:t>
      </w:r>
    </w:p>
    <w:p>
      <w:pPr>
        <w:pStyle w:val="Normal.0"/>
      </w:pPr>
      <w:r>
        <w:rPr>
          <w:rtl w:val="0"/>
          <w:lang w:val="en-US"/>
        </w:rPr>
        <w:t>△</w:t>
      </w:r>
      <w:r>
        <w:rPr>
          <w:rtl w:val="0"/>
          <w:lang w:val="zh-TW" w:eastAsia="zh-TW"/>
        </w:rPr>
        <w:t>门被推开，秘书走进来，站在门口做出</w:t>
      </w:r>
      <w:r>
        <w:rPr>
          <w:rFonts w:ascii="Calibri" w:hAnsi="Calibri" w:hint="default"/>
          <w:rtl w:val="0"/>
          <w:lang w:val="en-US"/>
        </w:rPr>
        <w:t>“</w:t>
      </w:r>
      <w:r>
        <w:rPr>
          <w:rtl w:val="0"/>
          <w:lang w:val="zh-TW" w:eastAsia="zh-TW"/>
        </w:rPr>
        <w:t>请</w:t>
      </w:r>
      <w:r>
        <w:rPr>
          <w:rFonts w:ascii="Calibri" w:hAnsi="Calibri" w:hint="default"/>
          <w:rtl w:val="0"/>
          <w:lang w:val="en-US"/>
        </w:rPr>
        <w:t>”</w:t>
      </w:r>
      <w:r>
        <w:rPr>
          <w:rtl w:val="0"/>
          <w:lang w:val="zh-TW" w:eastAsia="zh-TW"/>
        </w:rPr>
        <w:t>的手势。</w:t>
      </w:r>
    </w:p>
    <w:p>
      <w:pPr>
        <w:pStyle w:val="Normal.0"/>
        <w:rPr>
          <w:lang w:val="zh-TW" w:eastAsia="zh-TW"/>
        </w:rPr>
      </w:pPr>
      <w:r>
        <w:rPr>
          <w:rtl w:val="0"/>
          <w:lang w:val="zh-TW" w:eastAsia="zh-TW"/>
        </w:rPr>
        <w:t>凯瑟琳（急了，眼泪掉下来）：奥利维亚，你当真要这么对我们？对你的家人？</w:t>
      </w:r>
    </w:p>
    <w:p>
      <w:pPr>
        <w:pStyle w:val="Normal.0"/>
        <w:rPr>
          <w:lang w:val="zh-TW" w:eastAsia="zh-TW"/>
        </w:rPr>
      </w:pPr>
      <w:r>
        <w:rPr>
          <w:rtl w:val="0"/>
          <w:lang w:val="zh-TW" w:eastAsia="zh-TW"/>
        </w:rPr>
        <w:t>本杰明（涨红了脸）：是啊奥利维亚，你以前可不是这样的。你现在怎么变得这么冷血无情？难道就因为之前我们疏忽了你？可是我们已经知道错了，也跟你道过歉了！</w:t>
      </w:r>
    </w:p>
    <w:p>
      <w:pPr>
        <w:pStyle w:val="Normal.0"/>
      </w:pPr>
      <w:r>
        <w:rPr>
          <w:rtl w:val="0"/>
          <w:lang w:val="en-US"/>
        </w:rPr>
        <w:t>△</w:t>
      </w:r>
      <w:r>
        <w:rPr>
          <w:rtl w:val="0"/>
          <w:lang w:val="zh-TW" w:eastAsia="zh-TW"/>
        </w:rPr>
        <w:t>奥利维亚冷冷看着他们。</w:t>
      </w:r>
    </w:p>
    <w:p>
      <w:pPr>
        <w:pStyle w:val="Normal.0"/>
        <w:rPr>
          <w:lang w:val="zh-TW" w:eastAsia="zh-TW"/>
        </w:rPr>
      </w:pPr>
      <w:r>
        <w:rPr>
          <w:rtl w:val="0"/>
          <w:lang w:val="zh-TW" w:eastAsia="zh-TW"/>
        </w:rPr>
        <w:t>奥利维亚：你们不是知道错了。你们是知道怕了。怕集团被人抢走。怕自己的财产落到别人手中。怕以后沦落街头、沿街乞讨。</w:t>
      </w:r>
    </w:p>
    <w:p>
      <w:pPr>
        <w:pStyle w:val="Normal.0"/>
      </w:pPr>
      <w:r>
        <w:rPr>
          <w:rtl w:val="0"/>
          <w:lang w:val="en-US"/>
        </w:rPr>
        <w:t>△</w:t>
      </w:r>
      <w:r>
        <w:rPr>
          <w:rtl w:val="0"/>
          <w:lang w:val="zh-TW" w:eastAsia="zh-TW"/>
        </w:rPr>
        <w:t>本杰明哑口无言，凯瑟琳羞愧低头。</w:t>
      </w:r>
    </w:p>
    <w:p>
      <w:pPr>
        <w:pStyle w:val="Normal.0"/>
      </w:pPr>
      <w:r>
        <w:rPr>
          <w:rtl w:val="0"/>
          <w:lang w:val="en-US"/>
        </w:rPr>
        <w:t>△</w:t>
      </w:r>
      <w:r>
        <w:rPr>
          <w:rtl w:val="0"/>
          <w:lang w:val="zh-TW" w:eastAsia="zh-TW"/>
        </w:rPr>
        <w:t>詹姆斯突然上前一步，声音低沉而平静。</w:t>
      </w:r>
    </w:p>
    <w:p>
      <w:pPr>
        <w:pStyle w:val="Normal.0"/>
        <w:rPr>
          <w:lang w:val="zh-TW" w:eastAsia="zh-TW"/>
        </w:rPr>
      </w:pPr>
      <w:r>
        <w:rPr>
          <w:rtl w:val="0"/>
          <w:lang w:val="zh-TW" w:eastAsia="zh-TW"/>
        </w:rPr>
        <w:t>詹姆斯：爸，妈，别说了。事已至此，签字吧。贝内特家的产业，落到奥利维亚手里，也比落到外人手里强。</w:t>
      </w:r>
    </w:p>
    <w:p>
      <w:pPr>
        <w:pStyle w:val="Normal.0"/>
      </w:pPr>
      <w:r>
        <w:rPr>
          <w:rtl w:val="0"/>
          <w:lang w:val="en-US"/>
        </w:rPr>
        <w:t>△</w:t>
      </w:r>
      <w:r>
        <w:rPr>
          <w:rtl w:val="0"/>
          <w:lang w:val="zh-TW" w:eastAsia="zh-TW"/>
        </w:rPr>
        <w:t>理查德闭上眼睛，两行浊泪无声滑落。他颤抖着手，拿起笔，在协议上签了字。</w:t>
      </w:r>
    </w:p>
    <w:p>
      <w:pPr>
        <w:pStyle w:val="Normal.0"/>
      </w:pPr>
    </w:p>
    <w:p>
      <w:pPr>
        <w:pStyle w:val="Normal.0"/>
      </w:pPr>
    </w:p>
    <w:p>
      <w:pPr>
        <w:pStyle w:val="Normal.0"/>
        <w:rPr>
          <w:lang w:val="zh-TW" w:eastAsia="zh-TW"/>
        </w:rPr>
      </w:pPr>
      <w:r>
        <w:rPr>
          <w:rtl w:val="0"/>
          <w:lang w:val="zh-TW" w:eastAsia="zh-TW"/>
        </w:rPr>
        <w:t>第三十九集</w:t>
      </w:r>
    </w:p>
    <w:p>
      <w:pPr>
        <w:pStyle w:val="Normal.0"/>
      </w:pPr>
      <w:r>
        <w:rPr>
          <w:rFonts w:ascii="Calibri" w:hAnsi="Calibri"/>
          <w:rtl w:val="0"/>
          <w:lang w:val="en-US"/>
        </w:rPr>
        <w:t xml:space="preserve">39-1 </w:t>
      </w:r>
      <w:r>
        <w:rPr>
          <w:rtl w:val="0"/>
          <w:lang w:val="zh-TW" w:eastAsia="zh-TW"/>
        </w:rPr>
        <w:t>日内</w:t>
      </w:r>
      <w:r>
        <w:rPr>
          <w:rFonts w:ascii="Calibri" w:hAnsi="Calibri"/>
          <w:rtl w:val="0"/>
          <w:lang w:val="zh-TW" w:eastAsia="zh-TW"/>
        </w:rPr>
        <w:t xml:space="preserve"> </w:t>
      </w:r>
      <w:r>
        <w:rPr>
          <w:rtl w:val="0"/>
          <w:lang w:val="zh-TW" w:eastAsia="zh-TW"/>
        </w:rPr>
        <w:t>哈灵顿资本</w:t>
      </w:r>
      <w:r>
        <w:rPr>
          <w:rFonts w:ascii="Calibri" w:hAnsi="Calibri" w:hint="default"/>
          <w:rtl w:val="0"/>
          <w:lang w:val="en-US"/>
        </w:rPr>
        <w:t>——</w:t>
      </w:r>
      <w:r>
        <w:rPr>
          <w:rtl w:val="0"/>
          <w:lang w:val="zh-TW" w:eastAsia="zh-TW"/>
        </w:rPr>
        <w:t>奥利维亚办公室</w:t>
      </w:r>
    </w:p>
    <w:p>
      <w:pPr>
        <w:pStyle w:val="Normal.0"/>
        <w:rPr>
          <w:lang w:val="zh-TW" w:eastAsia="zh-TW"/>
        </w:rPr>
      </w:pPr>
      <w:r>
        <w:rPr>
          <w:rtl w:val="0"/>
          <w:lang w:val="zh-TW" w:eastAsia="zh-TW"/>
        </w:rPr>
        <w:t>人物：奥利维亚、秘书</w:t>
      </w:r>
    </w:p>
    <w:p>
      <w:pPr>
        <w:pStyle w:val="Normal.0"/>
      </w:pPr>
    </w:p>
    <w:p>
      <w:pPr>
        <w:pStyle w:val="Normal.0"/>
      </w:pPr>
      <w:r>
        <w:rPr>
          <w:rtl w:val="0"/>
          <w:lang w:val="en-US"/>
        </w:rPr>
        <w:t>△</w:t>
      </w:r>
      <w:r>
        <w:rPr>
          <w:rtl w:val="0"/>
          <w:lang w:val="zh-TW" w:eastAsia="zh-TW"/>
        </w:rPr>
        <w:t>奥利维亚在桌前处理着文件。</w:t>
      </w:r>
    </w:p>
    <w:p>
      <w:pPr>
        <w:pStyle w:val="Normal.0"/>
      </w:pPr>
      <w:r>
        <w:rPr>
          <w:rtl w:val="0"/>
          <w:lang w:val="en-US"/>
        </w:rPr>
        <w:t>△</w:t>
      </w:r>
      <w:r>
        <w:rPr>
          <w:rtl w:val="0"/>
          <w:lang w:val="zh-TW" w:eastAsia="zh-TW"/>
        </w:rPr>
        <w:t>秘书走进来，恭敬汇报。</w:t>
      </w:r>
    </w:p>
    <w:p>
      <w:pPr>
        <w:pStyle w:val="Normal.0"/>
        <w:rPr>
          <w:lang w:val="zh-TW" w:eastAsia="zh-TW"/>
        </w:rPr>
      </w:pPr>
      <w:r>
        <w:rPr>
          <w:rtl w:val="0"/>
          <w:lang w:val="zh-TW" w:eastAsia="zh-TW"/>
        </w:rPr>
        <w:t>秘书：奥利维亚小姐，贝内特家的人已经离开了。</w:t>
      </w:r>
    </w:p>
    <w:p>
      <w:pPr>
        <w:pStyle w:val="Normal.0"/>
        <w:rPr>
          <w:lang w:val="zh-TW" w:eastAsia="zh-TW"/>
        </w:rPr>
      </w:pPr>
      <w:r>
        <w:rPr>
          <w:rtl w:val="0"/>
          <w:lang w:val="zh-TW" w:eastAsia="zh-TW"/>
        </w:rPr>
        <w:t>奥利维亚（抬头）：嗯。我之前让你调查的事情，有结果了吗？</w:t>
      </w:r>
    </w:p>
    <w:p>
      <w:pPr>
        <w:pStyle w:val="Normal.0"/>
        <w:rPr>
          <w:lang w:val="zh-TW" w:eastAsia="zh-TW"/>
        </w:rPr>
      </w:pPr>
      <w:r>
        <w:rPr>
          <w:rtl w:val="0"/>
          <w:lang w:val="zh-TW" w:eastAsia="zh-TW"/>
        </w:rPr>
        <w:t>秘书（点头）：根据我们调查，这一年萨凡纳之所以能拉到融资，是因为她到处宣扬，而今的哈灵顿女主人，也就是您，是她的姐姐。各大资本看中了她与您的这份身份关系，才给她投资。</w:t>
      </w:r>
    </w:p>
    <w:p>
      <w:pPr>
        <w:pStyle w:val="Normal.0"/>
        <w:rPr>
          <w:lang w:val="zh-TW" w:eastAsia="zh-TW"/>
        </w:rPr>
      </w:pPr>
      <w:r>
        <w:rPr>
          <w:rtl w:val="0"/>
          <w:lang w:val="zh-TW" w:eastAsia="zh-TW"/>
        </w:rPr>
        <w:t>奥利维亚（冷笑）：她倒是会走捷径。不过，也到此为止了。（看向秘书）搜集的视频证据，都准备好了吗？</w:t>
      </w:r>
    </w:p>
    <w:p>
      <w:pPr>
        <w:pStyle w:val="Normal.0"/>
        <w:rPr>
          <w:lang w:val="zh-TW" w:eastAsia="zh-TW"/>
        </w:rPr>
      </w:pPr>
      <w:r>
        <w:rPr>
          <w:rtl w:val="0"/>
          <w:lang w:val="zh-TW" w:eastAsia="zh-TW"/>
        </w:rPr>
        <w:t>秘书：已准备妥当！</w:t>
      </w:r>
    </w:p>
    <w:p>
      <w:pPr>
        <w:pStyle w:val="Normal.0"/>
      </w:pPr>
      <w:r>
        <w:rPr>
          <w:rtl w:val="0"/>
          <w:lang w:val="zh-TW" w:eastAsia="zh-TW"/>
        </w:rPr>
        <w:t>奥利维亚：明日在各大新闻网站、电视台、报纸等媒体，发布我与贝内特家人的断亲声明。明确告知世人</w:t>
      </w:r>
      <w:r>
        <w:rPr>
          <w:rFonts w:ascii="Calibri" w:hAnsi="Calibri" w:hint="default"/>
          <w:rtl w:val="0"/>
          <w:lang w:val="en-US"/>
        </w:rPr>
        <w:t>——</w:t>
      </w:r>
      <w:r>
        <w:rPr>
          <w:rtl w:val="0"/>
          <w:lang w:val="zh-TW" w:eastAsia="zh-TW"/>
        </w:rPr>
        <w:t>我奥利维亚</w:t>
      </w:r>
      <w:r>
        <w:rPr>
          <w:rFonts w:ascii="Calibri" w:hAnsi="Calibri" w:hint="default"/>
          <w:rtl w:val="0"/>
          <w:lang w:val="en-US"/>
        </w:rPr>
        <w:t>·</w:t>
      </w:r>
      <w:r>
        <w:rPr>
          <w:rtl w:val="0"/>
          <w:lang w:val="zh-TW" w:eastAsia="zh-TW"/>
        </w:rPr>
        <w:t>哈灵顿，与贝内特家人，没有任何关系。</w:t>
      </w:r>
    </w:p>
    <w:p>
      <w:pPr>
        <w:pStyle w:val="Normal.0"/>
      </w:pPr>
      <w:r>
        <w:rPr>
          <w:rtl w:val="0"/>
          <w:lang w:val="en-US"/>
        </w:rPr>
        <w:t>△</w:t>
      </w:r>
      <w:r>
        <w:rPr>
          <w:rtl w:val="0"/>
          <w:lang w:val="zh-TW" w:eastAsia="zh-TW"/>
        </w:rPr>
        <w:t>秘书点头，在笔记本上记录。</w:t>
      </w:r>
    </w:p>
    <w:p>
      <w:pPr>
        <w:pStyle w:val="Normal.0"/>
        <w:rPr>
          <w:lang w:val="zh-TW" w:eastAsia="zh-TW"/>
        </w:rPr>
      </w:pPr>
      <w:r>
        <w:rPr>
          <w:rtl w:val="0"/>
          <w:lang w:val="zh-TW" w:eastAsia="zh-TW"/>
        </w:rPr>
        <w:t>奥利维亚（继续）：同时，将萨凡纳当年酒后肇事逃逸的视频证据公开。让大家知道，这位贝内特家公主，真正的面目。</w:t>
      </w:r>
    </w:p>
    <w:p>
      <w:pPr>
        <w:pStyle w:val="Normal.0"/>
      </w:pPr>
      <w:r>
        <w:rPr>
          <w:rtl w:val="0"/>
          <w:lang w:val="en-US"/>
        </w:rPr>
        <w:t>△</w:t>
      </w:r>
      <w:r>
        <w:rPr>
          <w:rtl w:val="0"/>
          <w:lang w:val="zh-TW" w:eastAsia="zh-TW"/>
        </w:rPr>
        <w:t>她站起身，走到落地窗前，端起红酒杯，背对着秘书。</w:t>
      </w:r>
    </w:p>
    <w:p>
      <w:pPr>
        <w:pStyle w:val="Normal.0"/>
        <w:rPr>
          <w:lang w:val="zh-TW" w:eastAsia="zh-TW"/>
        </w:rPr>
      </w:pPr>
      <w:r>
        <w:rPr>
          <w:rtl w:val="0"/>
          <w:lang w:val="zh-TW" w:eastAsia="zh-TW"/>
        </w:rPr>
        <w:t>奥利维亚（自言自语，声音很轻，像是说给自己听）：十年了。萨凡纳，当年你撞死奶奶、肇事逃逸，最后让我背锅。而今，也该付出代价了。</w:t>
      </w:r>
    </w:p>
    <w:p>
      <w:pPr>
        <w:pStyle w:val="Normal.0"/>
      </w:pPr>
      <w:r>
        <w:rPr>
          <w:rtl w:val="0"/>
          <w:lang w:val="en-US"/>
        </w:rPr>
        <w:t>△</w:t>
      </w:r>
      <w:r>
        <w:rPr>
          <w:rtl w:val="0"/>
          <w:lang w:val="zh-TW" w:eastAsia="zh-TW"/>
        </w:rPr>
        <w:t>奥利维亚嘴角翘起。</w:t>
      </w:r>
    </w:p>
    <w:p>
      <w:pPr>
        <w:pStyle w:val="Normal.0"/>
        <w:rPr>
          <w:lang w:val="zh-TW" w:eastAsia="zh-TW"/>
        </w:rPr>
      </w:pPr>
      <w:r>
        <w:rPr>
          <w:rtl w:val="0"/>
          <w:lang w:val="zh-TW" w:eastAsia="zh-TW"/>
        </w:rPr>
        <w:t>奥利维亚（冷笑）：你准备好，接受惩罚了吗？</w:t>
      </w:r>
    </w:p>
    <w:p>
      <w:pPr>
        <w:pStyle w:val="Normal.0"/>
      </w:pPr>
      <w:r>
        <w:rPr>
          <w:rtl w:val="0"/>
          <w:lang w:val="en-US"/>
        </w:rPr>
        <w:t>△</w:t>
      </w:r>
      <w:r>
        <w:rPr>
          <w:rtl w:val="0"/>
          <w:lang w:val="zh-TW" w:eastAsia="zh-TW"/>
        </w:rPr>
        <w:t>奥利维亚端起酒杯，敬向落地窗外的无垠夜色。</w:t>
      </w:r>
    </w:p>
    <w:sectPr>
      <w:headerReference w:type="default" r:id="rId4"/>
      <w:footerReference w:type="default" r:id="rId5"/>
      <w:pgSz w:w="11900" w:h="16840" w:orient="portrait"/>
      <w:pgMar w:top="1440" w:right="1800" w:bottom="1440" w:left="1800" w:header="851" w:footer="992"/>
      <w:bidi w:val="0"/>
    </w:sectPr>
  </w:body>
</w:document>
</file>

<file path=word/comments.xml><?xml version="1.0" encoding="utf-8"?>
<w:comments xmlns:w="http://schemas.openxmlformats.org/wordprocessingml/2006/main" xmlns:r="http://schemas.openxmlformats.org/officeDocument/2006/relationships" xmlns:wp="http://schemas.openxmlformats.org/drawingml/2006/wordprocessingDrawing" xmlns:w14="http://schemas.microsoft.com/office/word/2010/wordml">
  <w:comment w:id="0" w:author="zy-user" w:date="2026-06-26T10:07:00Z">
    <w:p w14:paraId="1111FFFF">
      <w:pPr>
        <w:pStyle w:val="默认"/>
        <w:bidi w:val="0"/>
      </w:pPr>
    </w:p>
    <w:p w14:paraId="11120000">
      <w:pPr>
        <w:pStyle w:val="默认"/>
        <w:bidi w:val="0"/>
      </w:pPr>
      <w:r>
        <w:rPr>
          <w:rFonts w:ascii="Arial Unicode MS" w:cs="Arial Unicode MS" w:hAnsi="Arial Unicode MS" w:hint="eastAsia"/>
          <w:rtl w:val="0"/>
        </w:rPr>
        <w:t xml:space="preserve">这个用被动就很奇怪。应该主动语态 </w:t>
      </w:r>
      <w:r>
        <w:rPr>
          <w:rFonts w:cs="Arial Unicode MS" w:eastAsia="Arial Unicode MS"/>
          <w:rtl w:val="0"/>
        </w:rPr>
        <w:t>no one</w:t>
      </w:r>
      <w:r>
        <w:rPr>
          <w:rFonts w:cs="Arial Unicode MS" w:eastAsia="Arial Unicode MS" w:hint="default"/>
          <w:rtl w:val="0"/>
        </w:rPr>
        <w:t>’</w:t>
      </w:r>
      <w:r>
        <w:rPr>
          <w:rFonts w:cs="Arial Unicode MS" w:eastAsia="Arial Unicode MS"/>
          <w:rtl w:val="0"/>
        </w:rPr>
        <w:t>s gonna ever believe a slum trash like you!</w:t>
      </w:r>
    </w:p>
  </w:comment>
  <w:comment w:id="8" w:author="zy-user" w:date="2026-06-26T10:11:00Z">
    <w:p w14:paraId="11120001">
      <w:pPr>
        <w:pStyle w:val="默认"/>
        <w:bidi w:val="0"/>
      </w:pPr>
    </w:p>
    <w:p w14:paraId="11120002">
      <w:pPr>
        <w:pStyle w:val="默认"/>
        <w:bidi w:val="0"/>
      </w:pPr>
      <w:r>
        <w:rPr>
          <w:rFonts w:ascii="Arial Unicode MS" w:cs="Arial Unicode MS" w:hAnsi="Arial Unicode MS" w:hint="eastAsia"/>
          <w:rtl w:val="0"/>
        </w:rPr>
        <w:t xml:space="preserve">我知道你们这里是想要达到一个上口的感觉 </w:t>
      </w:r>
      <w:r>
        <w:rPr>
          <w:rFonts w:cs="Arial Unicode MS" w:eastAsia="Arial Unicode MS"/>
          <w:rtl w:val="0"/>
        </w:rPr>
        <w:t>but</w:t>
      </w:r>
      <w:r>
        <w:rPr>
          <w:rFonts w:ascii="Arial Unicode MS" w:cs="Arial Unicode MS" w:hAnsi="Arial Unicode MS" w:hint="eastAsia"/>
          <w:rtl w:val="0"/>
        </w:rPr>
        <w:t>后半句比较奇怪</w:t>
      </w:r>
    </w:p>
    <w:p w14:paraId="11120003">
      <w:pPr>
        <w:pStyle w:val="默认"/>
        <w:bidi w:val="0"/>
      </w:pPr>
      <w:r>
        <w:rPr>
          <w:rFonts w:ascii="Arial Unicode MS" w:cs="Arial Unicode MS" w:hAnsi="Arial Unicode MS" w:hint="eastAsia"/>
          <w:rtl w:val="0"/>
        </w:rPr>
        <w:t xml:space="preserve">可以说 </w:t>
      </w:r>
    </w:p>
    <w:p w14:paraId="11120004">
      <w:pPr>
        <w:pStyle w:val="默认"/>
        <w:bidi w:val="0"/>
      </w:pPr>
      <w:r>
        <w:rPr>
          <w:rFonts w:cs="Arial Unicode MS" w:eastAsia="Arial Unicode MS"/>
          <w:rtl w:val="0"/>
        </w:rPr>
        <w:t xml:space="preserve">The second things went south, you were the fastest to run! Now rush for a fancy meal??? Get the hell out of here!! Now! </w:t>
      </w:r>
    </w:p>
    <w:p w14:paraId="11120005">
      <w:pPr>
        <w:pStyle w:val="默认"/>
        <w:bidi w:val="0"/>
      </w:pPr>
      <w:r>
        <w:rPr>
          <w:rFonts w:ascii="Arial Unicode MS" w:cs="Arial Unicode MS" w:hAnsi="Arial Unicode MS" w:hint="eastAsia"/>
          <w:rtl w:val="0"/>
        </w:rPr>
        <w:t>不觉得这样更符合吗？？？</w:t>
      </w:r>
    </w:p>
  </w:comment>
  <w:comment w:id="15" w:author="zy-user" w:date="2026-06-26T10:18:00Z">
    <w:p w14:paraId="11120006">
      <w:pPr>
        <w:pStyle w:val="默认"/>
        <w:bidi w:val="0"/>
      </w:pPr>
    </w:p>
    <w:p w14:paraId="11120007">
      <w:pPr>
        <w:pStyle w:val="默认"/>
        <w:bidi w:val="0"/>
      </w:pPr>
      <w:r>
        <w:rPr>
          <w:rFonts w:ascii="Arial Unicode MS" w:cs="Arial Unicode MS" w:hAnsi="Arial Unicode MS" w:hint="eastAsia"/>
          <w:rtl w:val="0"/>
        </w:rPr>
        <w:t>女主不是在回忆吗？前期詹姆斯是一直宠着她，有点宠妹狂魔都感觉，但现在不是变得很冷漠了嘛？所以要有对比感！目前翻译太生硬，情绪节奏不对！</w:t>
      </w:r>
    </w:p>
  </w:comment>
  <w:comment w:id="29" w:author="zy-user" w:date="2026-06-26T10:22:00Z">
    <w:p w14:paraId="11120008">
      <w:pPr>
        <w:pStyle w:val="默认"/>
        <w:bidi w:val="0"/>
      </w:pPr>
    </w:p>
    <w:p w14:paraId="11120009">
      <w:pPr>
        <w:pStyle w:val="默认"/>
        <w:bidi w:val="0"/>
      </w:pPr>
      <w:r>
        <w:rPr>
          <w:rFonts w:ascii="Arial Unicode MS" w:cs="Arial Unicode MS" w:hAnsi="Arial Unicode MS" w:hint="eastAsia"/>
          <w:rtl w:val="0"/>
        </w:rPr>
        <w:t>翻译分量太轻</w:t>
      </w:r>
    </w:p>
  </w:comment>
  <w:comment w:id="38" w:author="zy-user" w:date="2026-06-26T10:24:00Z">
    <w:p w14:paraId="1112000A">
      <w:pPr>
        <w:pStyle w:val="默认"/>
        <w:bidi w:val="0"/>
      </w:pPr>
    </w:p>
    <w:p w14:paraId="1112000B">
      <w:pPr>
        <w:pStyle w:val="默认"/>
        <w:bidi w:val="0"/>
      </w:pPr>
      <w:r>
        <w:rPr>
          <w:rFonts w:ascii="Arial Unicode MS" w:cs="Arial Unicode MS" w:hAnsi="Arial Unicode MS" w:hint="eastAsia"/>
          <w:rtl w:val="0"/>
        </w:rPr>
        <w:t>语序有点奇怪 可以说</w:t>
      </w:r>
    </w:p>
    <w:p w14:paraId="1112000C">
      <w:pPr>
        <w:pStyle w:val="默认"/>
        <w:bidi w:val="0"/>
      </w:pPr>
      <w:r>
        <w:rPr>
          <w:rFonts w:cs="Arial Unicode MS" w:eastAsia="Arial Unicode MS"/>
          <w:rtl w:val="0"/>
        </w:rPr>
        <w:t>Back when you first came to the Bennetts, everything was fine</w:t>
      </w:r>
      <w:r>
        <w:rPr>
          <w:rFonts w:cs="Arial Unicode MS" w:eastAsia="Arial Unicode MS" w:hint="default"/>
          <w:rtl w:val="0"/>
        </w:rPr>
        <w:t>…</w:t>
      </w:r>
      <w:r>
        <w:rPr>
          <w:rFonts w:cs="Arial Unicode MS" w:eastAsia="Arial Unicode MS"/>
          <w:rtl w:val="0"/>
        </w:rPr>
        <w:t>.How did it end up like this!!? my poor girl</w:t>
      </w:r>
      <w:r>
        <w:rPr>
          <w:rFonts w:cs="Arial Unicode MS" w:eastAsia="Arial Unicode MS" w:hint="default"/>
          <w:rtl w:val="0"/>
        </w:rPr>
        <w:t>……</w:t>
      </w:r>
      <w:r>
        <w:rPr>
          <w:rFonts w:ascii="Arial Unicode MS" w:cs="Arial Unicode MS" w:hAnsi="Arial Unicode MS" w:hint="eastAsia"/>
          <w:rtl w:val="0"/>
        </w:rPr>
        <w:t>得加上一些语气增加情绪浓度呀 现在威尔逊太太问出来的话不就是观众想问的嘛！</w:t>
      </w:r>
    </w:p>
  </w:comment>
  <w:comment w:id="47" w:author="zy-user" w:date="2026-06-26T10:35:00Z">
    <w:p w14:paraId="1112000D">
      <w:pPr>
        <w:pStyle w:val="默认"/>
        <w:bidi w:val="0"/>
      </w:pPr>
    </w:p>
    <w:p w14:paraId="1112000E">
      <w:pPr>
        <w:pStyle w:val="默认"/>
        <w:bidi w:val="0"/>
      </w:pPr>
      <w:r>
        <w:rPr>
          <w:rFonts w:ascii="Arial Unicode MS" w:cs="Arial Unicode MS" w:hAnsi="Arial Unicode MS" w:hint="eastAsia"/>
          <w:rtl w:val="0"/>
        </w:rPr>
        <w:t>这里语境应该用</w:t>
      </w:r>
      <w:r>
        <w:rPr>
          <w:rFonts w:cs="Arial Unicode MS" w:eastAsia="Arial Unicode MS"/>
          <w:rtl w:val="0"/>
        </w:rPr>
        <w:t>trade</w:t>
      </w:r>
    </w:p>
  </w:comment>
  <w:comment w:id="50" w:author="zy-user" w:date="2026-06-26T11:15:00Z">
    <w:p w14:paraId="1112000F">
      <w:pPr>
        <w:pStyle w:val="默认"/>
        <w:bidi w:val="0"/>
      </w:pPr>
    </w:p>
    <w:p w14:paraId="11120010">
      <w:pPr>
        <w:pStyle w:val="默认"/>
        <w:bidi w:val="0"/>
      </w:pPr>
      <w:r>
        <w:rPr>
          <w:rFonts w:ascii="Arial Unicode MS" w:cs="Arial Unicode MS" w:hAnsi="Arial Unicode MS" w:hint="eastAsia"/>
          <w:rtl w:val="0"/>
        </w:rPr>
        <w:t>情绪传达的太过书面 有点假说的</w:t>
      </w:r>
    </w:p>
  </w:comment>
  <w:comment w:id="55" w:author="zy-user" w:date="2026-06-26T11:25:00Z">
    <w:p w14:paraId="11120011">
      <w:pPr>
        <w:pStyle w:val="默认"/>
        <w:bidi w:val="0"/>
      </w:pPr>
    </w:p>
    <w:p w14:paraId="11120012">
      <w:pPr>
        <w:pStyle w:val="默认"/>
        <w:bidi w:val="0"/>
      </w:pPr>
      <w:r>
        <w:rPr>
          <w:rFonts w:ascii="Arial Unicode MS" w:cs="Arial Unicode MS" w:hAnsi="Arial Unicode MS" w:hint="eastAsia"/>
          <w:rtl w:val="0"/>
        </w:rPr>
        <w:t>这里语气用</w:t>
      </w:r>
      <w:r>
        <w:rPr>
          <w:rFonts w:cs="Arial Unicode MS" w:eastAsia="Arial Unicode MS"/>
          <w:rtl w:val="0"/>
        </w:rPr>
        <w:t>girl</w:t>
      </w:r>
      <w:r>
        <w:rPr>
          <w:rFonts w:ascii="Arial Unicode MS" w:cs="Arial Unicode MS" w:hAnsi="Arial Unicode MS" w:hint="eastAsia"/>
          <w:rtl w:val="0"/>
        </w:rPr>
        <w:t>还是不到位说的</w:t>
      </w:r>
    </w:p>
  </w:comment>
  <w:comment w:id="61" w:author="zy-user" w:date="2026-06-26T10:03:00Z">
    <w:p w14:paraId="11120013">
      <w:pPr>
        <w:pStyle w:val="默认"/>
        <w:bidi w:val="0"/>
      </w:pPr>
    </w:p>
    <w:p w14:paraId="11120014">
      <w:pPr>
        <w:pStyle w:val="默认"/>
        <w:bidi w:val="0"/>
      </w:pPr>
      <w:r>
        <w:rPr>
          <w:rFonts w:ascii="Arial Unicode MS" w:cs="Arial Unicode MS" w:hAnsi="Arial Unicode MS" w:hint="eastAsia"/>
          <w:rtl w:val="0"/>
        </w:rPr>
        <w:t xml:space="preserve">为了避免理解为 </w:t>
      </w:r>
      <w:r>
        <w:rPr>
          <w:rFonts w:cs="Arial Unicode MS" w:eastAsia="Arial Unicode MS" w:hint="default"/>
          <w:rtl w:val="0"/>
        </w:rPr>
        <w:t>“</w:t>
      </w:r>
      <w:r>
        <w:rPr>
          <w:rFonts w:ascii="Arial Unicode MS" w:cs="Arial Unicode MS" w:hAnsi="Arial Unicode MS" w:hint="eastAsia"/>
          <w:rtl w:val="0"/>
        </w:rPr>
        <w:t>情妇</w:t>
      </w:r>
      <w:r>
        <w:rPr>
          <w:rFonts w:cs="Arial Unicode MS" w:eastAsia="Arial Unicode MS" w:hint="default"/>
          <w:rtl w:val="0"/>
        </w:rPr>
        <w:t xml:space="preserve">” </w:t>
      </w:r>
      <w:r>
        <w:rPr>
          <w:rFonts w:ascii="Arial Unicode MS" w:cs="Arial Unicode MS" w:hAnsi="Arial Unicode MS" w:hint="eastAsia"/>
          <w:rtl w:val="0"/>
        </w:rPr>
        <w:t xml:space="preserve">建议全文统一更换 可以说 </w:t>
      </w:r>
      <w:r>
        <w:rPr>
          <w:rFonts w:cs="Arial Unicode MS" w:eastAsia="Arial Unicode MS"/>
          <w:rtl w:val="0"/>
        </w:rPr>
        <w:t>the lady of the Harrington house</w:t>
      </w:r>
    </w:p>
  </w:comment>
</w:comment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360" w:lineRule="auto"/>
      <w:ind w:left="0" w:right="0" w:firstLine="42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默认 A">
    <w:name w:val="默认 A"/>
    <w:next w:val="默认 A"/>
    <w:pPr>
      <w:keepNext w:val="0"/>
      <w:keepLines w:val="0"/>
      <w:pageBreakBefore w:val="0"/>
      <w:widowControl w:val="0"/>
      <w:shd w:val="clear" w:color="auto" w:fill="auto"/>
      <w:suppressAutoHyphens w:val="0"/>
      <w:bidi w:val="0"/>
      <w:spacing w:before="160" w:after="0" w:line="288" w:lineRule="auto"/>
      <w:ind w:left="0" w:right="0" w:firstLine="420"/>
      <w:jc w:val="both"/>
      <w:outlineLvl w:val="9"/>
    </w:pP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zh-TW" w:eastAsia="zh-TW"/>
      <w14:textOutline w14:w="12700" w14:cap="flat">
        <w14:noFill/>
        <w14:miter w14:lim="400000"/>
      </w14:textOutline>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PingFang SC Regular" w:hAnsi="PingFang SC Regular" w:eastAsia="PingFang SC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comments" Target="comment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reflection blurRad="0" stA="50000" stPos="0" endA="0" endPos="40000" dist="0" dir="5400000" fadeDir="5400000" sx="100000" sy="-100000" kx="0" ky="0" algn="bl" rotWithShape="0"/>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